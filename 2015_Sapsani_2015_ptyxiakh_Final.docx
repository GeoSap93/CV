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898427727"/>
        <w:docPartObj>
          <w:docPartGallery w:val="Cover Pages"/>
          <w:docPartUnique/>
        </w:docPartObj>
      </w:sdtPr>
      <w:sdtEndPr>
        <w:rPr>
          <w:rFonts w:ascii="Trebuchet MS" w:eastAsia="Trebuchet MS" w:hAnsi="Trebuchet MS" w:cs="Trebuchet MS"/>
          <w:sz w:val="140"/>
          <w:szCs w:val="140"/>
        </w:rPr>
      </w:sdtEndPr>
      <w:sdtContent>
        <w:p w14:paraId="7F83C416" w14:textId="14B0384C" w:rsidR="00A75EFF" w:rsidRDefault="00A75EFF"/>
        <w:p w14:paraId="7D067CF8" w14:textId="1DC69426" w:rsidR="00A75EFF" w:rsidRDefault="001C5B13">
          <w:r>
            <w:rPr>
              <w:noProof/>
            </w:rPr>
            <w:pict w14:anchorId="03CE5604">
              <v:rect id="Rectangle 2" o:spid="_x0000_s1070" style="position:absolute;margin-left:0;margin-top:0;width:612pt;height:11in;z-index:-25165260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" o:allowincell="f" stroked="f">
                <v:textbox>
                  <w:txbxContent>
                    <w:p w14:paraId="5FF3A75C" w14:textId="216866EA" w:rsidR="00D206CE" w:rsidRDefault="00D206CE" w:rsidP="00A75EFF">
                      <w:pPr>
                        <w:jc w:val="center"/>
                      </w:pPr>
                      <w:r w:rsidRPr="00A75EFF">
                        <w:rPr>
                          <w:rFonts w:asciiTheme="majorHAnsi" w:eastAsiaTheme="majorEastAsia" w:hAnsiTheme="majorHAnsi" w:cstheme="majorBidi"/>
                          <w:b/>
                          <w:bCs/>
                          <w:color w:val="E7E6E6" w:themeColor="background2"/>
                          <w:spacing w:val="30"/>
                          <w:sz w:val="72"/>
                          <w:szCs w:val="72"/>
                        </w:rPr>
                        <w:t>qwertyuiopasdfghjklzxcvbnmqwertyui</w:t>
                      </w:r>
                      <w:r w:rsidRPr="00A75EFF">
                        <w:rPr>
                          <w:b/>
                          <w:i/>
                          <w:sz w:val="44"/>
                          <w:szCs w:val="28"/>
                        </w:rPr>
                        <w:t xml:space="preserve"> </w:t>
                      </w:r>
                      <w:r w:rsidRPr="00C64E68">
                        <w:rPr>
                          <w:rFonts w:asciiTheme="minorHAnsi" w:hAnsiTheme="minorHAnsi" w:cs="Times New Roman"/>
                          <w:b/>
                          <w:sz w:val="44"/>
                          <w:szCs w:val="28"/>
                        </w:rPr>
                        <w:t>ΤΜΗΜΑ ΕΠΙΣΤΗΜΩΝ ΤΗΣ ΕΚΠΑΙΔΕΥΣΗΣ ΚΑΙ ΤΗΣ ΑΓΩΓΗΣ ΣΤΗΝ ΠΡΟΣΧΟΛΙΚΗ ΗΛΙΚΙΑ</w:t>
                      </w:r>
                    </w:p>
                    <w:p w14:paraId="01178CDE" w14:textId="1AF5BA2A" w:rsidR="00D206CE" w:rsidRPr="00A75EFF" w:rsidRDefault="00D206CE">
                      <w:pPr>
                        <w:rPr>
                          <w:rFonts w:asciiTheme="majorHAnsi" w:eastAsiaTheme="majorEastAsia" w:hAnsiTheme="majorHAnsi" w:cstheme="majorBidi"/>
                          <w:b/>
                          <w:bCs/>
                          <w:color w:val="E7E6E6" w:themeColor="background2"/>
                          <w:spacing w:val="30"/>
                          <w:sz w:val="96"/>
                          <w:szCs w:val="96"/>
                        </w:rPr>
                      </w:pPr>
                      <w:r w:rsidRPr="00A75EFF">
                        <w:rPr>
                          <w:rFonts w:asciiTheme="majorHAnsi" w:eastAsiaTheme="majorEastAsia" w:hAnsiTheme="majorHAnsi" w:cstheme="majorBidi"/>
                          <w:b/>
                          <w:bCs/>
                          <w:color w:val="E7E6E6" w:themeColor="background2"/>
                          <w:spacing w:val="30"/>
                          <w:sz w:val="72"/>
                          <w:szCs w:val="72"/>
                        </w:rPr>
                        <w:t>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sidRPr="00A75EFF">
                        <w:rPr>
                          <w:rFonts w:asciiTheme="majorHAnsi" w:eastAsiaTheme="majorEastAsia" w:hAnsiTheme="majorHAnsi" w:cstheme="majorBidi"/>
                          <w:b/>
                          <w:bCs/>
                          <w:color w:val="E7E6E6" w:themeColor="background2"/>
                          <w:spacing w:val="30"/>
                          <w:sz w:val="72"/>
                          <w:szCs w:val="72"/>
                          <w:u w:val="single"/>
                        </w:rPr>
                        <w:t>xcvbnmqwertyuiopasdfghjklzxcvbnmqw</w:t>
                      </w:r>
                      <w:r w:rsidRPr="00A75EFF">
                        <w:rPr>
                          <w:rFonts w:asciiTheme="majorHAnsi" w:eastAsiaTheme="majorEastAsia" w:hAnsiTheme="majorHAnsi" w:cstheme="majorBidi"/>
                          <w:b/>
                          <w:bCs/>
                          <w:color w:val="E7E6E6" w:themeColor="background2"/>
                          <w:spacing w:val="30"/>
                          <w:sz w:val="72"/>
                          <w:szCs w:val="72"/>
                        </w:rPr>
                        <w:t>ertyuiopasdfghjklzxcvbnm</w:t>
                      </w:r>
                    </w:p>
                  </w:txbxContent>
                </v:textbox>
                <w10:wrap anchorx="page" anchory="page"/>
              </v:rect>
            </w:pict>
          </w:r>
        </w:p>
        <w:p w14:paraId="7CF540EF" w14:textId="77777777" w:rsidR="00A75EFF" w:rsidRDefault="00A75EFF"/>
        <w:tbl>
          <w:tblPr>
            <w:tblpPr w:leftFromText="180" w:rightFromText="180" w:vertAnchor="page" w:horzAnchor="margin" w:tblpXSpec="center" w:tblpY="3061"/>
            <w:tblW w:w="3614" w:type="pct"/>
            <w:tblBorders>
              <w:top w:val="thinThickSmallGap" w:sz="36" w:space="0" w:color="833C0B" w:themeColor="accent2" w:themeShade="80"/>
              <w:left w:val="thinThickSmallGap" w:sz="36" w:space="0" w:color="833C0B" w:themeColor="accent2" w:themeShade="80"/>
              <w:bottom w:val="thickThinSmallGap" w:sz="36" w:space="0" w:color="833C0B" w:themeColor="accent2" w:themeShade="80"/>
              <w:right w:val="thickThinSmallGap" w:sz="36" w:space="0" w:color="833C0B" w:themeColor="accent2" w:themeShade="80"/>
            </w:tblBorders>
            <w:shd w:val="clear" w:color="auto" w:fill="FFFFFF" w:themeFill="background1"/>
            <w:tblLook w:val="04A0" w:firstRow="1" w:lastRow="0" w:firstColumn="1" w:lastColumn="0" w:noHBand="0" w:noVBand="1"/>
          </w:tblPr>
          <w:tblGrid>
            <w:gridCol w:w="6401"/>
          </w:tblGrid>
          <w:tr w:rsidR="00A75EFF" w14:paraId="15A01DAA" w14:textId="77777777" w:rsidTr="00A75EFF">
            <w:trPr>
              <w:trHeight w:val="5267"/>
            </w:trPr>
            <w:tc>
              <w:tcPr>
                <w:tcW w:w="5000" w:type="pct"/>
                <w:shd w:val="clear" w:color="auto" w:fill="FFFFFF" w:themeFill="background1"/>
                <w:vAlign w:val="center"/>
              </w:tcPr>
              <w:sdt>
                <w:sdtPr>
                  <w:rPr>
                    <w:rFonts w:asciiTheme="majorHAnsi" w:eastAsiaTheme="majorEastAsia" w:hAnsiTheme="majorHAnsi" w:cstheme="majorBidi"/>
                    <w:sz w:val="40"/>
                    <w:szCs w:val="40"/>
                  </w:rPr>
                  <w:alias w:val="Title"/>
                  <w:id w:val="13783212"/>
                  <w:dataBinding w:prefixMappings="xmlns:ns0='http://schemas.openxmlformats.org/package/2006/metadata/core-properties' xmlns:ns1='http://purl.org/dc/elements/1.1/'" w:xpath="/ns0:coreProperties[1]/ns1:title[1]" w:storeItemID="{6C3C8BC8-F283-45AE-878A-BAB7291924A1}"/>
                  <w:text/>
                </w:sdtPr>
                <w:sdtEndPr/>
                <w:sdtContent>
                  <w:p w14:paraId="67C900FD" w14:textId="4BA16227" w:rsidR="00A75EFF" w:rsidRPr="00A75EFF" w:rsidRDefault="00A75EFF" w:rsidP="00A75EFF">
                    <w:pPr>
                      <w:pStyle w:val="NoSpacing"/>
                      <w:jc w:val="center"/>
                      <w:rPr>
                        <w:rFonts w:asciiTheme="majorHAnsi" w:eastAsiaTheme="majorEastAsia" w:hAnsiTheme="majorHAnsi" w:cstheme="majorBidi"/>
                        <w:sz w:val="40"/>
                        <w:szCs w:val="40"/>
                        <w:lang w:val="el-GR"/>
                      </w:rPr>
                    </w:pPr>
                    <w:r>
                      <w:rPr>
                        <w:rFonts w:asciiTheme="majorHAnsi" w:eastAsiaTheme="majorEastAsia" w:hAnsiTheme="majorHAnsi" w:cstheme="majorBidi"/>
                        <w:sz w:val="40"/>
                        <w:szCs w:val="40"/>
                        <w:lang w:val="el-GR"/>
                      </w:rPr>
                      <w:t>«Χρήση τεχνικών Learning Analytics για την εκτίμηση του μαθησιακού απο</w:t>
                    </w:r>
                    <w:r w:rsidR="0035571F">
                      <w:rPr>
                        <w:rFonts w:asciiTheme="majorHAnsi" w:eastAsiaTheme="majorEastAsia" w:hAnsiTheme="majorHAnsi" w:cstheme="majorBidi"/>
                        <w:sz w:val="40"/>
                        <w:szCs w:val="40"/>
                        <w:lang w:val="el-GR"/>
                      </w:rPr>
                      <w:t>τελέσματος σε συστήματα διαχείρι</w:t>
                    </w:r>
                    <w:r>
                      <w:rPr>
                        <w:rFonts w:asciiTheme="majorHAnsi" w:eastAsiaTheme="majorEastAsia" w:hAnsiTheme="majorHAnsi" w:cstheme="majorBidi"/>
                        <w:sz w:val="40"/>
                        <w:szCs w:val="40"/>
                        <w:lang w:val="el-GR"/>
                      </w:rPr>
                      <w:t>σης της μάθησης»</w:t>
                    </w:r>
                  </w:p>
                </w:sdtContent>
              </w:sdt>
              <w:p w14:paraId="2537E6F8" w14:textId="77777777" w:rsidR="00A75EFF" w:rsidRPr="00A75EFF" w:rsidRDefault="00A75EFF" w:rsidP="00A75EFF">
                <w:pPr>
                  <w:pStyle w:val="NoSpacing"/>
                  <w:jc w:val="center"/>
                  <w:rPr>
                    <w:lang w:val="el-GR"/>
                  </w:rPr>
                </w:pPr>
              </w:p>
              <w:sdt>
                <w:sdtPr>
                  <w:rPr>
                    <w:rFonts w:asciiTheme="majorHAnsi" w:eastAsiaTheme="majorEastAsia" w:hAnsiTheme="majorHAnsi" w:cstheme="majorBidi"/>
                    <w:sz w:val="32"/>
                    <w:szCs w:val="32"/>
                  </w:rPr>
                  <w:alias w:val="Subtitle"/>
                  <w:id w:val="13783219"/>
                  <w:dataBinding w:prefixMappings="xmlns:ns0='http://schemas.openxmlformats.org/package/2006/metadata/core-properties' xmlns:ns1='http://purl.org/dc/elements/1.1/'" w:xpath="/ns0:coreProperties[1]/ns1:subject[1]" w:storeItemID="{6C3C8BC8-F283-45AE-878A-BAB7291924A1}"/>
                  <w:text/>
                </w:sdtPr>
                <w:sdtEndPr/>
                <w:sdtContent>
                  <w:p w14:paraId="6CA471A3" w14:textId="00815D3E" w:rsidR="00A75EFF" w:rsidRPr="00A75EFF" w:rsidRDefault="00A75EFF" w:rsidP="00A75EFF">
                    <w:pPr>
                      <w:pStyle w:val="NoSpacing"/>
                      <w:jc w:val="center"/>
                      <w:rPr>
                        <w:rFonts w:asciiTheme="majorHAnsi" w:eastAsiaTheme="majorEastAsia" w:hAnsiTheme="majorHAnsi" w:cstheme="majorBidi"/>
                        <w:sz w:val="32"/>
                        <w:szCs w:val="32"/>
                        <w:lang w:val="el-GR"/>
                      </w:rPr>
                    </w:pPr>
                    <w:r>
                      <w:rPr>
                        <w:rFonts w:asciiTheme="majorHAnsi" w:eastAsiaTheme="majorEastAsia" w:hAnsiTheme="majorHAnsi" w:cstheme="majorBidi"/>
                        <w:sz w:val="32"/>
                        <w:szCs w:val="32"/>
                        <w:lang w:val="el-GR"/>
                      </w:rPr>
                      <w:t>Πτυχιακή Εργασία</w:t>
                    </w:r>
                  </w:p>
                </w:sdtContent>
              </w:sdt>
              <w:p w14:paraId="7BA8673B" w14:textId="77777777" w:rsidR="00A75EFF" w:rsidRPr="00A75EFF" w:rsidRDefault="00A75EFF" w:rsidP="00A75EFF">
                <w:pPr>
                  <w:pStyle w:val="NoSpacing"/>
                  <w:jc w:val="center"/>
                  <w:rPr>
                    <w:lang w:val="el-GR"/>
                  </w:rPr>
                </w:pPr>
              </w:p>
              <w:sdt>
                <w:sdtPr>
                  <w:rPr>
                    <w:lang w:val="el-GR"/>
                  </w:rPr>
                  <w:alias w:val="Date"/>
                  <w:id w:val="1378322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068D4DBB" w14:textId="283BD7FA" w:rsidR="00A75EFF" w:rsidRPr="00A75EFF" w:rsidRDefault="00A75EFF" w:rsidP="00A75EFF">
                    <w:pPr>
                      <w:pStyle w:val="NoSpacing"/>
                      <w:jc w:val="center"/>
                      <w:rPr>
                        <w:lang w:val="el-GR"/>
                      </w:rPr>
                    </w:pPr>
                    <w:r w:rsidRPr="00A75EFF">
                      <w:rPr>
                        <w:lang w:val="el-GR"/>
                      </w:rPr>
                      <w:t>Ονοματεπώνυμο: Γεωργία Σαψάνη</w:t>
                    </w:r>
                    <w:r>
                      <w:rPr>
                        <w:lang w:val="el-GR"/>
                      </w:rPr>
                      <w:t xml:space="preserve"> </w:t>
                    </w:r>
                  </w:p>
                </w:sdtContent>
              </w:sdt>
              <w:p w14:paraId="75EBA5D2" w14:textId="4B3999B5" w:rsidR="00A75EFF" w:rsidRPr="00A75EFF" w:rsidRDefault="00A75EFF" w:rsidP="00A75EFF">
                <w:pPr>
                  <w:pStyle w:val="NoSpacing"/>
                  <w:jc w:val="center"/>
                  <w:rPr>
                    <w:lang w:val="el-GR"/>
                  </w:rPr>
                </w:pPr>
                <w:r>
                  <w:rPr>
                    <w:lang w:val="el-GR"/>
                  </w:rPr>
                  <w:t>ΑΜ: 5237</w:t>
                </w:r>
              </w:p>
              <w:sdt>
                <w:sdtPr>
                  <w:alias w:val="Author"/>
                  <w:id w:val="13783229"/>
                  <w:dataBinding w:prefixMappings="xmlns:ns0='http://schemas.openxmlformats.org/package/2006/metadata/core-properties' xmlns:ns1='http://purl.org/dc/elements/1.1/'" w:xpath="/ns0:coreProperties[1]/ns1:creator[1]" w:storeItemID="{6C3C8BC8-F283-45AE-878A-BAB7291924A1}"/>
                  <w:text/>
                </w:sdtPr>
                <w:sdtEndPr/>
                <w:sdtContent>
                  <w:p w14:paraId="6C454D8A" w14:textId="648C6421" w:rsidR="00A75EFF" w:rsidRPr="00A75EFF" w:rsidRDefault="00A75EFF" w:rsidP="00A75EFF">
                    <w:pPr>
                      <w:pStyle w:val="NoSpacing"/>
                      <w:jc w:val="center"/>
                      <w:rPr>
                        <w:lang w:val="el-GR"/>
                      </w:rPr>
                    </w:pPr>
                    <w:r>
                      <w:rPr>
                        <w:lang w:val="el-GR"/>
                      </w:rPr>
                      <w:t>Επιβλέπων Καθηγητής: Νικόλαος Τσέλιος</w:t>
                    </w:r>
                  </w:p>
                </w:sdtContent>
              </w:sdt>
              <w:p w14:paraId="7BCA9FF9" w14:textId="77777777" w:rsidR="00A75EFF" w:rsidRDefault="00A75EFF" w:rsidP="00A75EFF">
                <w:pPr>
                  <w:pStyle w:val="NoSpacing"/>
                  <w:jc w:val="center"/>
                  <w:rPr>
                    <w:lang w:val="el-GR"/>
                  </w:rPr>
                </w:pPr>
              </w:p>
              <w:p w14:paraId="276810E4" w14:textId="77777777" w:rsidR="00A75EFF" w:rsidRDefault="00A75EFF" w:rsidP="00A75EFF">
                <w:pPr>
                  <w:pStyle w:val="NoSpacing"/>
                  <w:jc w:val="center"/>
                  <w:rPr>
                    <w:lang w:val="el-GR"/>
                  </w:rPr>
                </w:pPr>
              </w:p>
              <w:p w14:paraId="39BCA8AF" w14:textId="24F9739D" w:rsidR="00A75EFF" w:rsidRPr="00A75EFF" w:rsidRDefault="00A75EFF" w:rsidP="00A75EFF">
                <w:pPr>
                  <w:pStyle w:val="NoSpacing"/>
                  <w:jc w:val="center"/>
                  <w:rPr>
                    <w:lang w:val="el-GR"/>
                  </w:rPr>
                </w:pPr>
                <w:r>
                  <w:rPr>
                    <w:lang w:val="el-GR"/>
                  </w:rPr>
                  <w:t>Πάτρα 2015</w:t>
                </w:r>
              </w:p>
            </w:tc>
          </w:tr>
        </w:tbl>
        <w:p w14:paraId="3A9EBF4D" w14:textId="77777777" w:rsidR="00A75EFF" w:rsidRDefault="00A75EFF"/>
        <w:p w14:paraId="42DBB0B9" w14:textId="662E2E39" w:rsidR="00A75EFF" w:rsidRDefault="00A75EFF">
          <w:pPr>
            <w:rPr>
              <w:rFonts w:ascii="Trebuchet MS" w:eastAsia="Trebuchet MS" w:hAnsi="Trebuchet MS" w:cs="Trebuchet MS"/>
              <w:sz w:val="140"/>
              <w:szCs w:val="140"/>
            </w:rPr>
          </w:pPr>
          <w:r>
            <w:rPr>
              <w:rFonts w:ascii="Trebuchet MS" w:eastAsia="Trebuchet MS" w:hAnsi="Trebuchet MS" w:cs="Trebuchet MS"/>
              <w:sz w:val="140"/>
              <w:szCs w:val="140"/>
            </w:rPr>
            <w:br w:type="page"/>
          </w:r>
        </w:p>
      </w:sdtContent>
    </w:sdt>
    <w:p w14:paraId="2FE4A7D0" w14:textId="4268A055" w:rsidR="00366AF1" w:rsidRPr="00366AF1" w:rsidRDefault="00366AF1" w:rsidP="00366AF1">
      <w:pPr>
        <w:widowControl/>
        <w:spacing w:after="200"/>
        <w:ind w:left="1440" w:firstLine="720"/>
        <w:contextualSpacing w:val="0"/>
        <w:rPr>
          <w:rFonts w:ascii="Times New Roman" w:eastAsia="Calibri" w:hAnsi="Times New Roman" w:cs="Times New Roman"/>
          <w:b/>
          <w:color w:val="auto"/>
          <w:sz w:val="28"/>
          <w:szCs w:val="28"/>
          <w:lang w:eastAsia="en-US"/>
        </w:rPr>
      </w:pPr>
      <w:r w:rsidRPr="00366AF1">
        <w:rPr>
          <w:rFonts w:ascii="Times New Roman" w:eastAsia="Calibri" w:hAnsi="Times New Roman" w:cs="Times New Roman"/>
          <w:b/>
          <w:color w:val="auto"/>
          <w:sz w:val="28"/>
          <w:szCs w:val="28"/>
          <w:lang w:eastAsia="en-US"/>
        </w:rPr>
        <w:lastRenderedPageBreak/>
        <w:t>Δήλωση Ακαδημαϊκής Ακεραιότητας</w:t>
      </w:r>
    </w:p>
    <w:p w14:paraId="7206A0BD" w14:textId="77777777" w:rsidR="00366AF1" w:rsidRPr="00366AF1" w:rsidRDefault="00366AF1" w:rsidP="00366AF1">
      <w:pPr>
        <w:widowControl/>
        <w:spacing w:after="200"/>
        <w:ind w:left="2160" w:firstLine="720"/>
        <w:contextualSpacing w:val="0"/>
        <w:jc w:val="both"/>
        <w:rPr>
          <w:rFonts w:ascii="Times New Roman" w:eastAsia="Calibri" w:hAnsi="Times New Roman" w:cs="Times New Roman"/>
          <w:b/>
          <w:color w:val="auto"/>
          <w:sz w:val="24"/>
          <w:szCs w:val="24"/>
          <w:lang w:eastAsia="en-US"/>
        </w:rPr>
      </w:pPr>
    </w:p>
    <w:p w14:paraId="03516C1F" w14:textId="433D9476" w:rsidR="00366AF1" w:rsidRPr="00366AF1" w:rsidRDefault="00366AF1" w:rsidP="00AC607A">
      <w:pPr>
        <w:widowControl/>
        <w:tabs>
          <w:tab w:val="left" w:pos="2434"/>
        </w:tabs>
        <w:spacing w:after="120" w:line="360" w:lineRule="auto"/>
        <w:contextualSpacing w:val="0"/>
        <w:jc w:val="both"/>
        <w:rPr>
          <w:rFonts w:ascii="Times New Roman" w:eastAsia="Calibri" w:hAnsi="Times New Roman" w:cs="Times New Roman"/>
          <w:color w:val="auto"/>
          <w:sz w:val="24"/>
          <w:szCs w:val="24"/>
          <w:lang w:eastAsia="en-US"/>
        </w:rPr>
      </w:pPr>
      <w:r>
        <w:rPr>
          <w:rFonts w:ascii="Times New Roman" w:eastAsia="Calibri" w:hAnsi="Times New Roman" w:cs="Times New Roman"/>
          <w:color w:val="auto"/>
          <w:sz w:val="24"/>
          <w:szCs w:val="24"/>
          <w:lang w:eastAsia="en-US"/>
        </w:rPr>
        <w:t>Η υπογράφουσα Γεωργία Σαψάνη</w:t>
      </w:r>
      <w:r w:rsidRPr="00366AF1">
        <w:rPr>
          <w:rFonts w:ascii="Times New Roman" w:eastAsia="Calibri" w:hAnsi="Times New Roman" w:cs="Times New Roman"/>
          <w:color w:val="auto"/>
          <w:sz w:val="24"/>
          <w:szCs w:val="24"/>
          <w:lang w:eastAsia="en-US"/>
        </w:rPr>
        <w:t>, προπτυχιακή φοιτήτρια του Τμήματος Επιστημών της Εκπαίδευσης και της Αγωγής στη</w:t>
      </w:r>
      <w:r>
        <w:rPr>
          <w:rFonts w:ascii="Times New Roman" w:eastAsia="Calibri" w:hAnsi="Times New Roman" w:cs="Times New Roman"/>
          <w:color w:val="auto"/>
          <w:sz w:val="24"/>
          <w:szCs w:val="24"/>
          <w:lang w:eastAsia="en-US"/>
        </w:rPr>
        <w:t>ν Προσχολική Ηλικία με Α.Μ. 5237</w:t>
      </w:r>
      <w:r w:rsidRPr="00366AF1">
        <w:rPr>
          <w:rFonts w:ascii="Times New Roman" w:eastAsia="Calibri" w:hAnsi="Times New Roman" w:cs="Times New Roman"/>
          <w:color w:val="auto"/>
          <w:sz w:val="24"/>
          <w:szCs w:val="24"/>
          <w:lang w:eastAsia="en-US"/>
        </w:rPr>
        <w:t>, δηλώνω υπευθύνως ότι η παρούσα πτυχιακή εργασία με τίτλο: «</w:t>
      </w:r>
      <w:r w:rsidRPr="00366AF1">
        <w:rPr>
          <w:rFonts w:ascii="Times New Roman" w:eastAsiaTheme="majorEastAsia" w:hAnsi="Times New Roman" w:cs="Times New Roman"/>
          <w:sz w:val="24"/>
          <w:szCs w:val="24"/>
        </w:rPr>
        <w:t>Χρήση τεχνικών Learning Analytics για την εκτίμηση του μαθησιακού απο</w:t>
      </w:r>
      <w:r w:rsidR="00C526AD">
        <w:rPr>
          <w:rFonts w:ascii="Times New Roman" w:eastAsiaTheme="majorEastAsia" w:hAnsi="Times New Roman" w:cs="Times New Roman"/>
          <w:sz w:val="24"/>
          <w:szCs w:val="24"/>
        </w:rPr>
        <w:t>τελέσματος σε συστήματα διαχείρι</w:t>
      </w:r>
      <w:r w:rsidRPr="00366AF1">
        <w:rPr>
          <w:rFonts w:ascii="Times New Roman" w:eastAsiaTheme="majorEastAsia" w:hAnsi="Times New Roman" w:cs="Times New Roman"/>
          <w:sz w:val="24"/>
          <w:szCs w:val="24"/>
        </w:rPr>
        <w:t>σης της μάθησης</w:t>
      </w:r>
      <w:r w:rsidRPr="00366AF1">
        <w:rPr>
          <w:rFonts w:ascii="Times New Roman" w:eastAsia="Calibri" w:hAnsi="Times New Roman" w:cs="Times New Roman"/>
          <w:color w:val="auto"/>
          <w:sz w:val="24"/>
          <w:szCs w:val="24"/>
          <w:lang w:eastAsia="en-US"/>
        </w:rPr>
        <w:t>» έχει γραφτεί από εμένα, χωρίς οποιαδήποτε εξωτερική μη αδειοδοτημένη βοήθεια, ότι δεν έχει υποβληθεί σε οποιοδήποτε ίδρυμα ή οργανισμό προς αξιολόγηση, ούτε έχει δημοσιευθεί στο παρελθόν μέρος της ή στο σύνολό της. Οποιαδήποτε μέρη, λέξεις ή ιδέες, της πτυχιακής εργασίας, αν και περιορισμένα, συμπεριλαμβανομένων πινάκων, γραφημάτων, χαρτών κ.λπ., τα οποία είναι εισηγμένα από (ή με βάση) άλλες πηγές έχουν αναγνωριστεί ως τέτοια χωρίς καμία εξαίρεση.</w:t>
      </w:r>
    </w:p>
    <w:p w14:paraId="65ADA5AB" w14:textId="77777777" w:rsidR="00366AF1" w:rsidRPr="00366AF1" w:rsidRDefault="00366AF1" w:rsidP="00366AF1">
      <w:pPr>
        <w:widowControl/>
        <w:spacing w:after="200"/>
        <w:contextualSpacing w:val="0"/>
        <w:jc w:val="both"/>
        <w:rPr>
          <w:rFonts w:ascii="Times New Roman" w:eastAsia="Calibri" w:hAnsi="Times New Roman" w:cs="Times New Roman"/>
          <w:color w:val="auto"/>
          <w:sz w:val="24"/>
          <w:szCs w:val="24"/>
          <w:lang w:eastAsia="en-US"/>
        </w:rPr>
      </w:pPr>
    </w:p>
    <w:p w14:paraId="51B98B1B" w14:textId="7FD8C2A1" w:rsidR="00366AF1" w:rsidRPr="00366AF1" w:rsidRDefault="00AC607A" w:rsidP="00AC607A">
      <w:pPr>
        <w:widowControl/>
        <w:tabs>
          <w:tab w:val="left" w:pos="2434"/>
        </w:tabs>
        <w:spacing w:after="120"/>
        <w:contextualSpacing w:val="0"/>
        <w:jc w:val="right"/>
        <w:rPr>
          <w:rFonts w:ascii="Times New Roman" w:eastAsia="Calibri" w:hAnsi="Times New Roman" w:cs="Times New Roman"/>
          <w:color w:val="auto"/>
          <w:sz w:val="24"/>
          <w:szCs w:val="24"/>
          <w:lang w:eastAsia="en-US"/>
        </w:rPr>
      </w:pPr>
      <w:r>
        <w:rPr>
          <w:rFonts w:ascii="Times New Roman" w:eastAsia="Calibri" w:hAnsi="Times New Roman" w:cs="Times New Roman"/>
          <w:color w:val="auto"/>
          <w:sz w:val="24"/>
          <w:szCs w:val="24"/>
          <w:lang w:eastAsia="en-US"/>
        </w:rPr>
        <w:tab/>
      </w:r>
      <w:r>
        <w:rPr>
          <w:rFonts w:ascii="Times New Roman" w:eastAsia="Calibri" w:hAnsi="Times New Roman" w:cs="Times New Roman"/>
          <w:color w:val="auto"/>
          <w:sz w:val="24"/>
          <w:szCs w:val="24"/>
          <w:lang w:eastAsia="en-US"/>
        </w:rPr>
        <w:tab/>
      </w:r>
      <w:r>
        <w:rPr>
          <w:rFonts w:ascii="Times New Roman" w:eastAsia="Calibri" w:hAnsi="Times New Roman" w:cs="Times New Roman"/>
          <w:color w:val="auto"/>
          <w:sz w:val="24"/>
          <w:szCs w:val="24"/>
          <w:lang w:eastAsia="en-US"/>
        </w:rPr>
        <w:tab/>
      </w:r>
      <w:r>
        <w:rPr>
          <w:rFonts w:ascii="Times New Roman" w:eastAsia="Calibri" w:hAnsi="Times New Roman" w:cs="Times New Roman"/>
          <w:color w:val="auto"/>
          <w:sz w:val="24"/>
          <w:szCs w:val="24"/>
          <w:lang w:eastAsia="en-US"/>
        </w:rPr>
        <w:tab/>
        <w:t>Πάτρα 25/06/2015</w:t>
      </w:r>
    </w:p>
    <w:p w14:paraId="561A708F" w14:textId="77777777" w:rsidR="00366AF1" w:rsidRPr="00366AF1" w:rsidRDefault="00366AF1" w:rsidP="00366AF1">
      <w:pPr>
        <w:widowControl/>
        <w:tabs>
          <w:tab w:val="left" w:pos="2434"/>
        </w:tabs>
        <w:spacing w:after="120"/>
        <w:contextualSpacing w:val="0"/>
        <w:jc w:val="both"/>
        <w:rPr>
          <w:rFonts w:ascii="Times New Roman" w:eastAsia="Calibri" w:hAnsi="Times New Roman" w:cs="Times New Roman"/>
          <w:color w:val="auto"/>
          <w:sz w:val="24"/>
          <w:szCs w:val="24"/>
          <w:lang w:eastAsia="en-US"/>
        </w:rPr>
      </w:pPr>
    </w:p>
    <w:p w14:paraId="6C89A606" w14:textId="6D80B16E" w:rsidR="00D75A81" w:rsidRPr="00D252EF" w:rsidRDefault="00AC607A" w:rsidP="00AC607A">
      <w:pPr>
        <w:pStyle w:val="Heading1"/>
        <w:spacing w:after="200" w:line="360" w:lineRule="auto"/>
        <w:ind w:left="-207"/>
        <w:contextualSpacing w:val="0"/>
        <w:jc w:val="right"/>
        <w:rPr>
          <w:rFonts w:ascii="Times New Roman" w:eastAsia="Times New Roman" w:hAnsi="Times New Roman" w:cs="Times New Roman"/>
          <w:b/>
        </w:rPr>
      </w:pPr>
      <w:r w:rsidRPr="00D252EF">
        <w:rPr>
          <w:rFonts w:ascii="Times New Roman" w:eastAsia="Calibri" w:hAnsi="Times New Roman" w:cs="Times New Roman"/>
          <w:color w:val="auto"/>
          <w:sz w:val="24"/>
          <w:szCs w:val="24"/>
          <w:lang w:eastAsia="en-US"/>
        </w:rPr>
        <w:tab/>
      </w:r>
      <w:r w:rsidRPr="00D252EF">
        <w:rPr>
          <w:rFonts w:ascii="Times New Roman" w:eastAsia="Calibri" w:hAnsi="Times New Roman" w:cs="Times New Roman"/>
          <w:color w:val="auto"/>
          <w:sz w:val="24"/>
          <w:szCs w:val="24"/>
          <w:lang w:eastAsia="en-US"/>
        </w:rPr>
        <w:tab/>
      </w:r>
      <w:bookmarkStart w:id="0" w:name="_Toc421474310"/>
      <w:bookmarkStart w:id="1" w:name="_Toc421483304"/>
      <w:bookmarkStart w:id="2" w:name="_Toc421737966"/>
      <w:r>
        <w:rPr>
          <w:rFonts w:ascii="Times New Roman" w:eastAsia="Calibri" w:hAnsi="Times New Roman" w:cs="Times New Roman"/>
          <w:color w:val="auto"/>
          <w:sz w:val="24"/>
          <w:szCs w:val="24"/>
          <w:lang w:eastAsia="en-US"/>
        </w:rPr>
        <w:t>Γεωργία</w:t>
      </w:r>
      <w:r w:rsidRPr="00D252EF">
        <w:rPr>
          <w:rFonts w:ascii="Times New Roman" w:eastAsia="Calibri" w:hAnsi="Times New Roman" w:cs="Times New Roman"/>
          <w:color w:val="auto"/>
          <w:sz w:val="24"/>
          <w:szCs w:val="24"/>
          <w:lang w:eastAsia="en-US"/>
        </w:rPr>
        <w:t xml:space="preserve"> </w:t>
      </w:r>
      <w:r>
        <w:rPr>
          <w:rFonts w:ascii="Times New Roman" w:eastAsia="Calibri" w:hAnsi="Times New Roman" w:cs="Times New Roman"/>
          <w:color w:val="auto"/>
          <w:sz w:val="24"/>
          <w:szCs w:val="24"/>
          <w:lang w:eastAsia="en-US"/>
        </w:rPr>
        <w:t>Σαψάνη</w:t>
      </w:r>
      <w:bookmarkEnd w:id="0"/>
      <w:bookmarkEnd w:id="1"/>
      <w:bookmarkEnd w:id="2"/>
    </w:p>
    <w:p w14:paraId="4202338A" w14:textId="6C03E386" w:rsidR="00AC3184" w:rsidRDefault="00D75A81">
      <w:pPr>
        <w:rPr>
          <w:rFonts w:ascii="Times New Roman" w:eastAsia="Times New Roman" w:hAnsi="Times New Roman" w:cs="Times New Roman"/>
          <w:b/>
        </w:rPr>
      </w:pPr>
      <w:r w:rsidRPr="00D252EF">
        <w:rPr>
          <w:rFonts w:ascii="Times New Roman" w:eastAsia="Times New Roman" w:hAnsi="Times New Roman" w:cs="Times New Roman"/>
          <w:b/>
        </w:rPr>
        <w:br w:type="page"/>
      </w:r>
    </w:p>
    <w:p w14:paraId="125859A0" w14:textId="77777777" w:rsidR="00AC7DB0" w:rsidRPr="00AC7DB0" w:rsidRDefault="00AC7DB0" w:rsidP="00AC7DB0">
      <w:pPr>
        <w:pStyle w:val="Heading1"/>
        <w:spacing w:after="240"/>
        <w:ind w:left="432" w:hanging="432"/>
        <w:rPr>
          <w:rFonts w:ascii="Times New Roman" w:hAnsi="Times New Roman" w:cs="Times New Roman"/>
          <w:b/>
          <w:sz w:val="28"/>
          <w:szCs w:val="28"/>
        </w:rPr>
      </w:pPr>
      <w:bookmarkStart w:id="3" w:name="_Toc385199812"/>
      <w:bookmarkStart w:id="4" w:name="_Toc385530618"/>
      <w:bookmarkStart w:id="5" w:name="_Toc386736325"/>
      <w:bookmarkStart w:id="6" w:name="_Toc386736382"/>
      <w:bookmarkStart w:id="7" w:name="_Toc421737967"/>
      <w:r w:rsidRPr="00AC7DB0">
        <w:rPr>
          <w:rFonts w:ascii="Times New Roman" w:hAnsi="Times New Roman" w:cs="Times New Roman"/>
          <w:b/>
          <w:sz w:val="28"/>
          <w:szCs w:val="28"/>
        </w:rPr>
        <w:lastRenderedPageBreak/>
        <w:t>Ευχαριστίες</w:t>
      </w:r>
      <w:bookmarkEnd w:id="3"/>
      <w:bookmarkEnd w:id="4"/>
      <w:bookmarkEnd w:id="5"/>
      <w:bookmarkEnd w:id="6"/>
      <w:bookmarkEnd w:id="7"/>
    </w:p>
    <w:p w14:paraId="6273073F" w14:textId="336EAE2A" w:rsidR="00AC7DB0" w:rsidRDefault="00AC7DB0" w:rsidP="00AC7DB0">
      <w:pPr>
        <w:spacing w:after="240" w:line="360" w:lineRule="auto"/>
        <w:ind w:firstLine="284"/>
        <w:jc w:val="both"/>
        <w:rPr>
          <w:rFonts w:ascii="Times New Roman" w:hAnsi="Times New Roman" w:cs="Times New Roman"/>
          <w:sz w:val="24"/>
          <w:szCs w:val="24"/>
        </w:rPr>
      </w:pPr>
      <w:r w:rsidRPr="00AC7DB0">
        <w:rPr>
          <w:rFonts w:ascii="Times New Roman" w:hAnsi="Times New Roman" w:cs="Times New Roman"/>
          <w:sz w:val="24"/>
          <w:szCs w:val="24"/>
        </w:rPr>
        <w:t>Έχ</w:t>
      </w:r>
      <w:r>
        <w:rPr>
          <w:rFonts w:ascii="Times New Roman" w:hAnsi="Times New Roman" w:cs="Times New Roman"/>
          <w:sz w:val="24"/>
          <w:szCs w:val="24"/>
        </w:rPr>
        <w:t xml:space="preserve">οντας τελειώσει τη συγγραφή της </w:t>
      </w:r>
      <w:r w:rsidRPr="00AC7DB0">
        <w:rPr>
          <w:rFonts w:ascii="Times New Roman" w:hAnsi="Times New Roman" w:cs="Times New Roman"/>
          <w:sz w:val="24"/>
          <w:szCs w:val="24"/>
        </w:rPr>
        <w:t>εργασίας μου θα ήθελα να ευχαριστήσω κάποια πρόσωπα που υπήρξαν δίπλα μου το τελευταίο διάστημα, αλλά</w:t>
      </w:r>
      <w:r w:rsidR="0087522F">
        <w:rPr>
          <w:rFonts w:ascii="Times New Roman" w:hAnsi="Times New Roman" w:cs="Times New Roman"/>
          <w:sz w:val="24"/>
          <w:szCs w:val="24"/>
        </w:rPr>
        <w:t xml:space="preserve"> και καθ</w:t>
      </w:r>
      <w:r w:rsidRPr="00AC7DB0">
        <w:rPr>
          <w:rFonts w:ascii="Times New Roman" w:hAnsi="Times New Roman" w:cs="Times New Roman"/>
          <w:sz w:val="24"/>
          <w:szCs w:val="24"/>
        </w:rPr>
        <w:t>όλη τη διάρκεια της μέχρι τώρα πορείας μου.</w:t>
      </w:r>
    </w:p>
    <w:p w14:paraId="29D9886C" w14:textId="77777777" w:rsidR="00AC7DB0" w:rsidRPr="00AC7DB0" w:rsidRDefault="00AC7DB0" w:rsidP="00AC7DB0">
      <w:pPr>
        <w:spacing w:after="240" w:line="360" w:lineRule="auto"/>
        <w:ind w:firstLine="284"/>
        <w:jc w:val="both"/>
        <w:rPr>
          <w:rFonts w:ascii="Times New Roman" w:hAnsi="Times New Roman" w:cs="Times New Roman"/>
          <w:sz w:val="24"/>
          <w:szCs w:val="24"/>
        </w:rPr>
      </w:pPr>
    </w:p>
    <w:p w14:paraId="19534D7C" w14:textId="3139CBB2" w:rsidR="00AC7DB0" w:rsidRDefault="00AC7DB0" w:rsidP="00AC7DB0">
      <w:pPr>
        <w:spacing w:line="360" w:lineRule="auto"/>
        <w:ind w:firstLine="284"/>
        <w:jc w:val="both"/>
        <w:rPr>
          <w:rFonts w:ascii="Times New Roman" w:hAnsi="Times New Roman" w:cs="Times New Roman"/>
          <w:sz w:val="24"/>
          <w:szCs w:val="24"/>
        </w:rPr>
      </w:pPr>
      <w:r w:rsidRPr="00AC7DB0">
        <w:rPr>
          <w:rFonts w:ascii="Times New Roman" w:hAnsi="Times New Roman" w:cs="Times New Roman"/>
          <w:sz w:val="24"/>
          <w:szCs w:val="24"/>
        </w:rPr>
        <w:t>Αρχικά, θέλω να ευχαριστήσω</w:t>
      </w:r>
      <w:r w:rsidR="00197D0F">
        <w:rPr>
          <w:rFonts w:ascii="Times New Roman" w:hAnsi="Times New Roman" w:cs="Times New Roman"/>
          <w:sz w:val="24"/>
          <w:szCs w:val="24"/>
        </w:rPr>
        <w:t xml:space="preserve"> θερμά</w:t>
      </w:r>
      <w:r w:rsidRPr="00AC7DB0">
        <w:rPr>
          <w:rFonts w:ascii="Times New Roman" w:hAnsi="Times New Roman" w:cs="Times New Roman"/>
          <w:sz w:val="24"/>
          <w:szCs w:val="24"/>
        </w:rPr>
        <w:t xml:space="preserve"> τον επιβλέποντα καθηγητή της εργασίας μου, τον Επίκουρο Καθηγητή στο ΤΕ</w:t>
      </w:r>
      <w:r w:rsidR="00D252EF">
        <w:rPr>
          <w:rFonts w:ascii="Times New Roman" w:hAnsi="Times New Roman" w:cs="Times New Roman"/>
          <w:sz w:val="24"/>
          <w:szCs w:val="24"/>
        </w:rPr>
        <w:t xml:space="preserve">ΕΑΠΗ κ. Νικόλαο Τσέλιο, για τη μοναδική </w:t>
      </w:r>
      <w:r w:rsidRPr="00AC7DB0">
        <w:rPr>
          <w:rFonts w:ascii="Times New Roman" w:hAnsi="Times New Roman" w:cs="Times New Roman"/>
          <w:sz w:val="24"/>
          <w:szCs w:val="24"/>
        </w:rPr>
        <w:t>ευκαιρία που μου έδωσε με την παρούσ</w:t>
      </w:r>
      <w:r w:rsidR="00197D0F">
        <w:rPr>
          <w:rFonts w:ascii="Times New Roman" w:hAnsi="Times New Roman" w:cs="Times New Roman"/>
          <w:sz w:val="24"/>
          <w:szCs w:val="24"/>
        </w:rPr>
        <w:t>α εργασία</w:t>
      </w:r>
      <w:r w:rsidR="0091798F">
        <w:rPr>
          <w:rFonts w:ascii="Times New Roman" w:hAnsi="Times New Roman" w:cs="Times New Roman"/>
          <w:sz w:val="24"/>
          <w:szCs w:val="24"/>
        </w:rPr>
        <w:t>. Μέσα από τη μεθοδική και συστηματική καθοδήγηση του με έφερε σε επαφή με ένα άγνωστο για μένα πεδίο έρευνας</w:t>
      </w:r>
      <w:r w:rsidR="0091798F" w:rsidRPr="0091798F">
        <w:rPr>
          <w:rFonts w:ascii="Times New Roman" w:hAnsi="Times New Roman" w:cs="Times New Roman"/>
          <w:sz w:val="24"/>
          <w:szCs w:val="24"/>
        </w:rPr>
        <w:t xml:space="preserve"> (</w:t>
      </w:r>
      <w:r w:rsidR="0091798F">
        <w:rPr>
          <w:rFonts w:ascii="Times New Roman" w:hAnsi="Times New Roman" w:cs="Times New Roman"/>
          <w:sz w:val="24"/>
          <w:szCs w:val="24"/>
          <w:lang w:val="en-US"/>
        </w:rPr>
        <w:t>Learning</w:t>
      </w:r>
      <w:r w:rsidR="0091798F" w:rsidRPr="0091798F">
        <w:rPr>
          <w:rFonts w:ascii="Times New Roman" w:hAnsi="Times New Roman" w:cs="Times New Roman"/>
          <w:sz w:val="24"/>
          <w:szCs w:val="24"/>
        </w:rPr>
        <w:t xml:space="preserve"> </w:t>
      </w:r>
      <w:r w:rsidR="0091798F">
        <w:rPr>
          <w:rFonts w:ascii="Times New Roman" w:hAnsi="Times New Roman" w:cs="Times New Roman"/>
          <w:sz w:val="24"/>
          <w:szCs w:val="24"/>
          <w:lang w:val="en-US"/>
        </w:rPr>
        <w:t>Analytics</w:t>
      </w:r>
      <w:r w:rsidR="0091798F" w:rsidRPr="0091798F">
        <w:rPr>
          <w:rFonts w:ascii="Times New Roman" w:hAnsi="Times New Roman" w:cs="Times New Roman"/>
          <w:sz w:val="24"/>
          <w:szCs w:val="24"/>
        </w:rPr>
        <w:t xml:space="preserve">) </w:t>
      </w:r>
      <w:r w:rsidR="00197D0F">
        <w:rPr>
          <w:rFonts w:ascii="Times New Roman" w:hAnsi="Times New Roman" w:cs="Times New Roman"/>
          <w:sz w:val="24"/>
          <w:szCs w:val="24"/>
        </w:rPr>
        <w:t>και</w:t>
      </w:r>
      <w:r w:rsidR="0091798F">
        <w:rPr>
          <w:rFonts w:ascii="Times New Roman" w:hAnsi="Times New Roman" w:cs="Times New Roman"/>
          <w:sz w:val="24"/>
          <w:szCs w:val="24"/>
        </w:rPr>
        <w:t xml:space="preserve"> σε μικρό</w:t>
      </w:r>
      <w:r w:rsidR="0031005D">
        <w:rPr>
          <w:rFonts w:ascii="Times New Roman" w:hAnsi="Times New Roman" w:cs="Times New Roman"/>
          <w:sz w:val="24"/>
          <w:szCs w:val="24"/>
        </w:rPr>
        <w:t xml:space="preserve"> χρονικό</w:t>
      </w:r>
      <w:r w:rsidR="0091798F">
        <w:rPr>
          <w:rFonts w:ascii="Times New Roman" w:hAnsi="Times New Roman" w:cs="Times New Roman"/>
          <w:sz w:val="24"/>
          <w:szCs w:val="24"/>
        </w:rPr>
        <w:t xml:space="preserve"> διάστημα</w:t>
      </w:r>
      <w:r w:rsidR="00197D0F">
        <w:rPr>
          <w:rFonts w:ascii="Times New Roman" w:hAnsi="Times New Roman" w:cs="Times New Roman"/>
          <w:sz w:val="24"/>
          <w:szCs w:val="24"/>
        </w:rPr>
        <w:t xml:space="preserve"> μ</w:t>
      </w:r>
      <w:r w:rsidR="0091798F">
        <w:rPr>
          <w:rFonts w:ascii="Times New Roman" w:hAnsi="Times New Roman" w:cs="Times New Roman"/>
          <w:sz w:val="24"/>
          <w:szCs w:val="24"/>
        </w:rPr>
        <w:t xml:space="preserve">ε βοήθησε </w:t>
      </w:r>
      <w:r w:rsidR="00197D0F">
        <w:rPr>
          <w:rFonts w:ascii="Times New Roman" w:hAnsi="Times New Roman" w:cs="Times New Roman"/>
          <w:sz w:val="24"/>
          <w:szCs w:val="24"/>
        </w:rPr>
        <w:t>να</w:t>
      </w:r>
      <w:r w:rsidR="0091798F">
        <w:rPr>
          <w:rFonts w:ascii="Times New Roman" w:hAnsi="Times New Roman" w:cs="Times New Roman"/>
          <w:sz w:val="24"/>
          <w:szCs w:val="24"/>
        </w:rPr>
        <w:t xml:space="preserve"> </w:t>
      </w:r>
      <w:r w:rsidR="00197D0F">
        <w:rPr>
          <w:rFonts w:ascii="Times New Roman" w:hAnsi="Times New Roman" w:cs="Times New Roman"/>
          <w:sz w:val="24"/>
          <w:szCs w:val="24"/>
        </w:rPr>
        <w:t>το</w:t>
      </w:r>
      <w:r w:rsidR="0091798F" w:rsidRPr="0091798F">
        <w:rPr>
          <w:rFonts w:ascii="Times New Roman" w:hAnsi="Times New Roman" w:cs="Times New Roman"/>
          <w:sz w:val="24"/>
          <w:szCs w:val="24"/>
        </w:rPr>
        <w:t xml:space="preserve"> </w:t>
      </w:r>
      <w:r w:rsidR="0091798F">
        <w:rPr>
          <w:rFonts w:ascii="Times New Roman" w:hAnsi="Times New Roman" w:cs="Times New Roman"/>
          <w:sz w:val="24"/>
          <w:szCs w:val="24"/>
        </w:rPr>
        <w:t>προσεγγίσω</w:t>
      </w:r>
      <w:r w:rsidR="0087522F">
        <w:rPr>
          <w:rFonts w:ascii="Times New Roman" w:hAnsi="Times New Roman" w:cs="Times New Roman"/>
          <w:sz w:val="24"/>
          <w:szCs w:val="24"/>
        </w:rPr>
        <w:t xml:space="preserve"> αποτελεσματικά και να αποκομ</w:t>
      </w:r>
      <w:r w:rsidR="0031005D">
        <w:rPr>
          <w:rFonts w:ascii="Times New Roman" w:hAnsi="Times New Roman" w:cs="Times New Roman"/>
          <w:sz w:val="24"/>
          <w:szCs w:val="24"/>
        </w:rPr>
        <w:t>ίσω γνώσεις και δεξιότητες</w:t>
      </w:r>
      <w:r w:rsidR="00D64D1D">
        <w:rPr>
          <w:rFonts w:ascii="Times New Roman" w:hAnsi="Times New Roman" w:cs="Times New Roman"/>
          <w:sz w:val="24"/>
          <w:szCs w:val="24"/>
        </w:rPr>
        <w:t>,</w:t>
      </w:r>
      <w:r w:rsidR="0031005D">
        <w:rPr>
          <w:rFonts w:ascii="Times New Roman" w:hAnsi="Times New Roman" w:cs="Times New Roman"/>
          <w:sz w:val="24"/>
          <w:szCs w:val="24"/>
        </w:rPr>
        <w:t xml:space="preserve"> </w:t>
      </w:r>
      <w:r w:rsidR="0087522F">
        <w:rPr>
          <w:rFonts w:ascii="Times New Roman" w:hAnsi="Times New Roman" w:cs="Times New Roman"/>
          <w:sz w:val="24"/>
          <w:szCs w:val="24"/>
        </w:rPr>
        <w:t>οι οποίες</w:t>
      </w:r>
      <w:r w:rsidR="0031005D">
        <w:rPr>
          <w:rFonts w:ascii="Times New Roman" w:hAnsi="Times New Roman" w:cs="Times New Roman"/>
          <w:sz w:val="24"/>
          <w:szCs w:val="24"/>
        </w:rPr>
        <w:t xml:space="preserve"> θα με βοηθήσουν μελλοντικά</w:t>
      </w:r>
      <w:r w:rsidRPr="00AC7DB0">
        <w:rPr>
          <w:rFonts w:ascii="Times New Roman" w:hAnsi="Times New Roman" w:cs="Times New Roman"/>
          <w:sz w:val="24"/>
          <w:szCs w:val="24"/>
        </w:rPr>
        <w:t>.</w:t>
      </w:r>
      <w:r w:rsidR="00197D0F">
        <w:rPr>
          <w:rFonts w:ascii="Times New Roman" w:hAnsi="Times New Roman" w:cs="Times New Roman"/>
          <w:sz w:val="24"/>
          <w:szCs w:val="24"/>
        </w:rPr>
        <w:t xml:space="preserve"> Επίσης, θα ήθελα να ευχαριστ</w:t>
      </w:r>
      <w:r w:rsidR="0087522F">
        <w:rPr>
          <w:rFonts w:ascii="Times New Roman" w:hAnsi="Times New Roman" w:cs="Times New Roman"/>
          <w:sz w:val="24"/>
          <w:szCs w:val="24"/>
        </w:rPr>
        <w:t>ήσω τον Καθηγητή</w:t>
      </w:r>
      <w:r w:rsidR="005D7295">
        <w:rPr>
          <w:rFonts w:ascii="Times New Roman" w:hAnsi="Times New Roman" w:cs="Times New Roman"/>
          <w:sz w:val="24"/>
          <w:szCs w:val="24"/>
        </w:rPr>
        <w:t xml:space="preserve"> </w:t>
      </w:r>
      <w:r w:rsidR="0087522F">
        <w:rPr>
          <w:rFonts w:ascii="Times New Roman" w:hAnsi="Times New Roman" w:cs="Times New Roman"/>
          <w:sz w:val="24"/>
          <w:szCs w:val="24"/>
        </w:rPr>
        <w:t xml:space="preserve">του ΤΕΕΑΠΗ </w:t>
      </w:r>
      <w:r w:rsidR="005D7295">
        <w:rPr>
          <w:rFonts w:ascii="Times New Roman" w:hAnsi="Times New Roman" w:cs="Times New Roman"/>
          <w:sz w:val="24"/>
          <w:szCs w:val="24"/>
        </w:rPr>
        <w:t>Βασίλειο Κόμη</w:t>
      </w:r>
      <w:r w:rsidR="0087522F">
        <w:rPr>
          <w:rFonts w:ascii="Times New Roman" w:hAnsi="Times New Roman" w:cs="Times New Roman"/>
          <w:sz w:val="24"/>
          <w:szCs w:val="24"/>
        </w:rPr>
        <w:t>,</w:t>
      </w:r>
      <w:r w:rsidR="005D7295">
        <w:rPr>
          <w:rFonts w:ascii="Times New Roman" w:hAnsi="Times New Roman" w:cs="Times New Roman"/>
          <w:sz w:val="24"/>
          <w:szCs w:val="24"/>
        </w:rPr>
        <w:t xml:space="preserve"> τη</w:t>
      </w:r>
      <w:r w:rsidR="0087522F">
        <w:rPr>
          <w:rFonts w:ascii="Times New Roman" w:hAnsi="Times New Roman" w:cs="Times New Roman"/>
          <w:sz w:val="24"/>
          <w:szCs w:val="24"/>
        </w:rPr>
        <w:t>ν υποψήφια</w:t>
      </w:r>
      <w:r w:rsidR="00197D0F">
        <w:rPr>
          <w:rFonts w:ascii="Times New Roman" w:hAnsi="Times New Roman" w:cs="Times New Roman"/>
          <w:sz w:val="24"/>
          <w:szCs w:val="24"/>
        </w:rPr>
        <w:t xml:space="preserve"> διδάκτορα κ</w:t>
      </w:r>
      <w:r w:rsidR="0087522F">
        <w:rPr>
          <w:rFonts w:ascii="Times New Roman" w:hAnsi="Times New Roman" w:cs="Times New Roman"/>
          <w:sz w:val="24"/>
          <w:szCs w:val="24"/>
        </w:rPr>
        <w:t>α</w:t>
      </w:r>
      <w:r w:rsidR="00197D0F">
        <w:rPr>
          <w:rFonts w:ascii="Times New Roman" w:hAnsi="Times New Roman" w:cs="Times New Roman"/>
          <w:sz w:val="24"/>
          <w:szCs w:val="24"/>
        </w:rPr>
        <w:t xml:space="preserve"> Ανδρομάχη Φιλιππίδη</w:t>
      </w:r>
      <w:r w:rsidR="0087522F">
        <w:rPr>
          <w:rFonts w:ascii="Times New Roman" w:hAnsi="Times New Roman" w:cs="Times New Roman"/>
          <w:sz w:val="24"/>
          <w:szCs w:val="24"/>
        </w:rPr>
        <w:t xml:space="preserve"> καθώς και τον Λέκτορα του Μαθηματικού Τμήματος του Πανεπιστημίου Πατρών Σωτήρη Κοτσιαντή </w:t>
      </w:r>
      <w:bookmarkStart w:id="8" w:name="_GoBack"/>
      <w:bookmarkEnd w:id="8"/>
      <w:r w:rsidR="00197D0F">
        <w:rPr>
          <w:rFonts w:ascii="Times New Roman" w:hAnsi="Times New Roman" w:cs="Times New Roman"/>
          <w:sz w:val="24"/>
          <w:szCs w:val="24"/>
        </w:rPr>
        <w:t>για την παραχώρηση των δ</w:t>
      </w:r>
      <w:r w:rsidR="0087522F">
        <w:rPr>
          <w:rFonts w:ascii="Times New Roman" w:hAnsi="Times New Roman" w:cs="Times New Roman"/>
          <w:sz w:val="24"/>
          <w:szCs w:val="24"/>
        </w:rPr>
        <w:t>εδομένων που χρησιμοποίησα στη μελέτη περίπτωσης που παρουσιάζεται στα πλαίσια της ανά χείρας πτυχιακής εργασίας</w:t>
      </w:r>
      <w:r w:rsidR="00197D0F">
        <w:rPr>
          <w:rFonts w:ascii="Times New Roman" w:hAnsi="Times New Roman" w:cs="Times New Roman"/>
          <w:sz w:val="24"/>
          <w:szCs w:val="24"/>
        </w:rPr>
        <w:t xml:space="preserve">. </w:t>
      </w:r>
    </w:p>
    <w:p w14:paraId="498D683F" w14:textId="77777777" w:rsidR="00AC7DB0" w:rsidRPr="00AC7DB0" w:rsidRDefault="00AC7DB0" w:rsidP="00AC7DB0">
      <w:pPr>
        <w:spacing w:line="360" w:lineRule="auto"/>
        <w:ind w:firstLine="284"/>
        <w:jc w:val="both"/>
        <w:rPr>
          <w:rFonts w:ascii="Times New Roman" w:hAnsi="Times New Roman" w:cs="Times New Roman"/>
          <w:sz w:val="24"/>
          <w:szCs w:val="24"/>
        </w:rPr>
      </w:pPr>
    </w:p>
    <w:p w14:paraId="4D7513AA" w14:textId="1B2D801B" w:rsidR="00AC7DB0" w:rsidRDefault="00AC7DB0" w:rsidP="00197D0F">
      <w:pPr>
        <w:spacing w:before="240" w:line="360" w:lineRule="auto"/>
        <w:ind w:firstLine="284"/>
        <w:jc w:val="both"/>
        <w:rPr>
          <w:rFonts w:ascii="Times New Roman" w:hAnsi="Times New Roman" w:cs="Times New Roman"/>
          <w:sz w:val="24"/>
          <w:szCs w:val="24"/>
        </w:rPr>
      </w:pPr>
    </w:p>
    <w:p w14:paraId="508FECAB" w14:textId="77777777" w:rsidR="0087522F" w:rsidRPr="00AC7DB0" w:rsidRDefault="0087522F" w:rsidP="00197D0F">
      <w:pPr>
        <w:spacing w:before="240" w:line="360" w:lineRule="auto"/>
        <w:ind w:firstLine="284"/>
        <w:jc w:val="both"/>
        <w:rPr>
          <w:rFonts w:ascii="Times New Roman" w:hAnsi="Times New Roman" w:cs="Times New Roman"/>
          <w:sz w:val="24"/>
          <w:szCs w:val="24"/>
        </w:rPr>
      </w:pPr>
    </w:p>
    <w:p w14:paraId="1F804324" w14:textId="44737B43" w:rsidR="00AC7DB0" w:rsidRPr="00AC7DB0" w:rsidRDefault="0087522F" w:rsidP="00AC7DB0">
      <w:pPr>
        <w:spacing w:before="240" w:line="360" w:lineRule="auto"/>
        <w:jc w:val="right"/>
        <w:rPr>
          <w:rFonts w:ascii="Times New Roman" w:hAnsi="Times New Roman" w:cs="Times New Roman"/>
          <w:sz w:val="24"/>
          <w:szCs w:val="24"/>
        </w:rPr>
      </w:pPr>
      <w:r>
        <w:rPr>
          <w:rFonts w:ascii="Times New Roman" w:hAnsi="Times New Roman" w:cs="Times New Roman"/>
          <w:sz w:val="24"/>
          <w:szCs w:val="24"/>
        </w:rPr>
        <w:t>Γεωργία</w:t>
      </w:r>
      <w:r>
        <w:rPr>
          <w:rFonts w:ascii="Times New Roman" w:hAnsi="Times New Roman" w:cs="Times New Roman"/>
          <w:sz w:val="24"/>
          <w:szCs w:val="24"/>
        </w:rPr>
        <w:t xml:space="preserve"> </w:t>
      </w:r>
      <w:r w:rsidR="00197D0F">
        <w:rPr>
          <w:rFonts w:ascii="Times New Roman" w:hAnsi="Times New Roman" w:cs="Times New Roman"/>
          <w:sz w:val="24"/>
          <w:szCs w:val="24"/>
        </w:rPr>
        <w:t xml:space="preserve">Σαψάνη </w:t>
      </w:r>
    </w:p>
    <w:p w14:paraId="169C8283" w14:textId="0141A53B" w:rsidR="00AC7DB0" w:rsidRPr="00AC7DB0" w:rsidRDefault="00197D0F" w:rsidP="00AC7DB0">
      <w:pPr>
        <w:spacing w:line="360" w:lineRule="auto"/>
        <w:jc w:val="right"/>
        <w:rPr>
          <w:rFonts w:ascii="Times New Roman" w:hAnsi="Times New Roman" w:cs="Times New Roman"/>
          <w:sz w:val="24"/>
          <w:szCs w:val="24"/>
        </w:rPr>
      </w:pPr>
      <w:r>
        <w:rPr>
          <w:rFonts w:ascii="Times New Roman" w:hAnsi="Times New Roman" w:cs="Times New Roman"/>
          <w:sz w:val="24"/>
          <w:szCs w:val="24"/>
        </w:rPr>
        <w:t>Πάτρα, Ιούνιος 2015</w:t>
      </w:r>
    </w:p>
    <w:p w14:paraId="5F6FD945" w14:textId="77777777" w:rsidR="00AC7DB0" w:rsidRDefault="00AC7DB0">
      <w:pPr>
        <w:rPr>
          <w:rFonts w:ascii="Times New Roman" w:eastAsia="Times New Roman" w:hAnsi="Times New Roman" w:cs="Times New Roman"/>
          <w:b/>
        </w:rPr>
      </w:pPr>
    </w:p>
    <w:p w14:paraId="60EF1663" w14:textId="77777777" w:rsidR="00AC7DB0" w:rsidRDefault="00AC7DB0">
      <w:pPr>
        <w:rPr>
          <w:rFonts w:ascii="Times New Roman" w:eastAsia="Times New Roman" w:hAnsi="Times New Roman" w:cs="Times New Roman"/>
          <w:b/>
        </w:rPr>
      </w:pPr>
    </w:p>
    <w:p w14:paraId="4F3ACA80" w14:textId="77777777" w:rsidR="00AC7DB0" w:rsidRDefault="00AC7DB0">
      <w:pPr>
        <w:rPr>
          <w:rFonts w:ascii="Times New Roman" w:eastAsia="Times New Roman" w:hAnsi="Times New Roman" w:cs="Times New Roman"/>
          <w:b/>
        </w:rPr>
      </w:pPr>
    </w:p>
    <w:p w14:paraId="1D7777FA" w14:textId="77777777" w:rsidR="00AC7DB0" w:rsidRDefault="00AC7DB0">
      <w:pPr>
        <w:rPr>
          <w:rFonts w:ascii="Times New Roman" w:eastAsia="Times New Roman" w:hAnsi="Times New Roman" w:cs="Times New Roman"/>
          <w:b/>
        </w:rPr>
      </w:pPr>
    </w:p>
    <w:p w14:paraId="0B4285BE" w14:textId="77777777" w:rsidR="00AC7DB0" w:rsidRDefault="00AC7DB0">
      <w:pPr>
        <w:rPr>
          <w:rFonts w:ascii="Times New Roman" w:eastAsia="Times New Roman" w:hAnsi="Times New Roman" w:cs="Times New Roman"/>
          <w:b/>
        </w:rPr>
      </w:pPr>
    </w:p>
    <w:p w14:paraId="12118E49" w14:textId="77777777" w:rsidR="00AC7DB0" w:rsidRDefault="00AC7DB0">
      <w:pPr>
        <w:rPr>
          <w:rFonts w:ascii="Times New Roman" w:eastAsia="Times New Roman" w:hAnsi="Times New Roman" w:cs="Times New Roman"/>
          <w:b/>
        </w:rPr>
      </w:pPr>
    </w:p>
    <w:p w14:paraId="468C4C34" w14:textId="77777777" w:rsidR="00AC7DB0" w:rsidRDefault="00AC7DB0">
      <w:pPr>
        <w:rPr>
          <w:rFonts w:ascii="Times New Roman" w:eastAsia="Times New Roman" w:hAnsi="Times New Roman" w:cs="Times New Roman"/>
          <w:b/>
        </w:rPr>
      </w:pPr>
    </w:p>
    <w:p w14:paraId="0F543DE3" w14:textId="77777777" w:rsidR="00AC7DB0" w:rsidRDefault="00AC7DB0">
      <w:pPr>
        <w:rPr>
          <w:rFonts w:ascii="Times New Roman" w:eastAsia="Times New Roman" w:hAnsi="Times New Roman" w:cs="Times New Roman"/>
          <w:b/>
        </w:rPr>
      </w:pPr>
    </w:p>
    <w:p w14:paraId="2DD6DC85" w14:textId="77777777" w:rsidR="00AC7DB0" w:rsidRDefault="00AC7DB0">
      <w:pPr>
        <w:rPr>
          <w:rFonts w:ascii="Times New Roman" w:eastAsia="Times New Roman" w:hAnsi="Times New Roman" w:cs="Times New Roman"/>
          <w:b/>
        </w:rPr>
      </w:pPr>
    </w:p>
    <w:p w14:paraId="7C5CE208" w14:textId="77777777" w:rsidR="00AC7DB0" w:rsidRDefault="00AC7DB0">
      <w:pPr>
        <w:rPr>
          <w:rFonts w:ascii="Times New Roman" w:eastAsia="Times New Roman" w:hAnsi="Times New Roman" w:cs="Times New Roman"/>
          <w:b/>
        </w:rPr>
      </w:pPr>
    </w:p>
    <w:p w14:paraId="511ED516" w14:textId="77777777" w:rsidR="00D252EF" w:rsidRDefault="00D252EF">
      <w:pPr>
        <w:rPr>
          <w:rFonts w:ascii="Times New Roman" w:eastAsia="Times New Roman" w:hAnsi="Times New Roman" w:cs="Times New Roman"/>
          <w:b/>
        </w:rPr>
      </w:pPr>
    </w:p>
    <w:p w14:paraId="26E195BE" w14:textId="77777777" w:rsidR="00D252EF" w:rsidRDefault="00D252EF">
      <w:pPr>
        <w:rPr>
          <w:rFonts w:ascii="Times New Roman" w:eastAsia="Times New Roman" w:hAnsi="Times New Roman" w:cs="Times New Roman"/>
          <w:b/>
        </w:rPr>
      </w:pPr>
    </w:p>
    <w:p w14:paraId="373A7151" w14:textId="77777777" w:rsidR="00D252EF" w:rsidRPr="00AC7DB0" w:rsidRDefault="00D252EF">
      <w:pPr>
        <w:rPr>
          <w:rFonts w:ascii="Times New Roman" w:eastAsia="Times New Roman" w:hAnsi="Times New Roman" w:cs="Times New Roman"/>
          <w:b/>
        </w:rPr>
      </w:pPr>
    </w:p>
    <w:p w14:paraId="7B6A1966" w14:textId="77777777" w:rsidR="00AC3184" w:rsidRPr="00197D0F" w:rsidRDefault="00AC3184" w:rsidP="00AE530C">
      <w:pPr>
        <w:pStyle w:val="Heading1"/>
        <w:rPr>
          <w:rFonts w:asciiTheme="majorHAnsi" w:hAnsiTheme="majorHAnsi"/>
          <w:b/>
          <w:sz w:val="48"/>
          <w:szCs w:val="48"/>
        </w:rPr>
      </w:pPr>
      <w:bookmarkStart w:id="9" w:name="_Toc421474311"/>
      <w:bookmarkStart w:id="10" w:name="_Toc421737968"/>
      <w:r w:rsidRPr="00AE530C">
        <w:rPr>
          <w:rFonts w:asciiTheme="majorHAnsi" w:hAnsiTheme="majorHAnsi"/>
          <w:b/>
          <w:sz w:val="48"/>
          <w:szCs w:val="48"/>
        </w:rPr>
        <w:lastRenderedPageBreak/>
        <w:t>Περιεχόμενα</w:t>
      </w:r>
      <w:bookmarkEnd w:id="9"/>
      <w:bookmarkEnd w:id="10"/>
    </w:p>
    <w:sdt>
      <w:sdtPr>
        <w:rPr>
          <w:b/>
          <w:bCs/>
        </w:rPr>
        <w:id w:val="160517451"/>
        <w:docPartObj>
          <w:docPartGallery w:val="Table of Contents"/>
          <w:docPartUnique/>
        </w:docPartObj>
      </w:sdtPr>
      <w:sdtEndPr>
        <w:rPr>
          <w:b w:val="0"/>
          <w:bCs w:val="0"/>
          <w:noProof/>
        </w:rPr>
      </w:sdtEndPr>
      <w:sdtContent>
        <w:p w14:paraId="4B724CC3" w14:textId="580BACF1" w:rsidR="00D252EF" w:rsidRPr="00D252EF" w:rsidRDefault="00AE530C">
          <w:pPr>
            <w:pStyle w:val="TOC1"/>
            <w:tabs>
              <w:tab w:val="right" w:leader="dot" w:pos="8630"/>
            </w:tabs>
            <w:rPr>
              <w:rFonts w:asciiTheme="minorHAnsi" w:eastAsiaTheme="minorEastAsia" w:hAnsiTheme="minorHAnsi" w:cstheme="minorBidi"/>
              <w:noProof/>
              <w:color w:val="auto"/>
              <w:szCs w:val="22"/>
              <w:lang w:val="ru-RU" w:eastAsia="ru-RU"/>
            </w:rPr>
          </w:pPr>
          <w:r w:rsidRPr="00D252EF">
            <w:rPr>
              <w:bCs/>
            </w:rPr>
            <w:fldChar w:fldCharType="begin"/>
          </w:r>
          <w:r w:rsidRPr="00D252EF">
            <w:instrText xml:space="preserve"> TOC \o "1-3" \h \z \u </w:instrText>
          </w:r>
          <w:r w:rsidRPr="00D252EF">
            <w:rPr>
              <w:bCs/>
            </w:rPr>
            <w:fldChar w:fldCharType="separate"/>
          </w:r>
        </w:p>
        <w:p w14:paraId="7AF7AC34" w14:textId="77777777" w:rsidR="00D252EF" w:rsidRPr="00D252EF" w:rsidRDefault="001C5B13">
          <w:pPr>
            <w:pStyle w:val="TOC1"/>
            <w:tabs>
              <w:tab w:val="right" w:leader="dot" w:pos="8630"/>
            </w:tabs>
            <w:rPr>
              <w:rFonts w:asciiTheme="minorHAnsi" w:eastAsiaTheme="minorEastAsia" w:hAnsiTheme="minorHAnsi" w:cstheme="minorBidi"/>
              <w:noProof/>
              <w:color w:val="auto"/>
              <w:szCs w:val="22"/>
              <w:lang w:val="ru-RU" w:eastAsia="ru-RU"/>
            </w:rPr>
          </w:pPr>
          <w:hyperlink w:anchor="_Toc421737967" w:history="1">
            <w:r w:rsidR="00D252EF" w:rsidRPr="00A21E11">
              <w:rPr>
                <w:rStyle w:val="Hyperlink"/>
                <w:rFonts w:asciiTheme="majorHAnsi" w:hAnsiTheme="majorHAnsi" w:cs="Times New Roman"/>
                <w:noProof/>
              </w:rPr>
              <w:t>Ευχαριστίες</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_Toc421737967 \h </w:instrText>
            </w:r>
            <w:r w:rsidR="00D252EF" w:rsidRPr="00D252EF">
              <w:rPr>
                <w:noProof/>
                <w:webHidden/>
              </w:rPr>
            </w:r>
            <w:r w:rsidR="00D252EF" w:rsidRPr="00D252EF">
              <w:rPr>
                <w:noProof/>
                <w:webHidden/>
              </w:rPr>
              <w:fldChar w:fldCharType="separate"/>
            </w:r>
            <w:r w:rsidR="00705C69">
              <w:rPr>
                <w:noProof/>
                <w:webHidden/>
              </w:rPr>
              <w:t>2</w:t>
            </w:r>
            <w:r w:rsidR="00D252EF" w:rsidRPr="00D252EF">
              <w:rPr>
                <w:noProof/>
                <w:webHidden/>
              </w:rPr>
              <w:fldChar w:fldCharType="end"/>
            </w:r>
          </w:hyperlink>
        </w:p>
        <w:p w14:paraId="0A963F27" w14:textId="77777777" w:rsidR="00D252EF" w:rsidRPr="00D252EF" w:rsidRDefault="001C5B13">
          <w:pPr>
            <w:pStyle w:val="TOC1"/>
            <w:tabs>
              <w:tab w:val="right" w:leader="dot" w:pos="8630"/>
            </w:tabs>
            <w:rPr>
              <w:rFonts w:asciiTheme="minorHAnsi" w:eastAsiaTheme="minorEastAsia" w:hAnsiTheme="minorHAnsi" w:cstheme="minorBidi"/>
              <w:noProof/>
              <w:color w:val="auto"/>
              <w:szCs w:val="22"/>
              <w:lang w:val="ru-RU" w:eastAsia="ru-RU"/>
            </w:rPr>
          </w:pPr>
          <w:hyperlink w:anchor="_Toc421737968" w:history="1">
            <w:r w:rsidR="00D252EF" w:rsidRPr="00D252EF">
              <w:rPr>
                <w:rStyle w:val="Hyperlink"/>
                <w:rFonts w:asciiTheme="majorHAnsi" w:hAnsiTheme="majorHAnsi"/>
                <w:noProof/>
              </w:rPr>
              <w:t>Περιεχόμενα</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_Toc421737968 \h </w:instrText>
            </w:r>
            <w:r w:rsidR="00D252EF" w:rsidRPr="00D252EF">
              <w:rPr>
                <w:noProof/>
                <w:webHidden/>
              </w:rPr>
            </w:r>
            <w:r w:rsidR="00D252EF" w:rsidRPr="00D252EF">
              <w:rPr>
                <w:noProof/>
                <w:webHidden/>
              </w:rPr>
              <w:fldChar w:fldCharType="separate"/>
            </w:r>
            <w:r w:rsidR="00705C69">
              <w:rPr>
                <w:noProof/>
                <w:webHidden/>
              </w:rPr>
              <w:t>3</w:t>
            </w:r>
            <w:r w:rsidR="00D252EF" w:rsidRPr="00D252EF">
              <w:rPr>
                <w:noProof/>
                <w:webHidden/>
              </w:rPr>
              <w:fldChar w:fldCharType="end"/>
            </w:r>
          </w:hyperlink>
        </w:p>
        <w:p w14:paraId="4101832D" w14:textId="77777777" w:rsidR="00D252EF" w:rsidRPr="00D252EF" w:rsidRDefault="001C5B13">
          <w:pPr>
            <w:pStyle w:val="TOC1"/>
            <w:tabs>
              <w:tab w:val="right" w:leader="dot" w:pos="8630"/>
            </w:tabs>
            <w:rPr>
              <w:rFonts w:asciiTheme="minorHAnsi" w:eastAsiaTheme="minorEastAsia" w:hAnsiTheme="minorHAnsi" w:cstheme="minorBidi"/>
              <w:noProof/>
              <w:color w:val="auto"/>
              <w:szCs w:val="22"/>
              <w:lang w:val="ru-RU" w:eastAsia="ru-RU"/>
            </w:rPr>
          </w:pPr>
          <w:hyperlink w:anchor="_Toc421737969" w:history="1">
            <w:r w:rsidR="00D252EF" w:rsidRPr="00D252EF">
              <w:rPr>
                <w:rStyle w:val="Hyperlink"/>
                <w:rFonts w:asciiTheme="majorHAnsi" w:hAnsiTheme="majorHAnsi"/>
                <w:noProof/>
              </w:rPr>
              <w:t>Κεφάλαιο 1</w:t>
            </w:r>
            <w:r w:rsidR="00D252EF" w:rsidRPr="00D252EF">
              <w:rPr>
                <w:rStyle w:val="Hyperlink"/>
                <w:rFonts w:asciiTheme="majorHAnsi" w:hAnsiTheme="majorHAnsi"/>
                <w:noProof/>
                <w:vertAlign w:val="superscript"/>
              </w:rPr>
              <w:t>ο</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_Toc421737969 \h </w:instrText>
            </w:r>
            <w:r w:rsidR="00D252EF" w:rsidRPr="00D252EF">
              <w:rPr>
                <w:noProof/>
                <w:webHidden/>
              </w:rPr>
            </w:r>
            <w:r w:rsidR="00D252EF" w:rsidRPr="00D252EF">
              <w:rPr>
                <w:noProof/>
                <w:webHidden/>
              </w:rPr>
              <w:fldChar w:fldCharType="separate"/>
            </w:r>
            <w:r w:rsidR="00705C69">
              <w:rPr>
                <w:noProof/>
                <w:webHidden/>
              </w:rPr>
              <w:t>5</w:t>
            </w:r>
            <w:r w:rsidR="00D252EF" w:rsidRPr="00D252EF">
              <w:rPr>
                <w:noProof/>
                <w:webHidden/>
              </w:rPr>
              <w:fldChar w:fldCharType="end"/>
            </w:r>
          </w:hyperlink>
        </w:p>
        <w:p w14:paraId="72121E2D" w14:textId="77777777" w:rsidR="00D252EF" w:rsidRPr="00D252EF" w:rsidRDefault="001C5B13">
          <w:pPr>
            <w:pStyle w:val="TOC2"/>
            <w:tabs>
              <w:tab w:val="right" w:leader="dot" w:pos="8630"/>
            </w:tabs>
            <w:rPr>
              <w:rFonts w:asciiTheme="minorHAnsi" w:eastAsiaTheme="minorEastAsia" w:hAnsiTheme="minorHAnsi" w:cstheme="minorBidi"/>
              <w:noProof/>
              <w:color w:val="auto"/>
              <w:szCs w:val="22"/>
              <w:lang w:val="ru-RU" w:eastAsia="ru-RU"/>
            </w:rPr>
          </w:pPr>
          <w:hyperlink w:anchor="_Toc421737970" w:history="1">
            <w:r w:rsidR="00D252EF" w:rsidRPr="00D252EF">
              <w:rPr>
                <w:rStyle w:val="Hyperlink"/>
                <w:rFonts w:asciiTheme="majorHAnsi" w:hAnsiTheme="majorHAnsi"/>
                <w:noProof/>
              </w:rPr>
              <w:t>1.Εισαγωγή</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_Toc421737970 \h </w:instrText>
            </w:r>
            <w:r w:rsidR="00D252EF" w:rsidRPr="00D252EF">
              <w:rPr>
                <w:noProof/>
                <w:webHidden/>
              </w:rPr>
            </w:r>
            <w:r w:rsidR="00D252EF" w:rsidRPr="00D252EF">
              <w:rPr>
                <w:noProof/>
                <w:webHidden/>
              </w:rPr>
              <w:fldChar w:fldCharType="separate"/>
            </w:r>
            <w:r w:rsidR="00705C69">
              <w:rPr>
                <w:noProof/>
                <w:webHidden/>
              </w:rPr>
              <w:t>5</w:t>
            </w:r>
            <w:r w:rsidR="00D252EF" w:rsidRPr="00D252EF">
              <w:rPr>
                <w:noProof/>
                <w:webHidden/>
              </w:rPr>
              <w:fldChar w:fldCharType="end"/>
            </w:r>
          </w:hyperlink>
        </w:p>
        <w:p w14:paraId="3C1C9378" w14:textId="77777777" w:rsidR="00D252EF" w:rsidRPr="00D252EF" w:rsidRDefault="001C5B13">
          <w:pPr>
            <w:pStyle w:val="TOC1"/>
            <w:tabs>
              <w:tab w:val="right" w:leader="dot" w:pos="8630"/>
            </w:tabs>
            <w:rPr>
              <w:rFonts w:asciiTheme="minorHAnsi" w:eastAsiaTheme="minorEastAsia" w:hAnsiTheme="minorHAnsi" w:cstheme="minorBidi"/>
              <w:noProof/>
              <w:color w:val="auto"/>
              <w:szCs w:val="22"/>
              <w:lang w:val="ru-RU" w:eastAsia="ru-RU"/>
            </w:rPr>
          </w:pPr>
          <w:hyperlink w:anchor="_Toc421737971" w:history="1">
            <w:r w:rsidR="00D252EF" w:rsidRPr="00D252EF">
              <w:rPr>
                <w:rStyle w:val="Hyperlink"/>
                <w:rFonts w:asciiTheme="majorHAnsi" w:hAnsiTheme="majorHAnsi"/>
                <w:noProof/>
              </w:rPr>
              <w:t>Κεφάλαιο 2</w:t>
            </w:r>
            <w:r w:rsidR="00D252EF" w:rsidRPr="00D252EF">
              <w:rPr>
                <w:rStyle w:val="Hyperlink"/>
                <w:rFonts w:asciiTheme="majorHAnsi" w:hAnsiTheme="majorHAnsi"/>
                <w:noProof/>
                <w:vertAlign w:val="superscript"/>
              </w:rPr>
              <w:t>ο</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_Toc421737971 \h </w:instrText>
            </w:r>
            <w:r w:rsidR="00D252EF" w:rsidRPr="00D252EF">
              <w:rPr>
                <w:noProof/>
                <w:webHidden/>
              </w:rPr>
            </w:r>
            <w:r w:rsidR="00D252EF" w:rsidRPr="00D252EF">
              <w:rPr>
                <w:noProof/>
                <w:webHidden/>
              </w:rPr>
              <w:fldChar w:fldCharType="separate"/>
            </w:r>
            <w:r w:rsidR="00705C69">
              <w:rPr>
                <w:noProof/>
                <w:webHidden/>
              </w:rPr>
              <w:t>8</w:t>
            </w:r>
            <w:r w:rsidR="00D252EF" w:rsidRPr="00D252EF">
              <w:rPr>
                <w:noProof/>
                <w:webHidden/>
              </w:rPr>
              <w:fldChar w:fldCharType="end"/>
            </w:r>
          </w:hyperlink>
        </w:p>
        <w:p w14:paraId="7D4D6960" w14:textId="4DA8E795" w:rsidR="00D252EF" w:rsidRPr="00D252EF" w:rsidRDefault="001C5B13" w:rsidP="00D252EF">
          <w:pPr>
            <w:pStyle w:val="TOC2"/>
            <w:tabs>
              <w:tab w:val="right" w:leader="dot" w:pos="8630"/>
            </w:tabs>
            <w:rPr>
              <w:rFonts w:asciiTheme="minorHAnsi" w:eastAsiaTheme="minorEastAsia" w:hAnsiTheme="minorHAnsi" w:cstheme="minorBidi"/>
              <w:noProof/>
              <w:color w:val="auto"/>
              <w:szCs w:val="22"/>
              <w:lang w:val="ru-RU" w:eastAsia="ru-RU"/>
            </w:rPr>
          </w:pPr>
          <w:hyperlink w:anchor="_Toc421737972" w:history="1">
            <w:r w:rsidR="00D252EF" w:rsidRPr="00D252EF">
              <w:rPr>
                <w:rStyle w:val="Hyperlink"/>
                <w:rFonts w:asciiTheme="majorHAnsi" w:hAnsiTheme="majorHAnsi"/>
                <w:noProof/>
              </w:rPr>
              <w:t>2. Επισκόπηση Πεδίου</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_Toc421737972 \h </w:instrText>
            </w:r>
            <w:r w:rsidR="00D252EF" w:rsidRPr="00D252EF">
              <w:rPr>
                <w:noProof/>
                <w:webHidden/>
              </w:rPr>
            </w:r>
            <w:r w:rsidR="00D252EF" w:rsidRPr="00D252EF">
              <w:rPr>
                <w:noProof/>
                <w:webHidden/>
              </w:rPr>
              <w:fldChar w:fldCharType="separate"/>
            </w:r>
            <w:r w:rsidR="00705C69">
              <w:rPr>
                <w:noProof/>
                <w:webHidden/>
              </w:rPr>
              <w:t>8</w:t>
            </w:r>
            <w:r w:rsidR="00D252EF" w:rsidRPr="00D252EF">
              <w:rPr>
                <w:noProof/>
                <w:webHidden/>
              </w:rPr>
              <w:fldChar w:fldCharType="end"/>
            </w:r>
          </w:hyperlink>
        </w:p>
        <w:p w14:paraId="1DD09604" w14:textId="77777777" w:rsidR="00D252EF" w:rsidRPr="00D252EF" w:rsidRDefault="001C5B13">
          <w:pPr>
            <w:pStyle w:val="TOC2"/>
            <w:tabs>
              <w:tab w:val="right" w:leader="dot" w:pos="8630"/>
            </w:tabs>
            <w:rPr>
              <w:rFonts w:asciiTheme="minorHAnsi" w:eastAsiaTheme="minorEastAsia" w:hAnsiTheme="minorHAnsi" w:cstheme="minorBidi"/>
              <w:noProof/>
              <w:color w:val="auto"/>
              <w:szCs w:val="22"/>
              <w:lang w:val="ru-RU" w:eastAsia="ru-RU"/>
            </w:rPr>
          </w:pPr>
          <w:hyperlink w:anchor="_Toc421737974" w:history="1">
            <w:r w:rsidR="00D252EF" w:rsidRPr="00D252EF">
              <w:rPr>
                <w:rStyle w:val="Hyperlink"/>
                <w:rFonts w:asciiTheme="majorHAnsi" w:hAnsiTheme="majorHAnsi"/>
                <w:noProof/>
              </w:rPr>
              <w:t>2.1 Βασικό Πρόβλημα</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_Toc421737974 \h </w:instrText>
            </w:r>
            <w:r w:rsidR="00D252EF" w:rsidRPr="00D252EF">
              <w:rPr>
                <w:noProof/>
                <w:webHidden/>
              </w:rPr>
            </w:r>
            <w:r w:rsidR="00D252EF" w:rsidRPr="00D252EF">
              <w:rPr>
                <w:noProof/>
                <w:webHidden/>
              </w:rPr>
              <w:fldChar w:fldCharType="separate"/>
            </w:r>
            <w:r w:rsidR="00705C69">
              <w:rPr>
                <w:noProof/>
                <w:webHidden/>
              </w:rPr>
              <w:t>8</w:t>
            </w:r>
            <w:r w:rsidR="00D252EF" w:rsidRPr="00D252EF">
              <w:rPr>
                <w:noProof/>
                <w:webHidden/>
              </w:rPr>
              <w:fldChar w:fldCharType="end"/>
            </w:r>
          </w:hyperlink>
        </w:p>
        <w:p w14:paraId="6617E0F5" w14:textId="77777777" w:rsidR="00D252EF" w:rsidRPr="00D252EF" w:rsidRDefault="001C5B13">
          <w:pPr>
            <w:pStyle w:val="TOC2"/>
            <w:tabs>
              <w:tab w:val="right" w:leader="dot" w:pos="8630"/>
            </w:tabs>
            <w:rPr>
              <w:rFonts w:asciiTheme="minorHAnsi" w:eastAsiaTheme="minorEastAsia" w:hAnsiTheme="minorHAnsi" w:cstheme="minorBidi"/>
              <w:noProof/>
              <w:color w:val="auto"/>
              <w:szCs w:val="22"/>
              <w:lang w:val="ru-RU" w:eastAsia="ru-RU"/>
            </w:rPr>
          </w:pPr>
          <w:hyperlink w:anchor="_Toc421737975" w:history="1">
            <w:r w:rsidR="00D252EF" w:rsidRPr="00D252EF">
              <w:rPr>
                <w:rStyle w:val="Hyperlink"/>
                <w:rFonts w:asciiTheme="majorHAnsi" w:hAnsiTheme="majorHAnsi"/>
                <w:noProof/>
                <w:lang w:val="en-US"/>
              </w:rPr>
              <w:t xml:space="preserve">2.2 Educational Data Mining &amp; Learning Analytics: </w:t>
            </w:r>
            <w:r w:rsidR="00D252EF" w:rsidRPr="00D252EF">
              <w:rPr>
                <w:rStyle w:val="Hyperlink"/>
                <w:rFonts w:asciiTheme="majorHAnsi" w:hAnsiTheme="majorHAnsi"/>
                <w:noProof/>
              </w:rPr>
              <w:t>Διαφορές</w:t>
            </w:r>
            <w:r w:rsidR="00D252EF" w:rsidRPr="00D252EF">
              <w:rPr>
                <w:rStyle w:val="Hyperlink"/>
                <w:rFonts w:asciiTheme="majorHAnsi" w:hAnsiTheme="majorHAnsi"/>
                <w:noProof/>
                <w:lang w:val="en-US"/>
              </w:rPr>
              <w:t xml:space="preserve"> </w:t>
            </w:r>
            <w:r w:rsidR="00D252EF" w:rsidRPr="00D252EF">
              <w:rPr>
                <w:rStyle w:val="Hyperlink"/>
                <w:rFonts w:asciiTheme="majorHAnsi" w:hAnsiTheme="majorHAnsi"/>
                <w:noProof/>
              </w:rPr>
              <w:t>και</w:t>
            </w:r>
            <w:r w:rsidR="00D252EF" w:rsidRPr="00D252EF">
              <w:rPr>
                <w:rStyle w:val="Hyperlink"/>
                <w:rFonts w:asciiTheme="majorHAnsi" w:hAnsiTheme="majorHAnsi"/>
                <w:noProof/>
                <w:lang w:val="en-US"/>
              </w:rPr>
              <w:t xml:space="preserve"> </w:t>
            </w:r>
            <w:r w:rsidR="00D252EF" w:rsidRPr="00D252EF">
              <w:rPr>
                <w:rStyle w:val="Hyperlink"/>
                <w:rFonts w:asciiTheme="majorHAnsi" w:hAnsiTheme="majorHAnsi"/>
                <w:noProof/>
              </w:rPr>
              <w:t>Στόχοι</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_Toc421737975 \h </w:instrText>
            </w:r>
            <w:r w:rsidR="00D252EF" w:rsidRPr="00D252EF">
              <w:rPr>
                <w:noProof/>
                <w:webHidden/>
              </w:rPr>
            </w:r>
            <w:r w:rsidR="00D252EF" w:rsidRPr="00D252EF">
              <w:rPr>
                <w:noProof/>
                <w:webHidden/>
              </w:rPr>
              <w:fldChar w:fldCharType="separate"/>
            </w:r>
            <w:r w:rsidR="00705C69">
              <w:rPr>
                <w:noProof/>
                <w:webHidden/>
              </w:rPr>
              <w:t>9</w:t>
            </w:r>
            <w:r w:rsidR="00D252EF" w:rsidRPr="00D252EF">
              <w:rPr>
                <w:noProof/>
                <w:webHidden/>
              </w:rPr>
              <w:fldChar w:fldCharType="end"/>
            </w:r>
          </w:hyperlink>
        </w:p>
        <w:p w14:paraId="3D1DF81D" w14:textId="77777777" w:rsidR="00D252EF" w:rsidRPr="00D252EF" w:rsidRDefault="001C5B13">
          <w:pPr>
            <w:pStyle w:val="TOC2"/>
            <w:tabs>
              <w:tab w:val="right" w:leader="dot" w:pos="8630"/>
            </w:tabs>
            <w:rPr>
              <w:rFonts w:asciiTheme="minorHAnsi" w:eastAsiaTheme="minorEastAsia" w:hAnsiTheme="minorHAnsi" w:cstheme="minorBidi"/>
              <w:noProof/>
              <w:color w:val="auto"/>
              <w:szCs w:val="22"/>
              <w:lang w:val="ru-RU" w:eastAsia="ru-RU"/>
            </w:rPr>
          </w:pPr>
          <w:hyperlink w:anchor="_Toc421737976" w:history="1">
            <w:r w:rsidR="00D252EF" w:rsidRPr="00D252EF">
              <w:rPr>
                <w:rStyle w:val="Hyperlink"/>
                <w:rFonts w:asciiTheme="majorHAnsi" w:hAnsiTheme="majorHAnsi"/>
                <w:noProof/>
              </w:rPr>
              <w:t>2.3 Κατηγορίες Τεχνικών &amp; Μεθόδων</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_Toc421737976 \h </w:instrText>
            </w:r>
            <w:r w:rsidR="00D252EF" w:rsidRPr="00D252EF">
              <w:rPr>
                <w:noProof/>
                <w:webHidden/>
              </w:rPr>
            </w:r>
            <w:r w:rsidR="00D252EF" w:rsidRPr="00D252EF">
              <w:rPr>
                <w:noProof/>
                <w:webHidden/>
              </w:rPr>
              <w:fldChar w:fldCharType="separate"/>
            </w:r>
            <w:r w:rsidR="00705C69">
              <w:rPr>
                <w:noProof/>
                <w:webHidden/>
              </w:rPr>
              <w:t>12</w:t>
            </w:r>
            <w:r w:rsidR="00D252EF" w:rsidRPr="00D252EF">
              <w:rPr>
                <w:noProof/>
                <w:webHidden/>
              </w:rPr>
              <w:fldChar w:fldCharType="end"/>
            </w:r>
          </w:hyperlink>
        </w:p>
        <w:p w14:paraId="41C43399" w14:textId="77777777" w:rsidR="00D252EF" w:rsidRPr="00D252EF" w:rsidRDefault="001C5B13">
          <w:pPr>
            <w:pStyle w:val="TOC2"/>
            <w:tabs>
              <w:tab w:val="right" w:leader="dot" w:pos="8630"/>
            </w:tabs>
            <w:rPr>
              <w:rFonts w:asciiTheme="minorHAnsi" w:eastAsiaTheme="minorEastAsia" w:hAnsiTheme="minorHAnsi" w:cstheme="minorBidi"/>
              <w:noProof/>
              <w:color w:val="auto"/>
              <w:szCs w:val="22"/>
              <w:lang w:val="ru-RU" w:eastAsia="ru-RU"/>
            </w:rPr>
          </w:pPr>
          <w:hyperlink w:anchor="_Toc421737977" w:history="1">
            <w:r w:rsidR="00D252EF" w:rsidRPr="00D252EF">
              <w:rPr>
                <w:rStyle w:val="Hyperlink"/>
                <w:rFonts w:asciiTheme="majorHAnsi" w:hAnsiTheme="majorHAnsi"/>
                <w:noProof/>
              </w:rPr>
              <w:t>2.4 Σχετικές Εργασίες</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_Toc421737977 \h </w:instrText>
            </w:r>
            <w:r w:rsidR="00D252EF" w:rsidRPr="00D252EF">
              <w:rPr>
                <w:noProof/>
                <w:webHidden/>
              </w:rPr>
            </w:r>
            <w:r w:rsidR="00D252EF" w:rsidRPr="00D252EF">
              <w:rPr>
                <w:noProof/>
                <w:webHidden/>
              </w:rPr>
              <w:fldChar w:fldCharType="separate"/>
            </w:r>
            <w:r w:rsidR="00705C69">
              <w:rPr>
                <w:noProof/>
                <w:webHidden/>
              </w:rPr>
              <w:t>16</w:t>
            </w:r>
            <w:r w:rsidR="00D252EF" w:rsidRPr="00D252EF">
              <w:rPr>
                <w:noProof/>
                <w:webHidden/>
              </w:rPr>
              <w:fldChar w:fldCharType="end"/>
            </w:r>
          </w:hyperlink>
        </w:p>
        <w:p w14:paraId="1EFC3DDD" w14:textId="77777777" w:rsidR="00D252EF" w:rsidRPr="00D252EF" w:rsidRDefault="001C5B13">
          <w:pPr>
            <w:pStyle w:val="TOC1"/>
            <w:tabs>
              <w:tab w:val="right" w:leader="dot" w:pos="8630"/>
            </w:tabs>
            <w:rPr>
              <w:rFonts w:asciiTheme="minorHAnsi" w:eastAsiaTheme="minorEastAsia" w:hAnsiTheme="minorHAnsi" w:cstheme="minorBidi"/>
              <w:noProof/>
              <w:color w:val="auto"/>
              <w:szCs w:val="22"/>
              <w:lang w:val="ru-RU" w:eastAsia="ru-RU"/>
            </w:rPr>
          </w:pPr>
          <w:hyperlink w:anchor="_Toc421737978" w:history="1">
            <w:r w:rsidR="00D252EF" w:rsidRPr="00D252EF">
              <w:rPr>
                <w:rStyle w:val="Hyperlink"/>
                <w:rFonts w:asciiTheme="majorHAnsi" w:eastAsia="Times New Roman" w:hAnsiTheme="majorHAnsi" w:cs="Times New Roman"/>
                <w:noProof/>
              </w:rPr>
              <w:t>Κεφάλαιο 3</w:t>
            </w:r>
            <w:r w:rsidR="00D252EF" w:rsidRPr="00D252EF">
              <w:rPr>
                <w:rStyle w:val="Hyperlink"/>
                <w:rFonts w:asciiTheme="majorHAnsi" w:eastAsia="Times New Roman" w:hAnsiTheme="majorHAnsi" w:cs="Times New Roman"/>
                <w:noProof/>
                <w:vertAlign w:val="superscript"/>
              </w:rPr>
              <w:t>ο</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_Toc421737978 \h </w:instrText>
            </w:r>
            <w:r w:rsidR="00D252EF" w:rsidRPr="00D252EF">
              <w:rPr>
                <w:noProof/>
                <w:webHidden/>
              </w:rPr>
            </w:r>
            <w:r w:rsidR="00D252EF" w:rsidRPr="00D252EF">
              <w:rPr>
                <w:noProof/>
                <w:webHidden/>
              </w:rPr>
              <w:fldChar w:fldCharType="separate"/>
            </w:r>
            <w:r w:rsidR="00705C69">
              <w:rPr>
                <w:noProof/>
                <w:webHidden/>
              </w:rPr>
              <w:t>26</w:t>
            </w:r>
            <w:r w:rsidR="00D252EF" w:rsidRPr="00D252EF">
              <w:rPr>
                <w:noProof/>
                <w:webHidden/>
              </w:rPr>
              <w:fldChar w:fldCharType="end"/>
            </w:r>
          </w:hyperlink>
        </w:p>
        <w:p w14:paraId="4DDE137D" w14:textId="77777777" w:rsidR="00D252EF" w:rsidRPr="00D252EF" w:rsidRDefault="001C5B13">
          <w:pPr>
            <w:pStyle w:val="TOC1"/>
            <w:tabs>
              <w:tab w:val="right" w:leader="dot" w:pos="8630"/>
            </w:tabs>
            <w:rPr>
              <w:rFonts w:asciiTheme="minorHAnsi" w:eastAsiaTheme="minorEastAsia" w:hAnsiTheme="minorHAnsi" w:cstheme="minorBidi"/>
              <w:noProof/>
              <w:color w:val="auto"/>
              <w:szCs w:val="22"/>
              <w:lang w:val="ru-RU" w:eastAsia="ru-RU"/>
            </w:rPr>
          </w:pPr>
          <w:hyperlink w:anchor="_Toc421737979" w:history="1">
            <w:r w:rsidR="00D252EF" w:rsidRPr="00D252EF">
              <w:rPr>
                <w:rStyle w:val="Hyperlink"/>
                <w:rFonts w:asciiTheme="majorHAnsi" w:hAnsiTheme="majorHAnsi"/>
                <w:noProof/>
              </w:rPr>
              <w:t>3. Εργαλεία</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_Toc421737979 \h </w:instrText>
            </w:r>
            <w:r w:rsidR="00D252EF" w:rsidRPr="00D252EF">
              <w:rPr>
                <w:noProof/>
                <w:webHidden/>
              </w:rPr>
            </w:r>
            <w:r w:rsidR="00D252EF" w:rsidRPr="00D252EF">
              <w:rPr>
                <w:noProof/>
                <w:webHidden/>
              </w:rPr>
              <w:fldChar w:fldCharType="separate"/>
            </w:r>
            <w:r w:rsidR="00705C69">
              <w:rPr>
                <w:noProof/>
                <w:webHidden/>
              </w:rPr>
              <w:t>26</w:t>
            </w:r>
            <w:r w:rsidR="00D252EF" w:rsidRPr="00D252EF">
              <w:rPr>
                <w:noProof/>
                <w:webHidden/>
              </w:rPr>
              <w:fldChar w:fldCharType="end"/>
            </w:r>
          </w:hyperlink>
        </w:p>
        <w:p w14:paraId="5B9E71D5" w14:textId="77777777" w:rsidR="00D252EF" w:rsidRPr="00D252EF" w:rsidRDefault="001C5B13">
          <w:pPr>
            <w:pStyle w:val="TOC2"/>
            <w:tabs>
              <w:tab w:val="right" w:leader="dot" w:pos="8630"/>
            </w:tabs>
            <w:rPr>
              <w:rFonts w:asciiTheme="minorHAnsi" w:eastAsiaTheme="minorEastAsia" w:hAnsiTheme="minorHAnsi" w:cstheme="minorBidi"/>
              <w:noProof/>
              <w:color w:val="auto"/>
              <w:szCs w:val="22"/>
              <w:lang w:val="ru-RU" w:eastAsia="ru-RU"/>
            </w:rPr>
          </w:pPr>
          <w:hyperlink w:anchor="_Toc421737980" w:history="1">
            <w:r w:rsidR="00D252EF" w:rsidRPr="00D252EF">
              <w:rPr>
                <w:rStyle w:val="Hyperlink"/>
                <w:rFonts w:asciiTheme="majorHAnsi" w:hAnsiTheme="majorHAnsi"/>
                <w:noProof/>
              </w:rPr>
              <w:t>3.1 Εργαλεία Οπτικοποίησης Δεδομένων</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_Toc421737980 \h </w:instrText>
            </w:r>
            <w:r w:rsidR="00D252EF" w:rsidRPr="00D252EF">
              <w:rPr>
                <w:noProof/>
                <w:webHidden/>
              </w:rPr>
            </w:r>
            <w:r w:rsidR="00D252EF" w:rsidRPr="00D252EF">
              <w:rPr>
                <w:noProof/>
                <w:webHidden/>
              </w:rPr>
              <w:fldChar w:fldCharType="separate"/>
            </w:r>
            <w:r w:rsidR="00705C69">
              <w:rPr>
                <w:noProof/>
                <w:webHidden/>
              </w:rPr>
              <w:t>26</w:t>
            </w:r>
            <w:r w:rsidR="00D252EF" w:rsidRPr="00D252EF">
              <w:rPr>
                <w:noProof/>
                <w:webHidden/>
              </w:rPr>
              <w:fldChar w:fldCharType="end"/>
            </w:r>
          </w:hyperlink>
        </w:p>
        <w:p w14:paraId="6881E6E5" w14:textId="77777777" w:rsidR="00D252EF" w:rsidRPr="00D252EF" w:rsidRDefault="001C5B13">
          <w:pPr>
            <w:pStyle w:val="TOC3"/>
            <w:tabs>
              <w:tab w:val="right" w:leader="dot" w:pos="8630"/>
            </w:tabs>
            <w:rPr>
              <w:rFonts w:asciiTheme="minorHAnsi" w:eastAsiaTheme="minorEastAsia" w:hAnsiTheme="minorHAnsi" w:cstheme="minorBidi"/>
              <w:noProof/>
              <w:color w:val="auto"/>
              <w:szCs w:val="22"/>
              <w:lang w:val="ru-RU" w:eastAsia="ru-RU"/>
            </w:rPr>
          </w:pPr>
          <w:hyperlink w:anchor="_Toc421737981" w:history="1">
            <w:r w:rsidR="00D252EF" w:rsidRPr="00D252EF">
              <w:rPr>
                <w:rStyle w:val="Hyperlink"/>
                <w:rFonts w:asciiTheme="majorHAnsi" w:hAnsiTheme="majorHAnsi"/>
                <w:noProof/>
              </w:rPr>
              <w:t>3.1.1 Δωρεάν εργαλεία οπτικοποίησης</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_Toc421737981 \h </w:instrText>
            </w:r>
            <w:r w:rsidR="00D252EF" w:rsidRPr="00D252EF">
              <w:rPr>
                <w:noProof/>
                <w:webHidden/>
              </w:rPr>
            </w:r>
            <w:r w:rsidR="00D252EF" w:rsidRPr="00D252EF">
              <w:rPr>
                <w:noProof/>
                <w:webHidden/>
              </w:rPr>
              <w:fldChar w:fldCharType="separate"/>
            </w:r>
            <w:r w:rsidR="00705C69">
              <w:rPr>
                <w:noProof/>
                <w:webHidden/>
              </w:rPr>
              <w:t>26</w:t>
            </w:r>
            <w:r w:rsidR="00D252EF" w:rsidRPr="00D252EF">
              <w:rPr>
                <w:noProof/>
                <w:webHidden/>
              </w:rPr>
              <w:fldChar w:fldCharType="end"/>
            </w:r>
          </w:hyperlink>
        </w:p>
        <w:p w14:paraId="5A83DC52" w14:textId="77777777" w:rsidR="00D252EF" w:rsidRPr="00D252EF" w:rsidRDefault="001C5B13">
          <w:pPr>
            <w:pStyle w:val="TOC3"/>
            <w:tabs>
              <w:tab w:val="right" w:leader="dot" w:pos="8630"/>
            </w:tabs>
            <w:rPr>
              <w:rFonts w:asciiTheme="minorHAnsi" w:eastAsiaTheme="minorEastAsia" w:hAnsiTheme="minorHAnsi" w:cstheme="minorBidi"/>
              <w:noProof/>
              <w:color w:val="auto"/>
              <w:szCs w:val="22"/>
              <w:lang w:val="ru-RU" w:eastAsia="ru-RU"/>
            </w:rPr>
          </w:pPr>
          <w:hyperlink w:anchor="_Toc421737982" w:history="1">
            <w:r w:rsidR="00D252EF" w:rsidRPr="00D252EF">
              <w:rPr>
                <w:rStyle w:val="Hyperlink"/>
                <w:rFonts w:asciiTheme="majorHAnsi" w:hAnsiTheme="majorHAnsi"/>
                <w:noProof/>
              </w:rPr>
              <w:t>3.1.2 Μη δωρεάν εργαλεία οπτικοποίησης</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_Toc421737982 \h </w:instrText>
            </w:r>
            <w:r w:rsidR="00D252EF" w:rsidRPr="00D252EF">
              <w:rPr>
                <w:noProof/>
                <w:webHidden/>
              </w:rPr>
            </w:r>
            <w:r w:rsidR="00D252EF" w:rsidRPr="00D252EF">
              <w:rPr>
                <w:noProof/>
                <w:webHidden/>
              </w:rPr>
              <w:fldChar w:fldCharType="separate"/>
            </w:r>
            <w:r w:rsidR="00705C69">
              <w:rPr>
                <w:noProof/>
                <w:webHidden/>
              </w:rPr>
              <w:t>34</w:t>
            </w:r>
            <w:r w:rsidR="00D252EF" w:rsidRPr="00D252EF">
              <w:rPr>
                <w:noProof/>
                <w:webHidden/>
              </w:rPr>
              <w:fldChar w:fldCharType="end"/>
            </w:r>
          </w:hyperlink>
        </w:p>
        <w:p w14:paraId="0FA81CAB" w14:textId="77777777" w:rsidR="00D252EF" w:rsidRPr="00D252EF" w:rsidRDefault="001C5B13">
          <w:pPr>
            <w:pStyle w:val="TOC2"/>
            <w:tabs>
              <w:tab w:val="right" w:leader="dot" w:pos="8630"/>
            </w:tabs>
            <w:rPr>
              <w:rFonts w:asciiTheme="minorHAnsi" w:eastAsiaTheme="minorEastAsia" w:hAnsiTheme="minorHAnsi" w:cstheme="minorBidi"/>
              <w:noProof/>
              <w:color w:val="auto"/>
              <w:szCs w:val="22"/>
              <w:lang w:val="ru-RU" w:eastAsia="ru-RU"/>
            </w:rPr>
          </w:pPr>
          <w:hyperlink w:anchor="_Toc421737983" w:history="1">
            <w:r w:rsidR="00D252EF" w:rsidRPr="00D252EF">
              <w:rPr>
                <w:rStyle w:val="Hyperlink"/>
                <w:rFonts w:asciiTheme="majorHAnsi" w:hAnsiTheme="majorHAnsi"/>
                <w:noProof/>
              </w:rPr>
              <w:t>3.2 Εργαλεία χρήσης δεδομένων για πρόβλεψη</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_Toc421737983 \h </w:instrText>
            </w:r>
            <w:r w:rsidR="00D252EF" w:rsidRPr="00D252EF">
              <w:rPr>
                <w:noProof/>
                <w:webHidden/>
              </w:rPr>
            </w:r>
            <w:r w:rsidR="00D252EF" w:rsidRPr="00D252EF">
              <w:rPr>
                <w:noProof/>
                <w:webHidden/>
              </w:rPr>
              <w:fldChar w:fldCharType="separate"/>
            </w:r>
            <w:r w:rsidR="00705C69">
              <w:rPr>
                <w:noProof/>
                <w:webHidden/>
              </w:rPr>
              <w:t>38</w:t>
            </w:r>
            <w:r w:rsidR="00D252EF" w:rsidRPr="00D252EF">
              <w:rPr>
                <w:noProof/>
                <w:webHidden/>
              </w:rPr>
              <w:fldChar w:fldCharType="end"/>
            </w:r>
          </w:hyperlink>
        </w:p>
        <w:p w14:paraId="3F608EA8" w14:textId="77777777" w:rsidR="00D252EF" w:rsidRPr="00D252EF" w:rsidRDefault="001C5B13">
          <w:pPr>
            <w:pStyle w:val="TOC3"/>
            <w:tabs>
              <w:tab w:val="right" w:leader="dot" w:pos="8630"/>
            </w:tabs>
            <w:rPr>
              <w:rFonts w:asciiTheme="minorHAnsi" w:eastAsiaTheme="minorEastAsia" w:hAnsiTheme="minorHAnsi" w:cstheme="minorBidi"/>
              <w:noProof/>
              <w:color w:val="auto"/>
              <w:szCs w:val="22"/>
              <w:lang w:val="ru-RU" w:eastAsia="ru-RU"/>
            </w:rPr>
          </w:pPr>
          <w:hyperlink w:anchor="_Toc421737984" w:history="1">
            <w:r w:rsidR="00D252EF" w:rsidRPr="00D252EF">
              <w:rPr>
                <w:rStyle w:val="Hyperlink"/>
                <w:rFonts w:asciiTheme="majorHAnsi" w:hAnsiTheme="majorHAnsi"/>
                <w:noProof/>
              </w:rPr>
              <w:t>3.2.1 Δωρεάν εργαλεία πρόβλεψης</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_Toc421737984 \h </w:instrText>
            </w:r>
            <w:r w:rsidR="00D252EF" w:rsidRPr="00D252EF">
              <w:rPr>
                <w:noProof/>
                <w:webHidden/>
              </w:rPr>
            </w:r>
            <w:r w:rsidR="00D252EF" w:rsidRPr="00D252EF">
              <w:rPr>
                <w:noProof/>
                <w:webHidden/>
              </w:rPr>
              <w:fldChar w:fldCharType="separate"/>
            </w:r>
            <w:r w:rsidR="00705C69">
              <w:rPr>
                <w:noProof/>
                <w:webHidden/>
              </w:rPr>
              <w:t>38</w:t>
            </w:r>
            <w:r w:rsidR="00D252EF" w:rsidRPr="00D252EF">
              <w:rPr>
                <w:noProof/>
                <w:webHidden/>
              </w:rPr>
              <w:fldChar w:fldCharType="end"/>
            </w:r>
          </w:hyperlink>
        </w:p>
        <w:p w14:paraId="764DA842" w14:textId="77777777" w:rsidR="00D252EF" w:rsidRPr="00D252EF" w:rsidRDefault="001C5B13">
          <w:pPr>
            <w:pStyle w:val="TOC3"/>
            <w:tabs>
              <w:tab w:val="right" w:leader="dot" w:pos="8630"/>
            </w:tabs>
            <w:rPr>
              <w:rFonts w:asciiTheme="minorHAnsi" w:eastAsiaTheme="minorEastAsia" w:hAnsiTheme="minorHAnsi" w:cstheme="minorBidi"/>
              <w:noProof/>
              <w:color w:val="auto"/>
              <w:szCs w:val="22"/>
              <w:lang w:val="ru-RU" w:eastAsia="ru-RU"/>
            </w:rPr>
          </w:pPr>
          <w:hyperlink w:anchor="_Toc421737985" w:history="1">
            <w:r w:rsidR="00D252EF" w:rsidRPr="00D252EF">
              <w:rPr>
                <w:rStyle w:val="Hyperlink"/>
                <w:rFonts w:asciiTheme="majorHAnsi" w:hAnsiTheme="majorHAnsi"/>
                <w:noProof/>
              </w:rPr>
              <w:t>3.2.2 Μη δωρεάν εργαλεία πρόβλεψης</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_Toc421737985 \h </w:instrText>
            </w:r>
            <w:r w:rsidR="00D252EF" w:rsidRPr="00D252EF">
              <w:rPr>
                <w:noProof/>
                <w:webHidden/>
              </w:rPr>
            </w:r>
            <w:r w:rsidR="00D252EF" w:rsidRPr="00D252EF">
              <w:rPr>
                <w:noProof/>
                <w:webHidden/>
              </w:rPr>
              <w:fldChar w:fldCharType="separate"/>
            </w:r>
            <w:r w:rsidR="00705C69">
              <w:rPr>
                <w:noProof/>
                <w:webHidden/>
              </w:rPr>
              <w:t>39</w:t>
            </w:r>
            <w:r w:rsidR="00D252EF" w:rsidRPr="00D252EF">
              <w:rPr>
                <w:noProof/>
                <w:webHidden/>
              </w:rPr>
              <w:fldChar w:fldCharType="end"/>
            </w:r>
          </w:hyperlink>
        </w:p>
        <w:p w14:paraId="1C3CD507" w14:textId="77777777" w:rsidR="00D252EF" w:rsidRPr="00D252EF" w:rsidRDefault="001C5B13">
          <w:pPr>
            <w:pStyle w:val="TOC2"/>
            <w:tabs>
              <w:tab w:val="right" w:leader="dot" w:pos="8630"/>
            </w:tabs>
            <w:rPr>
              <w:rFonts w:asciiTheme="minorHAnsi" w:eastAsiaTheme="minorEastAsia" w:hAnsiTheme="minorHAnsi" w:cstheme="minorBidi"/>
              <w:noProof/>
              <w:color w:val="auto"/>
              <w:szCs w:val="22"/>
              <w:lang w:val="ru-RU" w:eastAsia="ru-RU"/>
            </w:rPr>
          </w:pPr>
          <w:hyperlink w:anchor="_Toc421737986" w:history="1">
            <w:r w:rsidR="00D252EF" w:rsidRPr="00D252EF">
              <w:rPr>
                <w:rStyle w:val="Hyperlink"/>
                <w:rFonts w:asciiTheme="majorHAnsi" w:hAnsiTheme="majorHAnsi"/>
                <w:noProof/>
                <w:highlight w:val="white"/>
              </w:rPr>
              <w:t>3.3 Εργαλεία χρήσης δεδομένων για στατιστικές αναλύσεις</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_Toc421737986 \h </w:instrText>
            </w:r>
            <w:r w:rsidR="00D252EF" w:rsidRPr="00D252EF">
              <w:rPr>
                <w:noProof/>
                <w:webHidden/>
              </w:rPr>
            </w:r>
            <w:r w:rsidR="00D252EF" w:rsidRPr="00D252EF">
              <w:rPr>
                <w:noProof/>
                <w:webHidden/>
              </w:rPr>
              <w:fldChar w:fldCharType="separate"/>
            </w:r>
            <w:r w:rsidR="00705C69">
              <w:rPr>
                <w:noProof/>
                <w:webHidden/>
              </w:rPr>
              <w:t>42</w:t>
            </w:r>
            <w:r w:rsidR="00D252EF" w:rsidRPr="00D252EF">
              <w:rPr>
                <w:noProof/>
                <w:webHidden/>
              </w:rPr>
              <w:fldChar w:fldCharType="end"/>
            </w:r>
          </w:hyperlink>
        </w:p>
        <w:p w14:paraId="64C53A58" w14:textId="77777777" w:rsidR="00D252EF" w:rsidRPr="00D252EF" w:rsidRDefault="001C5B13">
          <w:pPr>
            <w:pStyle w:val="TOC2"/>
            <w:tabs>
              <w:tab w:val="right" w:leader="dot" w:pos="8630"/>
            </w:tabs>
            <w:rPr>
              <w:rFonts w:asciiTheme="minorHAnsi" w:eastAsiaTheme="minorEastAsia" w:hAnsiTheme="minorHAnsi" w:cstheme="minorBidi"/>
              <w:noProof/>
              <w:color w:val="auto"/>
              <w:szCs w:val="22"/>
              <w:lang w:val="ru-RU" w:eastAsia="ru-RU"/>
            </w:rPr>
          </w:pPr>
          <w:hyperlink w:anchor="_Toc421737987" w:history="1">
            <w:r w:rsidR="00D252EF" w:rsidRPr="00D252EF">
              <w:rPr>
                <w:rStyle w:val="Hyperlink"/>
                <w:rFonts w:asciiTheme="majorHAnsi" w:hAnsiTheme="majorHAnsi"/>
                <w:noProof/>
              </w:rPr>
              <w:t>3.4 Εργαλεία διαφορετικής επεξεργασίας δεδομένων</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_Toc421737987 \h </w:instrText>
            </w:r>
            <w:r w:rsidR="00D252EF" w:rsidRPr="00D252EF">
              <w:rPr>
                <w:noProof/>
                <w:webHidden/>
              </w:rPr>
            </w:r>
            <w:r w:rsidR="00D252EF" w:rsidRPr="00D252EF">
              <w:rPr>
                <w:noProof/>
                <w:webHidden/>
              </w:rPr>
              <w:fldChar w:fldCharType="separate"/>
            </w:r>
            <w:r w:rsidR="00705C69">
              <w:rPr>
                <w:noProof/>
                <w:webHidden/>
              </w:rPr>
              <w:t>44</w:t>
            </w:r>
            <w:r w:rsidR="00D252EF" w:rsidRPr="00D252EF">
              <w:rPr>
                <w:noProof/>
                <w:webHidden/>
              </w:rPr>
              <w:fldChar w:fldCharType="end"/>
            </w:r>
          </w:hyperlink>
        </w:p>
        <w:p w14:paraId="7D5C22C6" w14:textId="77777777" w:rsidR="00D252EF" w:rsidRPr="00D252EF" w:rsidRDefault="001C5B13">
          <w:pPr>
            <w:pStyle w:val="TOC3"/>
            <w:tabs>
              <w:tab w:val="right" w:leader="dot" w:pos="8630"/>
            </w:tabs>
            <w:rPr>
              <w:rFonts w:asciiTheme="minorHAnsi" w:eastAsiaTheme="minorEastAsia" w:hAnsiTheme="minorHAnsi" w:cstheme="minorBidi"/>
              <w:noProof/>
              <w:color w:val="auto"/>
              <w:szCs w:val="22"/>
              <w:lang w:val="ru-RU" w:eastAsia="ru-RU"/>
            </w:rPr>
          </w:pPr>
          <w:hyperlink w:anchor="_Toc421737988" w:history="1">
            <w:r w:rsidR="00D252EF" w:rsidRPr="00D252EF">
              <w:rPr>
                <w:rStyle w:val="Hyperlink"/>
                <w:rFonts w:asciiTheme="majorHAnsi" w:hAnsiTheme="majorHAnsi"/>
                <w:noProof/>
              </w:rPr>
              <w:t>3.4.1 Δωρεάν εργαλεία</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_Toc421737988 \h </w:instrText>
            </w:r>
            <w:r w:rsidR="00D252EF" w:rsidRPr="00D252EF">
              <w:rPr>
                <w:noProof/>
                <w:webHidden/>
              </w:rPr>
            </w:r>
            <w:r w:rsidR="00D252EF" w:rsidRPr="00D252EF">
              <w:rPr>
                <w:noProof/>
                <w:webHidden/>
              </w:rPr>
              <w:fldChar w:fldCharType="separate"/>
            </w:r>
            <w:r w:rsidR="00705C69">
              <w:rPr>
                <w:noProof/>
                <w:webHidden/>
              </w:rPr>
              <w:t>44</w:t>
            </w:r>
            <w:r w:rsidR="00D252EF" w:rsidRPr="00D252EF">
              <w:rPr>
                <w:noProof/>
                <w:webHidden/>
              </w:rPr>
              <w:fldChar w:fldCharType="end"/>
            </w:r>
          </w:hyperlink>
        </w:p>
        <w:p w14:paraId="52AEF9D8" w14:textId="77777777" w:rsidR="00D252EF" w:rsidRPr="00D252EF" w:rsidRDefault="001C5B13">
          <w:pPr>
            <w:pStyle w:val="TOC3"/>
            <w:tabs>
              <w:tab w:val="right" w:leader="dot" w:pos="8630"/>
            </w:tabs>
            <w:rPr>
              <w:rFonts w:asciiTheme="minorHAnsi" w:eastAsiaTheme="minorEastAsia" w:hAnsiTheme="minorHAnsi" w:cstheme="minorBidi"/>
              <w:noProof/>
              <w:color w:val="auto"/>
              <w:szCs w:val="22"/>
              <w:lang w:val="ru-RU" w:eastAsia="ru-RU"/>
            </w:rPr>
          </w:pPr>
          <w:hyperlink w:anchor="_Toc421737989" w:history="1">
            <w:r w:rsidR="00D252EF" w:rsidRPr="00D252EF">
              <w:rPr>
                <w:rStyle w:val="Hyperlink"/>
                <w:rFonts w:asciiTheme="majorHAnsi" w:hAnsiTheme="majorHAnsi"/>
                <w:noProof/>
              </w:rPr>
              <w:t>3.4.2 Μη δωρεάν εργαλεία</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_Toc421737989 \h </w:instrText>
            </w:r>
            <w:r w:rsidR="00D252EF" w:rsidRPr="00D252EF">
              <w:rPr>
                <w:noProof/>
                <w:webHidden/>
              </w:rPr>
            </w:r>
            <w:r w:rsidR="00D252EF" w:rsidRPr="00D252EF">
              <w:rPr>
                <w:noProof/>
                <w:webHidden/>
              </w:rPr>
              <w:fldChar w:fldCharType="separate"/>
            </w:r>
            <w:r w:rsidR="00705C69">
              <w:rPr>
                <w:noProof/>
                <w:webHidden/>
              </w:rPr>
              <w:t>45</w:t>
            </w:r>
            <w:r w:rsidR="00D252EF" w:rsidRPr="00D252EF">
              <w:rPr>
                <w:noProof/>
                <w:webHidden/>
              </w:rPr>
              <w:fldChar w:fldCharType="end"/>
            </w:r>
          </w:hyperlink>
        </w:p>
        <w:p w14:paraId="1DB3AD4F" w14:textId="77777777" w:rsidR="00D252EF" w:rsidRPr="00D252EF" w:rsidRDefault="001C5B13">
          <w:pPr>
            <w:pStyle w:val="TOC2"/>
            <w:tabs>
              <w:tab w:val="right" w:leader="dot" w:pos="8630"/>
            </w:tabs>
            <w:rPr>
              <w:rFonts w:asciiTheme="minorHAnsi" w:eastAsiaTheme="minorEastAsia" w:hAnsiTheme="minorHAnsi" w:cstheme="minorBidi"/>
              <w:noProof/>
              <w:color w:val="auto"/>
              <w:szCs w:val="22"/>
              <w:lang w:val="ru-RU" w:eastAsia="ru-RU"/>
            </w:rPr>
          </w:pPr>
          <w:hyperlink w:anchor="_Toc421737990" w:history="1">
            <w:r w:rsidR="00D252EF" w:rsidRPr="00D252EF">
              <w:rPr>
                <w:rStyle w:val="Hyperlink"/>
                <w:rFonts w:asciiTheme="majorHAnsi" w:hAnsiTheme="majorHAnsi"/>
                <w:noProof/>
              </w:rPr>
              <w:t>3.5 Στατιστικές Τεχνικές</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_Toc421737990 \h </w:instrText>
            </w:r>
            <w:r w:rsidR="00D252EF" w:rsidRPr="00D252EF">
              <w:rPr>
                <w:noProof/>
                <w:webHidden/>
              </w:rPr>
            </w:r>
            <w:r w:rsidR="00D252EF" w:rsidRPr="00D252EF">
              <w:rPr>
                <w:noProof/>
                <w:webHidden/>
              </w:rPr>
              <w:fldChar w:fldCharType="separate"/>
            </w:r>
            <w:r w:rsidR="00705C69">
              <w:rPr>
                <w:noProof/>
                <w:webHidden/>
              </w:rPr>
              <w:t>46</w:t>
            </w:r>
            <w:r w:rsidR="00D252EF" w:rsidRPr="00D252EF">
              <w:rPr>
                <w:noProof/>
                <w:webHidden/>
              </w:rPr>
              <w:fldChar w:fldCharType="end"/>
            </w:r>
          </w:hyperlink>
        </w:p>
        <w:p w14:paraId="110C8160" w14:textId="77777777" w:rsidR="00D252EF" w:rsidRPr="00D252EF" w:rsidRDefault="001C5B13">
          <w:pPr>
            <w:pStyle w:val="TOC1"/>
            <w:tabs>
              <w:tab w:val="right" w:leader="dot" w:pos="8630"/>
            </w:tabs>
            <w:rPr>
              <w:rFonts w:asciiTheme="minorHAnsi" w:eastAsiaTheme="minorEastAsia" w:hAnsiTheme="minorHAnsi" w:cstheme="minorBidi"/>
              <w:noProof/>
              <w:color w:val="auto"/>
              <w:szCs w:val="22"/>
              <w:lang w:val="ru-RU" w:eastAsia="ru-RU"/>
            </w:rPr>
          </w:pPr>
          <w:hyperlink w:anchor="_Toc421737991" w:history="1">
            <w:r w:rsidR="00D252EF" w:rsidRPr="00D252EF">
              <w:rPr>
                <w:rStyle w:val="Hyperlink"/>
                <w:rFonts w:asciiTheme="majorHAnsi" w:eastAsia="Times New Roman" w:hAnsiTheme="majorHAnsi" w:cs="Times New Roman"/>
                <w:noProof/>
              </w:rPr>
              <w:t>Κεφάλαιο 4</w:t>
            </w:r>
            <w:r w:rsidR="00D252EF" w:rsidRPr="00D252EF">
              <w:rPr>
                <w:rStyle w:val="Hyperlink"/>
                <w:rFonts w:asciiTheme="majorHAnsi" w:eastAsia="Times New Roman" w:hAnsiTheme="majorHAnsi" w:cs="Times New Roman"/>
                <w:noProof/>
                <w:vertAlign w:val="superscript"/>
              </w:rPr>
              <w:t>ο</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_Toc421737991 \h </w:instrText>
            </w:r>
            <w:r w:rsidR="00D252EF" w:rsidRPr="00D252EF">
              <w:rPr>
                <w:noProof/>
                <w:webHidden/>
              </w:rPr>
            </w:r>
            <w:r w:rsidR="00D252EF" w:rsidRPr="00D252EF">
              <w:rPr>
                <w:noProof/>
                <w:webHidden/>
              </w:rPr>
              <w:fldChar w:fldCharType="separate"/>
            </w:r>
            <w:r w:rsidR="00705C69">
              <w:rPr>
                <w:noProof/>
                <w:webHidden/>
              </w:rPr>
              <w:t>48</w:t>
            </w:r>
            <w:r w:rsidR="00D252EF" w:rsidRPr="00D252EF">
              <w:rPr>
                <w:noProof/>
                <w:webHidden/>
              </w:rPr>
              <w:fldChar w:fldCharType="end"/>
            </w:r>
          </w:hyperlink>
        </w:p>
        <w:p w14:paraId="27CBF2E7" w14:textId="77777777" w:rsidR="00D252EF" w:rsidRPr="00D252EF" w:rsidRDefault="001C5B13">
          <w:pPr>
            <w:pStyle w:val="TOC1"/>
            <w:tabs>
              <w:tab w:val="right" w:leader="dot" w:pos="8630"/>
            </w:tabs>
            <w:rPr>
              <w:rFonts w:asciiTheme="minorHAnsi" w:eastAsiaTheme="minorEastAsia" w:hAnsiTheme="minorHAnsi" w:cstheme="minorBidi"/>
              <w:noProof/>
              <w:color w:val="auto"/>
              <w:szCs w:val="22"/>
              <w:lang w:val="ru-RU" w:eastAsia="ru-RU"/>
            </w:rPr>
          </w:pPr>
          <w:hyperlink w:anchor="_Toc421737992" w:history="1">
            <w:r w:rsidR="00D252EF" w:rsidRPr="00D252EF">
              <w:rPr>
                <w:rStyle w:val="Hyperlink"/>
                <w:rFonts w:asciiTheme="majorHAnsi" w:eastAsia="Times New Roman" w:hAnsiTheme="majorHAnsi" w:cs="Times New Roman"/>
                <w:noProof/>
              </w:rPr>
              <w:t>4. Εργαλεία Έρευνας</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_Toc421737992 \h </w:instrText>
            </w:r>
            <w:r w:rsidR="00D252EF" w:rsidRPr="00D252EF">
              <w:rPr>
                <w:noProof/>
                <w:webHidden/>
              </w:rPr>
            </w:r>
            <w:r w:rsidR="00D252EF" w:rsidRPr="00D252EF">
              <w:rPr>
                <w:noProof/>
                <w:webHidden/>
              </w:rPr>
              <w:fldChar w:fldCharType="separate"/>
            </w:r>
            <w:r w:rsidR="00705C69">
              <w:rPr>
                <w:noProof/>
                <w:webHidden/>
              </w:rPr>
              <w:t>48</w:t>
            </w:r>
            <w:r w:rsidR="00D252EF" w:rsidRPr="00D252EF">
              <w:rPr>
                <w:noProof/>
                <w:webHidden/>
              </w:rPr>
              <w:fldChar w:fldCharType="end"/>
            </w:r>
          </w:hyperlink>
        </w:p>
        <w:p w14:paraId="56325624" w14:textId="77777777" w:rsidR="00D252EF" w:rsidRPr="00D252EF" w:rsidRDefault="001C5B13">
          <w:pPr>
            <w:pStyle w:val="TOC2"/>
            <w:tabs>
              <w:tab w:val="right" w:leader="dot" w:pos="8630"/>
            </w:tabs>
            <w:rPr>
              <w:rFonts w:asciiTheme="minorHAnsi" w:eastAsiaTheme="minorEastAsia" w:hAnsiTheme="minorHAnsi" w:cstheme="minorBidi"/>
              <w:noProof/>
              <w:color w:val="auto"/>
              <w:szCs w:val="22"/>
              <w:lang w:val="ru-RU" w:eastAsia="ru-RU"/>
            </w:rPr>
          </w:pPr>
          <w:hyperlink w:anchor="_Toc421737993" w:history="1">
            <w:r w:rsidR="00D252EF" w:rsidRPr="00D252EF">
              <w:rPr>
                <w:rStyle w:val="Hyperlink"/>
                <w:rFonts w:asciiTheme="majorHAnsi" w:hAnsiTheme="majorHAnsi"/>
                <w:noProof/>
              </w:rPr>
              <w:t>Κριτήριο 1- Ευχρηστία εργαλείου</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_Toc421737993 \h </w:instrText>
            </w:r>
            <w:r w:rsidR="00D252EF" w:rsidRPr="00D252EF">
              <w:rPr>
                <w:noProof/>
                <w:webHidden/>
              </w:rPr>
            </w:r>
            <w:r w:rsidR="00D252EF" w:rsidRPr="00D252EF">
              <w:rPr>
                <w:noProof/>
                <w:webHidden/>
              </w:rPr>
              <w:fldChar w:fldCharType="separate"/>
            </w:r>
            <w:r w:rsidR="00705C69">
              <w:rPr>
                <w:noProof/>
                <w:webHidden/>
              </w:rPr>
              <w:t>48</w:t>
            </w:r>
            <w:r w:rsidR="00D252EF" w:rsidRPr="00D252EF">
              <w:rPr>
                <w:noProof/>
                <w:webHidden/>
              </w:rPr>
              <w:fldChar w:fldCharType="end"/>
            </w:r>
          </w:hyperlink>
        </w:p>
        <w:p w14:paraId="641F9531" w14:textId="77777777" w:rsidR="00D252EF" w:rsidRPr="00D252EF" w:rsidRDefault="001C5B13">
          <w:pPr>
            <w:pStyle w:val="TOC2"/>
            <w:tabs>
              <w:tab w:val="right" w:leader="dot" w:pos="8630"/>
            </w:tabs>
            <w:rPr>
              <w:rFonts w:asciiTheme="minorHAnsi" w:eastAsiaTheme="minorEastAsia" w:hAnsiTheme="minorHAnsi" w:cstheme="minorBidi"/>
              <w:noProof/>
              <w:color w:val="auto"/>
              <w:szCs w:val="22"/>
              <w:lang w:val="ru-RU" w:eastAsia="ru-RU"/>
            </w:rPr>
          </w:pPr>
          <w:hyperlink w:anchor="_Toc421737994" w:history="1">
            <w:r w:rsidR="00D252EF" w:rsidRPr="00D252EF">
              <w:rPr>
                <w:rStyle w:val="Hyperlink"/>
                <w:rFonts w:asciiTheme="majorHAnsi" w:eastAsia="Times New Roman" w:hAnsiTheme="majorHAnsi" w:cs="Times New Roman"/>
                <w:noProof/>
              </w:rPr>
              <w:t>Κριτήριο 2- Χρόνος Εκμάθησης εργαλείου</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_Toc421737994 \h </w:instrText>
            </w:r>
            <w:r w:rsidR="00D252EF" w:rsidRPr="00D252EF">
              <w:rPr>
                <w:noProof/>
                <w:webHidden/>
              </w:rPr>
            </w:r>
            <w:r w:rsidR="00D252EF" w:rsidRPr="00D252EF">
              <w:rPr>
                <w:noProof/>
                <w:webHidden/>
              </w:rPr>
              <w:fldChar w:fldCharType="separate"/>
            </w:r>
            <w:r w:rsidR="00705C69">
              <w:rPr>
                <w:noProof/>
                <w:webHidden/>
              </w:rPr>
              <w:t>49</w:t>
            </w:r>
            <w:r w:rsidR="00D252EF" w:rsidRPr="00D252EF">
              <w:rPr>
                <w:noProof/>
                <w:webHidden/>
              </w:rPr>
              <w:fldChar w:fldCharType="end"/>
            </w:r>
          </w:hyperlink>
        </w:p>
        <w:p w14:paraId="2AAB6B25" w14:textId="77777777" w:rsidR="00D252EF" w:rsidRPr="00D252EF" w:rsidRDefault="001C5B13">
          <w:pPr>
            <w:pStyle w:val="TOC2"/>
            <w:tabs>
              <w:tab w:val="right" w:leader="dot" w:pos="8630"/>
            </w:tabs>
            <w:rPr>
              <w:rFonts w:asciiTheme="minorHAnsi" w:eastAsiaTheme="minorEastAsia" w:hAnsiTheme="minorHAnsi" w:cstheme="minorBidi"/>
              <w:noProof/>
              <w:color w:val="auto"/>
              <w:szCs w:val="22"/>
              <w:lang w:val="ru-RU" w:eastAsia="ru-RU"/>
            </w:rPr>
          </w:pPr>
          <w:hyperlink w:anchor="_Toc421737995" w:history="1">
            <w:r w:rsidR="00D252EF" w:rsidRPr="00D252EF">
              <w:rPr>
                <w:rStyle w:val="Hyperlink"/>
                <w:rFonts w:asciiTheme="majorHAnsi" w:eastAsia="Times New Roman" w:hAnsiTheme="majorHAnsi" w:cs="Times New Roman"/>
                <w:noProof/>
              </w:rPr>
              <w:t>Κριτήριο 3- Συνεργασία με άλλα εργαλεία</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_Toc421737995 \h </w:instrText>
            </w:r>
            <w:r w:rsidR="00D252EF" w:rsidRPr="00D252EF">
              <w:rPr>
                <w:noProof/>
                <w:webHidden/>
              </w:rPr>
            </w:r>
            <w:r w:rsidR="00D252EF" w:rsidRPr="00D252EF">
              <w:rPr>
                <w:noProof/>
                <w:webHidden/>
              </w:rPr>
              <w:fldChar w:fldCharType="separate"/>
            </w:r>
            <w:r w:rsidR="00705C69">
              <w:rPr>
                <w:noProof/>
                <w:webHidden/>
              </w:rPr>
              <w:t>50</w:t>
            </w:r>
            <w:r w:rsidR="00D252EF" w:rsidRPr="00D252EF">
              <w:rPr>
                <w:noProof/>
                <w:webHidden/>
              </w:rPr>
              <w:fldChar w:fldCharType="end"/>
            </w:r>
          </w:hyperlink>
        </w:p>
        <w:p w14:paraId="0D3A24F7" w14:textId="77777777" w:rsidR="00D252EF" w:rsidRPr="00D252EF" w:rsidRDefault="001C5B13">
          <w:pPr>
            <w:pStyle w:val="TOC2"/>
            <w:tabs>
              <w:tab w:val="right" w:leader="dot" w:pos="8630"/>
            </w:tabs>
            <w:rPr>
              <w:rFonts w:asciiTheme="minorHAnsi" w:eastAsiaTheme="minorEastAsia" w:hAnsiTheme="minorHAnsi" w:cstheme="minorBidi"/>
              <w:noProof/>
              <w:color w:val="auto"/>
              <w:szCs w:val="22"/>
              <w:lang w:val="ru-RU" w:eastAsia="ru-RU"/>
            </w:rPr>
          </w:pPr>
          <w:hyperlink w:anchor="_Toc421737996" w:history="1">
            <w:r w:rsidR="00D252EF" w:rsidRPr="00D252EF">
              <w:rPr>
                <w:rStyle w:val="Hyperlink"/>
                <w:rFonts w:asciiTheme="majorHAnsi" w:hAnsiTheme="majorHAnsi"/>
                <w:noProof/>
              </w:rPr>
              <w:t>Κριτήριο 4- Αριθμός Αναπαραστάσεων</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_Toc421737996 \h </w:instrText>
            </w:r>
            <w:r w:rsidR="00D252EF" w:rsidRPr="00D252EF">
              <w:rPr>
                <w:noProof/>
                <w:webHidden/>
              </w:rPr>
            </w:r>
            <w:r w:rsidR="00D252EF" w:rsidRPr="00D252EF">
              <w:rPr>
                <w:noProof/>
                <w:webHidden/>
              </w:rPr>
              <w:fldChar w:fldCharType="separate"/>
            </w:r>
            <w:r w:rsidR="00705C69">
              <w:rPr>
                <w:noProof/>
                <w:webHidden/>
              </w:rPr>
              <w:t>50</w:t>
            </w:r>
            <w:r w:rsidR="00D252EF" w:rsidRPr="00D252EF">
              <w:rPr>
                <w:noProof/>
                <w:webHidden/>
              </w:rPr>
              <w:fldChar w:fldCharType="end"/>
            </w:r>
          </w:hyperlink>
        </w:p>
        <w:p w14:paraId="0AA8C5E4" w14:textId="77777777" w:rsidR="00D252EF" w:rsidRPr="00D252EF" w:rsidRDefault="001C5B13">
          <w:pPr>
            <w:pStyle w:val="TOC2"/>
            <w:tabs>
              <w:tab w:val="right" w:leader="dot" w:pos="8630"/>
            </w:tabs>
            <w:rPr>
              <w:rFonts w:asciiTheme="minorHAnsi" w:eastAsiaTheme="minorEastAsia" w:hAnsiTheme="minorHAnsi" w:cstheme="minorBidi"/>
              <w:noProof/>
              <w:color w:val="auto"/>
              <w:szCs w:val="22"/>
              <w:lang w:val="ru-RU" w:eastAsia="ru-RU"/>
            </w:rPr>
          </w:pPr>
          <w:hyperlink w:anchor="_Toc421737997" w:history="1">
            <w:r w:rsidR="00D252EF" w:rsidRPr="00D252EF">
              <w:rPr>
                <w:rStyle w:val="Hyperlink"/>
                <w:rFonts w:asciiTheme="majorHAnsi" w:hAnsiTheme="majorHAnsi"/>
                <w:noProof/>
              </w:rPr>
              <w:t>Κριτήριο 5- Τύπος αρχείων που υποστηρίζονται από τα εργαλεία</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_Toc421737997 \h </w:instrText>
            </w:r>
            <w:r w:rsidR="00D252EF" w:rsidRPr="00D252EF">
              <w:rPr>
                <w:noProof/>
                <w:webHidden/>
              </w:rPr>
            </w:r>
            <w:r w:rsidR="00D252EF" w:rsidRPr="00D252EF">
              <w:rPr>
                <w:noProof/>
                <w:webHidden/>
              </w:rPr>
              <w:fldChar w:fldCharType="separate"/>
            </w:r>
            <w:r w:rsidR="00705C69">
              <w:rPr>
                <w:noProof/>
                <w:webHidden/>
              </w:rPr>
              <w:t>51</w:t>
            </w:r>
            <w:r w:rsidR="00D252EF" w:rsidRPr="00D252EF">
              <w:rPr>
                <w:noProof/>
                <w:webHidden/>
              </w:rPr>
              <w:fldChar w:fldCharType="end"/>
            </w:r>
          </w:hyperlink>
        </w:p>
        <w:p w14:paraId="07BC6B1D" w14:textId="77777777" w:rsidR="00D252EF" w:rsidRPr="00D252EF" w:rsidRDefault="001C5B13">
          <w:pPr>
            <w:pStyle w:val="TOC2"/>
            <w:tabs>
              <w:tab w:val="right" w:leader="dot" w:pos="8630"/>
            </w:tabs>
            <w:rPr>
              <w:rFonts w:asciiTheme="minorHAnsi" w:eastAsiaTheme="minorEastAsia" w:hAnsiTheme="minorHAnsi" w:cstheme="minorBidi"/>
              <w:noProof/>
              <w:color w:val="auto"/>
              <w:szCs w:val="22"/>
              <w:lang w:val="ru-RU" w:eastAsia="ru-RU"/>
            </w:rPr>
          </w:pPr>
          <w:hyperlink w:anchor="_Toc421737998" w:history="1">
            <w:r w:rsidR="00D252EF" w:rsidRPr="00D252EF">
              <w:rPr>
                <w:rStyle w:val="Hyperlink"/>
                <w:rFonts w:asciiTheme="majorHAnsi" w:hAnsiTheme="majorHAnsi"/>
                <w:noProof/>
              </w:rPr>
              <w:t>Κριτήριο 6- Δωρεάν χρήση εργαλείου</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_Toc421737998 \h </w:instrText>
            </w:r>
            <w:r w:rsidR="00D252EF" w:rsidRPr="00D252EF">
              <w:rPr>
                <w:noProof/>
                <w:webHidden/>
              </w:rPr>
            </w:r>
            <w:r w:rsidR="00D252EF" w:rsidRPr="00D252EF">
              <w:rPr>
                <w:noProof/>
                <w:webHidden/>
              </w:rPr>
              <w:fldChar w:fldCharType="separate"/>
            </w:r>
            <w:r w:rsidR="00705C69">
              <w:rPr>
                <w:noProof/>
                <w:webHidden/>
              </w:rPr>
              <w:t>52</w:t>
            </w:r>
            <w:r w:rsidR="00D252EF" w:rsidRPr="00D252EF">
              <w:rPr>
                <w:noProof/>
                <w:webHidden/>
              </w:rPr>
              <w:fldChar w:fldCharType="end"/>
            </w:r>
          </w:hyperlink>
        </w:p>
        <w:p w14:paraId="6265DC40" w14:textId="77777777" w:rsidR="00D252EF" w:rsidRPr="00D252EF" w:rsidRDefault="001C5B13">
          <w:pPr>
            <w:pStyle w:val="TOC1"/>
            <w:tabs>
              <w:tab w:val="right" w:leader="dot" w:pos="8630"/>
            </w:tabs>
            <w:rPr>
              <w:rFonts w:asciiTheme="minorHAnsi" w:eastAsiaTheme="minorEastAsia" w:hAnsiTheme="minorHAnsi" w:cstheme="minorBidi"/>
              <w:noProof/>
              <w:color w:val="auto"/>
              <w:szCs w:val="22"/>
              <w:lang w:val="ru-RU" w:eastAsia="ru-RU"/>
            </w:rPr>
          </w:pPr>
          <w:hyperlink w:anchor="_Toc421737999" w:history="1">
            <w:r w:rsidR="00D252EF" w:rsidRPr="00D252EF">
              <w:rPr>
                <w:rStyle w:val="Hyperlink"/>
                <w:rFonts w:asciiTheme="majorHAnsi" w:hAnsiTheme="majorHAnsi"/>
                <w:noProof/>
              </w:rPr>
              <w:t>Κεφάλαιο 5</w:t>
            </w:r>
            <w:r w:rsidR="00D252EF" w:rsidRPr="00D252EF">
              <w:rPr>
                <w:rStyle w:val="Hyperlink"/>
                <w:rFonts w:asciiTheme="majorHAnsi" w:hAnsiTheme="majorHAnsi"/>
                <w:noProof/>
                <w:vertAlign w:val="superscript"/>
              </w:rPr>
              <w:t>ο</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_Toc421737999 \h </w:instrText>
            </w:r>
            <w:r w:rsidR="00D252EF" w:rsidRPr="00D252EF">
              <w:rPr>
                <w:noProof/>
                <w:webHidden/>
              </w:rPr>
            </w:r>
            <w:r w:rsidR="00D252EF" w:rsidRPr="00D252EF">
              <w:rPr>
                <w:noProof/>
                <w:webHidden/>
              </w:rPr>
              <w:fldChar w:fldCharType="separate"/>
            </w:r>
            <w:r w:rsidR="00705C69">
              <w:rPr>
                <w:noProof/>
                <w:webHidden/>
              </w:rPr>
              <w:t>59</w:t>
            </w:r>
            <w:r w:rsidR="00D252EF" w:rsidRPr="00D252EF">
              <w:rPr>
                <w:noProof/>
                <w:webHidden/>
              </w:rPr>
              <w:fldChar w:fldCharType="end"/>
            </w:r>
          </w:hyperlink>
        </w:p>
        <w:p w14:paraId="78BF5D3C" w14:textId="77777777" w:rsidR="00D252EF" w:rsidRPr="00D252EF" w:rsidRDefault="001C5B13">
          <w:pPr>
            <w:pStyle w:val="TOC1"/>
            <w:tabs>
              <w:tab w:val="right" w:leader="dot" w:pos="8630"/>
            </w:tabs>
            <w:rPr>
              <w:rFonts w:asciiTheme="minorHAnsi" w:eastAsiaTheme="minorEastAsia" w:hAnsiTheme="minorHAnsi" w:cstheme="minorBidi"/>
              <w:noProof/>
              <w:color w:val="auto"/>
              <w:szCs w:val="22"/>
              <w:lang w:val="ru-RU" w:eastAsia="ru-RU"/>
            </w:rPr>
          </w:pPr>
          <w:hyperlink w:anchor="_Toc421738000" w:history="1">
            <w:r w:rsidR="00D252EF" w:rsidRPr="00D252EF">
              <w:rPr>
                <w:rStyle w:val="Hyperlink"/>
                <w:rFonts w:asciiTheme="majorHAnsi" w:hAnsiTheme="majorHAnsi"/>
                <w:noProof/>
              </w:rPr>
              <w:t>5. Ανάλυση Αποτελεσμάτων</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_Toc421738000 \h </w:instrText>
            </w:r>
            <w:r w:rsidR="00D252EF" w:rsidRPr="00D252EF">
              <w:rPr>
                <w:noProof/>
                <w:webHidden/>
              </w:rPr>
            </w:r>
            <w:r w:rsidR="00D252EF" w:rsidRPr="00D252EF">
              <w:rPr>
                <w:noProof/>
                <w:webHidden/>
              </w:rPr>
              <w:fldChar w:fldCharType="separate"/>
            </w:r>
            <w:r w:rsidR="00705C69">
              <w:rPr>
                <w:noProof/>
                <w:webHidden/>
              </w:rPr>
              <w:t>59</w:t>
            </w:r>
            <w:r w:rsidR="00D252EF" w:rsidRPr="00D252EF">
              <w:rPr>
                <w:noProof/>
                <w:webHidden/>
              </w:rPr>
              <w:fldChar w:fldCharType="end"/>
            </w:r>
          </w:hyperlink>
        </w:p>
        <w:p w14:paraId="6068CCC4" w14:textId="77777777" w:rsidR="00D252EF" w:rsidRPr="00D252EF" w:rsidRDefault="001C5B13">
          <w:pPr>
            <w:pStyle w:val="TOC2"/>
            <w:tabs>
              <w:tab w:val="right" w:leader="dot" w:pos="8630"/>
            </w:tabs>
            <w:rPr>
              <w:rFonts w:asciiTheme="minorHAnsi" w:eastAsiaTheme="minorEastAsia" w:hAnsiTheme="minorHAnsi" w:cstheme="minorBidi"/>
              <w:noProof/>
              <w:color w:val="auto"/>
              <w:szCs w:val="22"/>
              <w:lang w:val="ru-RU" w:eastAsia="ru-RU"/>
            </w:rPr>
          </w:pPr>
          <w:hyperlink w:anchor="_Toc421738001" w:history="1">
            <w:r w:rsidR="00D252EF" w:rsidRPr="00D252EF">
              <w:rPr>
                <w:rStyle w:val="Hyperlink"/>
                <w:rFonts w:asciiTheme="majorHAnsi" w:hAnsiTheme="majorHAnsi"/>
                <w:noProof/>
              </w:rPr>
              <w:t>5.1  Παρουσίαση Δεδομένων Έρευνας</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_Toc421738001 \h </w:instrText>
            </w:r>
            <w:r w:rsidR="00D252EF" w:rsidRPr="00D252EF">
              <w:rPr>
                <w:noProof/>
                <w:webHidden/>
              </w:rPr>
            </w:r>
            <w:r w:rsidR="00D252EF" w:rsidRPr="00D252EF">
              <w:rPr>
                <w:noProof/>
                <w:webHidden/>
              </w:rPr>
              <w:fldChar w:fldCharType="separate"/>
            </w:r>
            <w:r w:rsidR="00705C69">
              <w:rPr>
                <w:noProof/>
                <w:webHidden/>
              </w:rPr>
              <w:t>59</w:t>
            </w:r>
            <w:r w:rsidR="00D252EF" w:rsidRPr="00D252EF">
              <w:rPr>
                <w:noProof/>
                <w:webHidden/>
              </w:rPr>
              <w:fldChar w:fldCharType="end"/>
            </w:r>
          </w:hyperlink>
        </w:p>
        <w:p w14:paraId="2F8472B7" w14:textId="77777777" w:rsidR="00D252EF" w:rsidRPr="00D252EF" w:rsidRDefault="001C5B13">
          <w:pPr>
            <w:pStyle w:val="TOC2"/>
            <w:tabs>
              <w:tab w:val="right" w:leader="dot" w:pos="8630"/>
            </w:tabs>
            <w:rPr>
              <w:rFonts w:asciiTheme="minorHAnsi" w:eastAsiaTheme="minorEastAsia" w:hAnsiTheme="minorHAnsi" w:cstheme="minorBidi"/>
              <w:noProof/>
              <w:color w:val="auto"/>
              <w:szCs w:val="22"/>
              <w:lang w:val="ru-RU" w:eastAsia="ru-RU"/>
            </w:rPr>
          </w:pPr>
          <w:hyperlink w:anchor="_Toc421738002" w:history="1">
            <w:r w:rsidR="00D252EF" w:rsidRPr="00D252EF">
              <w:rPr>
                <w:rStyle w:val="Hyperlink"/>
                <w:rFonts w:asciiTheme="majorHAnsi" w:hAnsiTheme="majorHAnsi"/>
                <w:noProof/>
              </w:rPr>
              <w:t>5.2  Ανάλυση Δεδομένων Έρευνας</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_Toc421738002 \h </w:instrText>
            </w:r>
            <w:r w:rsidR="00D252EF" w:rsidRPr="00D252EF">
              <w:rPr>
                <w:noProof/>
                <w:webHidden/>
              </w:rPr>
            </w:r>
            <w:r w:rsidR="00D252EF" w:rsidRPr="00D252EF">
              <w:rPr>
                <w:noProof/>
                <w:webHidden/>
              </w:rPr>
              <w:fldChar w:fldCharType="separate"/>
            </w:r>
            <w:r w:rsidR="00705C69">
              <w:rPr>
                <w:noProof/>
                <w:webHidden/>
              </w:rPr>
              <w:t>61</w:t>
            </w:r>
            <w:r w:rsidR="00D252EF" w:rsidRPr="00D252EF">
              <w:rPr>
                <w:noProof/>
                <w:webHidden/>
              </w:rPr>
              <w:fldChar w:fldCharType="end"/>
            </w:r>
          </w:hyperlink>
        </w:p>
        <w:p w14:paraId="0731A575" w14:textId="77777777" w:rsidR="00D252EF" w:rsidRPr="00D252EF" w:rsidRDefault="001C5B13">
          <w:pPr>
            <w:pStyle w:val="TOC3"/>
            <w:tabs>
              <w:tab w:val="right" w:leader="dot" w:pos="8630"/>
            </w:tabs>
            <w:rPr>
              <w:rFonts w:asciiTheme="minorHAnsi" w:eastAsiaTheme="minorEastAsia" w:hAnsiTheme="minorHAnsi" w:cstheme="minorBidi"/>
              <w:noProof/>
              <w:color w:val="auto"/>
              <w:szCs w:val="22"/>
              <w:lang w:val="ru-RU" w:eastAsia="ru-RU"/>
            </w:rPr>
          </w:pPr>
          <w:hyperlink w:anchor="_Toc421738003" w:history="1">
            <w:r w:rsidR="00D252EF" w:rsidRPr="00D252EF">
              <w:rPr>
                <w:rStyle w:val="Hyperlink"/>
                <w:rFonts w:asciiTheme="majorHAnsi" w:hAnsiTheme="majorHAnsi"/>
                <w:noProof/>
              </w:rPr>
              <w:t>5.2.1 Περιγραφική Στατιστική (</w:t>
            </w:r>
            <w:r w:rsidR="00D252EF" w:rsidRPr="00D252EF">
              <w:rPr>
                <w:rStyle w:val="Hyperlink"/>
                <w:rFonts w:asciiTheme="majorHAnsi" w:hAnsiTheme="majorHAnsi"/>
                <w:noProof/>
                <w:lang w:val="en-US"/>
              </w:rPr>
              <w:t>SPSS</w:t>
            </w:r>
            <w:r w:rsidR="00D252EF" w:rsidRPr="00D252EF">
              <w:rPr>
                <w:rStyle w:val="Hyperlink"/>
                <w:rFonts w:asciiTheme="majorHAnsi" w:hAnsiTheme="majorHAnsi"/>
                <w:noProof/>
              </w:rPr>
              <w:t>)</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_Toc421738003 \h </w:instrText>
            </w:r>
            <w:r w:rsidR="00D252EF" w:rsidRPr="00D252EF">
              <w:rPr>
                <w:noProof/>
                <w:webHidden/>
              </w:rPr>
            </w:r>
            <w:r w:rsidR="00D252EF" w:rsidRPr="00D252EF">
              <w:rPr>
                <w:noProof/>
                <w:webHidden/>
              </w:rPr>
              <w:fldChar w:fldCharType="separate"/>
            </w:r>
            <w:r w:rsidR="00705C69">
              <w:rPr>
                <w:noProof/>
                <w:webHidden/>
              </w:rPr>
              <w:t>61</w:t>
            </w:r>
            <w:r w:rsidR="00D252EF" w:rsidRPr="00D252EF">
              <w:rPr>
                <w:noProof/>
                <w:webHidden/>
              </w:rPr>
              <w:fldChar w:fldCharType="end"/>
            </w:r>
          </w:hyperlink>
        </w:p>
        <w:p w14:paraId="16A53E37" w14:textId="77777777" w:rsidR="00D252EF" w:rsidRPr="00D252EF" w:rsidRDefault="001C5B13">
          <w:pPr>
            <w:pStyle w:val="TOC3"/>
            <w:tabs>
              <w:tab w:val="right" w:leader="dot" w:pos="8630"/>
            </w:tabs>
            <w:rPr>
              <w:rFonts w:asciiTheme="minorHAnsi" w:eastAsiaTheme="minorEastAsia" w:hAnsiTheme="minorHAnsi" w:cstheme="minorBidi"/>
              <w:noProof/>
              <w:color w:val="auto"/>
              <w:szCs w:val="22"/>
              <w:lang w:val="ru-RU" w:eastAsia="ru-RU"/>
            </w:rPr>
          </w:pPr>
          <w:hyperlink w:anchor="_Toc421738004" w:history="1">
            <w:r w:rsidR="00D252EF" w:rsidRPr="00D252EF">
              <w:rPr>
                <w:rStyle w:val="Hyperlink"/>
                <w:rFonts w:asciiTheme="majorHAnsi" w:hAnsiTheme="majorHAnsi"/>
                <w:noProof/>
              </w:rPr>
              <w:t>5.2.2 Στατιστικά Σημαντικές Σχέσεις (SPSS)</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_Toc421738004 \h </w:instrText>
            </w:r>
            <w:r w:rsidR="00D252EF" w:rsidRPr="00D252EF">
              <w:rPr>
                <w:noProof/>
                <w:webHidden/>
              </w:rPr>
            </w:r>
            <w:r w:rsidR="00D252EF" w:rsidRPr="00D252EF">
              <w:rPr>
                <w:noProof/>
                <w:webHidden/>
              </w:rPr>
              <w:fldChar w:fldCharType="separate"/>
            </w:r>
            <w:r w:rsidR="00705C69">
              <w:rPr>
                <w:noProof/>
                <w:webHidden/>
              </w:rPr>
              <w:t>65</w:t>
            </w:r>
            <w:r w:rsidR="00D252EF" w:rsidRPr="00D252EF">
              <w:rPr>
                <w:noProof/>
                <w:webHidden/>
              </w:rPr>
              <w:fldChar w:fldCharType="end"/>
            </w:r>
          </w:hyperlink>
        </w:p>
        <w:p w14:paraId="5C508D1C" w14:textId="77777777" w:rsidR="00D252EF" w:rsidRPr="00D252EF" w:rsidRDefault="001C5B13">
          <w:pPr>
            <w:pStyle w:val="TOC2"/>
            <w:tabs>
              <w:tab w:val="right" w:leader="dot" w:pos="8630"/>
            </w:tabs>
            <w:rPr>
              <w:rFonts w:asciiTheme="minorHAnsi" w:eastAsiaTheme="minorEastAsia" w:hAnsiTheme="minorHAnsi" w:cstheme="minorBidi"/>
              <w:noProof/>
              <w:color w:val="auto"/>
              <w:szCs w:val="22"/>
              <w:lang w:val="ru-RU" w:eastAsia="ru-RU"/>
            </w:rPr>
          </w:pPr>
          <w:hyperlink w:anchor="_Toc421738005" w:history="1">
            <w:r w:rsidR="00D252EF" w:rsidRPr="00D252EF">
              <w:rPr>
                <w:rStyle w:val="Hyperlink"/>
                <w:rFonts w:asciiTheme="majorHAnsi" w:hAnsiTheme="majorHAnsi"/>
                <w:noProof/>
              </w:rPr>
              <w:t>5.3  Ομαδοποίηση Φοιτητών (</w:t>
            </w:r>
            <w:r w:rsidR="00D252EF" w:rsidRPr="00D252EF">
              <w:rPr>
                <w:rStyle w:val="Hyperlink"/>
                <w:rFonts w:asciiTheme="majorHAnsi" w:hAnsiTheme="majorHAnsi"/>
                <w:noProof/>
                <w:lang w:val="en-US"/>
              </w:rPr>
              <w:t>clustering</w:t>
            </w:r>
            <w:r w:rsidR="00D252EF" w:rsidRPr="00D252EF">
              <w:rPr>
                <w:rStyle w:val="Hyperlink"/>
                <w:rFonts w:asciiTheme="majorHAnsi" w:hAnsiTheme="majorHAnsi"/>
                <w:noProof/>
              </w:rPr>
              <w:t>)</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_Toc421738005 \h </w:instrText>
            </w:r>
            <w:r w:rsidR="00D252EF" w:rsidRPr="00D252EF">
              <w:rPr>
                <w:noProof/>
                <w:webHidden/>
              </w:rPr>
            </w:r>
            <w:r w:rsidR="00D252EF" w:rsidRPr="00D252EF">
              <w:rPr>
                <w:noProof/>
                <w:webHidden/>
              </w:rPr>
              <w:fldChar w:fldCharType="separate"/>
            </w:r>
            <w:r w:rsidR="00705C69">
              <w:rPr>
                <w:noProof/>
                <w:webHidden/>
              </w:rPr>
              <w:t>81</w:t>
            </w:r>
            <w:r w:rsidR="00D252EF" w:rsidRPr="00D252EF">
              <w:rPr>
                <w:noProof/>
                <w:webHidden/>
              </w:rPr>
              <w:fldChar w:fldCharType="end"/>
            </w:r>
          </w:hyperlink>
        </w:p>
        <w:p w14:paraId="19424FCE" w14:textId="77777777" w:rsidR="00D252EF" w:rsidRPr="00D252EF" w:rsidRDefault="001C5B13">
          <w:pPr>
            <w:pStyle w:val="TOC2"/>
            <w:tabs>
              <w:tab w:val="right" w:leader="dot" w:pos="8630"/>
            </w:tabs>
            <w:rPr>
              <w:rFonts w:asciiTheme="minorHAnsi" w:eastAsiaTheme="minorEastAsia" w:hAnsiTheme="minorHAnsi" w:cstheme="minorBidi"/>
              <w:noProof/>
              <w:color w:val="auto"/>
              <w:szCs w:val="22"/>
              <w:lang w:val="ru-RU" w:eastAsia="ru-RU"/>
            </w:rPr>
          </w:pPr>
          <w:hyperlink w:anchor="_Toc421738006" w:history="1">
            <w:r w:rsidR="00D252EF" w:rsidRPr="00D252EF">
              <w:rPr>
                <w:rStyle w:val="Hyperlink"/>
                <w:rFonts w:asciiTheme="majorHAnsi" w:hAnsiTheme="majorHAnsi"/>
                <w:noProof/>
              </w:rPr>
              <w:t>5.4  Οπτικοποίηση Σχέσεων Μεταβλητών</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_Toc421738006 \h </w:instrText>
            </w:r>
            <w:r w:rsidR="00D252EF" w:rsidRPr="00D252EF">
              <w:rPr>
                <w:noProof/>
                <w:webHidden/>
              </w:rPr>
            </w:r>
            <w:r w:rsidR="00D252EF" w:rsidRPr="00D252EF">
              <w:rPr>
                <w:noProof/>
                <w:webHidden/>
              </w:rPr>
              <w:fldChar w:fldCharType="separate"/>
            </w:r>
            <w:r w:rsidR="00705C69">
              <w:rPr>
                <w:noProof/>
                <w:webHidden/>
              </w:rPr>
              <w:t>85</w:t>
            </w:r>
            <w:r w:rsidR="00D252EF" w:rsidRPr="00D252EF">
              <w:rPr>
                <w:noProof/>
                <w:webHidden/>
              </w:rPr>
              <w:fldChar w:fldCharType="end"/>
            </w:r>
          </w:hyperlink>
        </w:p>
        <w:p w14:paraId="1FFC4324" w14:textId="77777777" w:rsidR="00D252EF" w:rsidRPr="00D252EF" w:rsidRDefault="001C5B13">
          <w:pPr>
            <w:pStyle w:val="TOC2"/>
            <w:tabs>
              <w:tab w:val="right" w:leader="dot" w:pos="8630"/>
            </w:tabs>
            <w:rPr>
              <w:rFonts w:asciiTheme="minorHAnsi" w:eastAsiaTheme="minorEastAsia" w:hAnsiTheme="minorHAnsi" w:cstheme="minorBidi"/>
              <w:noProof/>
              <w:color w:val="auto"/>
              <w:szCs w:val="22"/>
              <w:lang w:val="ru-RU" w:eastAsia="ru-RU"/>
            </w:rPr>
          </w:pPr>
          <w:hyperlink w:anchor="_Toc421738007" w:history="1">
            <w:r w:rsidR="00D252EF" w:rsidRPr="00D252EF">
              <w:rPr>
                <w:rStyle w:val="Hyperlink"/>
                <w:rFonts w:asciiTheme="majorHAnsi" w:hAnsiTheme="majorHAnsi"/>
                <w:noProof/>
              </w:rPr>
              <w:t>5.5 Ιεραρχική Παλινδρόμηση (</w:t>
            </w:r>
            <w:r w:rsidR="00D252EF" w:rsidRPr="00D252EF">
              <w:rPr>
                <w:rStyle w:val="Hyperlink"/>
                <w:rFonts w:asciiTheme="majorHAnsi" w:hAnsiTheme="majorHAnsi"/>
                <w:noProof/>
                <w:lang w:val="en-US"/>
              </w:rPr>
              <w:t>Hierarchical</w:t>
            </w:r>
            <w:r w:rsidR="00D252EF" w:rsidRPr="00D252EF">
              <w:rPr>
                <w:rStyle w:val="Hyperlink"/>
                <w:rFonts w:asciiTheme="majorHAnsi" w:hAnsiTheme="majorHAnsi"/>
                <w:noProof/>
              </w:rPr>
              <w:t xml:space="preserve"> </w:t>
            </w:r>
            <w:r w:rsidR="00D252EF" w:rsidRPr="00D252EF">
              <w:rPr>
                <w:rStyle w:val="Hyperlink"/>
                <w:rFonts w:asciiTheme="majorHAnsi" w:hAnsiTheme="majorHAnsi"/>
                <w:noProof/>
                <w:lang w:val="en-US"/>
              </w:rPr>
              <w:t>Regression</w:t>
            </w:r>
            <w:r w:rsidR="00D252EF" w:rsidRPr="00D252EF">
              <w:rPr>
                <w:rStyle w:val="Hyperlink"/>
                <w:rFonts w:asciiTheme="majorHAnsi" w:hAnsiTheme="majorHAnsi"/>
                <w:noProof/>
              </w:rPr>
              <w:t>)</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_Toc421738007 \h </w:instrText>
            </w:r>
            <w:r w:rsidR="00D252EF" w:rsidRPr="00D252EF">
              <w:rPr>
                <w:noProof/>
                <w:webHidden/>
              </w:rPr>
            </w:r>
            <w:r w:rsidR="00D252EF" w:rsidRPr="00D252EF">
              <w:rPr>
                <w:noProof/>
                <w:webHidden/>
              </w:rPr>
              <w:fldChar w:fldCharType="separate"/>
            </w:r>
            <w:r w:rsidR="00705C69">
              <w:rPr>
                <w:noProof/>
                <w:webHidden/>
              </w:rPr>
              <w:t>89</w:t>
            </w:r>
            <w:r w:rsidR="00D252EF" w:rsidRPr="00D252EF">
              <w:rPr>
                <w:noProof/>
                <w:webHidden/>
              </w:rPr>
              <w:fldChar w:fldCharType="end"/>
            </w:r>
          </w:hyperlink>
        </w:p>
        <w:p w14:paraId="2BA8837D" w14:textId="77777777" w:rsidR="00D252EF" w:rsidRPr="00D252EF" w:rsidRDefault="001C5B13">
          <w:pPr>
            <w:pStyle w:val="TOC1"/>
            <w:tabs>
              <w:tab w:val="right" w:leader="dot" w:pos="8630"/>
            </w:tabs>
            <w:rPr>
              <w:rFonts w:asciiTheme="minorHAnsi" w:eastAsiaTheme="minorEastAsia" w:hAnsiTheme="minorHAnsi" w:cstheme="minorBidi"/>
              <w:noProof/>
              <w:color w:val="auto"/>
              <w:szCs w:val="22"/>
              <w:lang w:val="ru-RU" w:eastAsia="ru-RU"/>
            </w:rPr>
          </w:pPr>
          <w:hyperlink w:anchor="_Toc421738008" w:history="1">
            <w:r w:rsidR="00D252EF" w:rsidRPr="00D252EF">
              <w:rPr>
                <w:rStyle w:val="Hyperlink"/>
                <w:rFonts w:asciiTheme="majorHAnsi" w:hAnsiTheme="majorHAnsi"/>
                <w:noProof/>
              </w:rPr>
              <w:t>Κεφάλαιο 6</w:t>
            </w:r>
            <w:r w:rsidR="00D252EF" w:rsidRPr="00D252EF">
              <w:rPr>
                <w:rStyle w:val="Hyperlink"/>
                <w:rFonts w:asciiTheme="majorHAnsi" w:hAnsiTheme="majorHAnsi"/>
                <w:noProof/>
                <w:vertAlign w:val="superscript"/>
              </w:rPr>
              <w:t>ο</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_Toc421738008 \h </w:instrText>
            </w:r>
            <w:r w:rsidR="00D252EF" w:rsidRPr="00D252EF">
              <w:rPr>
                <w:noProof/>
                <w:webHidden/>
              </w:rPr>
            </w:r>
            <w:r w:rsidR="00D252EF" w:rsidRPr="00D252EF">
              <w:rPr>
                <w:noProof/>
                <w:webHidden/>
              </w:rPr>
              <w:fldChar w:fldCharType="separate"/>
            </w:r>
            <w:r w:rsidR="00705C69">
              <w:rPr>
                <w:noProof/>
                <w:webHidden/>
              </w:rPr>
              <w:t>92</w:t>
            </w:r>
            <w:r w:rsidR="00D252EF" w:rsidRPr="00D252EF">
              <w:rPr>
                <w:noProof/>
                <w:webHidden/>
              </w:rPr>
              <w:fldChar w:fldCharType="end"/>
            </w:r>
          </w:hyperlink>
        </w:p>
        <w:p w14:paraId="7AC909DB" w14:textId="77777777" w:rsidR="00D252EF" w:rsidRPr="00D252EF" w:rsidRDefault="001C5B13">
          <w:pPr>
            <w:pStyle w:val="TOC1"/>
            <w:tabs>
              <w:tab w:val="right" w:leader="dot" w:pos="8630"/>
            </w:tabs>
            <w:rPr>
              <w:rFonts w:asciiTheme="minorHAnsi" w:eastAsiaTheme="minorEastAsia" w:hAnsiTheme="minorHAnsi" w:cstheme="minorBidi"/>
              <w:noProof/>
              <w:color w:val="auto"/>
              <w:szCs w:val="22"/>
              <w:lang w:val="ru-RU" w:eastAsia="ru-RU"/>
            </w:rPr>
          </w:pPr>
          <w:hyperlink w:anchor="_Toc421738009" w:history="1">
            <w:r w:rsidR="00D252EF" w:rsidRPr="00D252EF">
              <w:rPr>
                <w:rStyle w:val="Hyperlink"/>
                <w:rFonts w:asciiTheme="majorHAnsi" w:hAnsiTheme="majorHAnsi"/>
                <w:noProof/>
              </w:rPr>
              <w:t>6. Συζήτηση και συμπεράσματα</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_Toc421738009 \h </w:instrText>
            </w:r>
            <w:r w:rsidR="00D252EF" w:rsidRPr="00D252EF">
              <w:rPr>
                <w:noProof/>
                <w:webHidden/>
              </w:rPr>
            </w:r>
            <w:r w:rsidR="00D252EF" w:rsidRPr="00D252EF">
              <w:rPr>
                <w:noProof/>
                <w:webHidden/>
              </w:rPr>
              <w:fldChar w:fldCharType="separate"/>
            </w:r>
            <w:r w:rsidR="00705C69">
              <w:rPr>
                <w:noProof/>
                <w:webHidden/>
              </w:rPr>
              <w:t>92</w:t>
            </w:r>
            <w:r w:rsidR="00D252EF" w:rsidRPr="00D252EF">
              <w:rPr>
                <w:noProof/>
                <w:webHidden/>
              </w:rPr>
              <w:fldChar w:fldCharType="end"/>
            </w:r>
          </w:hyperlink>
        </w:p>
        <w:p w14:paraId="0D8C0049" w14:textId="77777777" w:rsidR="00D252EF" w:rsidRPr="00D252EF" w:rsidRDefault="001C5B13">
          <w:pPr>
            <w:pStyle w:val="TOC1"/>
            <w:tabs>
              <w:tab w:val="right" w:leader="dot" w:pos="8630"/>
            </w:tabs>
            <w:rPr>
              <w:rFonts w:asciiTheme="minorHAnsi" w:eastAsiaTheme="minorEastAsia" w:hAnsiTheme="minorHAnsi" w:cstheme="minorBidi"/>
              <w:noProof/>
              <w:color w:val="auto"/>
              <w:szCs w:val="22"/>
              <w:lang w:val="ru-RU" w:eastAsia="ru-RU"/>
            </w:rPr>
          </w:pPr>
          <w:hyperlink w:anchor="_Toc421738010" w:history="1">
            <w:r w:rsidR="00D252EF" w:rsidRPr="00D252EF">
              <w:rPr>
                <w:rStyle w:val="Hyperlink"/>
                <w:rFonts w:asciiTheme="majorHAnsi" w:hAnsiTheme="majorHAnsi"/>
                <w:noProof/>
              </w:rPr>
              <w:t>Βιβλιογραφία</w:t>
            </w:r>
            <w:r w:rsidR="00D252EF" w:rsidRPr="00D252EF">
              <w:rPr>
                <w:noProof/>
                <w:webHidden/>
              </w:rPr>
              <w:tab/>
            </w:r>
            <w:r w:rsidR="00D252EF" w:rsidRPr="00D252EF">
              <w:rPr>
                <w:noProof/>
                <w:webHidden/>
              </w:rPr>
              <w:fldChar w:fldCharType="begin"/>
            </w:r>
            <w:r w:rsidR="00D252EF" w:rsidRPr="00D252EF">
              <w:rPr>
                <w:noProof/>
                <w:webHidden/>
              </w:rPr>
              <w:instrText xml:space="preserve"> PAGEREF _Toc421738010 \h </w:instrText>
            </w:r>
            <w:r w:rsidR="00D252EF" w:rsidRPr="00D252EF">
              <w:rPr>
                <w:noProof/>
                <w:webHidden/>
              </w:rPr>
            </w:r>
            <w:r w:rsidR="00D252EF" w:rsidRPr="00D252EF">
              <w:rPr>
                <w:noProof/>
                <w:webHidden/>
              </w:rPr>
              <w:fldChar w:fldCharType="separate"/>
            </w:r>
            <w:r w:rsidR="00705C69">
              <w:rPr>
                <w:noProof/>
                <w:webHidden/>
              </w:rPr>
              <w:t>94</w:t>
            </w:r>
            <w:r w:rsidR="00D252EF" w:rsidRPr="00D252EF">
              <w:rPr>
                <w:noProof/>
                <w:webHidden/>
              </w:rPr>
              <w:fldChar w:fldCharType="end"/>
            </w:r>
          </w:hyperlink>
        </w:p>
        <w:p w14:paraId="53B109CC" w14:textId="20F3D554" w:rsidR="00AE530C" w:rsidRPr="00D252EF" w:rsidRDefault="00AE530C">
          <w:pPr>
            <w:rPr>
              <w:rFonts w:asciiTheme="majorHAnsi" w:hAnsiTheme="majorHAnsi"/>
            </w:rPr>
          </w:pPr>
          <w:r w:rsidRPr="00D252EF">
            <w:rPr>
              <w:rFonts w:asciiTheme="majorHAnsi" w:hAnsiTheme="majorHAnsi"/>
              <w:bCs/>
              <w:noProof/>
            </w:rPr>
            <w:fldChar w:fldCharType="end"/>
          </w:r>
        </w:p>
      </w:sdtContent>
    </w:sdt>
    <w:p w14:paraId="092F5924" w14:textId="77777777" w:rsidR="00AC3184" w:rsidRPr="00D252EF" w:rsidRDefault="00AC3184" w:rsidP="00AC3184">
      <w:pPr>
        <w:pStyle w:val="Heading2"/>
      </w:pPr>
    </w:p>
    <w:p w14:paraId="455F170B" w14:textId="305D5FC2" w:rsidR="00D75A81" w:rsidRPr="00D252EF" w:rsidRDefault="00AC3184" w:rsidP="00AC3184">
      <w:pPr>
        <w:pStyle w:val="Heading2"/>
      </w:pPr>
      <w:r w:rsidRPr="00D252EF">
        <w:br w:type="page"/>
      </w:r>
    </w:p>
    <w:p w14:paraId="3803EADB" w14:textId="6F086F91" w:rsidR="006C6965" w:rsidRPr="006C6965" w:rsidRDefault="006C6965" w:rsidP="006C6965">
      <w:pPr>
        <w:pStyle w:val="Heading1"/>
        <w:rPr>
          <w:rFonts w:asciiTheme="majorHAnsi" w:hAnsiTheme="majorHAnsi"/>
          <w:b/>
          <w:sz w:val="52"/>
          <w:szCs w:val="52"/>
        </w:rPr>
      </w:pPr>
      <w:bookmarkStart w:id="11" w:name="_Toc421737969"/>
      <w:r w:rsidRPr="006C6965">
        <w:rPr>
          <w:rFonts w:asciiTheme="majorHAnsi" w:hAnsiTheme="majorHAnsi"/>
          <w:b/>
          <w:sz w:val="52"/>
          <w:szCs w:val="52"/>
        </w:rPr>
        <w:lastRenderedPageBreak/>
        <w:t>Κεφάλαιο</w:t>
      </w:r>
      <w:r w:rsidRPr="006C6965">
        <w:rPr>
          <w:rFonts w:asciiTheme="majorHAnsi" w:hAnsiTheme="majorHAnsi"/>
          <w:b/>
        </w:rPr>
        <w:t xml:space="preserve"> </w:t>
      </w:r>
      <w:r w:rsidRPr="006C6965">
        <w:rPr>
          <w:rFonts w:asciiTheme="majorHAnsi" w:hAnsiTheme="majorHAnsi"/>
          <w:b/>
          <w:sz w:val="52"/>
          <w:szCs w:val="52"/>
        </w:rPr>
        <w:t>1</w:t>
      </w:r>
      <w:r w:rsidRPr="006C6965">
        <w:rPr>
          <w:rFonts w:asciiTheme="majorHAnsi" w:hAnsiTheme="majorHAnsi"/>
          <w:b/>
          <w:sz w:val="52"/>
          <w:szCs w:val="52"/>
          <w:vertAlign w:val="superscript"/>
        </w:rPr>
        <w:t>ο</w:t>
      </w:r>
      <w:bookmarkEnd w:id="11"/>
    </w:p>
    <w:p w14:paraId="1B0FAE80" w14:textId="05ACEEF9" w:rsidR="00981D4D" w:rsidRPr="00AE530C" w:rsidRDefault="006C6965" w:rsidP="006C6965">
      <w:pPr>
        <w:pStyle w:val="Heading2"/>
        <w:rPr>
          <w:b/>
          <w:sz w:val="44"/>
          <w:szCs w:val="44"/>
        </w:rPr>
      </w:pPr>
      <w:bookmarkStart w:id="12" w:name="_Toc421737970"/>
      <w:r w:rsidRPr="006C6965">
        <w:rPr>
          <w:rFonts w:asciiTheme="majorHAnsi" w:hAnsiTheme="majorHAnsi"/>
          <w:b/>
          <w:sz w:val="44"/>
          <w:szCs w:val="44"/>
        </w:rPr>
        <w:t>1.Εισαγωγή</w:t>
      </w:r>
      <w:bookmarkEnd w:id="12"/>
      <w:r w:rsidR="00981D4D" w:rsidRPr="006C6965">
        <w:rPr>
          <w:b/>
          <w:sz w:val="44"/>
          <w:szCs w:val="44"/>
        </w:rPr>
        <w:t xml:space="preserve">  </w:t>
      </w:r>
    </w:p>
    <w:p w14:paraId="5168575E" w14:textId="77777777" w:rsidR="006C6965" w:rsidRPr="00AE530C" w:rsidRDefault="006C6965" w:rsidP="006C6965"/>
    <w:p w14:paraId="43A632F3" w14:textId="5A0668B7" w:rsidR="00037B84" w:rsidRDefault="005D2959" w:rsidP="00D147DE">
      <w:pPr>
        <w:spacing w:line="360" w:lineRule="auto"/>
        <w:ind w:firstLine="284"/>
        <w:jc w:val="both"/>
        <w:rPr>
          <w:rFonts w:ascii="Times New Roman" w:hAnsi="Times New Roman" w:cs="Times New Roman"/>
        </w:rPr>
      </w:pPr>
      <w:r>
        <w:rPr>
          <w:rFonts w:ascii="Times New Roman" w:hAnsi="Times New Roman" w:cs="Times New Roman"/>
        </w:rPr>
        <w:t>Τα τελευταία χρό</w:t>
      </w:r>
      <w:r w:rsidR="00037B84">
        <w:rPr>
          <w:rFonts w:ascii="Times New Roman" w:hAnsi="Times New Roman" w:cs="Times New Roman"/>
        </w:rPr>
        <w:t>νια η εκπαίδευση έχει αλλάξει ρι</w:t>
      </w:r>
      <w:r>
        <w:rPr>
          <w:rFonts w:ascii="Times New Roman" w:hAnsi="Times New Roman" w:cs="Times New Roman"/>
        </w:rPr>
        <w:t>ζικά μέσα από τη χρήση της τεχνολογίας</w:t>
      </w:r>
      <w:r w:rsidR="00037B84">
        <w:rPr>
          <w:rFonts w:ascii="Times New Roman" w:hAnsi="Times New Roman" w:cs="Times New Roman"/>
        </w:rPr>
        <w:t xml:space="preserve"> σε αυτή. Ο παραδοσιακός τρόπος διδασκαλίας, κυρίως στην τρι</w:t>
      </w:r>
      <w:r w:rsidR="00A065FD">
        <w:rPr>
          <w:rFonts w:ascii="Times New Roman" w:hAnsi="Times New Roman" w:cs="Times New Roman"/>
        </w:rPr>
        <w:t xml:space="preserve">τοβάθμια εκπαίδευση, έχει αλλάξει </w:t>
      </w:r>
      <w:r w:rsidR="003649D0">
        <w:rPr>
          <w:rFonts w:ascii="Times New Roman" w:hAnsi="Times New Roman" w:cs="Times New Roman"/>
        </w:rPr>
        <w:t xml:space="preserve">από </w:t>
      </w:r>
      <w:r w:rsidR="00037B84">
        <w:rPr>
          <w:rFonts w:ascii="Times New Roman" w:hAnsi="Times New Roman" w:cs="Times New Roman"/>
        </w:rPr>
        <w:t>τη χρήση συστημάτων όπου υπ</w:t>
      </w:r>
      <w:r w:rsidR="006A5243">
        <w:rPr>
          <w:rFonts w:ascii="Times New Roman" w:hAnsi="Times New Roman" w:cs="Times New Roman"/>
        </w:rPr>
        <w:t>οστηρίζουν τη</w:t>
      </w:r>
      <w:r w:rsidR="00B16B67">
        <w:rPr>
          <w:rFonts w:ascii="Times New Roman" w:hAnsi="Times New Roman" w:cs="Times New Roman"/>
        </w:rPr>
        <w:t xml:space="preserve"> μάθηση μέσω του Δ</w:t>
      </w:r>
      <w:r w:rsidR="00037B84">
        <w:rPr>
          <w:rFonts w:ascii="Times New Roman" w:hAnsi="Times New Roman" w:cs="Times New Roman"/>
        </w:rPr>
        <w:t xml:space="preserve">ιαδικτύου. Η χρήση της </w:t>
      </w:r>
      <w:r w:rsidR="00DF5D93">
        <w:rPr>
          <w:rFonts w:ascii="Times New Roman" w:hAnsi="Times New Roman" w:cs="Times New Roman"/>
        </w:rPr>
        <w:t>συγκεκριμένης τεχνολογίας διευκολύ</w:t>
      </w:r>
      <w:r w:rsidR="00037B84">
        <w:rPr>
          <w:rFonts w:ascii="Times New Roman" w:hAnsi="Times New Roman" w:cs="Times New Roman"/>
        </w:rPr>
        <w:t>νει τη διεξαγωγή των μαθημάτων πο</w:t>
      </w:r>
      <w:r w:rsidR="00207E3B">
        <w:rPr>
          <w:rFonts w:ascii="Times New Roman" w:hAnsi="Times New Roman" w:cs="Times New Roman"/>
        </w:rPr>
        <w:t xml:space="preserve">υ γίνονται σε επίπεδο </w:t>
      </w:r>
      <w:r w:rsidR="00037B84">
        <w:rPr>
          <w:rFonts w:ascii="Times New Roman" w:hAnsi="Times New Roman" w:cs="Times New Roman"/>
        </w:rPr>
        <w:t>τάξης ή μπορεί σε πολλές περιπτώσεις να αντικαταστήσει εντελώς τον παραδοσιακό τρόπο διδασκαλίας.</w:t>
      </w:r>
    </w:p>
    <w:p w14:paraId="59FD74EF" w14:textId="77777777" w:rsidR="00D147DE" w:rsidRDefault="00D147DE" w:rsidP="00D147DE">
      <w:pPr>
        <w:spacing w:line="360" w:lineRule="auto"/>
        <w:ind w:firstLine="284"/>
        <w:jc w:val="both"/>
        <w:rPr>
          <w:rFonts w:ascii="Times New Roman" w:hAnsi="Times New Roman" w:cs="Times New Roman"/>
        </w:rPr>
      </w:pPr>
    </w:p>
    <w:p w14:paraId="6B7BDACD" w14:textId="15444F2C" w:rsidR="000727D8" w:rsidRPr="00AB0BB9" w:rsidRDefault="00037B84" w:rsidP="00037B84">
      <w:pPr>
        <w:spacing w:after="240" w:line="360" w:lineRule="auto"/>
        <w:ind w:firstLine="284"/>
        <w:jc w:val="both"/>
        <w:rPr>
          <w:rFonts w:ascii="Times New Roman" w:hAnsi="Times New Roman" w:cs="Times New Roman"/>
        </w:rPr>
      </w:pPr>
      <w:r>
        <w:rPr>
          <w:rFonts w:ascii="Times New Roman" w:hAnsi="Times New Roman" w:cs="Times New Roman"/>
        </w:rPr>
        <w:t>Μέσα από τη χρήση συστημάτων</w:t>
      </w:r>
      <w:r w:rsidR="00B57020">
        <w:rPr>
          <w:rFonts w:ascii="Times New Roman" w:hAnsi="Times New Roman" w:cs="Times New Roman"/>
        </w:rPr>
        <w:t xml:space="preserve"> διαχείρ</w:t>
      </w:r>
      <w:r w:rsidR="00DE1E0E">
        <w:rPr>
          <w:rFonts w:ascii="Times New Roman" w:hAnsi="Times New Roman" w:cs="Times New Roman"/>
        </w:rPr>
        <w:t>ι</w:t>
      </w:r>
      <w:r w:rsidR="00B57020">
        <w:rPr>
          <w:rFonts w:ascii="Times New Roman" w:hAnsi="Times New Roman" w:cs="Times New Roman"/>
        </w:rPr>
        <w:t>σης της</w:t>
      </w:r>
      <w:r>
        <w:rPr>
          <w:rFonts w:ascii="Times New Roman" w:hAnsi="Times New Roman" w:cs="Times New Roman"/>
        </w:rPr>
        <w:t xml:space="preserve"> μάθησης</w:t>
      </w:r>
      <w:r w:rsidR="00B57020">
        <w:rPr>
          <w:rFonts w:ascii="Times New Roman" w:hAnsi="Times New Roman" w:cs="Times New Roman"/>
        </w:rPr>
        <w:t xml:space="preserve"> (</w:t>
      </w:r>
      <w:r w:rsidR="00B57020">
        <w:rPr>
          <w:rFonts w:ascii="Times New Roman" w:hAnsi="Times New Roman" w:cs="Times New Roman"/>
          <w:lang w:val="en-US"/>
        </w:rPr>
        <w:t>Learning</w:t>
      </w:r>
      <w:r w:rsidR="00B57020" w:rsidRPr="00B57020">
        <w:rPr>
          <w:rFonts w:ascii="Times New Roman" w:hAnsi="Times New Roman" w:cs="Times New Roman"/>
        </w:rPr>
        <w:t xml:space="preserve"> </w:t>
      </w:r>
      <w:r w:rsidR="00B57020">
        <w:rPr>
          <w:rFonts w:ascii="Times New Roman" w:hAnsi="Times New Roman" w:cs="Times New Roman"/>
          <w:lang w:val="en-US"/>
        </w:rPr>
        <w:t>Management</w:t>
      </w:r>
      <w:r w:rsidR="00B57020" w:rsidRPr="00B57020">
        <w:rPr>
          <w:rFonts w:ascii="Times New Roman" w:hAnsi="Times New Roman" w:cs="Times New Roman"/>
        </w:rPr>
        <w:t xml:space="preserve"> </w:t>
      </w:r>
      <w:r w:rsidR="00B57020">
        <w:rPr>
          <w:rFonts w:ascii="Times New Roman" w:hAnsi="Times New Roman" w:cs="Times New Roman"/>
          <w:lang w:val="en-US"/>
        </w:rPr>
        <w:t>Systems</w:t>
      </w:r>
      <w:r w:rsidR="00B57020" w:rsidRPr="00B57020">
        <w:rPr>
          <w:rFonts w:ascii="Times New Roman" w:hAnsi="Times New Roman" w:cs="Times New Roman"/>
        </w:rPr>
        <w:t>)</w:t>
      </w:r>
      <w:r>
        <w:rPr>
          <w:rFonts w:ascii="Times New Roman" w:hAnsi="Times New Roman" w:cs="Times New Roman"/>
        </w:rPr>
        <w:t xml:space="preserve"> όπως το </w:t>
      </w:r>
      <w:r w:rsidR="00B57020">
        <w:rPr>
          <w:rFonts w:ascii="Times New Roman" w:hAnsi="Times New Roman" w:cs="Times New Roman"/>
          <w:lang w:val="en-US"/>
        </w:rPr>
        <w:t>M</w:t>
      </w:r>
      <w:r>
        <w:rPr>
          <w:rFonts w:ascii="Times New Roman" w:hAnsi="Times New Roman" w:cs="Times New Roman"/>
          <w:lang w:val="en-US"/>
        </w:rPr>
        <w:t>oodle</w:t>
      </w:r>
      <w:r w:rsidRPr="00037B84">
        <w:rPr>
          <w:rFonts w:ascii="Times New Roman" w:hAnsi="Times New Roman" w:cs="Times New Roman"/>
        </w:rPr>
        <w:t xml:space="preserve">, </w:t>
      </w:r>
      <w:r>
        <w:rPr>
          <w:rFonts w:ascii="Times New Roman" w:hAnsi="Times New Roman" w:cs="Times New Roman"/>
        </w:rPr>
        <w:t>ο εκπαιδευτικός μπορεί να</w:t>
      </w:r>
      <w:r w:rsidR="00B57020" w:rsidRPr="00B57020">
        <w:rPr>
          <w:rFonts w:ascii="Times New Roman" w:hAnsi="Times New Roman" w:cs="Times New Roman"/>
        </w:rPr>
        <w:t xml:space="preserve"> </w:t>
      </w:r>
      <w:r w:rsidR="00935BFD">
        <w:rPr>
          <w:rFonts w:ascii="Times New Roman" w:hAnsi="Times New Roman" w:cs="Times New Roman"/>
        </w:rPr>
        <w:t xml:space="preserve">εισάγει τα </w:t>
      </w:r>
      <w:r w:rsidR="00D147DE">
        <w:rPr>
          <w:rFonts w:ascii="Times New Roman" w:hAnsi="Times New Roman" w:cs="Times New Roman"/>
        </w:rPr>
        <w:t>υλικά του μαθήματος, να επικοινωνήσει με τους μαθητές του για τυχόν απορίες που μπορεί να έχουν, να εισάγει ανακοινώσεις</w:t>
      </w:r>
      <w:r w:rsidR="00961264">
        <w:rPr>
          <w:rFonts w:ascii="Times New Roman" w:hAnsi="Times New Roman" w:cs="Times New Roman"/>
        </w:rPr>
        <w:t>, εργασί</w:t>
      </w:r>
      <w:r w:rsidR="001D324B">
        <w:rPr>
          <w:rFonts w:ascii="Times New Roman" w:hAnsi="Times New Roman" w:cs="Times New Roman"/>
        </w:rPr>
        <w:t xml:space="preserve">ες και οτιδήποτε είναι απαραίτητο </w:t>
      </w:r>
      <w:r w:rsidR="00961264">
        <w:rPr>
          <w:rFonts w:ascii="Times New Roman" w:hAnsi="Times New Roman" w:cs="Times New Roman"/>
        </w:rPr>
        <w:t>για τη διεξαγωγή του μαθή</w:t>
      </w:r>
      <w:r w:rsidR="000727D8">
        <w:rPr>
          <w:rFonts w:ascii="Times New Roman" w:hAnsi="Times New Roman" w:cs="Times New Roman"/>
        </w:rPr>
        <w:t xml:space="preserve">ματος. Ωστόσο, στα συγκεκριμένα συστήματα </w:t>
      </w:r>
      <w:r w:rsidR="0016343D">
        <w:rPr>
          <w:rFonts w:ascii="Times New Roman" w:hAnsi="Times New Roman" w:cs="Times New Roman"/>
        </w:rPr>
        <w:t xml:space="preserve">δημιουργείται </w:t>
      </w:r>
      <w:r w:rsidR="00AB0BB9">
        <w:rPr>
          <w:rFonts w:ascii="Times New Roman" w:hAnsi="Times New Roman" w:cs="Times New Roman"/>
        </w:rPr>
        <w:t xml:space="preserve">το πρόβλημα της </w:t>
      </w:r>
      <w:r w:rsidR="00DE1E0E">
        <w:rPr>
          <w:rFonts w:ascii="Times New Roman" w:hAnsi="Times New Roman" w:cs="Times New Roman"/>
        </w:rPr>
        <w:t xml:space="preserve">συνεχούς </w:t>
      </w:r>
      <w:r w:rsidR="00AB0BB9">
        <w:rPr>
          <w:rFonts w:ascii="Times New Roman" w:hAnsi="Times New Roman" w:cs="Times New Roman"/>
        </w:rPr>
        <w:t xml:space="preserve">αύξησης των </w:t>
      </w:r>
      <w:r w:rsidR="0016343D">
        <w:rPr>
          <w:rFonts w:ascii="Times New Roman" w:hAnsi="Times New Roman" w:cs="Times New Roman"/>
        </w:rPr>
        <w:t>δεδομένων</w:t>
      </w:r>
      <w:r w:rsidR="00AB0BB9">
        <w:rPr>
          <w:rFonts w:ascii="Times New Roman" w:hAnsi="Times New Roman" w:cs="Times New Roman"/>
        </w:rPr>
        <w:t xml:space="preserve"> που προκύπτουν</w:t>
      </w:r>
      <w:r w:rsidR="0016343D">
        <w:rPr>
          <w:rFonts w:ascii="Times New Roman" w:hAnsi="Times New Roman" w:cs="Times New Roman"/>
        </w:rPr>
        <w:t xml:space="preserve"> μέσα από τις κινήσεις των μαθητών αλλά και των εκπαιδε</w:t>
      </w:r>
      <w:r w:rsidR="0066322C">
        <w:rPr>
          <w:rFonts w:ascii="Times New Roman" w:hAnsi="Times New Roman" w:cs="Times New Roman"/>
        </w:rPr>
        <w:t>υτικών μέσα σε αυτά</w:t>
      </w:r>
      <w:r w:rsidR="00AB0BB9">
        <w:rPr>
          <w:rFonts w:ascii="Times New Roman" w:hAnsi="Times New Roman" w:cs="Times New Roman"/>
        </w:rPr>
        <w:t>. Για να παρθούν σημαντικές πληροφορίες μέσα από τα συγκεκριμένα δεδομένα θα πρέπει να τα επεξε</w:t>
      </w:r>
      <w:r w:rsidR="000B7A2B">
        <w:rPr>
          <w:rFonts w:ascii="Times New Roman" w:hAnsi="Times New Roman" w:cs="Times New Roman"/>
        </w:rPr>
        <w:t xml:space="preserve">ργαστεί κάποιος με κατάλληλο </w:t>
      </w:r>
      <w:r w:rsidR="00AB0BB9">
        <w:rPr>
          <w:rFonts w:ascii="Times New Roman" w:hAnsi="Times New Roman" w:cs="Times New Roman"/>
        </w:rPr>
        <w:t>τρόπο</w:t>
      </w:r>
      <w:r w:rsidR="0016343D">
        <w:rPr>
          <w:rFonts w:ascii="Times New Roman" w:hAnsi="Times New Roman" w:cs="Times New Roman"/>
        </w:rPr>
        <w:t>.</w:t>
      </w:r>
      <w:r w:rsidR="00AB0BB9">
        <w:rPr>
          <w:rFonts w:ascii="Times New Roman" w:hAnsi="Times New Roman" w:cs="Times New Roman"/>
        </w:rPr>
        <w:t xml:space="preserve"> Για την επίλυση του προβλήματος της </w:t>
      </w:r>
      <w:r w:rsidR="0016343D">
        <w:rPr>
          <w:rFonts w:ascii="Times New Roman" w:hAnsi="Times New Roman" w:cs="Times New Roman"/>
        </w:rPr>
        <w:t>επεξεργασία</w:t>
      </w:r>
      <w:r w:rsidR="00AB0BB9">
        <w:rPr>
          <w:rFonts w:ascii="Times New Roman" w:hAnsi="Times New Roman" w:cs="Times New Roman"/>
        </w:rPr>
        <w:t>ς</w:t>
      </w:r>
      <w:r w:rsidR="0016343D">
        <w:rPr>
          <w:rFonts w:ascii="Times New Roman" w:hAnsi="Times New Roman" w:cs="Times New Roman"/>
        </w:rPr>
        <w:t xml:space="preserve"> των συγκεκριμένων δεδομένων </w:t>
      </w:r>
      <w:r w:rsidR="000727D8">
        <w:rPr>
          <w:rFonts w:ascii="Times New Roman" w:hAnsi="Times New Roman" w:cs="Times New Roman"/>
        </w:rPr>
        <w:t xml:space="preserve">αναπτύχθηκε </w:t>
      </w:r>
      <w:r w:rsidR="0022024B">
        <w:rPr>
          <w:rFonts w:ascii="Times New Roman" w:hAnsi="Times New Roman" w:cs="Times New Roman"/>
        </w:rPr>
        <w:t>το επιστημονικό πεδίο</w:t>
      </w:r>
      <w:r w:rsidR="00DE1E0E">
        <w:rPr>
          <w:rFonts w:ascii="Times New Roman" w:hAnsi="Times New Roman" w:cs="Times New Roman"/>
        </w:rPr>
        <w:t xml:space="preserve"> με τον τίτλο </w:t>
      </w:r>
      <w:r w:rsidR="000727D8">
        <w:rPr>
          <w:rFonts w:ascii="Times New Roman" w:hAnsi="Times New Roman" w:cs="Times New Roman"/>
          <w:lang w:val="en-US"/>
        </w:rPr>
        <w:t>Learning</w:t>
      </w:r>
      <w:r w:rsidR="000727D8" w:rsidRPr="000727D8">
        <w:rPr>
          <w:rFonts w:ascii="Times New Roman" w:hAnsi="Times New Roman" w:cs="Times New Roman"/>
        </w:rPr>
        <w:t xml:space="preserve"> </w:t>
      </w:r>
      <w:r w:rsidR="000727D8">
        <w:rPr>
          <w:rFonts w:ascii="Times New Roman" w:hAnsi="Times New Roman" w:cs="Times New Roman"/>
          <w:lang w:val="en-US"/>
        </w:rPr>
        <w:t>Analytics</w:t>
      </w:r>
      <w:r w:rsidR="000727D8" w:rsidRPr="000727D8">
        <w:rPr>
          <w:rFonts w:ascii="Times New Roman" w:hAnsi="Times New Roman" w:cs="Times New Roman"/>
        </w:rPr>
        <w:t>.</w:t>
      </w:r>
    </w:p>
    <w:p w14:paraId="0985CC7C" w14:textId="77777777" w:rsidR="000727D8" w:rsidRPr="00AB0BB9" w:rsidRDefault="000727D8" w:rsidP="00037B84">
      <w:pPr>
        <w:spacing w:after="240" w:line="360" w:lineRule="auto"/>
        <w:ind w:firstLine="284"/>
        <w:jc w:val="both"/>
        <w:rPr>
          <w:rFonts w:ascii="Times New Roman" w:hAnsi="Times New Roman" w:cs="Times New Roman"/>
        </w:rPr>
      </w:pPr>
    </w:p>
    <w:p w14:paraId="32BF0BD2" w14:textId="40C520A3" w:rsidR="0013196C" w:rsidRDefault="00DE5500" w:rsidP="00D07F55">
      <w:pPr>
        <w:spacing w:after="240" w:line="360" w:lineRule="auto"/>
        <w:ind w:firstLine="284"/>
        <w:jc w:val="both"/>
        <w:rPr>
          <w:rFonts w:ascii="Times New Roman" w:hAnsi="Times New Roman" w:cs="Times New Roman"/>
        </w:rPr>
      </w:pPr>
      <w:r>
        <w:rPr>
          <w:rFonts w:ascii="Times New Roman" w:hAnsi="Times New Roman" w:cs="Times New Roman"/>
        </w:rPr>
        <w:t xml:space="preserve">Οι </w:t>
      </w:r>
      <w:r w:rsidR="00433DD5">
        <w:rPr>
          <w:rFonts w:ascii="Times New Roman" w:hAnsi="Times New Roman" w:cs="Times New Roman"/>
        </w:rPr>
        <w:t>ερευνητές του</w:t>
      </w:r>
      <w:r w:rsidR="000727D8" w:rsidRPr="000727D8">
        <w:rPr>
          <w:rFonts w:ascii="Times New Roman" w:hAnsi="Times New Roman" w:cs="Times New Roman"/>
        </w:rPr>
        <w:t xml:space="preserve"> </w:t>
      </w:r>
      <w:r w:rsidR="00433DD5">
        <w:rPr>
          <w:rFonts w:ascii="Times New Roman" w:hAnsi="Times New Roman" w:cs="Times New Roman"/>
        </w:rPr>
        <w:t>συγκεκριμένου κλάδου</w:t>
      </w:r>
      <w:r w:rsidR="000727D8">
        <w:rPr>
          <w:rFonts w:ascii="Times New Roman" w:hAnsi="Times New Roman" w:cs="Times New Roman"/>
        </w:rPr>
        <w:t xml:space="preserve"> εφαρμόζοντας συγκεκριμένες τεχνικές και μεθό</w:t>
      </w:r>
      <w:r w:rsidR="00433DD5">
        <w:rPr>
          <w:rFonts w:ascii="Times New Roman" w:hAnsi="Times New Roman" w:cs="Times New Roman"/>
        </w:rPr>
        <w:t>δους μπορούν να χειριστούν</w:t>
      </w:r>
      <w:r w:rsidR="00C7160D">
        <w:rPr>
          <w:rFonts w:ascii="Times New Roman" w:hAnsi="Times New Roman" w:cs="Times New Roman"/>
        </w:rPr>
        <w:t xml:space="preserve"> τα δεδο</w:t>
      </w:r>
      <w:r w:rsidR="000727D8">
        <w:rPr>
          <w:rFonts w:ascii="Times New Roman" w:hAnsi="Times New Roman" w:cs="Times New Roman"/>
        </w:rPr>
        <w:t>μένα</w:t>
      </w:r>
      <w:r w:rsidR="00924D45">
        <w:rPr>
          <w:rFonts w:ascii="Times New Roman" w:hAnsi="Times New Roman" w:cs="Times New Roman"/>
        </w:rPr>
        <w:t xml:space="preserve"> </w:t>
      </w:r>
      <w:r w:rsidR="003C4BEA">
        <w:rPr>
          <w:rFonts w:ascii="Times New Roman" w:hAnsi="Times New Roman" w:cs="Times New Roman"/>
        </w:rPr>
        <w:t>και να οδηγηθούν σε</w:t>
      </w:r>
      <w:r w:rsidR="00AB0BB9">
        <w:rPr>
          <w:rFonts w:ascii="Times New Roman" w:hAnsi="Times New Roman" w:cs="Times New Roman"/>
        </w:rPr>
        <w:t xml:space="preserve"> συμπεράσματα για την εκπαιδευτική πορεία τ</w:t>
      </w:r>
      <w:r w:rsidR="00715944">
        <w:rPr>
          <w:rFonts w:ascii="Times New Roman" w:hAnsi="Times New Roman" w:cs="Times New Roman"/>
        </w:rPr>
        <w:t>ων μαθητών. Συγκεκριμένα, μπορούν να διακρίνουν</w:t>
      </w:r>
      <w:r w:rsidR="00AB0BB9">
        <w:rPr>
          <w:rFonts w:ascii="Times New Roman" w:hAnsi="Times New Roman" w:cs="Times New Roman"/>
        </w:rPr>
        <w:t xml:space="preserve"> ποιοι είναι οι μαθητές οι οποίοι μπαίνουν συχνά στο σύστημα, τα υλ</w:t>
      </w:r>
      <w:r w:rsidR="00243F21">
        <w:rPr>
          <w:rFonts w:ascii="Times New Roman" w:hAnsi="Times New Roman" w:cs="Times New Roman"/>
        </w:rPr>
        <w:t xml:space="preserve">ικά που επεξεργάζονται, </w:t>
      </w:r>
      <w:r w:rsidR="00AB0BB9">
        <w:rPr>
          <w:rFonts w:ascii="Times New Roman" w:hAnsi="Times New Roman" w:cs="Times New Roman"/>
        </w:rPr>
        <w:t>τις σχέσε</w:t>
      </w:r>
      <w:r w:rsidR="0090398A">
        <w:rPr>
          <w:rFonts w:ascii="Times New Roman" w:hAnsi="Times New Roman" w:cs="Times New Roman"/>
        </w:rPr>
        <w:t xml:space="preserve">ις που σχηματίζονται μεταξύ </w:t>
      </w:r>
      <w:r w:rsidR="00455768">
        <w:rPr>
          <w:rFonts w:ascii="Times New Roman" w:hAnsi="Times New Roman" w:cs="Times New Roman"/>
        </w:rPr>
        <w:t>τους</w:t>
      </w:r>
      <w:r w:rsidR="00AB0BB9">
        <w:rPr>
          <w:rFonts w:ascii="Times New Roman" w:hAnsi="Times New Roman" w:cs="Times New Roman"/>
        </w:rPr>
        <w:t xml:space="preserve"> αλλά </w:t>
      </w:r>
      <w:r w:rsidR="00321E6D">
        <w:rPr>
          <w:rFonts w:ascii="Times New Roman" w:hAnsi="Times New Roman" w:cs="Times New Roman"/>
        </w:rPr>
        <w:t xml:space="preserve">και </w:t>
      </w:r>
      <w:r w:rsidR="0090398A">
        <w:rPr>
          <w:rFonts w:ascii="Times New Roman" w:hAnsi="Times New Roman" w:cs="Times New Roman"/>
        </w:rPr>
        <w:t>μ</w:t>
      </w:r>
      <w:r w:rsidR="00455768">
        <w:rPr>
          <w:rFonts w:ascii="Times New Roman" w:hAnsi="Times New Roman" w:cs="Times New Roman"/>
        </w:rPr>
        <w:t xml:space="preserve">εταξύ αυτών και των </w:t>
      </w:r>
      <w:r w:rsidR="0090398A">
        <w:rPr>
          <w:rFonts w:ascii="Times New Roman" w:hAnsi="Times New Roman" w:cs="Times New Roman"/>
        </w:rPr>
        <w:t>εκπαιδευτικών</w:t>
      </w:r>
      <w:r w:rsidR="00D07F55">
        <w:rPr>
          <w:rFonts w:ascii="Times New Roman" w:hAnsi="Times New Roman" w:cs="Times New Roman"/>
        </w:rPr>
        <w:t xml:space="preserve">. </w:t>
      </w:r>
    </w:p>
    <w:p w14:paraId="242BCB0B" w14:textId="77777777" w:rsidR="0013196C" w:rsidRDefault="0013196C" w:rsidP="00D07F55">
      <w:pPr>
        <w:spacing w:after="240" w:line="360" w:lineRule="auto"/>
        <w:ind w:firstLine="284"/>
        <w:jc w:val="both"/>
        <w:rPr>
          <w:rFonts w:ascii="Times New Roman" w:hAnsi="Times New Roman" w:cs="Times New Roman"/>
        </w:rPr>
      </w:pPr>
    </w:p>
    <w:p w14:paraId="789DFB4F" w14:textId="3F3F61FC" w:rsidR="0022024B" w:rsidRDefault="000E17EC" w:rsidP="00D07F55">
      <w:pPr>
        <w:spacing w:after="240" w:line="360" w:lineRule="auto"/>
        <w:ind w:firstLine="284"/>
        <w:jc w:val="both"/>
        <w:rPr>
          <w:rFonts w:ascii="Times New Roman" w:hAnsi="Times New Roman" w:cs="Times New Roman"/>
        </w:rPr>
      </w:pPr>
      <w:r>
        <w:rPr>
          <w:rFonts w:ascii="Times New Roman" w:hAnsi="Times New Roman" w:cs="Times New Roman"/>
        </w:rPr>
        <w:t xml:space="preserve">Στη συνέχεια, από τα </w:t>
      </w:r>
      <w:r w:rsidR="00AB0BB9">
        <w:rPr>
          <w:rFonts w:ascii="Times New Roman" w:hAnsi="Times New Roman" w:cs="Times New Roman"/>
        </w:rPr>
        <w:t xml:space="preserve">δεδομένα </w:t>
      </w:r>
      <w:r w:rsidR="00925FD7">
        <w:rPr>
          <w:rFonts w:ascii="Times New Roman" w:hAnsi="Times New Roman" w:cs="Times New Roman"/>
        </w:rPr>
        <w:t xml:space="preserve">αλληλεπίδρασης μπορούν </w:t>
      </w:r>
      <w:r w:rsidR="00AB0BB9">
        <w:rPr>
          <w:rFonts w:ascii="Times New Roman" w:hAnsi="Times New Roman" w:cs="Times New Roman"/>
        </w:rPr>
        <w:t>να</w:t>
      </w:r>
      <w:r>
        <w:rPr>
          <w:rFonts w:ascii="Times New Roman" w:hAnsi="Times New Roman" w:cs="Times New Roman"/>
        </w:rPr>
        <w:t xml:space="preserve"> </w:t>
      </w:r>
      <w:r w:rsidR="00D07F55">
        <w:rPr>
          <w:rFonts w:ascii="Times New Roman" w:hAnsi="Times New Roman" w:cs="Times New Roman"/>
        </w:rPr>
        <w:t>προβλέψουν</w:t>
      </w:r>
      <w:r w:rsidR="0013196C">
        <w:rPr>
          <w:rFonts w:ascii="Times New Roman" w:hAnsi="Times New Roman" w:cs="Times New Roman"/>
        </w:rPr>
        <w:t xml:space="preserve"> ποια εργαλεία και υλικά έδειξαν να βοηθούν τους μαθητές για την κατανόηση των εννοιών του μαθήματος αλλά και ποια ήταν τα σημεία στα οποία οι μαθητές έδειξαν να δυσκολεύονται. Επιπλέον, μπορεί να γίνει διακριτό το </w:t>
      </w:r>
      <w:r w:rsidR="00D07F55">
        <w:rPr>
          <w:rFonts w:ascii="Times New Roman" w:hAnsi="Times New Roman" w:cs="Times New Roman"/>
        </w:rPr>
        <w:t>ποιοι μαθητές και με ποια χαρακτηριστικά μπορούν να έχουν</w:t>
      </w:r>
      <w:r w:rsidR="00AB0BB9">
        <w:rPr>
          <w:rFonts w:ascii="Times New Roman" w:hAnsi="Times New Roman" w:cs="Times New Roman"/>
        </w:rPr>
        <w:t xml:space="preserve"> προσ</w:t>
      </w:r>
      <w:r w:rsidR="00D07F55">
        <w:rPr>
          <w:rFonts w:ascii="Times New Roman" w:hAnsi="Times New Roman" w:cs="Times New Roman"/>
        </w:rPr>
        <w:t>βάσιμο βαθμό στο μά</w:t>
      </w:r>
      <w:r w:rsidR="0013196C">
        <w:rPr>
          <w:rFonts w:ascii="Times New Roman" w:hAnsi="Times New Roman" w:cs="Times New Roman"/>
        </w:rPr>
        <w:t>θημα αλλά και να μοντελοποιηθεί η</w:t>
      </w:r>
      <w:r w:rsidR="00D07F55">
        <w:rPr>
          <w:rFonts w:ascii="Times New Roman" w:hAnsi="Times New Roman" w:cs="Times New Roman"/>
        </w:rPr>
        <w:t xml:space="preserve"> συμπερ</w:t>
      </w:r>
      <w:r w:rsidR="00925FD7">
        <w:rPr>
          <w:rFonts w:ascii="Times New Roman" w:hAnsi="Times New Roman" w:cs="Times New Roman"/>
        </w:rPr>
        <w:t>ιφορά αυτών</w:t>
      </w:r>
      <w:r w:rsidR="00696B03">
        <w:rPr>
          <w:rFonts w:ascii="Times New Roman" w:hAnsi="Times New Roman" w:cs="Times New Roman"/>
        </w:rPr>
        <w:t>.</w:t>
      </w:r>
      <w:r w:rsidR="00F56F56">
        <w:rPr>
          <w:rFonts w:ascii="Times New Roman" w:hAnsi="Times New Roman" w:cs="Times New Roman"/>
        </w:rPr>
        <w:t xml:space="preserve"> Αυτό μπορεί να </w:t>
      </w:r>
      <w:r w:rsidR="003C4BEA">
        <w:rPr>
          <w:rFonts w:ascii="Times New Roman" w:hAnsi="Times New Roman" w:cs="Times New Roman"/>
        </w:rPr>
        <w:t>βοηθήσει</w:t>
      </w:r>
      <w:r w:rsidR="00F56F56">
        <w:rPr>
          <w:rFonts w:ascii="Times New Roman" w:hAnsi="Times New Roman" w:cs="Times New Roman"/>
        </w:rPr>
        <w:t xml:space="preserve"> τους εκπαιδευτικούς</w:t>
      </w:r>
      <w:r w:rsidR="003C4BEA">
        <w:rPr>
          <w:rFonts w:ascii="Times New Roman" w:hAnsi="Times New Roman" w:cs="Times New Roman"/>
        </w:rPr>
        <w:t xml:space="preserve"> να τροποποιήσουν τα υλικά του μαθήματος μέσα στο σύστημα και να έχουν </w:t>
      </w:r>
      <w:r w:rsidR="003C4BEA">
        <w:rPr>
          <w:rFonts w:ascii="Times New Roman" w:hAnsi="Times New Roman" w:cs="Times New Roman"/>
        </w:rPr>
        <w:lastRenderedPageBreak/>
        <w:t>καλύτερα μαθησιακά αποτελέσματα στο ίδιο ή σε ένα επόμενο μάθημα.</w:t>
      </w:r>
      <w:r w:rsidR="00696B03">
        <w:rPr>
          <w:rFonts w:ascii="Times New Roman" w:hAnsi="Times New Roman" w:cs="Times New Roman"/>
        </w:rPr>
        <w:t xml:space="preserve"> </w:t>
      </w:r>
    </w:p>
    <w:p w14:paraId="7568650A" w14:textId="3F193B17" w:rsidR="00C54C3B" w:rsidRDefault="009209A1" w:rsidP="0013196C">
      <w:pPr>
        <w:spacing w:after="240" w:line="360" w:lineRule="auto"/>
        <w:ind w:firstLine="284"/>
        <w:jc w:val="both"/>
        <w:rPr>
          <w:rFonts w:ascii="Times New Roman" w:hAnsi="Times New Roman" w:cs="Times New Roman"/>
        </w:rPr>
      </w:pPr>
      <w:r>
        <w:rPr>
          <w:rFonts w:ascii="Times New Roman" w:hAnsi="Times New Roman" w:cs="Times New Roman"/>
        </w:rPr>
        <w:t xml:space="preserve"> </w:t>
      </w:r>
    </w:p>
    <w:p w14:paraId="786A74F2" w14:textId="22637F38" w:rsidR="0066126B" w:rsidRDefault="00C54C3B" w:rsidP="00037B84">
      <w:pPr>
        <w:spacing w:after="240" w:line="360" w:lineRule="auto"/>
        <w:ind w:firstLine="284"/>
        <w:jc w:val="both"/>
        <w:rPr>
          <w:rFonts w:ascii="Times New Roman" w:hAnsi="Times New Roman" w:cs="Times New Roman"/>
        </w:rPr>
      </w:pPr>
      <w:r>
        <w:rPr>
          <w:rFonts w:ascii="Times New Roman" w:hAnsi="Times New Roman" w:cs="Times New Roman"/>
        </w:rPr>
        <w:t>Η ανάπτυξη του συγκεκριμένου πεδίου αφορά τους εκπαιδευτικούς</w:t>
      </w:r>
      <w:r w:rsidR="00E41C6C">
        <w:rPr>
          <w:rFonts w:ascii="Times New Roman" w:hAnsi="Times New Roman" w:cs="Times New Roman"/>
        </w:rPr>
        <w:t xml:space="preserve"> ή ενδιαφερόμενους</w:t>
      </w:r>
      <w:r>
        <w:rPr>
          <w:rFonts w:ascii="Times New Roman" w:hAnsi="Times New Roman" w:cs="Times New Roman"/>
        </w:rPr>
        <w:t xml:space="preserve"> που χρησιμοποιούν συ</w:t>
      </w:r>
      <w:r w:rsidR="00DF5D93">
        <w:rPr>
          <w:rFonts w:ascii="Times New Roman" w:hAnsi="Times New Roman" w:cs="Times New Roman"/>
        </w:rPr>
        <w:t>στήματα διαχείρι</w:t>
      </w:r>
      <w:r>
        <w:rPr>
          <w:rFonts w:ascii="Times New Roman" w:hAnsi="Times New Roman" w:cs="Times New Roman"/>
        </w:rPr>
        <w:t>σης της μάθησης για τη διεξαγωγή των μαθημάτων τους, τους δημιουργούς αυτών των συστημάτων, τους μαθητές και σε γενικότερ</w:t>
      </w:r>
      <w:r w:rsidR="00104093">
        <w:rPr>
          <w:rFonts w:ascii="Times New Roman" w:hAnsi="Times New Roman" w:cs="Times New Roman"/>
        </w:rPr>
        <w:t>ο επίπεδο τα εκπαιδευτικά ιδρύματα</w:t>
      </w:r>
      <w:r>
        <w:rPr>
          <w:rFonts w:ascii="Times New Roman" w:hAnsi="Times New Roman" w:cs="Times New Roman"/>
        </w:rPr>
        <w:t>, κυρίως της τριτοβάθμιας εκπαίδευσης.</w:t>
      </w:r>
      <w:r w:rsidR="0066126B" w:rsidRPr="0066126B">
        <w:rPr>
          <w:rFonts w:ascii="Times New Roman" w:hAnsi="Times New Roman" w:cs="Times New Roman"/>
        </w:rPr>
        <w:t xml:space="preserve"> </w:t>
      </w:r>
      <w:r w:rsidR="0066126B">
        <w:rPr>
          <w:rFonts w:ascii="Times New Roman" w:hAnsi="Times New Roman" w:cs="Times New Roman"/>
        </w:rPr>
        <w:t xml:space="preserve">Οι μαθητές που χρησιμοποιούν τέτοια συστήματα διευκολύνουν, έμμεσα μέσα από τις κινήσεις τους, τους εκπαιδευτικούς. Συγκεκριμένα, με την ανάλυση των δεδομένων αυτών οι εκπαιδευτικοί μπορούν να βοηθήσουν τους μαθητές όπου παρατηρούν πως έχουν μια πτωτική πορεία κατά τη διάρκεια του μαθήματος αλλά και τους μαθητές όπου δείχνουν ενδιαφέρον να τους ενισχύσουν και να τους οδηγήσουν στην επίτευξη καλύτερων αποτελεσμάτων. </w:t>
      </w:r>
      <w:r>
        <w:rPr>
          <w:rFonts w:ascii="Times New Roman" w:hAnsi="Times New Roman" w:cs="Times New Roman"/>
        </w:rPr>
        <w:t xml:space="preserve"> </w:t>
      </w:r>
    </w:p>
    <w:p w14:paraId="00C697F2" w14:textId="77777777" w:rsidR="0066126B" w:rsidRDefault="0066126B" w:rsidP="00037B84">
      <w:pPr>
        <w:spacing w:after="240" w:line="360" w:lineRule="auto"/>
        <w:ind w:firstLine="284"/>
        <w:jc w:val="both"/>
        <w:rPr>
          <w:rFonts w:ascii="Times New Roman" w:hAnsi="Times New Roman" w:cs="Times New Roman"/>
        </w:rPr>
      </w:pPr>
    </w:p>
    <w:p w14:paraId="0472CE7B" w14:textId="77EA3463" w:rsidR="00C1537B" w:rsidRDefault="00C54C3B" w:rsidP="0066126B">
      <w:pPr>
        <w:spacing w:after="240" w:line="360" w:lineRule="auto"/>
        <w:ind w:firstLine="284"/>
        <w:jc w:val="both"/>
        <w:rPr>
          <w:rFonts w:ascii="Times New Roman" w:hAnsi="Times New Roman" w:cs="Times New Roman"/>
        </w:rPr>
      </w:pPr>
      <w:r>
        <w:rPr>
          <w:rFonts w:ascii="Times New Roman" w:hAnsi="Times New Roman" w:cs="Times New Roman"/>
        </w:rPr>
        <w:t>Οι δη</w:t>
      </w:r>
      <w:r w:rsidR="00DF5D93">
        <w:rPr>
          <w:rFonts w:ascii="Times New Roman" w:hAnsi="Times New Roman" w:cs="Times New Roman"/>
        </w:rPr>
        <w:t>μιουργοί των συστημάτων διαχείρι</w:t>
      </w:r>
      <w:r>
        <w:rPr>
          <w:rFonts w:ascii="Times New Roman" w:hAnsi="Times New Roman" w:cs="Times New Roman"/>
        </w:rPr>
        <w:t>σης της μάθησης μπορούν μέσα από την α</w:t>
      </w:r>
      <w:r w:rsidR="00103433">
        <w:rPr>
          <w:rFonts w:ascii="Times New Roman" w:hAnsi="Times New Roman" w:cs="Times New Roman"/>
        </w:rPr>
        <w:t xml:space="preserve">νατροφοδότηση που παίρνουν από τους εκπαιδευτικούς </w:t>
      </w:r>
      <w:r w:rsidR="00321E6D">
        <w:rPr>
          <w:rFonts w:ascii="Times New Roman" w:hAnsi="Times New Roman" w:cs="Times New Roman"/>
        </w:rPr>
        <w:t xml:space="preserve">να </w:t>
      </w:r>
      <w:r>
        <w:rPr>
          <w:rFonts w:ascii="Times New Roman" w:hAnsi="Times New Roman" w:cs="Times New Roman"/>
        </w:rPr>
        <w:t>βελτιώσουν το περιβάλλον μάθησης και ν</w:t>
      </w:r>
      <w:r w:rsidR="00DF5D93">
        <w:rPr>
          <w:rFonts w:ascii="Times New Roman" w:hAnsi="Times New Roman" w:cs="Times New Roman"/>
        </w:rPr>
        <w:t xml:space="preserve">α το κάνουν </w:t>
      </w:r>
      <w:r w:rsidR="008F3CFF">
        <w:rPr>
          <w:rFonts w:ascii="Times New Roman" w:hAnsi="Times New Roman" w:cs="Times New Roman"/>
        </w:rPr>
        <w:t xml:space="preserve">πιο </w:t>
      </w:r>
      <w:r w:rsidR="00DF5D93">
        <w:rPr>
          <w:rFonts w:ascii="Times New Roman" w:hAnsi="Times New Roman" w:cs="Times New Roman"/>
        </w:rPr>
        <w:t>εύκολα διαχειρί</w:t>
      </w:r>
      <w:r>
        <w:rPr>
          <w:rFonts w:ascii="Times New Roman" w:hAnsi="Times New Roman" w:cs="Times New Roman"/>
        </w:rPr>
        <w:t>σιμο τόσο από τους εκπαιδευτικούς όσο και από τους μαθητές</w:t>
      </w:r>
      <w:r w:rsidR="0066126B">
        <w:rPr>
          <w:rFonts w:ascii="Times New Roman" w:hAnsi="Times New Roman" w:cs="Times New Roman"/>
        </w:rPr>
        <w:t xml:space="preserve">. </w:t>
      </w:r>
      <w:r w:rsidR="00104093">
        <w:rPr>
          <w:rFonts w:ascii="Times New Roman" w:hAnsi="Times New Roman" w:cs="Times New Roman"/>
        </w:rPr>
        <w:t xml:space="preserve">Τέλος, τα εκπαιδευτικά </w:t>
      </w:r>
      <w:r w:rsidR="00A02023">
        <w:rPr>
          <w:rFonts w:ascii="Times New Roman" w:hAnsi="Times New Roman" w:cs="Times New Roman"/>
        </w:rPr>
        <w:t>ιδρύματα μέσα από τ</w:t>
      </w:r>
      <w:r w:rsidR="008F3CFF">
        <w:rPr>
          <w:rFonts w:ascii="Times New Roman" w:hAnsi="Times New Roman" w:cs="Times New Roman"/>
        </w:rPr>
        <w:t>ην</w:t>
      </w:r>
      <w:r w:rsidR="00A02023">
        <w:rPr>
          <w:rFonts w:ascii="Times New Roman" w:hAnsi="Times New Roman" w:cs="Times New Roman"/>
        </w:rPr>
        <w:t xml:space="preserve"> </w:t>
      </w:r>
      <w:r w:rsidR="008F3CFF">
        <w:rPr>
          <w:rFonts w:ascii="Times New Roman" w:hAnsi="Times New Roman" w:cs="Times New Roman"/>
        </w:rPr>
        <w:t xml:space="preserve">πληρέστερη ανάλυση </w:t>
      </w:r>
      <w:r w:rsidR="00A02023">
        <w:rPr>
          <w:rFonts w:ascii="Times New Roman" w:hAnsi="Times New Roman" w:cs="Times New Roman"/>
        </w:rPr>
        <w:t xml:space="preserve">των </w:t>
      </w:r>
      <w:r w:rsidR="008C5C27">
        <w:rPr>
          <w:rFonts w:ascii="Times New Roman" w:hAnsi="Times New Roman" w:cs="Times New Roman"/>
        </w:rPr>
        <w:t>δεδομένων</w:t>
      </w:r>
      <w:r w:rsidR="0002535A">
        <w:rPr>
          <w:rFonts w:ascii="Times New Roman" w:hAnsi="Times New Roman" w:cs="Times New Roman"/>
        </w:rPr>
        <w:t xml:space="preserve"> </w:t>
      </w:r>
      <w:r w:rsidR="00C1537B">
        <w:rPr>
          <w:rFonts w:ascii="Times New Roman" w:hAnsi="Times New Roman" w:cs="Times New Roman"/>
        </w:rPr>
        <w:t>αποκ</w:t>
      </w:r>
      <w:r w:rsidR="008C5C27">
        <w:rPr>
          <w:rFonts w:ascii="Times New Roman" w:hAnsi="Times New Roman" w:cs="Times New Roman"/>
        </w:rPr>
        <w:t xml:space="preserve">τούν καλύτερα μαθησιακά αποτελέσματα </w:t>
      </w:r>
      <w:r w:rsidR="00C1537B">
        <w:rPr>
          <w:rFonts w:ascii="Times New Roman" w:hAnsi="Times New Roman" w:cs="Times New Roman"/>
        </w:rPr>
        <w:t>από τα υπο</w:t>
      </w:r>
      <w:r w:rsidR="008C5C27">
        <w:rPr>
          <w:rFonts w:ascii="Times New Roman" w:hAnsi="Times New Roman" w:cs="Times New Roman"/>
        </w:rPr>
        <w:t>κείμενα που το απαρτίζουν και παράλληλα</w:t>
      </w:r>
      <w:r w:rsidR="00A823C5">
        <w:rPr>
          <w:rFonts w:ascii="Times New Roman" w:hAnsi="Times New Roman" w:cs="Times New Roman"/>
        </w:rPr>
        <w:t xml:space="preserve"> </w:t>
      </w:r>
      <w:r w:rsidR="00C1537B">
        <w:rPr>
          <w:rFonts w:ascii="Times New Roman" w:hAnsi="Times New Roman" w:cs="Times New Roman"/>
        </w:rPr>
        <w:t>καλύτερη φήμη.</w:t>
      </w:r>
    </w:p>
    <w:p w14:paraId="369DF119" w14:textId="2E8D6AFF" w:rsidR="00B36D48" w:rsidRDefault="00B36D48" w:rsidP="0066126B">
      <w:pPr>
        <w:spacing w:after="240" w:line="360" w:lineRule="auto"/>
        <w:ind w:firstLine="284"/>
        <w:jc w:val="both"/>
        <w:rPr>
          <w:rFonts w:ascii="Times New Roman" w:hAnsi="Times New Roman" w:cs="Times New Roman"/>
        </w:rPr>
      </w:pPr>
    </w:p>
    <w:p w14:paraId="373D3422" w14:textId="59B5F84A" w:rsidR="005A0C24" w:rsidRDefault="00B36D48" w:rsidP="00C74505">
      <w:pPr>
        <w:spacing w:line="360" w:lineRule="auto"/>
        <w:ind w:firstLine="284"/>
        <w:jc w:val="both"/>
        <w:rPr>
          <w:rFonts w:ascii="Times New Roman" w:hAnsi="Times New Roman" w:cs="Times New Roman"/>
        </w:rPr>
      </w:pPr>
      <w:r>
        <w:rPr>
          <w:rFonts w:ascii="Times New Roman" w:hAnsi="Times New Roman" w:cs="Times New Roman"/>
        </w:rPr>
        <w:t xml:space="preserve">Ο σκοπός της παρούσας πτυχιακής εργασίας είναι να καταδείξει ότι με χαμηλό κόστος μπορεί ένας εκπαιδευτικός ή ένας </w:t>
      </w:r>
      <w:r w:rsidR="00524C1D">
        <w:rPr>
          <w:rFonts w:ascii="Times New Roman" w:hAnsi="Times New Roman" w:cs="Times New Roman"/>
        </w:rPr>
        <w:t>ενδιαφερόμενος (</w:t>
      </w:r>
      <w:r>
        <w:rPr>
          <w:rFonts w:ascii="Times New Roman" w:hAnsi="Times New Roman" w:cs="Times New Roman"/>
          <w:lang w:val="en-US"/>
        </w:rPr>
        <w:t>stakeholder</w:t>
      </w:r>
      <w:r w:rsidR="00524C1D">
        <w:rPr>
          <w:rFonts w:ascii="Times New Roman" w:hAnsi="Times New Roman" w:cs="Times New Roman"/>
        </w:rPr>
        <w:t>)</w:t>
      </w:r>
      <w:r w:rsidRPr="00B36D48">
        <w:rPr>
          <w:rFonts w:ascii="Times New Roman" w:hAnsi="Times New Roman" w:cs="Times New Roman"/>
        </w:rPr>
        <w:t xml:space="preserve"> </w:t>
      </w:r>
      <w:r>
        <w:rPr>
          <w:rFonts w:ascii="Times New Roman" w:hAnsi="Times New Roman" w:cs="Times New Roman"/>
        </w:rPr>
        <w:t>να κάνει μια προκαταρκτική ανάλυση</w:t>
      </w:r>
      <w:r w:rsidR="005A0C24">
        <w:rPr>
          <w:rFonts w:ascii="Times New Roman" w:hAnsi="Times New Roman" w:cs="Times New Roman"/>
        </w:rPr>
        <w:t xml:space="preserve"> δεδομένων</w:t>
      </w:r>
      <w:r>
        <w:rPr>
          <w:rFonts w:ascii="Times New Roman" w:hAnsi="Times New Roman" w:cs="Times New Roman"/>
        </w:rPr>
        <w:t xml:space="preserve"> με εργαλεία και τεχνικές </w:t>
      </w:r>
      <w:r>
        <w:rPr>
          <w:rFonts w:ascii="Times New Roman" w:hAnsi="Times New Roman" w:cs="Times New Roman"/>
          <w:lang w:val="en-US"/>
        </w:rPr>
        <w:t>Learning</w:t>
      </w:r>
      <w:r w:rsidRPr="00B36D48">
        <w:rPr>
          <w:rFonts w:ascii="Times New Roman" w:hAnsi="Times New Roman" w:cs="Times New Roman"/>
        </w:rPr>
        <w:t xml:space="preserve"> </w:t>
      </w:r>
      <w:r>
        <w:rPr>
          <w:rFonts w:ascii="Times New Roman" w:hAnsi="Times New Roman" w:cs="Times New Roman"/>
          <w:lang w:val="en-US"/>
        </w:rPr>
        <w:t>Analytics</w:t>
      </w:r>
      <w:r w:rsidRPr="00B36D48">
        <w:rPr>
          <w:rFonts w:ascii="Times New Roman" w:hAnsi="Times New Roman" w:cs="Times New Roman"/>
        </w:rPr>
        <w:t xml:space="preserve"> </w:t>
      </w:r>
      <w:r>
        <w:rPr>
          <w:rFonts w:ascii="Times New Roman" w:hAnsi="Times New Roman" w:cs="Times New Roman"/>
        </w:rPr>
        <w:t>κα</w:t>
      </w:r>
      <w:r w:rsidR="005A0C24">
        <w:rPr>
          <w:rFonts w:ascii="Times New Roman" w:hAnsi="Times New Roman" w:cs="Times New Roman"/>
        </w:rPr>
        <w:t>ι να έχει</w:t>
      </w:r>
      <w:r w:rsidR="00AE4E2D">
        <w:rPr>
          <w:rFonts w:ascii="Times New Roman" w:hAnsi="Times New Roman" w:cs="Times New Roman"/>
        </w:rPr>
        <w:t xml:space="preserve"> ουσιώδη αποτελέσματα. Τα ερευνητικά ερωτήματα που θα απαντηθούν είναι τα εξής: η επισκόπηση τεχνικών </w:t>
      </w:r>
      <w:r w:rsidR="00F20673">
        <w:rPr>
          <w:rFonts w:ascii="Times New Roman" w:hAnsi="Times New Roman" w:cs="Times New Roman"/>
        </w:rPr>
        <w:t xml:space="preserve">και </w:t>
      </w:r>
      <w:r w:rsidR="00AE4E2D">
        <w:rPr>
          <w:rFonts w:ascii="Times New Roman" w:hAnsi="Times New Roman" w:cs="Times New Roman"/>
        </w:rPr>
        <w:t>εργαλείων</w:t>
      </w:r>
      <w:r w:rsidR="00F20673">
        <w:rPr>
          <w:rFonts w:ascii="Times New Roman" w:hAnsi="Times New Roman" w:cs="Times New Roman"/>
        </w:rPr>
        <w:t xml:space="preserve"> </w:t>
      </w:r>
      <w:r w:rsidR="00F20673">
        <w:rPr>
          <w:rFonts w:ascii="Times New Roman" w:hAnsi="Times New Roman" w:cs="Times New Roman"/>
          <w:lang w:val="en-US"/>
        </w:rPr>
        <w:t>Learning</w:t>
      </w:r>
      <w:r w:rsidR="00F20673" w:rsidRPr="00AE4E2D">
        <w:rPr>
          <w:rFonts w:ascii="Times New Roman" w:hAnsi="Times New Roman" w:cs="Times New Roman"/>
        </w:rPr>
        <w:t xml:space="preserve"> </w:t>
      </w:r>
      <w:r w:rsidR="00F20673">
        <w:rPr>
          <w:rFonts w:ascii="Times New Roman" w:hAnsi="Times New Roman" w:cs="Times New Roman"/>
          <w:lang w:val="en-US"/>
        </w:rPr>
        <w:t>Analytics</w:t>
      </w:r>
      <w:r w:rsidR="00F20673">
        <w:rPr>
          <w:rFonts w:ascii="Times New Roman" w:hAnsi="Times New Roman" w:cs="Times New Roman"/>
        </w:rPr>
        <w:t xml:space="preserve"> και η αξιολόγηση τους</w:t>
      </w:r>
      <w:r w:rsidR="00AE4E2D">
        <w:rPr>
          <w:rFonts w:ascii="Times New Roman" w:hAnsi="Times New Roman" w:cs="Times New Roman"/>
        </w:rPr>
        <w:t xml:space="preserve"> για την υποστή</w:t>
      </w:r>
      <w:r w:rsidR="00961264">
        <w:rPr>
          <w:rFonts w:ascii="Times New Roman" w:hAnsi="Times New Roman" w:cs="Times New Roman"/>
        </w:rPr>
        <w:t>ριξη της διαδικασίας δηλαδή ποια είναι τα εργαλεία και ποια</w:t>
      </w:r>
      <w:r w:rsidR="000F26B1">
        <w:rPr>
          <w:rFonts w:ascii="Times New Roman" w:hAnsi="Times New Roman" w:cs="Times New Roman"/>
        </w:rPr>
        <w:t xml:space="preserve"> τα χαρακτηριστικά τους. Επιπλέον, θα εξεταστεί εάν </w:t>
      </w:r>
      <w:r w:rsidR="00AE4E2D">
        <w:rPr>
          <w:rFonts w:ascii="Times New Roman" w:hAnsi="Times New Roman" w:cs="Times New Roman"/>
        </w:rPr>
        <w:t xml:space="preserve">υπάρχουν τεχνικές που με χαμηλό φόρτο εργασίας μπορούν να </w:t>
      </w:r>
      <w:r w:rsidR="00A51C8B">
        <w:rPr>
          <w:rFonts w:ascii="Times New Roman" w:hAnsi="Times New Roman" w:cs="Times New Roman"/>
        </w:rPr>
        <w:t>οδηγήσουν σε ένα ικανοποιητικό αποτέλεσμα και αν</w:t>
      </w:r>
      <w:r w:rsidR="00F20673">
        <w:rPr>
          <w:rFonts w:ascii="Times New Roman" w:hAnsi="Times New Roman" w:cs="Times New Roman"/>
        </w:rPr>
        <w:t xml:space="preserve"> επίσης</w:t>
      </w:r>
      <w:r w:rsidR="00A51C8B">
        <w:rPr>
          <w:rFonts w:ascii="Times New Roman" w:hAnsi="Times New Roman" w:cs="Times New Roman"/>
        </w:rPr>
        <w:t xml:space="preserve"> υπάρχουν χαρακτηριστικά των μαθητών που μπορούν να βοηθήσουν στην εκτίμηση του μαθησιακού αποτελέσματο</w:t>
      </w:r>
      <w:r w:rsidR="00C05D1E">
        <w:rPr>
          <w:rFonts w:ascii="Times New Roman" w:hAnsi="Times New Roman" w:cs="Times New Roman"/>
        </w:rPr>
        <w:t>ς.</w:t>
      </w:r>
    </w:p>
    <w:p w14:paraId="71F48A21" w14:textId="77777777" w:rsidR="005A0C24" w:rsidRDefault="005A0C24" w:rsidP="00C74505">
      <w:pPr>
        <w:spacing w:line="360" w:lineRule="auto"/>
        <w:ind w:firstLine="284"/>
        <w:jc w:val="both"/>
        <w:rPr>
          <w:rFonts w:ascii="Times New Roman" w:hAnsi="Times New Roman" w:cs="Times New Roman"/>
        </w:rPr>
      </w:pPr>
    </w:p>
    <w:p w14:paraId="4A212D1E" w14:textId="10FAF91C" w:rsidR="00C74505" w:rsidRPr="00564642" w:rsidRDefault="00D664C8" w:rsidP="00D664C8">
      <w:pPr>
        <w:spacing w:line="360" w:lineRule="auto"/>
        <w:ind w:firstLine="284"/>
        <w:jc w:val="both"/>
        <w:rPr>
          <w:rFonts w:ascii="Times New Roman" w:hAnsi="Times New Roman" w:cs="Times New Roman"/>
        </w:rPr>
      </w:pPr>
      <w:r>
        <w:rPr>
          <w:rFonts w:ascii="Times New Roman" w:hAnsi="Times New Roman" w:cs="Times New Roman"/>
        </w:rPr>
        <w:t xml:space="preserve"> Στην παρούσα εργασία, </w:t>
      </w:r>
      <w:r w:rsidR="00C05D1E">
        <w:rPr>
          <w:rFonts w:ascii="Times New Roman" w:hAnsi="Times New Roman" w:cs="Times New Roman"/>
        </w:rPr>
        <w:t xml:space="preserve">βάση κριτηριών επιλέχθηκαν </w:t>
      </w:r>
      <w:r w:rsidR="00A51C8B">
        <w:rPr>
          <w:rFonts w:ascii="Times New Roman" w:hAnsi="Times New Roman" w:cs="Times New Roman"/>
        </w:rPr>
        <w:t>κάποια εργαλεία (</w:t>
      </w:r>
      <w:r w:rsidR="00A51C8B">
        <w:rPr>
          <w:rFonts w:ascii="Times New Roman" w:hAnsi="Times New Roman" w:cs="Times New Roman"/>
          <w:lang w:val="en-US"/>
        </w:rPr>
        <w:t>SPSS</w:t>
      </w:r>
      <w:r w:rsidR="00A51C8B" w:rsidRPr="00A51C8B">
        <w:rPr>
          <w:rFonts w:ascii="Times New Roman" w:hAnsi="Times New Roman" w:cs="Times New Roman"/>
        </w:rPr>
        <w:t xml:space="preserve">, </w:t>
      </w:r>
      <w:r w:rsidR="00A51C8B">
        <w:rPr>
          <w:rFonts w:ascii="Times New Roman" w:hAnsi="Times New Roman" w:cs="Times New Roman"/>
          <w:lang w:val="en-US"/>
        </w:rPr>
        <w:t>Tableau</w:t>
      </w:r>
      <w:r w:rsidR="00A51C8B" w:rsidRPr="00A51C8B">
        <w:rPr>
          <w:rFonts w:ascii="Times New Roman" w:hAnsi="Times New Roman" w:cs="Times New Roman"/>
        </w:rPr>
        <w:t xml:space="preserve"> </w:t>
      </w:r>
      <w:r w:rsidR="00A51C8B">
        <w:rPr>
          <w:rFonts w:ascii="Times New Roman" w:hAnsi="Times New Roman" w:cs="Times New Roman"/>
          <w:lang w:val="en-US"/>
        </w:rPr>
        <w:t>Public</w:t>
      </w:r>
      <w:r w:rsidR="00A51C8B" w:rsidRPr="00A51C8B">
        <w:rPr>
          <w:rFonts w:ascii="Times New Roman" w:hAnsi="Times New Roman" w:cs="Times New Roman"/>
        </w:rPr>
        <w:t xml:space="preserve">, </w:t>
      </w:r>
      <w:r w:rsidR="00A51C8B">
        <w:rPr>
          <w:rFonts w:ascii="Times New Roman" w:hAnsi="Times New Roman" w:cs="Times New Roman"/>
          <w:lang w:val="en-US"/>
        </w:rPr>
        <w:t>Microsoft</w:t>
      </w:r>
      <w:r w:rsidR="00A51C8B" w:rsidRPr="00A51C8B">
        <w:rPr>
          <w:rFonts w:ascii="Times New Roman" w:hAnsi="Times New Roman" w:cs="Times New Roman"/>
        </w:rPr>
        <w:t xml:space="preserve"> </w:t>
      </w:r>
      <w:r w:rsidR="00A51C8B">
        <w:rPr>
          <w:rFonts w:ascii="Times New Roman" w:hAnsi="Times New Roman" w:cs="Times New Roman"/>
          <w:lang w:val="en-US"/>
        </w:rPr>
        <w:t>Excel</w:t>
      </w:r>
      <w:r w:rsidR="00A51C8B" w:rsidRPr="00A51C8B">
        <w:rPr>
          <w:rFonts w:ascii="Times New Roman" w:hAnsi="Times New Roman" w:cs="Times New Roman"/>
        </w:rPr>
        <w:t>)</w:t>
      </w:r>
      <w:r w:rsidR="00A51C8B">
        <w:rPr>
          <w:rFonts w:ascii="Times New Roman" w:hAnsi="Times New Roman" w:cs="Times New Roman"/>
        </w:rPr>
        <w:t xml:space="preserve"> με τα οποία εφαρμόζοντας συγκεκριμένες τεχνικές</w:t>
      </w:r>
      <w:r w:rsidR="00A51C8B" w:rsidRPr="00A51C8B">
        <w:rPr>
          <w:rFonts w:ascii="Times New Roman" w:hAnsi="Times New Roman" w:cs="Times New Roman"/>
        </w:rPr>
        <w:t xml:space="preserve"> (</w:t>
      </w:r>
      <w:r w:rsidR="00A51C8B">
        <w:rPr>
          <w:rFonts w:ascii="Times New Roman" w:hAnsi="Times New Roman" w:cs="Times New Roman"/>
          <w:lang w:val="en-US"/>
        </w:rPr>
        <w:t>hierarchical</w:t>
      </w:r>
      <w:r w:rsidR="00A51C8B" w:rsidRPr="00A51C8B">
        <w:rPr>
          <w:rFonts w:ascii="Times New Roman" w:hAnsi="Times New Roman" w:cs="Times New Roman"/>
        </w:rPr>
        <w:t xml:space="preserve"> </w:t>
      </w:r>
      <w:r w:rsidR="00A51C8B">
        <w:rPr>
          <w:rFonts w:ascii="Times New Roman" w:hAnsi="Times New Roman" w:cs="Times New Roman"/>
          <w:lang w:val="en-US"/>
        </w:rPr>
        <w:t>regression</w:t>
      </w:r>
      <w:r w:rsidR="00A51C8B" w:rsidRPr="00A51C8B">
        <w:rPr>
          <w:rFonts w:ascii="Times New Roman" w:hAnsi="Times New Roman" w:cs="Times New Roman"/>
        </w:rPr>
        <w:t xml:space="preserve">, </w:t>
      </w:r>
      <w:r w:rsidR="00A51C8B">
        <w:rPr>
          <w:rFonts w:ascii="Times New Roman" w:hAnsi="Times New Roman" w:cs="Times New Roman"/>
        </w:rPr>
        <w:t>οπτικοποίηση, ομαδοποίηση) σε μικρό χρονικό διάστημα κ</w:t>
      </w:r>
      <w:r w:rsidR="005A0C24">
        <w:rPr>
          <w:rFonts w:ascii="Times New Roman" w:hAnsi="Times New Roman" w:cs="Times New Roman"/>
        </w:rPr>
        <w:t xml:space="preserve">αι με χαμηλό φόρτο εργασίας </w:t>
      </w:r>
      <w:r w:rsidR="00A51C8B">
        <w:rPr>
          <w:rFonts w:ascii="Times New Roman" w:hAnsi="Times New Roman" w:cs="Times New Roman"/>
        </w:rPr>
        <w:t>οδή</w:t>
      </w:r>
      <w:r w:rsidR="00C05D1E">
        <w:rPr>
          <w:rFonts w:ascii="Times New Roman" w:hAnsi="Times New Roman" w:cs="Times New Roman"/>
        </w:rPr>
        <w:t>γησαν σε σημαντικά αποτελέσματα όσο</w:t>
      </w:r>
      <w:r w:rsidR="009E6FFF">
        <w:rPr>
          <w:rFonts w:ascii="Times New Roman" w:hAnsi="Times New Roman" w:cs="Times New Roman"/>
        </w:rPr>
        <w:t xml:space="preserve">ν </w:t>
      </w:r>
      <w:r w:rsidR="00C05D1E">
        <w:rPr>
          <w:rFonts w:ascii="Times New Roman" w:hAnsi="Times New Roman" w:cs="Times New Roman"/>
        </w:rPr>
        <w:t xml:space="preserve">αφορά την εκτίμηση του μαθησιακού </w:t>
      </w:r>
      <w:r w:rsidR="002B096F">
        <w:rPr>
          <w:rFonts w:ascii="Times New Roman" w:hAnsi="Times New Roman" w:cs="Times New Roman"/>
        </w:rPr>
        <w:t xml:space="preserve">αποτελέσματος. Κάποια από τα </w:t>
      </w:r>
      <w:r w:rsidR="00C05D1E">
        <w:rPr>
          <w:rFonts w:ascii="Times New Roman" w:hAnsi="Times New Roman" w:cs="Times New Roman"/>
        </w:rPr>
        <w:t>χαρακτηριστικά των μαθητώ</w:t>
      </w:r>
      <w:r w:rsidR="005A0C24">
        <w:rPr>
          <w:rFonts w:ascii="Times New Roman" w:hAnsi="Times New Roman" w:cs="Times New Roman"/>
        </w:rPr>
        <w:t xml:space="preserve">ν όπου βρέθηκαν να συνδέονται με </w:t>
      </w:r>
      <w:r w:rsidR="005A0C24">
        <w:rPr>
          <w:rFonts w:ascii="Times New Roman" w:hAnsi="Times New Roman" w:cs="Times New Roman"/>
        </w:rPr>
        <w:lastRenderedPageBreak/>
        <w:t xml:space="preserve">την επιτυχία ή την </w:t>
      </w:r>
      <w:r w:rsidR="00C05D1E">
        <w:rPr>
          <w:rFonts w:ascii="Times New Roman" w:hAnsi="Times New Roman" w:cs="Times New Roman"/>
        </w:rPr>
        <w:t xml:space="preserve">αποτυχία τους στο μάθημα ήταν οι αντιλήψεις τους για το σύστημα </w:t>
      </w:r>
      <w:r w:rsidR="00C05D1E">
        <w:rPr>
          <w:rFonts w:ascii="Times New Roman" w:hAnsi="Times New Roman" w:cs="Times New Roman"/>
          <w:lang w:val="en-US"/>
        </w:rPr>
        <w:t>Moodle</w:t>
      </w:r>
      <w:r w:rsidR="009A78F1" w:rsidRPr="009A78F1">
        <w:rPr>
          <w:rFonts w:ascii="Times New Roman" w:hAnsi="Times New Roman" w:cs="Times New Roman"/>
        </w:rPr>
        <w:t xml:space="preserve"> (</w:t>
      </w:r>
      <w:r w:rsidR="009A78F1">
        <w:rPr>
          <w:rFonts w:ascii="Times New Roman" w:hAnsi="Times New Roman" w:cs="Times New Roman"/>
          <w:lang w:val="en-US"/>
        </w:rPr>
        <w:t>moodle</w:t>
      </w:r>
      <w:r w:rsidR="009A78F1" w:rsidRPr="009A78F1">
        <w:rPr>
          <w:rFonts w:ascii="Times New Roman" w:hAnsi="Times New Roman" w:cs="Times New Roman"/>
        </w:rPr>
        <w:t xml:space="preserve"> </w:t>
      </w:r>
      <w:r w:rsidR="009A78F1">
        <w:rPr>
          <w:rFonts w:ascii="Times New Roman" w:hAnsi="Times New Roman" w:cs="Times New Roman"/>
          <w:lang w:val="en-US"/>
        </w:rPr>
        <w:t>use</w:t>
      </w:r>
      <w:r w:rsidR="009A78F1" w:rsidRPr="009A78F1">
        <w:rPr>
          <w:rFonts w:ascii="Times New Roman" w:hAnsi="Times New Roman" w:cs="Times New Roman"/>
        </w:rPr>
        <w:t xml:space="preserve"> </w:t>
      </w:r>
      <w:r w:rsidR="009A78F1">
        <w:rPr>
          <w:rFonts w:ascii="Times New Roman" w:hAnsi="Times New Roman" w:cs="Times New Roman"/>
          <w:lang w:val="en-US"/>
        </w:rPr>
        <w:t>capability</w:t>
      </w:r>
      <w:r w:rsidR="009A78F1" w:rsidRPr="009A78F1">
        <w:rPr>
          <w:rFonts w:ascii="Times New Roman" w:hAnsi="Times New Roman" w:cs="Times New Roman"/>
        </w:rPr>
        <w:t xml:space="preserve"> </w:t>
      </w:r>
      <w:r w:rsidR="009A78F1">
        <w:rPr>
          <w:rFonts w:ascii="Times New Roman" w:hAnsi="Times New Roman" w:cs="Times New Roman"/>
          <w:lang w:val="en-US"/>
        </w:rPr>
        <w:t>perceptions</w:t>
      </w:r>
      <w:r w:rsidR="009A78F1" w:rsidRPr="009A78F1">
        <w:rPr>
          <w:rFonts w:ascii="Times New Roman" w:hAnsi="Times New Roman" w:cs="Times New Roman"/>
        </w:rPr>
        <w:t>)</w:t>
      </w:r>
      <w:r w:rsidR="00C05D1E" w:rsidRPr="00C05D1E">
        <w:rPr>
          <w:rFonts w:ascii="Times New Roman" w:hAnsi="Times New Roman" w:cs="Times New Roman"/>
        </w:rPr>
        <w:t xml:space="preserve"> </w:t>
      </w:r>
      <w:r w:rsidR="00DD0845">
        <w:rPr>
          <w:rFonts w:ascii="Times New Roman" w:hAnsi="Times New Roman" w:cs="Times New Roman"/>
        </w:rPr>
        <w:t>α</w:t>
      </w:r>
      <w:r w:rsidR="00C05D1E">
        <w:rPr>
          <w:rFonts w:ascii="Times New Roman" w:hAnsi="Times New Roman" w:cs="Times New Roman"/>
        </w:rPr>
        <w:t>λλά και ο αριθμός των κινήσεων που έκαναν μέσα στο σύστημα</w:t>
      </w:r>
      <w:r w:rsidR="009A78F1" w:rsidRPr="009A78F1">
        <w:rPr>
          <w:rFonts w:ascii="Times New Roman" w:hAnsi="Times New Roman" w:cs="Times New Roman"/>
        </w:rPr>
        <w:t xml:space="preserve"> (assignment view, forum view, total of id, course view).</w:t>
      </w:r>
      <w:r>
        <w:rPr>
          <w:rFonts w:ascii="Times New Roman" w:hAnsi="Times New Roman" w:cs="Times New Roman"/>
        </w:rPr>
        <w:t xml:space="preserve"> </w:t>
      </w:r>
      <w:r w:rsidR="00564642">
        <w:rPr>
          <w:rFonts w:ascii="Times New Roman" w:hAnsi="Times New Roman" w:cs="Times New Roman"/>
        </w:rPr>
        <w:t xml:space="preserve"> </w:t>
      </w:r>
    </w:p>
    <w:p w14:paraId="4367EEDE" w14:textId="38F453A3" w:rsidR="00C1537B" w:rsidRPr="009A78F1" w:rsidRDefault="00DD0845" w:rsidP="005A0C24">
      <w:pPr>
        <w:spacing w:after="240" w:line="360" w:lineRule="auto"/>
        <w:ind w:firstLine="284"/>
        <w:jc w:val="both"/>
        <w:rPr>
          <w:rFonts w:ascii="Times New Roman" w:hAnsi="Times New Roman" w:cs="Times New Roman"/>
        </w:rPr>
      </w:pPr>
      <w:r w:rsidRPr="009A78F1">
        <w:rPr>
          <w:rFonts w:ascii="Times New Roman" w:hAnsi="Times New Roman" w:cs="Times New Roman"/>
        </w:rPr>
        <w:t xml:space="preserve"> </w:t>
      </w:r>
    </w:p>
    <w:p w14:paraId="05439E9B" w14:textId="3343C759" w:rsidR="00CE6C08" w:rsidRDefault="00B27304" w:rsidP="00037B84">
      <w:pPr>
        <w:spacing w:after="240" w:line="360" w:lineRule="auto"/>
        <w:ind w:firstLine="284"/>
        <w:jc w:val="both"/>
        <w:rPr>
          <w:rFonts w:ascii="Times New Roman" w:hAnsi="Times New Roman" w:cs="Times New Roman"/>
        </w:rPr>
      </w:pPr>
      <w:r>
        <w:rPr>
          <w:rFonts w:ascii="Times New Roman" w:hAnsi="Times New Roman" w:cs="Times New Roman"/>
        </w:rPr>
        <w:t>Αναλυτικά</w:t>
      </w:r>
      <w:r w:rsidR="00C1537B">
        <w:rPr>
          <w:rFonts w:ascii="Times New Roman" w:hAnsi="Times New Roman" w:cs="Times New Roman"/>
        </w:rPr>
        <w:t>, στο Κεφάλ</w:t>
      </w:r>
      <w:r w:rsidR="00572442">
        <w:rPr>
          <w:rFonts w:ascii="Times New Roman" w:hAnsi="Times New Roman" w:cs="Times New Roman"/>
        </w:rPr>
        <w:t>α</w:t>
      </w:r>
      <w:r w:rsidR="00C1537B">
        <w:rPr>
          <w:rFonts w:ascii="Times New Roman" w:hAnsi="Times New Roman" w:cs="Times New Roman"/>
        </w:rPr>
        <w:t xml:space="preserve">ιο 2 γίνεται αναφορά της βασικής προβληματικής του πεδίου, οι ορισμοί και </w:t>
      </w:r>
      <w:r w:rsidR="008F3CFF">
        <w:rPr>
          <w:rFonts w:ascii="Times New Roman" w:hAnsi="Times New Roman" w:cs="Times New Roman"/>
        </w:rPr>
        <w:t>η</w:t>
      </w:r>
      <w:r w:rsidR="00C1537B">
        <w:rPr>
          <w:rFonts w:ascii="Times New Roman" w:hAnsi="Times New Roman" w:cs="Times New Roman"/>
        </w:rPr>
        <w:t xml:space="preserve"> σημασία των πεδίων </w:t>
      </w:r>
      <w:r w:rsidR="00C1537B">
        <w:rPr>
          <w:rFonts w:ascii="Times New Roman" w:hAnsi="Times New Roman" w:cs="Times New Roman"/>
          <w:lang w:val="en-US"/>
        </w:rPr>
        <w:t>Educational</w:t>
      </w:r>
      <w:r w:rsidR="00C1537B" w:rsidRPr="00C1537B">
        <w:rPr>
          <w:rFonts w:ascii="Times New Roman" w:hAnsi="Times New Roman" w:cs="Times New Roman"/>
        </w:rPr>
        <w:t xml:space="preserve"> </w:t>
      </w:r>
      <w:r w:rsidR="00C1537B">
        <w:rPr>
          <w:rFonts w:ascii="Times New Roman" w:hAnsi="Times New Roman" w:cs="Times New Roman"/>
          <w:lang w:val="en-US"/>
        </w:rPr>
        <w:t>Data</w:t>
      </w:r>
      <w:r w:rsidR="00C1537B" w:rsidRPr="00C1537B">
        <w:rPr>
          <w:rFonts w:ascii="Times New Roman" w:hAnsi="Times New Roman" w:cs="Times New Roman"/>
        </w:rPr>
        <w:t xml:space="preserve"> </w:t>
      </w:r>
      <w:r w:rsidR="00C1537B">
        <w:rPr>
          <w:rFonts w:ascii="Times New Roman" w:hAnsi="Times New Roman" w:cs="Times New Roman"/>
          <w:lang w:val="en-US"/>
        </w:rPr>
        <w:t>Mining</w:t>
      </w:r>
      <w:r w:rsidR="00C1537B" w:rsidRPr="00C1537B">
        <w:rPr>
          <w:rFonts w:ascii="Times New Roman" w:hAnsi="Times New Roman" w:cs="Times New Roman"/>
        </w:rPr>
        <w:t xml:space="preserve"> </w:t>
      </w:r>
      <w:r w:rsidR="00C1537B">
        <w:rPr>
          <w:rFonts w:ascii="Times New Roman" w:hAnsi="Times New Roman" w:cs="Times New Roman"/>
        </w:rPr>
        <w:t xml:space="preserve">και </w:t>
      </w:r>
      <w:r w:rsidR="00C1537B">
        <w:rPr>
          <w:rFonts w:ascii="Times New Roman" w:hAnsi="Times New Roman" w:cs="Times New Roman"/>
          <w:lang w:val="en-US"/>
        </w:rPr>
        <w:t>Learning</w:t>
      </w:r>
      <w:r w:rsidR="00C1537B" w:rsidRPr="00C1537B">
        <w:rPr>
          <w:rFonts w:ascii="Times New Roman" w:hAnsi="Times New Roman" w:cs="Times New Roman"/>
        </w:rPr>
        <w:t xml:space="preserve"> </w:t>
      </w:r>
      <w:r w:rsidR="00C1537B">
        <w:rPr>
          <w:rFonts w:ascii="Times New Roman" w:hAnsi="Times New Roman" w:cs="Times New Roman"/>
          <w:lang w:val="en-US"/>
        </w:rPr>
        <w:t>Analytics</w:t>
      </w:r>
      <w:r w:rsidR="00C1537B" w:rsidRPr="00C1537B">
        <w:rPr>
          <w:rFonts w:ascii="Times New Roman" w:hAnsi="Times New Roman" w:cs="Times New Roman"/>
        </w:rPr>
        <w:t xml:space="preserve">, </w:t>
      </w:r>
      <w:r>
        <w:rPr>
          <w:rFonts w:ascii="Times New Roman" w:hAnsi="Times New Roman" w:cs="Times New Roman"/>
        </w:rPr>
        <w:t>διαφορές και στόχοι</w:t>
      </w:r>
      <w:r w:rsidR="00C1537B">
        <w:rPr>
          <w:rFonts w:ascii="Times New Roman" w:hAnsi="Times New Roman" w:cs="Times New Roman"/>
        </w:rPr>
        <w:t>, οι κατηγορίες τεχνικών και μεθόδων όπως και σχετικές εργ</w:t>
      </w:r>
      <w:r>
        <w:rPr>
          <w:rFonts w:ascii="Times New Roman" w:hAnsi="Times New Roman" w:cs="Times New Roman"/>
        </w:rPr>
        <w:t xml:space="preserve">ασίες που ασχολήθηκαν με τα </w:t>
      </w:r>
      <w:r w:rsidR="00C1537B">
        <w:rPr>
          <w:rFonts w:ascii="Times New Roman" w:hAnsi="Times New Roman" w:cs="Times New Roman"/>
        </w:rPr>
        <w:t>πεδία</w:t>
      </w:r>
      <w:r>
        <w:rPr>
          <w:rFonts w:ascii="Times New Roman" w:hAnsi="Times New Roman" w:cs="Times New Roman"/>
        </w:rPr>
        <w:t xml:space="preserve"> αυτά. Στο Κεφάλαιο 3 γίνεται</w:t>
      </w:r>
      <w:r w:rsidR="00C1537B">
        <w:rPr>
          <w:rFonts w:ascii="Times New Roman" w:hAnsi="Times New Roman" w:cs="Times New Roman"/>
        </w:rPr>
        <w:t xml:space="preserve"> λεπτομερής καταγραφή των εργαλείων και των στατιστικών τεχνικών που εντοπίστηκαν </w:t>
      </w:r>
      <w:r w:rsidR="001228D9">
        <w:rPr>
          <w:rFonts w:ascii="Times New Roman" w:hAnsi="Times New Roman" w:cs="Times New Roman"/>
        </w:rPr>
        <w:t>μέσα από</w:t>
      </w:r>
      <w:r w:rsidR="00C1537B">
        <w:rPr>
          <w:rFonts w:ascii="Times New Roman" w:hAnsi="Times New Roman" w:cs="Times New Roman"/>
        </w:rPr>
        <w:t xml:space="preserve"> βιβλιογραφική επισκόπηση του πεδίου </w:t>
      </w:r>
      <w:r w:rsidR="00C1537B">
        <w:rPr>
          <w:rFonts w:ascii="Times New Roman" w:hAnsi="Times New Roman" w:cs="Times New Roman"/>
          <w:lang w:val="en-US"/>
        </w:rPr>
        <w:t>Learning</w:t>
      </w:r>
      <w:r w:rsidR="00C1537B" w:rsidRPr="00C1537B">
        <w:rPr>
          <w:rFonts w:ascii="Times New Roman" w:hAnsi="Times New Roman" w:cs="Times New Roman"/>
        </w:rPr>
        <w:t xml:space="preserve"> </w:t>
      </w:r>
      <w:r w:rsidR="00C1537B">
        <w:rPr>
          <w:rFonts w:ascii="Times New Roman" w:hAnsi="Times New Roman" w:cs="Times New Roman"/>
          <w:lang w:val="en-US"/>
        </w:rPr>
        <w:t>Analytics</w:t>
      </w:r>
      <w:r w:rsidR="001228D9">
        <w:rPr>
          <w:rFonts w:ascii="Times New Roman" w:hAnsi="Times New Roman" w:cs="Times New Roman"/>
        </w:rPr>
        <w:t xml:space="preserve">. </w:t>
      </w:r>
    </w:p>
    <w:p w14:paraId="0E285FA0" w14:textId="77777777" w:rsidR="00B16B67" w:rsidRDefault="00B16B67" w:rsidP="008C5C27">
      <w:pPr>
        <w:spacing w:after="240" w:line="360" w:lineRule="auto"/>
        <w:jc w:val="both"/>
        <w:rPr>
          <w:rFonts w:ascii="Times New Roman" w:hAnsi="Times New Roman" w:cs="Times New Roman"/>
        </w:rPr>
      </w:pPr>
    </w:p>
    <w:p w14:paraId="3DE94342" w14:textId="77777777" w:rsidR="00CE6C08" w:rsidRPr="002F2522" w:rsidRDefault="001228D9" w:rsidP="00CE6C08">
      <w:pPr>
        <w:spacing w:after="240" w:line="360" w:lineRule="auto"/>
        <w:ind w:firstLine="284"/>
        <w:jc w:val="both"/>
        <w:rPr>
          <w:rFonts w:ascii="Times New Roman" w:hAnsi="Times New Roman" w:cs="Times New Roman"/>
        </w:rPr>
      </w:pPr>
      <w:r>
        <w:rPr>
          <w:rFonts w:ascii="Times New Roman" w:hAnsi="Times New Roman" w:cs="Times New Roman"/>
        </w:rPr>
        <w:t>Συγκεκριμένα, τα εργαλεία είναι χωρισμένα σε κατηγορίες ανάλογα με τον τρόπο που επεξεργάζονται τα δεδομένα και τα αποτελέσματα που</w:t>
      </w:r>
      <w:r w:rsidR="00CE6C08">
        <w:rPr>
          <w:rFonts w:ascii="Times New Roman" w:hAnsi="Times New Roman" w:cs="Times New Roman"/>
        </w:rPr>
        <w:t xml:space="preserve"> βγάζουν (εργαλεία οπτικοποίησης δεδομένων, εργαλεία χρήσης δεδομένων για πρόβλεψη, εργαλεία χρήσης δεδομένων για στατιστικές αναλύσεις, εργ</w:t>
      </w:r>
      <w:r w:rsidR="00572442">
        <w:rPr>
          <w:rFonts w:ascii="Times New Roman" w:hAnsi="Times New Roman" w:cs="Times New Roman"/>
        </w:rPr>
        <w:t>α</w:t>
      </w:r>
      <w:r w:rsidR="00CE6C08">
        <w:rPr>
          <w:rFonts w:ascii="Times New Roman" w:hAnsi="Times New Roman" w:cs="Times New Roman"/>
        </w:rPr>
        <w:t xml:space="preserve">λεία διαφορετικής χρήσης δεδομένων) αλλά και με το αν είναι δωρεάν ή όχι. Οι στατιστικές τεχνικές που αναφέρονται και αναλύονται είναι η </w:t>
      </w:r>
      <w:r w:rsidR="00CE6C08">
        <w:rPr>
          <w:rFonts w:ascii="Times New Roman" w:hAnsi="Times New Roman" w:cs="Times New Roman"/>
          <w:lang w:val="en-US"/>
        </w:rPr>
        <w:t>hierarchical</w:t>
      </w:r>
      <w:r w:rsidR="00CE6C08" w:rsidRPr="00CE6C08">
        <w:rPr>
          <w:rFonts w:ascii="Times New Roman" w:hAnsi="Times New Roman" w:cs="Times New Roman"/>
        </w:rPr>
        <w:t xml:space="preserve"> </w:t>
      </w:r>
      <w:r w:rsidR="00CE6C08">
        <w:rPr>
          <w:rFonts w:ascii="Times New Roman" w:hAnsi="Times New Roman" w:cs="Times New Roman"/>
          <w:lang w:val="en-US"/>
        </w:rPr>
        <w:t>regression</w:t>
      </w:r>
      <w:r w:rsidR="00CE6C08" w:rsidRPr="00CE6C08">
        <w:rPr>
          <w:rFonts w:ascii="Times New Roman" w:hAnsi="Times New Roman" w:cs="Times New Roman"/>
        </w:rPr>
        <w:t xml:space="preserve">, </w:t>
      </w:r>
      <w:r w:rsidR="00CE6C08">
        <w:rPr>
          <w:rFonts w:ascii="Times New Roman" w:hAnsi="Times New Roman" w:cs="Times New Roman"/>
        </w:rPr>
        <w:t xml:space="preserve">η </w:t>
      </w:r>
      <w:r w:rsidR="00CE6C08">
        <w:rPr>
          <w:rFonts w:ascii="Times New Roman" w:hAnsi="Times New Roman" w:cs="Times New Roman"/>
          <w:lang w:val="en-US"/>
        </w:rPr>
        <w:t>principal</w:t>
      </w:r>
      <w:r w:rsidR="00CE6C08" w:rsidRPr="00CE6C08">
        <w:rPr>
          <w:rFonts w:ascii="Times New Roman" w:hAnsi="Times New Roman" w:cs="Times New Roman"/>
        </w:rPr>
        <w:t xml:space="preserve"> </w:t>
      </w:r>
      <w:r w:rsidR="00CE6C08">
        <w:rPr>
          <w:rFonts w:ascii="Times New Roman" w:hAnsi="Times New Roman" w:cs="Times New Roman"/>
          <w:lang w:val="en-US"/>
        </w:rPr>
        <w:t>component</w:t>
      </w:r>
      <w:r w:rsidR="00CE6C08" w:rsidRPr="00CE6C08">
        <w:rPr>
          <w:rFonts w:ascii="Times New Roman" w:hAnsi="Times New Roman" w:cs="Times New Roman"/>
        </w:rPr>
        <w:t xml:space="preserve"> </w:t>
      </w:r>
      <w:r w:rsidR="00CE6C08">
        <w:rPr>
          <w:rFonts w:ascii="Times New Roman" w:hAnsi="Times New Roman" w:cs="Times New Roman"/>
          <w:lang w:val="en-US"/>
        </w:rPr>
        <w:t>analysis</w:t>
      </w:r>
      <w:r w:rsidR="00CE6C08" w:rsidRPr="00CE6C08">
        <w:rPr>
          <w:rFonts w:ascii="Times New Roman" w:hAnsi="Times New Roman" w:cs="Times New Roman"/>
        </w:rPr>
        <w:t xml:space="preserve"> </w:t>
      </w:r>
      <w:r w:rsidR="00CE6C08">
        <w:rPr>
          <w:rFonts w:ascii="Times New Roman" w:hAnsi="Times New Roman" w:cs="Times New Roman"/>
        </w:rPr>
        <w:t xml:space="preserve">και η </w:t>
      </w:r>
      <w:r w:rsidR="00CE6C08">
        <w:rPr>
          <w:rFonts w:ascii="Times New Roman" w:hAnsi="Times New Roman" w:cs="Times New Roman"/>
          <w:lang w:val="en-US"/>
        </w:rPr>
        <w:t>factor</w:t>
      </w:r>
      <w:r w:rsidR="00CE6C08" w:rsidRPr="00CE6C08">
        <w:rPr>
          <w:rFonts w:ascii="Times New Roman" w:hAnsi="Times New Roman" w:cs="Times New Roman"/>
        </w:rPr>
        <w:t xml:space="preserve"> </w:t>
      </w:r>
      <w:r w:rsidR="00CE6C08">
        <w:rPr>
          <w:rFonts w:ascii="Times New Roman" w:hAnsi="Times New Roman" w:cs="Times New Roman"/>
          <w:lang w:val="en-US"/>
        </w:rPr>
        <w:t>analysis</w:t>
      </w:r>
      <w:r w:rsidR="00CE6C08" w:rsidRPr="00CE6C08">
        <w:rPr>
          <w:rFonts w:ascii="Times New Roman" w:hAnsi="Times New Roman" w:cs="Times New Roman"/>
        </w:rPr>
        <w:t>.</w:t>
      </w:r>
    </w:p>
    <w:p w14:paraId="38C6156A" w14:textId="77777777" w:rsidR="00CE6C08" w:rsidRPr="002F2522" w:rsidRDefault="00CE6C08" w:rsidP="00CE6C08">
      <w:pPr>
        <w:spacing w:after="240" w:line="360" w:lineRule="auto"/>
        <w:ind w:firstLine="284"/>
        <w:jc w:val="both"/>
        <w:rPr>
          <w:rFonts w:ascii="Times New Roman" w:hAnsi="Times New Roman" w:cs="Times New Roman"/>
        </w:rPr>
      </w:pPr>
    </w:p>
    <w:p w14:paraId="22306691" w14:textId="546DB18B" w:rsidR="00DA2F63" w:rsidRDefault="00CE6C08" w:rsidP="00CE6C08">
      <w:pPr>
        <w:spacing w:after="240" w:line="360" w:lineRule="auto"/>
        <w:ind w:firstLine="284"/>
        <w:jc w:val="both"/>
        <w:rPr>
          <w:rFonts w:ascii="Times New Roman" w:hAnsi="Times New Roman" w:cs="Times New Roman"/>
        </w:rPr>
      </w:pPr>
      <w:r>
        <w:rPr>
          <w:rFonts w:ascii="Times New Roman" w:hAnsi="Times New Roman" w:cs="Times New Roman"/>
        </w:rPr>
        <w:t xml:space="preserve">Στο Κεφάλαιο </w:t>
      </w:r>
      <w:r w:rsidR="00DA2F63">
        <w:rPr>
          <w:rFonts w:ascii="Times New Roman" w:hAnsi="Times New Roman" w:cs="Times New Roman"/>
        </w:rPr>
        <w:t>4 αναφέρονται τα εργαλεί</w:t>
      </w:r>
      <w:r w:rsidR="00255AED">
        <w:rPr>
          <w:rFonts w:ascii="Times New Roman" w:hAnsi="Times New Roman" w:cs="Times New Roman"/>
        </w:rPr>
        <w:t>α που θα χρησιμοποιηθούν για τη</w:t>
      </w:r>
      <w:r w:rsidR="00DA2F63">
        <w:rPr>
          <w:rFonts w:ascii="Times New Roman" w:hAnsi="Times New Roman" w:cs="Times New Roman"/>
        </w:rPr>
        <w:t xml:space="preserve"> συγκεκριμένη έρευνα. Η επιλογή τους έγινε με βάση </w:t>
      </w:r>
      <w:r w:rsidR="00B56F10">
        <w:rPr>
          <w:rFonts w:ascii="Times New Roman" w:hAnsi="Times New Roman" w:cs="Times New Roman"/>
        </w:rPr>
        <w:t>τον καθορισμό κάποιων κριτηρίων</w:t>
      </w:r>
      <w:r w:rsidR="008F3CFF" w:rsidRPr="00DB1B3F">
        <w:rPr>
          <w:rFonts w:ascii="Times New Roman" w:hAnsi="Times New Roman" w:cs="Times New Roman"/>
        </w:rPr>
        <w:t xml:space="preserve">: </w:t>
      </w:r>
      <w:r w:rsidR="00C432A0">
        <w:rPr>
          <w:rFonts w:ascii="Times New Roman" w:hAnsi="Times New Roman" w:cs="Times New Roman"/>
        </w:rPr>
        <w:t xml:space="preserve">η </w:t>
      </w:r>
      <w:r w:rsidR="00DA2F63">
        <w:rPr>
          <w:rFonts w:ascii="Times New Roman" w:hAnsi="Times New Roman" w:cs="Times New Roman"/>
        </w:rPr>
        <w:t>ευχρηστία εργαλείου,</w:t>
      </w:r>
      <w:r w:rsidR="00C432A0">
        <w:rPr>
          <w:rFonts w:ascii="Times New Roman" w:hAnsi="Times New Roman" w:cs="Times New Roman"/>
        </w:rPr>
        <w:t xml:space="preserve"> ο</w:t>
      </w:r>
      <w:r w:rsidR="0016059C">
        <w:rPr>
          <w:rFonts w:ascii="Times New Roman" w:hAnsi="Times New Roman" w:cs="Times New Roman"/>
        </w:rPr>
        <w:t xml:space="preserve"> χρόνος εκμάθησης του</w:t>
      </w:r>
      <w:r w:rsidR="00332130">
        <w:rPr>
          <w:rFonts w:ascii="Times New Roman" w:hAnsi="Times New Roman" w:cs="Times New Roman"/>
        </w:rPr>
        <w:t>ς</w:t>
      </w:r>
      <w:r w:rsidR="00DA2F63">
        <w:rPr>
          <w:rFonts w:ascii="Times New Roman" w:hAnsi="Times New Roman" w:cs="Times New Roman"/>
        </w:rPr>
        <w:t>,</w:t>
      </w:r>
      <w:r w:rsidR="00C432A0">
        <w:rPr>
          <w:rFonts w:ascii="Times New Roman" w:hAnsi="Times New Roman" w:cs="Times New Roman"/>
        </w:rPr>
        <w:t xml:space="preserve"> η</w:t>
      </w:r>
      <w:r w:rsidR="00DA2F63">
        <w:rPr>
          <w:rFonts w:ascii="Times New Roman" w:hAnsi="Times New Roman" w:cs="Times New Roman"/>
        </w:rPr>
        <w:t xml:space="preserve"> συνεργασία με άλλα εργαλεία,</w:t>
      </w:r>
      <w:r w:rsidR="00C432A0">
        <w:rPr>
          <w:rFonts w:ascii="Times New Roman" w:hAnsi="Times New Roman" w:cs="Times New Roman"/>
        </w:rPr>
        <w:t xml:space="preserve"> ο</w:t>
      </w:r>
      <w:r w:rsidR="00DA2F63">
        <w:rPr>
          <w:rFonts w:ascii="Times New Roman" w:hAnsi="Times New Roman" w:cs="Times New Roman"/>
        </w:rPr>
        <w:t xml:space="preserve"> αριθμός αναπαραστάσεων</w:t>
      </w:r>
      <w:r w:rsidR="00F1692A">
        <w:rPr>
          <w:rFonts w:ascii="Times New Roman" w:hAnsi="Times New Roman" w:cs="Times New Roman"/>
        </w:rPr>
        <w:t xml:space="preserve"> και ο τύπος αρχείων </w:t>
      </w:r>
      <w:r w:rsidR="00DA2F63">
        <w:rPr>
          <w:rFonts w:ascii="Times New Roman" w:hAnsi="Times New Roman" w:cs="Times New Roman"/>
        </w:rPr>
        <w:t>που</w:t>
      </w:r>
      <w:r w:rsidR="00F1692A">
        <w:rPr>
          <w:rFonts w:ascii="Times New Roman" w:hAnsi="Times New Roman" w:cs="Times New Roman"/>
        </w:rPr>
        <w:t xml:space="preserve"> υποστηρίζονται από τα εργαλεία και </w:t>
      </w:r>
      <w:r w:rsidR="00C432A0">
        <w:rPr>
          <w:rFonts w:ascii="Times New Roman" w:hAnsi="Times New Roman" w:cs="Times New Roman"/>
        </w:rPr>
        <w:t>η</w:t>
      </w:r>
      <w:r w:rsidR="00F1692A">
        <w:rPr>
          <w:rFonts w:ascii="Times New Roman" w:hAnsi="Times New Roman" w:cs="Times New Roman"/>
        </w:rPr>
        <w:t xml:space="preserve"> δωρεάν χρήση τους</w:t>
      </w:r>
      <w:r w:rsidR="008F3CFF" w:rsidRPr="00DB1B3F">
        <w:rPr>
          <w:rFonts w:ascii="Times New Roman" w:hAnsi="Times New Roman" w:cs="Times New Roman"/>
        </w:rPr>
        <w:t xml:space="preserve">. </w:t>
      </w:r>
      <w:r w:rsidR="001B6F2D">
        <w:rPr>
          <w:rFonts w:ascii="Times New Roman" w:hAnsi="Times New Roman" w:cs="Times New Roman"/>
        </w:rPr>
        <w:t>Επιπλέον</w:t>
      </w:r>
      <w:r w:rsidR="00332130">
        <w:rPr>
          <w:rFonts w:ascii="Times New Roman" w:hAnsi="Times New Roman" w:cs="Times New Roman"/>
        </w:rPr>
        <w:t xml:space="preserve">, πραγματοποιείται βαθμολόγηση των εργαλείων σε </w:t>
      </w:r>
      <w:r w:rsidR="00572442">
        <w:rPr>
          <w:rFonts w:ascii="Times New Roman" w:hAnsi="Times New Roman" w:cs="Times New Roman"/>
        </w:rPr>
        <w:t xml:space="preserve">κάθε ένα </w:t>
      </w:r>
      <w:r w:rsidR="00B56F10">
        <w:rPr>
          <w:rFonts w:ascii="Times New Roman" w:hAnsi="Times New Roman" w:cs="Times New Roman"/>
        </w:rPr>
        <w:t xml:space="preserve">από τα </w:t>
      </w:r>
      <w:r w:rsidR="00572442">
        <w:rPr>
          <w:rFonts w:ascii="Times New Roman" w:hAnsi="Times New Roman" w:cs="Times New Roman"/>
        </w:rPr>
        <w:t>κριτήρ</w:t>
      </w:r>
      <w:r w:rsidR="00B56F10">
        <w:rPr>
          <w:rFonts w:ascii="Times New Roman" w:hAnsi="Times New Roman" w:cs="Times New Roman"/>
        </w:rPr>
        <w:t>ια</w:t>
      </w:r>
      <w:r w:rsidR="00572442">
        <w:rPr>
          <w:rFonts w:ascii="Times New Roman" w:hAnsi="Times New Roman" w:cs="Times New Roman"/>
        </w:rPr>
        <w:t xml:space="preserve"> ώστε να δο</w:t>
      </w:r>
      <w:r w:rsidR="00DA2F63">
        <w:rPr>
          <w:rFonts w:ascii="Times New Roman" w:hAnsi="Times New Roman" w:cs="Times New Roman"/>
        </w:rPr>
        <w:t>θεί μια τελική βαθμολογία στο</w:t>
      </w:r>
      <w:r w:rsidR="00540B2A">
        <w:rPr>
          <w:rFonts w:ascii="Times New Roman" w:hAnsi="Times New Roman" w:cs="Times New Roman"/>
        </w:rPr>
        <w:t>ν</w:t>
      </w:r>
      <w:r w:rsidR="00DA2F63">
        <w:rPr>
          <w:rFonts w:ascii="Times New Roman" w:hAnsi="Times New Roman" w:cs="Times New Roman"/>
        </w:rPr>
        <w:t xml:space="preserve"> καθένα από αυτά</w:t>
      </w:r>
      <w:r w:rsidR="00332130">
        <w:rPr>
          <w:rFonts w:ascii="Times New Roman" w:hAnsi="Times New Roman" w:cs="Times New Roman"/>
        </w:rPr>
        <w:t xml:space="preserve"> και να ε</w:t>
      </w:r>
      <w:r w:rsidR="00E60938">
        <w:rPr>
          <w:rFonts w:ascii="Times New Roman" w:hAnsi="Times New Roman" w:cs="Times New Roman"/>
        </w:rPr>
        <w:t xml:space="preserve">πιλεχθούν τα κατάλληλα </w:t>
      </w:r>
      <w:r w:rsidR="00332130">
        <w:rPr>
          <w:rFonts w:ascii="Times New Roman" w:hAnsi="Times New Roman" w:cs="Times New Roman"/>
        </w:rPr>
        <w:t>για την έρευνα</w:t>
      </w:r>
      <w:r w:rsidR="00DA2F63">
        <w:rPr>
          <w:rFonts w:ascii="Times New Roman" w:hAnsi="Times New Roman" w:cs="Times New Roman"/>
        </w:rPr>
        <w:t xml:space="preserve">. </w:t>
      </w:r>
    </w:p>
    <w:p w14:paraId="35DB8119" w14:textId="77777777" w:rsidR="00DA2F63" w:rsidRDefault="00DA2F63" w:rsidP="00CE6C08">
      <w:pPr>
        <w:spacing w:after="240" w:line="360" w:lineRule="auto"/>
        <w:ind w:firstLine="284"/>
        <w:jc w:val="both"/>
        <w:rPr>
          <w:rFonts w:ascii="Times New Roman" w:hAnsi="Times New Roman" w:cs="Times New Roman"/>
        </w:rPr>
      </w:pPr>
    </w:p>
    <w:p w14:paraId="40F46D4E" w14:textId="3379E3FD" w:rsidR="00037B84" w:rsidRPr="00CE6C08" w:rsidRDefault="00DB00DC" w:rsidP="00CE6C08">
      <w:pPr>
        <w:spacing w:after="240" w:line="360" w:lineRule="auto"/>
        <w:ind w:firstLine="284"/>
        <w:jc w:val="both"/>
        <w:rPr>
          <w:rFonts w:ascii="Times New Roman" w:hAnsi="Times New Roman" w:cs="Times New Roman"/>
        </w:rPr>
      </w:pPr>
      <w:r>
        <w:rPr>
          <w:rFonts w:ascii="Times New Roman" w:hAnsi="Times New Roman" w:cs="Times New Roman"/>
        </w:rPr>
        <w:t>Σ</w:t>
      </w:r>
      <w:r w:rsidR="00DA2F63">
        <w:rPr>
          <w:rFonts w:ascii="Times New Roman" w:hAnsi="Times New Roman" w:cs="Times New Roman"/>
        </w:rPr>
        <w:t>το Κεφάλαιο 5 γίνεται η παρουσίαση των δεδομένων της έρευνας και η ανάλυση τους για τη διεξαγωγή συμπερασμάτων τα οποία θα αναφερθούν αναλυτικά στο Κεφάλαιο 6. Στα δεδομένα της έρευνας εφαρμόστηκε περιγραφική στατιστική, βρέθηκαν οι στατιστικά σημαντικές σχέσεις, πραγματοποιήθηκε ομαδοποίηση φοιτητών, οπτικοποίηση σχέσεων μεταβλητών και η τεχνική της ιεραρχικής παλινδρόμησης.</w:t>
      </w:r>
      <w:r>
        <w:rPr>
          <w:rFonts w:ascii="Times New Roman" w:hAnsi="Times New Roman" w:cs="Times New Roman"/>
        </w:rPr>
        <w:t xml:space="preserve"> Τέλος, στο Κεφάλαιο 6 γίνεται συζήτηση σ</w:t>
      </w:r>
      <w:r w:rsidR="00572442">
        <w:rPr>
          <w:rFonts w:ascii="Times New Roman" w:hAnsi="Times New Roman" w:cs="Times New Roman"/>
        </w:rPr>
        <w:t>ε αφαιρετικό επίπεδο για τα ευρή</w:t>
      </w:r>
      <w:r>
        <w:rPr>
          <w:rFonts w:ascii="Times New Roman" w:hAnsi="Times New Roman" w:cs="Times New Roman"/>
        </w:rPr>
        <w:t xml:space="preserve">ματα που προέκυψαν μέσα από την επεξεργασία των δεδομένων αλλά και το λόγο που αυτά θεωρούνται σημαντικά και αναφέρονται μελλοντικές επεκτάσεις της έρευνας. </w:t>
      </w:r>
      <w:r w:rsidR="00DA2F63">
        <w:rPr>
          <w:rFonts w:ascii="Times New Roman" w:hAnsi="Times New Roman" w:cs="Times New Roman"/>
        </w:rPr>
        <w:t xml:space="preserve">   </w:t>
      </w:r>
      <w:r w:rsidR="00CE6C08" w:rsidRPr="00CE6C08">
        <w:rPr>
          <w:rFonts w:ascii="Times New Roman" w:hAnsi="Times New Roman" w:cs="Times New Roman"/>
        </w:rPr>
        <w:t xml:space="preserve"> </w:t>
      </w:r>
      <w:r w:rsidR="001228D9">
        <w:rPr>
          <w:rFonts w:ascii="Times New Roman" w:hAnsi="Times New Roman" w:cs="Times New Roman"/>
        </w:rPr>
        <w:t xml:space="preserve">  </w:t>
      </w:r>
      <w:r w:rsidR="00A02023">
        <w:rPr>
          <w:rFonts w:ascii="Times New Roman" w:hAnsi="Times New Roman" w:cs="Times New Roman"/>
        </w:rPr>
        <w:t xml:space="preserve"> </w:t>
      </w:r>
      <w:r w:rsidR="00C54C3B">
        <w:rPr>
          <w:rFonts w:ascii="Times New Roman" w:hAnsi="Times New Roman" w:cs="Times New Roman"/>
        </w:rPr>
        <w:t xml:space="preserve"> </w:t>
      </w:r>
      <w:r w:rsidR="00037B84">
        <w:rPr>
          <w:rFonts w:ascii="Times New Roman" w:hAnsi="Times New Roman" w:cs="Times New Roman"/>
        </w:rPr>
        <w:t xml:space="preserve"> </w:t>
      </w:r>
    </w:p>
    <w:p w14:paraId="7C121F46" w14:textId="77777777" w:rsidR="00981D4D" w:rsidRPr="00981D4D" w:rsidRDefault="005D2959" w:rsidP="00037B84">
      <w:pPr>
        <w:spacing w:line="360" w:lineRule="auto"/>
        <w:ind w:firstLine="284"/>
        <w:jc w:val="both"/>
        <w:rPr>
          <w:rFonts w:ascii="Times New Roman" w:hAnsi="Times New Roman" w:cs="Times New Roman"/>
        </w:rPr>
      </w:pPr>
      <w:r>
        <w:rPr>
          <w:rFonts w:ascii="Times New Roman" w:hAnsi="Times New Roman" w:cs="Times New Roman"/>
        </w:rPr>
        <w:t xml:space="preserve"> </w:t>
      </w:r>
    </w:p>
    <w:p w14:paraId="535D6706" w14:textId="41463C67" w:rsidR="006C6965" w:rsidRPr="006C6965" w:rsidRDefault="006C6965" w:rsidP="006C6965">
      <w:pPr>
        <w:pStyle w:val="Heading1"/>
        <w:rPr>
          <w:rFonts w:asciiTheme="majorHAnsi" w:hAnsiTheme="majorHAnsi"/>
          <w:b/>
          <w:sz w:val="52"/>
          <w:szCs w:val="52"/>
        </w:rPr>
      </w:pPr>
      <w:bookmarkStart w:id="13" w:name="_Toc421737971"/>
      <w:r w:rsidRPr="006C6965">
        <w:rPr>
          <w:rFonts w:asciiTheme="majorHAnsi" w:hAnsiTheme="majorHAnsi"/>
          <w:b/>
          <w:sz w:val="52"/>
          <w:szCs w:val="52"/>
        </w:rPr>
        <w:lastRenderedPageBreak/>
        <w:t>Κεφάλαιο 2</w:t>
      </w:r>
      <w:r w:rsidRPr="006C6965">
        <w:rPr>
          <w:rFonts w:asciiTheme="majorHAnsi" w:hAnsiTheme="majorHAnsi"/>
          <w:b/>
          <w:sz w:val="52"/>
          <w:szCs w:val="52"/>
          <w:vertAlign w:val="superscript"/>
        </w:rPr>
        <w:t>ο</w:t>
      </w:r>
      <w:bookmarkEnd w:id="13"/>
      <w:r w:rsidRPr="006C6965">
        <w:rPr>
          <w:rFonts w:asciiTheme="majorHAnsi" w:hAnsiTheme="majorHAnsi"/>
          <w:b/>
          <w:sz w:val="52"/>
          <w:szCs w:val="52"/>
        </w:rPr>
        <w:t xml:space="preserve"> </w:t>
      </w:r>
    </w:p>
    <w:p w14:paraId="5576442A" w14:textId="77777777" w:rsidR="00060C26" w:rsidRDefault="00060C26" w:rsidP="00637858">
      <w:pPr>
        <w:pStyle w:val="Heading2"/>
        <w:rPr>
          <w:rFonts w:asciiTheme="majorHAnsi" w:hAnsiTheme="majorHAnsi"/>
          <w:b/>
          <w:sz w:val="44"/>
          <w:szCs w:val="44"/>
        </w:rPr>
      </w:pPr>
      <w:bookmarkStart w:id="14" w:name="_Toc421474313"/>
      <w:bookmarkStart w:id="15" w:name="_Toc421737972"/>
      <w:r w:rsidRPr="006C6965">
        <w:rPr>
          <w:rFonts w:asciiTheme="majorHAnsi" w:hAnsiTheme="majorHAnsi"/>
          <w:b/>
          <w:sz w:val="44"/>
          <w:szCs w:val="44"/>
        </w:rPr>
        <w:t>2. Επισκόπηση Πεδίου</w:t>
      </w:r>
      <w:bookmarkEnd w:id="14"/>
      <w:bookmarkEnd w:id="15"/>
    </w:p>
    <w:p w14:paraId="7B5ABAD2" w14:textId="77777777" w:rsidR="006C6965" w:rsidRDefault="006C6965" w:rsidP="00637858">
      <w:pPr>
        <w:rPr>
          <w:rFonts w:ascii="Times New Roman" w:hAnsi="Times New Roman" w:cs="Times New Roman"/>
          <w:sz w:val="28"/>
          <w:szCs w:val="28"/>
        </w:rPr>
      </w:pPr>
    </w:p>
    <w:p w14:paraId="52B81B3D" w14:textId="0234764B" w:rsidR="00637858" w:rsidRPr="00637858" w:rsidRDefault="00637858" w:rsidP="00637858">
      <w:pPr>
        <w:spacing w:after="240"/>
        <w:rPr>
          <w:rFonts w:ascii="Times New Roman" w:hAnsi="Times New Roman" w:cs="Times New Roman"/>
          <w:b/>
          <w:sz w:val="28"/>
          <w:szCs w:val="28"/>
        </w:rPr>
      </w:pPr>
      <w:r>
        <w:rPr>
          <w:rFonts w:ascii="Times New Roman" w:hAnsi="Times New Roman" w:cs="Times New Roman"/>
          <w:b/>
          <w:sz w:val="28"/>
          <w:szCs w:val="28"/>
        </w:rPr>
        <w:t>Σκοπός</w:t>
      </w:r>
    </w:p>
    <w:p w14:paraId="3521E576" w14:textId="2F780DF3" w:rsidR="00060C26" w:rsidRPr="00060C26" w:rsidRDefault="00060C26" w:rsidP="00060C26">
      <w:pPr>
        <w:pStyle w:val="Heading1"/>
        <w:spacing w:before="0" w:after="200" w:line="360" w:lineRule="auto"/>
        <w:ind w:right="-7"/>
        <w:contextualSpacing w:val="0"/>
        <w:jc w:val="both"/>
        <w:rPr>
          <w:rFonts w:ascii="Times New Roman" w:hAnsi="Times New Roman" w:cs="Times New Roman"/>
          <w:sz w:val="22"/>
          <w:szCs w:val="22"/>
        </w:rPr>
      </w:pPr>
      <w:bookmarkStart w:id="16" w:name="_Toc421474314"/>
      <w:bookmarkStart w:id="17" w:name="_Toc421483310"/>
      <w:bookmarkStart w:id="18" w:name="_Toc421737973"/>
      <w:r w:rsidRPr="00060C26">
        <w:rPr>
          <w:rFonts w:ascii="Times New Roman" w:hAnsi="Times New Roman" w:cs="Times New Roman"/>
          <w:sz w:val="22"/>
          <w:szCs w:val="22"/>
        </w:rPr>
        <w:t xml:space="preserve">Το συγκεκριμένο κεφάλαιο αφορά στη βιβλιογραφική επισκόπηση των γνωστικών αντικειμένων που πρόκειται να εξεταστούν στην παρούσα εργασία. Αρχικά, γίνεται αναφορά στη βασική προβληματική, και παρέχονται οι ορισμοί καθώς και η σημασία των πεδίων </w:t>
      </w:r>
      <w:r w:rsidRPr="00060C26">
        <w:rPr>
          <w:rFonts w:ascii="Times New Roman" w:hAnsi="Times New Roman" w:cs="Times New Roman"/>
          <w:sz w:val="22"/>
          <w:szCs w:val="22"/>
          <w:lang w:val="en-US"/>
        </w:rPr>
        <w:t>Learning</w:t>
      </w:r>
      <w:r w:rsidRPr="00060C26">
        <w:rPr>
          <w:rFonts w:ascii="Times New Roman" w:hAnsi="Times New Roman" w:cs="Times New Roman"/>
          <w:sz w:val="22"/>
          <w:szCs w:val="22"/>
        </w:rPr>
        <w:t xml:space="preserve"> </w:t>
      </w:r>
      <w:r w:rsidRPr="00060C26">
        <w:rPr>
          <w:rFonts w:ascii="Times New Roman" w:hAnsi="Times New Roman" w:cs="Times New Roman"/>
          <w:sz w:val="22"/>
          <w:szCs w:val="22"/>
          <w:lang w:val="en-US"/>
        </w:rPr>
        <w:t>Analytics</w:t>
      </w:r>
      <w:r w:rsidRPr="00060C26">
        <w:rPr>
          <w:rFonts w:ascii="Times New Roman" w:hAnsi="Times New Roman" w:cs="Times New Roman"/>
          <w:sz w:val="22"/>
          <w:szCs w:val="22"/>
        </w:rPr>
        <w:t xml:space="preserve"> και </w:t>
      </w:r>
      <w:r w:rsidRPr="00060C26">
        <w:rPr>
          <w:rFonts w:ascii="Times New Roman" w:hAnsi="Times New Roman" w:cs="Times New Roman"/>
          <w:sz w:val="22"/>
          <w:szCs w:val="22"/>
          <w:lang w:val="en-US"/>
        </w:rPr>
        <w:t>Educational</w:t>
      </w:r>
      <w:r w:rsidRPr="00060C26">
        <w:rPr>
          <w:rFonts w:ascii="Times New Roman" w:hAnsi="Times New Roman" w:cs="Times New Roman"/>
          <w:sz w:val="22"/>
          <w:szCs w:val="22"/>
        </w:rPr>
        <w:t xml:space="preserve"> </w:t>
      </w:r>
      <w:r w:rsidRPr="00060C26">
        <w:rPr>
          <w:rFonts w:ascii="Times New Roman" w:hAnsi="Times New Roman" w:cs="Times New Roman"/>
          <w:sz w:val="22"/>
          <w:szCs w:val="22"/>
          <w:lang w:val="en-US"/>
        </w:rPr>
        <w:t>Data</w:t>
      </w:r>
      <w:r w:rsidRPr="00060C26">
        <w:rPr>
          <w:rFonts w:ascii="Times New Roman" w:hAnsi="Times New Roman" w:cs="Times New Roman"/>
          <w:sz w:val="22"/>
          <w:szCs w:val="22"/>
        </w:rPr>
        <w:t xml:space="preserve"> </w:t>
      </w:r>
      <w:r w:rsidRPr="00060C26">
        <w:rPr>
          <w:rFonts w:ascii="Times New Roman" w:hAnsi="Times New Roman" w:cs="Times New Roman"/>
          <w:sz w:val="22"/>
          <w:szCs w:val="22"/>
          <w:lang w:val="en-US"/>
        </w:rPr>
        <w:t>Mining</w:t>
      </w:r>
      <w:r w:rsidRPr="00060C26">
        <w:rPr>
          <w:rFonts w:ascii="Times New Roman" w:hAnsi="Times New Roman" w:cs="Times New Roman"/>
          <w:sz w:val="22"/>
          <w:szCs w:val="22"/>
        </w:rPr>
        <w:t xml:space="preserve">. Ακολούθως, </w:t>
      </w:r>
      <w:r w:rsidR="007A1475">
        <w:rPr>
          <w:rFonts w:ascii="Times New Roman" w:hAnsi="Times New Roman" w:cs="Times New Roman"/>
          <w:sz w:val="22"/>
          <w:szCs w:val="22"/>
        </w:rPr>
        <w:t>εξηγούνται οι διαφορές</w:t>
      </w:r>
      <w:r w:rsidR="007A1475" w:rsidRPr="007A1475">
        <w:rPr>
          <w:rFonts w:ascii="Times New Roman" w:hAnsi="Times New Roman" w:cs="Times New Roman"/>
          <w:sz w:val="22"/>
          <w:szCs w:val="22"/>
        </w:rPr>
        <w:t xml:space="preserve">, </w:t>
      </w:r>
      <w:r w:rsidRPr="00060C26">
        <w:rPr>
          <w:rFonts w:ascii="Times New Roman" w:hAnsi="Times New Roman" w:cs="Times New Roman"/>
          <w:sz w:val="22"/>
          <w:szCs w:val="22"/>
        </w:rPr>
        <w:t>οι στόχοι</w:t>
      </w:r>
      <w:r w:rsidR="007A1475" w:rsidRPr="007A1475">
        <w:rPr>
          <w:rFonts w:ascii="Times New Roman" w:hAnsi="Times New Roman" w:cs="Times New Roman"/>
          <w:sz w:val="22"/>
          <w:szCs w:val="22"/>
        </w:rPr>
        <w:t xml:space="preserve">, </w:t>
      </w:r>
      <w:r w:rsidR="006D7B8B">
        <w:rPr>
          <w:rFonts w:ascii="Times New Roman" w:hAnsi="Times New Roman" w:cs="Times New Roman"/>
          <w:sz w:val="22"/>
          <w:szCs w:val="22"/>
        </w:rPr>
        <w:t xml:space="preserve">οι </w:t>
      </w:r>
      <w:r w:rsidR="007A1475">
        <w:rPr>
          <w:rFonts w:ascii="Times New Roman" w:hAnsi="Times New Roman" w:cs="Times New Roman"/>
          <w:sz w:val="22"/>
          <w:szCs w:val="22"/>
        </w:rPr>
        <w:t>τεχνικές</w:t>
      </w:r>
      <w:r w:rsidR="00BF5A98">
        <w:rPr>
          <w:rFonts w:ascii="Times New Roman" w:hAnsi="Times New Roman" w:cs="Times New Roman"/>
          <w:sz w:val="22"/>
          <w:szCs w:val="22"/>
        </w:rPr>
        <w:t xml:space="preserve">, </w:t>
      </w:r>
      <w:r w:rsidR="006D7B8B">
        <w:rPr>
          <w:rFonts w:ascii="Times New Roman" w:hAnsi="Times New Roman" w:cs="Times New Roman"/>
          <w:sz w:val="22"/>
          <w:szCs w:val="22"/>
        </w:rPr>
        <w:t xml:space="preserve">οι </w:t>
      </w:r>
      <w:r w:rsidR="00BF5A98">
        <w:rPr>
          <w:rFonts w:ascii="Times New Roman" w:hAnsi="Times New Roman" w:cs="Times New Roman"/>
          <w:sz w:val="22"/>
          <w:szCs w:val="22"/>
        </w:rPr>
        <w:t>μέθοδοι</w:t>
      </w:r>
      <w:r w:rsidR="007A1475">
        <w:rPr>
          <w:rFonts w:ascii="Times New Roman" w:hAnsi="Times New Roman" w:cs="Times New Roman"/>
          <w:sz w:val="22"/>
          <w:szCs w:val="22"/>
        </w:rPr>
        <w:t xml:space="preserve"> </w:t>
      </w:r>
      <w:r w:rsidR="00722A25">
        <w:rPr>
          <w:rFonts w:ascii="Times New Roman" w:hAnsi="Times New Roman" w:cs="Times New Roman"/>
          <w:sz w:val="22"/>
          <w:szCs w:val="22"/>
        </w:rPr>
        <w:t xml:space="preserve">αλλά </w:t>
      </w:r>
      <w:r w:rsidR="007A1475">
        <w:rPr>
          <w:rFonts w:ascii="Times New Roman" w:hAnsi="Times New Roman" w:cs="Times New Roman"/>
          <w:sz w:val="22"/>
          <w:szCs w:val="22"/>
        </w:rPr>
        <w:t>και σχετικές</w:t>
      </w:r>
      <w:r w:rsidR="006D7B8B">
        <w:rPr>
          <w:rFonts w:ascii="Times New Roman" w:hAnsi="Times New Roman" w:cs="Times New Roman"/>
          <w:sz w:val="22"/>
          <w:szCs w:val="22"/>
        </w:rPr>
        <w:t xml:space="preserve"> αντιπροσωπευτικές</w:t>
      </w:r>
      <w:r w:rsidR="007A1475">
        <w:rPr>
          <w:rFonts w:ascii="Times New Roman" w:hAnsi="Times New Roman" w:cs="Times New Roman"/>
          <w:sz w:val="22"/>
          <w:szCs w:val="22"/>
        </w:rPr>
        <w:t xml:space="preserve"> εργασίες</w:t>
      </w:r>
      <w:r w:rsidRPr="00060C26">
        <w:rPr>
          <w:rFonts w:ascii="Times New Roman" w:hAnsi="Times New Roman" w:cs="Times New Roman"/>
          <w:sz w:val="22"/>
          <w:szCs w:val="22"/>
        </w:rPr>
        <w:t xml:space="preserve"> των αντικειμένω</w:t>
      </w:r>
      <w:r w:rsidR="007A1475">
        <w:rPr>
          <w:rFonts w:ascii="Times New Roman" w:hAnsi="Times New Roman" w:cs="Times New Roman"/>
          <w:sz w:val="22"/>
          <w:szCs w:val="22"/>
        </w:rPr>
        <w:t>ν αυτών.</w:t>
      </w:r>
      <w:bookmarkEnd w:id="16"/>
      <w:bookmarkEnd w:id="17"/>
      <w:bookmarkEnd w:id="18"/>
    </w:p>
    <w:p w14:paraId="706CB06A" w14:textId="77777777" w:rsidR="00060C26" w:rsidRPr="006C6965" w:rsidRDefault="00060C26" w:rsidP="006C6965">
      <w:pPr>
        <w:pStyle w:val="Heading2"/>
        <w:rPr>
          <w:rFonts w:asciiTheme="majorHAnsi" w:hAnsiTheme="majorHAnsi"/>
          <w:b/>
          <w:sz w:val="28"/>
          <w:szCs w:val="28"/>
        </w:rPr>
      </w:pPr>
      <w:bookmarkStart w:id="19" w:name="_Toc421737974"/>
      <w:r w:rsidRPr="006C6965">
        <w:rPr>
          <w:rFonts w:asciiTheme="majorHAnsi" w:hAnsiTheme="majorHAnsi"/>
          <w:b/>
          <w:sz w:val="28"/>
          <w:szCs w:val="28"/>
        </w:rPr>
        <w:t>2.1 Βασικό Πρόβλημα</w:t>
      </w:r>
      <w:bookmarkEnd w:id="19"/>
    </w:p>
    <w:p w14:paraId="14B8B677" w14:textId="77777777" w:rsidR="00C028B0" w:rsidRPr="00060C26" w:rsidRDefault="00C028B0" w:rsidP="00060C26">
      <w:pPr>
        <w:spacing w:line="360" w:lineRule="auto"/>
        <w:ind w:right="-7"/>
        <w:rPr>
          <w:rFonts w:ascii="Times New Roman" w:hAnsi="Times New Roman" w:cs="Times New Roman"/>
          <w:sz w:val="26"/>
          <w:szCs w:val="26"/>
        </w:rPr>
      </w:pPr>
    </w:p>
    <w:p w14:paraId="0D3CB2B3" w14:textId="08E9371F" w:rsidR="00060C26" w:rsidRDefault="00060C26" w:rsidP="00C028B0">
      <w:pPr>
        <w:spacing w:after="240" w:line="360" w:lineRule="auto"/>
        <w:ind w:right="-7" w:firstLine="284"/>
        <w:jc w:val="both"/>
        <w:rPr>
          <w:rFonts w:ascii="Times New Roman" w:hAnsi="Times New Roman" w:cs="Times New Roman"/>
          <w:szCs w:val="22"/>
        </w:rPr>
      </w:pPr>
      <w:r w:rsidRPr="00060C26">
        <w:rPr>
          <w:rFonts w:ascii="Times New Roman" w:hAnsi="Times New Roman" w:cs="Times New Roman"/>
          <w:szCs w:val="22"/>
        </w:rPr>
        <w:t xml:space="preserve">Τα δεδομένα </w:t>
      </w:r>
      <w:r w:rsidR="006D7B8B">
        <w:rPr>
          <w:rFonts w:ascii="Times New Roman" w:hAnsi="Times New Roman" w:cs="Times New Roman"/>
          <w:szCs w:val="22"/>
        </w:rPr>
        <w:t>αποτελούν</w:t>
      </w:r>
      <w:r w:rsidR="006D7B8B" w:rsidRPr="00060C26">
        <w:rPr>
          <w:rFonts w:ascii="Times New Roman" w:hAnsi="Times New Roman" w:cs="Times New Roman"/>
          <w:szCs w:val="22"/>
        </w:rPr>
        <w:t xml:space="preserve"> </w:t>
      </w:r>
      <w:r w:rsidRPr="00060C26">
        <w:rPr>
          <w:rFonts w:ascii="Times New Roman" w:hAnsi="Times New Roman" w:cs="Times New Roman"/>
          <w:szCs w:val="22"/>
        </w:rPr>
        <w:t xml:space="preserve">αναπόσπαστο κομμάτι της καθημερινότητας της ανθρώπινης ζωής. Ένα σημαντικό κομμάτι αυτών </w:t>
      </w:r>
      <w:r w:rsidR="006D7B8B">
        <w:rPr>
          <w:rFonts w:ascii="Times New Roman" w:hAnsi="Times New Roman" w:cs="Times New Roman"/>
          <w:szCs w:val="22"/>
        </w:rPr>
        <w:t>παρουσιάζει</w:t>
      </w:r>
      <w:r w:rsidR="006D7B8B" w:rsidRPr="00060C26">
        <w:rPr>
          <w:rFonts w:ascii="Times New Roman" w:hAnsi="Times New Roman" w:cs="Times New Roman"/>
          <w:szCs w:val="22"/>
        </w:rPr>
        <w:t xml:space="preserve"> </w:t>
      </w:r>
      <w:r w:rsidRPr="00060C26">
        <w:rPr>
          <w:rFonts w:ascii="Times New Roman" w:hAnsi="Times New Roman" w:cs="Times New Roman"/>
          <w:szCs w:val="22"/>
        </w:rPr>
        <w:t xml:space="preserve">ιδιαίτερη αξία στη λήψη σημαντικών αποφάσεων. Συγκεκριμένα, στο Διαδίκτυο καθημερινά δημιουργούνται δεδομένα μέσα από κάθε </w:t>
      </w:r>
      <w:r w:rsidR="009A55CD">
        <w:rPr>
          <w:rFonts w:ascii="Times New Roman" w:hAnsi="Times New Roman" w:cs="Times New Roman"/>
          <w:szCs w:val="22"/>
        </w:rPr>
        <w:t>ενέργεια</w:t>
      </w:r>
      <w:r w:rsidR="009A55CD" w:rsidRPr="00060C26">
        <w:rPr>
          <w:rFonts w:ascii="Times New Roman" w:hAnsi="Times New Roman" w:cs="Times New Roman"/>
          <w:szCs w:val="22"/>
        </w:rPr>
        <w:t xml:space="preserve"> </w:t>
      </w:r>
      <w:r w:rsidRPr="00060C26">
        <w:rPr>
          <w:rFonts w:ascii="Times New Roman" w:hAnsi="Times New Roman" w:cs="Times New Roman"/>
          <w:szCs w:val="22"/>
        </w:rPr>
        <w:t>που κάνει ο ο</w:t>
      </w:r>
      <w:r w:rsidR="00524C1D">
        <w:rPr>
          <w:rFonts w:ascii="Times New Roman" w:hAnsi="Times New Roman" w:cs="Times New Roman"/>
          <w:szCs w:val="22"/>
        </w:rPr>
        <w:t>ποιο</w:t>
      </w:r>
      <w:r w:rsidRPr="00060C26">
        <w:rPr>
          <w:rFonts w:ascii="Times New Roman" w:hAnsi="Times New Roman" w:cs="Times New Roman"/>
          <w:szCs w:val="22"/>
        </w:rPr>
        <w:t>σδήποτε χρήστης σε ένα ιστότοπο και μέσα από αυτά μπορεί να καταλάβει κανείς για το τι ψάχνει, τα ενδιαφέροντα του και γενικότε</w:t>
      </w:r>
      <w:r w:rsidR="001E4234">
        <w:rPr>
          <w:rFonts w:ascii="Times New Roman" w:hAnsi="Times New Roman" w:cs="Times New Roman"/>
          <w:szCs w:val="22"/>
        </w:rPr>
        <w:t xml:space="preserve">ρα διαμορφώνεται ένα προφίλ </w:t>
      </w:r>
      <w:r w:rsidRPr="00060C26">
        <w:rPr>
          <w:rFonts w:ascii="Times New Roman" w:hAnsi="Times New Roman" w:cs="Times New Roman"/>
          <w:szCs w:val="22"/>
        </w:rPr>
        <w:t xml:space="preserve">μέσα από τις ενέργειές του. </w:t>
      </w:r>
    </w:p>
    <w:p w14:paraId="6CA02ABB" w14:textId="77777777" w:rsidR="00C028B0" w:rsidRPr="00060C26" w:rsidRDefault="00C028B0" w:rsidP="00C028B0">
      <w:pPr>
        <w:spacing w:after="240" w:line="360" w:lineRule="auto"/>
        <w:ind w:right="-7" w:firstLine="284"/>
        <w:jc w:val="both"/>
        <w:rPr>
          <w:rFonts w:ascii="Times New Roman" w:hAnsi="Times New Roman" w:cs="Times New Roman"/>
          <w:szCs w:val="22"/>
        </w:rPr>
      </w:pPr>
    </w:p>
    <w:p w14:paraId="5794407E" w14:textId="648BBA15" w:rsidR="00060C26"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hAnsi="Times New Roman" w:cs="Times New Roman"/>
          <w:szCs w:val="22"/>
        </w:rPr>
        <w:t>Ένα παράδειγμα για το πως τα δεδομένα βοηθούν στην εξερεύνηση της συμπεριφοράς που διαμορφώνεται στο χώρο του Διαδικτύου είναι η ανάλυση του (</w:t>
      </w:r>
      <w:r w:rsidRPr="00060C26">
        <w:rPr>
          <w:rFonts w:ascii="Times New Roman" w:hAnsi="Times New Roman" w:cs="Times New Roman"/>
          <w:szCs w:val="22"/>
          <w:lang w:val="en-US"/>
        </w:rPr>
        <w:t>web</w:t>
      </w:r>
      <w:r w:rsidRPr="00060C26">
        <w:rPr>
          <w:rFonts w:ascii="Times New Roman" w:hAnsi="Times New Roman" w:cs="Times New Roman"/>
          <w:szCs w:val="22"/>
        </w:rPr>
        <w:t xml:space="preserve"> </w:t>
      </w:r>
      <w:r w:rsidRPr="00060C26">
        <w:rPr>
          <w:rFonts w:ascii="Times New Roman" w:hAnsi="Times New Roman" w:cs="Times New Roman"/>
          <w:szCs w:val="22"/>
          <w:lang w:val="en-US"/>
        </w:rPr>
        <w:t>analytics</w:t>
      </w:r>
      <w:r w:rsidR="009A55CD">
        <w:rPr>
          <w:rFonts w:ascii="Times New Roman" w:hAnsi="Times New Roman" w:cs="Times New Roman"/>
          <w:szCs w:val="22"/>
        </w:rPr>
        <w:t xml:space="preserve">, </w:t>
      </w:r>
      <w:r w:rsidRPr="00060C26">
        <w:rPr>
          <w:rFonts w:ascii="Times New Roman" w:eastAsia="Times New Roman" w:hAnsi="Times New Roman" w:cs="Times New Roman"/>
          <w:szCs w:val="22"/>
        </w:rPr>
        <w:t>Bienkowski, Feng, &amp; Mean</w:t>
      </w:r>
      <w:r w:rsidRPr="00060C26">
        <w:rPr>
          <w:rFonts w:ascii="Times New Roman" w:eastAsia="Times New Roman" w:hAnsi="Times New Roman" w:cs="Times New Roman"/>
          <w:szCs w:val="22"/>
          <w:lang w:val="en-US"/>
        </w:rPr>
        <w:t>s</w:t>
      </w:r>
      <w:r w:rsidRPr="00060C26">
        <w:rPr>
          <w:rFonts w:ascii="Times New Roman" w:eastAsia="Times New Roman" w:hAnsi="Times New Roman" w:cs="Times New Roman"/>
          <w:szCs w:val="22"/>
        </w:rPr>
        <w:t>, 2012, σελ.7). Μέσα από την ανάλυση του Διαδικτύου με</w:t>
      </w:r>
      <w:r w:rsidR="00F66DD3">
        <w:rPr>
          <w:rFonts w:ascii="Times New Roman" w:eastAsia="Times New Roman" w:hAnsi="Times New Roman" w:cs="Times New Roman"/>
          <w:szCs w:val="22"/>
        </w:rPr>
        <w:t xml:space="preserve"> συγκεκριμένα εργαλεία μπορούν </w:t>
      </w:r>
      <w:r w:rsidRPr="00060C26">
        <w:rPr>
          <w:rFonts w:ascii="Times New Roman" w:eastAsia="Times New Roman" w:hAnsi="Times New Roman" w:cs="Times New Roman"/>
          <w:szCs w:val="22"/>
        </w:rPr>
        <w:t>να γίνουν εμφανείς οι ιστοσελίδες που επισκέφτηκε ένας χρήστης, η χώρα από την οποία έγινε η αναζήτηση καθώς επίσης και οι υπερσυνδέσεις που χρησιμοποιήθηκαν (Bienkowski et al., 2012, σελ.7). Επιπλέον, μέσα στα κοινωνικά δίκτυα μπορούν να εντοπιστούν αρκετές πληροφορίες για</w:t>
      </w:r>
      <w:r w:rsidR="00A77118">
        <w:rPr>
          <w:rFonts w:ascii="Times New Roman" w:eastAsia="Times New Roman" w:hAnsi="Times New Roman" w:cs="Times New Roman"/>
          <w:szCs w:val="22"/>
        </w:rPr>
        <w:t xml:space="preserve"> το προφίλ του κάθε χρήστη όπως για παράδειγμα μέσα από </w:t>
      </w:r>
      <w:r w:rsidRPr="00060C26">
        <w:rPr>
          <w:rFonts w:ascii="Times New Roman" w:eastAsia="Times New Roman" w:hAnsi="Times New Roman" w:cs="Times New Roman"/>
          <w:szCs w:val="22"/>
        </w:rPr>
        <w:t>τα σχόλια που παραθέτει.</w:t>
      </w:r>
    </w:p>
    <w:p w14:paraId="6D7B05A7" w14:textId="77777777" w:rsidR="00C028B0" w:rsidRPr="00060C26" w:rsidRDefault="00C028B0" w:rsidP="00060C26">
      <w:pPr>
        <w:spacing w:after="240" w:line="360" w:lineRule="auto"/>
        <w:ind w:right="-7" w:firstLine="284"/>
        <w:jc w:val="both"/>
        <w:rPr>
          <w:rFonts w:ascii="Times New Roman" w:hAnsi="Times New Roman" w:cs="Times New Roman"/>
          <w:szCs w:val="22"/>
        </w:rPr>
      </w:pPr>
    </w:p>
    <w:p w14:paraId="2394B661" w14:textId="2A6869BB" w:rsidR="00060C26" w:rsidRDefault="00060C26" w:rsidP="00C028B0">
      <w:pPr>
        <w:spacing w:before="240" w:after="240" w:line="360" w:lineRule="auto"/>
        <w:ind w:right="-7" w:firstLine="284"/>
        <w:jc w:val="both"/>
        <w:rPr>
          <w:rFonts w:ascii="Times New Roman" w:hAnsi="Times New Roman" w:cs="Times New Roman"/>
          <w:szCs w:val="22"/>
        </w:rPr>
      </w:pPr>
      <w:r w:rsidRPr="00060C26">
        <w:rPr>
          <w:rFonts w:ascii="Times New Roman" w:hAnsi="Times New Roman" w:cs="Times New Roman"/>
          <w:szCs w:val="22"/>
        </w:rPr>
        <w:t>Τα δεδομένα που προκύπτουν από κάθε χρήστη μέσα στο Διαδίκτυο αποτελούν άμορφο κείμενο, φωτογραφικά δεδομένα, δεδομένα από πολλαπλές πηγές και</w:t>
      </w:r>
      <w:r w:rsidR="00536DDA" w:rsidRPr="00536DDA">
        <w:rPr>
          <w:rFonts w:ascii="Times New Roman" w:hAnsi="Times New Roman" w:cs="Times New Roman"/>
          <w:szCs w:val="22"/>
        </w:rPr>
        <w:t xml:space="preserve"> </w:t>
      </w:r>
      <w:r w:rsidR="00536DDA">
        <w:rPr>
          <w:rFonts w:ascii="Times New Roman" w:hAnsi="Times New Roman" w:cs="Times New Roman"/>
          <w:szCs w:val="22"/>
        </w:rPr>
        <w:t>γενικά</w:t>
      </w:r>
      <w:r w:rsidRPr="00060C26">
        <w:rPr>
          <w:rFonts w:ascii="Times New Roman" w:hAnsi="Times New Roman" w:cs="Times New Roman"/>
          <w:szCs w:val="22"/>
        </w:rPr>
        <w:t xml:space="preserve"> μια τεράστια ποσότητα δεδομένων (“</w:t>
      </w:r>
      <w:r w:rsidRPr="00060C26">
        <w:rPr>
          <w:rFonts w:ascii="Times New Roman" w:hAnsi="Times New Roman" w:cs="Times New Roman"/>
          <w:szCs w:val="22"/>
          <w:lang w:val="en-US"/>
        </w:rPr>
        <w:t>Big</w:t>
      </w:r>
      <w:r w:rsidRPr="00060C26">
        <w:rPr>
          <w:rFonts w:ascii="Times New Roman" w:hAnsi="Times New Roman" w:cs="Times New Roman"/>
          <w:szCs w:val="22"/>
        </w:rPr>
        <w:t xml:space="preserve"> </w:t>
      </w:r>
      <w:r w:rsidRPr="00060C26">
        <w:rPr>
          <w:rFonts w:ascii="Times New Roman" w:hAnsi="Times New Roman" w:cs="Times New Roman"/>
          <w:szCs w:val="22"/>
          <w:lang w:val="en-US"/>
        </w:rPr>
        <w:t>data</w:t>
      </w:r>
      <w:r w:rsidRPr="00060C26">
        <w:rPr>
          <w:rFonts w:ascii="Times New Roman" w:hAnsi="Times New Roman" w:cs="Times New Roman"/>
          <w:szCs w:val="22"/>
        </w:rPr>
        <w:t>”</w:t>
      </w:r>
      <w:r w:rsidR="00DE71C3">
        <w:rPr>
          <w:rFonts w:ascii="Times New Roman" w:hAnsi="Times New Roman" w:cs="Times New Roman"/>
          <w:szCs w:val="22"/>
        </w:rPr>
        <w:t xml:space="preserve">, </w:t>
      </w:r>
      <w:r w:rsidRPr="00060C26">
        <w:rPr>
          <w:rFonts w:ascii="Times New Roman" w:eastAsia="Times New Roman" w:hAnsi="Times New Roman" w:cs="Times New Roman"/>
          <w:szCs w:val="22"/>
        </w:rPr>
        <w:t>Bienkowski et al., 2012, σελ.7)</w:t>
      </w:r>
      <w:r w:rsidRPr="00060C26">
        <w:rPr>
          <w:rFonts w:ascii="Times New Roman" w:hAnsi="Times New Roman" w:cs="Times New Roman"/>
          <w:szCs w:val="22"/>
        </w:rPr>
        <w:t>. Τα δεδομένα που χαρακτηρίζονται από τον όρο “</w:t>
      </w:r>
      <w:r w:rsidRPr="00060C26">
        <w:rPr>
          <w:rFonts w:ascii="Times New Roman" w:hAnsi="Times New Roman" w:cs="Times New Roman"/>
          <w:szCs w:val="22"/>
          <w:lang w:val="en-US"/>
        </w:rPr>
        <w:t>Big</w:t>
      </w:r>
      <w:r w:rsidRPr="00060C26">
        <w:rPr>
          <w:rFonts w:ascii="Times New Roman" w:hAnsi="Times New Roman" w:cs="Times New Roman"/>
          <w:szCs w:val="22"/>
        </w:rPr>
        <w:t xml:space="preserve"> </w:t>
      </w:r>
      <w:r w:rsidRPr="00060C26">
        <w:rPr>
          <w:rFonts w:ascii="Times New Roman" w:hAnsi="Times New Roman" w:cs="Times New Roman"/>
          <w:szCs w:val="22"/>
          <w:lang w:val="en-US"/>
        </w:rPr>
        <w:t>data</w:t>
      </w:r>
      <w:r w:rsidRPr="00060C26">
        <w:rPr>
          <w:rFonts w:ascii="Times New Roman" w:hAnsi="Times New Roman" w:cs="Times New Roman"/>
          <w:szCs w:val="22"/>
        </w:rPr>
        <w:t xml:space="preserve">” αποτελούν δεδομένα τα οποία δεν έχουν συγκεκριμένο </w:t>
      </w:r>
      <w:r w:rsidRPr="00060C26">
        <w:rPr>
          <w:rFonts w:ascii="Times New Roman" w:hAnsi="Times New Roman" w:cs="Times New Roman"/>
          <w:szCs w:val="22"/>
        </w:rPr>
        <w:lastRenderedPageBreak/>
        <w:t>μέγεθος (</w:t>
      </w:r>
      <w:r w:rsidRPr="00060C26">
        <w:rPr>
          <w:rFonts w:ascii="Times New Roman" w:eastAsia="Times New Roman" w:hAnsi="Times New Roman" w:cs="Times New Roman"/>
          <w:szCs w:val="22"/>
        </w:rPr>
        <w:t>Bienkowski et al., 2012, σελ.7)</w:t>
      </w:r>
      <w:r w:rsidRPr="00060C26">
        <w:rPr>
          <w:rFonts w:ascii="Times New Roman" w:hAnsi="Times New Roman" w:cs="Times New Roman"/>
          <w:szCs w:val="22"/>
        </w:rPr>
        <w:t xml:space="preserve">. </w:t>
      </w:r>
      <w:r w:rsidR="008D320C">
        <w:rPr>
          <w:rFonts w:ascii="Times New Roman" w:hAnsi="Times New Roman" w:cs="Times New Roman"/>
          <w:szCs w:val="22"/>
        </w:rPr>
        <w:t xml:space="preserve">Ο </w:t>
      </w:r>
      <w:r w:rsidRPr="00060C26">
        <w:rPr>
          <w:rFonts w:ascii="Times New Roman" w:hAnsi="Times New Roman" w:cs="Times New Roman"/>
          <w:szCs w:val="22"/>
        </w:rPr>
        <w:t>αριθμός</w:t>
      </w:r>
      <w:r w:rsidR="00C5749D">
        <w:rPr>
          <w:rFonts w:ascii="Times New Roman" w:hAnsi="Times New Roman" w:cs="Times New Roman"/>
          <w:szCs w:val="22"/>
        </w:rPr>
        <w:t xml:space="preserve"> των</w:t>
      </w:r>
      <w:r w:rsidRPr="00060C26">
        <w:rPr>
          <w:rFonts w:ascii="Times New Roman" w:hAnsi="Times New Roman" w:cs="Times New Roman"/>
          <w:szCs w:val="22"/>
        </w:rPr>
        <w:t xml:space="preserve"> δεδομένων</w:t>
      </w:r>
      <w:r w:rsidR="002A78A4">
        <w:rPr>
          <w:rFonts w:ascii="Times New Roman" w:hAnsi="Times New Roman" w:cs="Times New Roman"/>
          <w:szCs w:val="22"/>
        </w:rPr>
        <w:t xml:space="preserve"> που προκύπτουν</w:t>
      </w:r>
      <w:r w:rsidRPr="00060C26">
        <w:rPr>
          <w:rFonts w:ascii="Times New Roman" w:hAnsi="Times New Roman" w:cs="Times New Roman"/>
          <w:szCs w:val="22"/>
        </w:rPr>
        <w:t xml:space="preserve"> </w:t>
      </w:r>
      <w:r w:rsidR="002A78A4">
        <w:rPr>
          <w:rFonts w:ascii="Times New Roman" w:hAnsi="Times New Roman" w:cs="Times New Roman"/>
          <w:szCs w:val="22"/>
        </w:rPr>
        <w:t>για να εξηγηθού</w:t>
      </w:r>
      <w:r w:rsidR="00C5749D">
        <w:rPr>
          <w:rFonts w:ascii="Times New Roman" w:hAnsi="Times New Roman" w:cs="Times New Roman"/>
          <w:szCs w:val="22"/>
        </w:rPr>
        <w:t>ν αλλάζει</w:t>
      </w:r>
      <w:r w:rsidR="002A78A4">
        <w:rPr>
          <w:rFonts w:ascii="Times New Roman" w:hAnsi="Times New Roman" w:cs="Times New Roman"/>
          <w:szCs w:val="22"/>
        </w:rPr>
        <w:t xml:space="preserve"> συνεχώς</w:t>
      </w:r>
      <w:r w:rsidRPr="00060C26">
        <w:rPr>
          <w:rFonts w:ascii="Times New Roman" w:hAnsi="Times New Roman" w:cs="Times New Roman"/>
          <w:szCs w:val="22"/>
        </w:rPr>
        <w:t xml:space="preserve"> </w:t>
      </w:r>
      <w:r w:rsidR="002A78A4">
        <w:rPr>
          <w:rFonts w:ascii="Times New Roman" w:hAnsi="Times New Roman" w:cs="Times New Roman"/>
          <w:szCs w:val="22"/>
        </w:rPr>
        <w:t xml:space="preserve">όπως και </w:t>
      </w:r>
      <w:r w:rsidRPr="00060C26">
        <w:rPr>
          <w:rFonts w:ascii="Times New Roman" w:hAnsi="Times New Roman" w:cs="Times New Roman"/>
          <w:szCs w:val="22"/>
        </w:rPr>
        <w:t>η τεχνολογία των υπολογιστών παρουσιάζει πρόοδο για να</w:t>
      </w:r>
      <w:r w:rsidR="00C5749D">
        <w:rPr>
          <w:rFonts w:ascii="Times New Roman" w:hAnsi="Times New Roman" w:cs="Times New Roman"/>
          <w:szCs w:val="22"/>
        </w:rPr>
        <w:t xml:space="preserve"> μπορέσει να τα χειριστεί </w:t>
      </w:r>
      <w:r w:rsidRPr="00060C26">
        <w:rPr>
          <w:rFonts w:ascii="Times New Roman" w:hAnsi="Times New Roman" w:cs="Times New Roman"/>
          <w:szCs w:val="22"/>
        </w:rPr>
        <w:t>(</w:t>
      </w:r>
      <w:r w:rsidRPr="00060C26">
        <w:rPr>
          <w:rFonts w:ascii="Times New Roman" w:eastAsia="Times New Roman" w:hAnsi="Times New Roman" w:cs="Times New Roman"/>
          <w:szCs w:val="22"/>
        </w:rPr>
        <w:t>Bienkowski et al., 2012, σελ.7)</w:t>
      </w:r>
      <w:r w:rsidRPr="00060C26">
        <w:rPr>
          <w:rFonts w:ascii="Times New Roman" w:hAnsi="Times New Roman" w:cs="Times New Roman"/>
          <w:szCs w:val="22"/>
        </w:rPr>
        <w:t>. Τα συγκεκριμένα δε</w:t>
      </w:r>
      <w:r w:rsidR="00167C3D">
        <w:rPr>
          <w:rFonts w:ascii="Times New Roman" w:hAnsi="Times New Roman" w:cs="Times New Roman"/>
          <w:szCs w:val="22"/>
        </w:rPr>
        <w:t>δομένα παρέχουν τη δυνατότητα σε</w:t>
      </w:r>
      <w:r w:rsidR="00722A25">
        <w:rPr>
          <w:rFonts w:ascii="Times New Roman" w:hAnsi="Times New Roman" w:cs="Times New Roman"/>
          <w:szCs w:val="22"/>
        </w:rPr>
        <w:t xml:space="preserve"> αλγορί</w:t>
      </w:r>
      <w:r w:rsidRPr="00060C26">
        <w:rPr>
          <w:rFonts w:ascii="Times New Roman" w:hAnsi="Times New Roman" w:cs="Times New Roman"/>
          <w:szCs w:val="22"/>
        </w:rPr>
        <w:t>θμους να κάνουν εμφανείς τις προθέσεις, τις γνώσεις και τα ενδιαφέροντα των χρηστών, καθώς επίσης να δημιουργήσουν μοντέλα για την πρόβλεψη των μελλοντικών ενδιαφερόντων αλλά και συμπεριφορών</w:t>
      </w:r>
      <w:r w:rsidR="002F1BA1">
        <w:rPr>
          <w:rFonts w:ascii="Times New Roman" w:hAnsi="Times New Roman" w:cs="Times New Roman"/>
          <w:szCs w:val="22"/>
        </w:rPr>
        <w:t xml:space="preserve"> τους</w:t>
      </w:r>
      <w:r w:rsidRPr="00060C26">
        <w:rPr>
          <w:rFonts w:ascii="Times New Roman" w:hAnsi="Times New Roman" w:cs="Times New Roman"/>
          <w:szCs w:val="22"/>
        </w:rPr>
        <w:t xml:space="preserve"> (</w:t>
      </w:r>
      <w:r w:rsidRPr="00060C26">
        <w:rPr>
          <w:rFonts w:ascii="Times New Roman" w:eastAsia="Times New Roman" w:hAnsi="Times New Roman" w:cs="Times New Roman"/>
          <w:szCs w:val="22"/>
        </w:rPr>
        <w:t>Bienkowski et al., 2012, σελ.7)</w:t>
      </w:r>
      <w:r w:rsidRPr="00060C26">
        <w:rPr>
          <w:rFonts w:ascii="Times New Roman" w:hAnsi="Times New Roman" w:cs="Times New Roman"/>
          <w:szCs w:val="22"/>
        </w:rPr>
        <w:t xml:space="preserve">. </w:t>
      </w:r>
    </w:p>
    <w:p w14:paraId="1B25717F" w14:textId="77777777" w:rsidR="00C028B0" w:rsidRPr="00060C26" w:rsidRDefault="00C028B0" w:rsidP="00C028B0">
      <w:pPr>
        <w:spacing w:before="240" w:after="240" w:line="360" w:lineRule="auto"/>
        <w:ind w:right="-7" w:firstLine="284"/>
        <w:jc w:val="both"/>
        <w:rPr>
          <w:rFonts w:ascii="Times New Roman" w:hAnsi="Times New Roman" w:cs="Times New Roman"/>
          <w:szCs w:val="22"/>
        </w:rPr>
      </w:pPr>
    </w:p>
    <w:p w14:paraId="067FC8D7" w14:textId="02918464" w:rsidR="00C028B0" w:rsidRDefault="00060C26" w:rsidP="00060C26">
      <w:pPr>
        <w:spacing w:after="240" w:line="360" w:lineRule="auto"/>
        <w:ind w:right="-7" w:firstLine="284"/>
        <w:jc w:val="both"/>
        <w:rPr>
          <w:rFonts w:ascii="Times New Roman" w:hAnsi="Times New Roman" w:cs="Times New Roman"/>
          <w:szCs w:val="22"/>
        </w:rPr>
      </w:pPr>
      <w:r w:rsidRPr="00060C26">
        <w:rPr>
          <w:rFonts w:ascii="Times New Roman" w:hAnsi="Times New Roman" w:cs="Times New Roman"/>
          <w:szCs w:val="22"/>
        </w:rPr>
        <w:t>Συγκεκριμένα, στο χώρο της εκπαίδευσης τα τελευταία χρόνια έχουν ενταχθεί σε σημαντικό βαθμό, συστήματα διαχείρισης της μάθησης (</w:t>
      </w:r>
      <w:r w:rsidRPr="00060C26">
        <w:rPr>
          <w:rFonts w:ascii="Times New Roman" w:hAnsi="Times New Roman" w:cs="Times New Roman"/>
          <w:szCs w:val="22"/>
          <w:lang w:val="en-US"/>
        </w:rPr>
        <w:t>Learning</w:t>
      </w:r>
      <w:r w:rsidRPr="00060C26">
        <w:rPr>
          <w:rFonts w:ascii="Times New Roman" w:hAnsi="Times New Roman" w:cs="Times New Roman"/>
          <w:szCs w:val="22"/>
        </w:rPr>
        <w:t xml:space="preserve"> </w:t>
      </w:r>
      <w:r w:rsidRPr="00060C26">
        <w:rPr>
          <w:rFonts w:ascii="Times New Roman" w:hAnsi="Times New Roman" w:cs="Times New Roman"/>
          <w:szCs w:val="22"/>
          <w:lang w:val="en-US"/>
        </w:rPr>
        <w:t>Management</w:t>
      </w:r>
      <w:r w:rsidRPr="00060C26">
        <w:rPr>
          <w:rFonts w:ascii="Times New Roman" w:hAnsi="Times New Roman" w:cs="Times New Roman"/>
          <w:szCs w:val="22"/>
        </w:rPr>
        <w:t xml:space="preserve"> </w:t>
      </w:r>
      <w:r w:rsidRPr="00060C26">
        <w:rPr>
          <w:rFonts w:ascii="Times New Roman" w:hAnsi="Times New Roman" w:cs="Times New Roman"/>
          <w:szCs w:val="22"/>
          <w:lang w:val="en-US"/>
        </w:rPr>
        <w:t>Systems</w:t>
      </w:r>
      <w:r w:rsidRPr="00060C26">
        <w:rPr>
          <w:rFonts w:ascii="Times New Roman" w:hAnsi="Times New Roman" w:cs="Times New Roman"/>
          <w:szCs w:val="22"/>
        </w:rPr>
        <w:t>). Τα συγκεκριμένα συστήματα αποτελούν διαδικτυακές πλατφόρμες στις οποίες μπορούν να δημιουργηθούν και να διανεμηθούν μαθήματα ηλεκτρονικά (</w:t>
      </w:r>
      <w:r w:rsidRPr="00060C26">
        <w:rPr>
          <w:rFonts w:ascii="Times New Roman" w:eastAsia="Times New Roman" w:hAnsi="Times New Roman" w:cs="Times New Roman"/>
          <w:szCs w:val="22"/>
        </w:rPr>
        <w:t>Bienkowski et al., 2012, σελ.2).</w:t>
      </w:r>
      <w:r w:rsidRPr="00060C26">
        <w:rPr>
          <w:rFonts w:ascii="Times New Roman" w:hAnsi="Times New Roman" w:cs="Times New Roman"/>
          <w:szCs w:val="22"/>
        </w:rPr>
        <w:t xml:space="preserve"> Παραδείγματα τέτοιων συστημάτων αποτελούν το </w:t>
      </w:r>
      <w:r w:rsidRPr="00060C26">
        <w:rPr>
          <w:rFonts w:ascii="Times New Roman" w:hAnsi="Times New Roman" w:cs="Times New Roman"/>
          <w:szCs w:val="22"/>
          <w:lang w:val="en-US"/>
        </w:rPr>
        <w:t>Moodle</w:t>
      </w:r>
      <w:r w:rsidRPr="00060C26">
        <w:rPr>
          <w:rFonts w:ascii="Times New Roman" w:hAnsi="Times New Roman" w:cs="Times New Roman"/>
          <w:szCs w:val="22"/>
        </w:rPr>
        <w:t xml:space="preserve"> και το </w:t>
      </w:r>
      <w:r w:rsidRPr="00060C26">
        <w:rPr>
          <w:rFonts w:ascii="Times New Roman" w:hAnsi="Times New Roman" w:cs="Times New Roman"/>
          <w:szCs w:val="22"/>
          <w:lang w:val="en-US"/>
        </w:rPr>
        <w:t>Blackboard</w:t>
      </w:r>
      <w:r w:rsidRPr="00060C26">
        <w:rPr>
          <w:rFonts w:ascii="Times New Roman" w:hAnsi="Times New Roman" w:cs="Times New Roman"/>
          <w:szCs w:val="22"/>
        </w:rPr>
        <w:t xml:space="preserve"> (</w:t>
      </w:r>
      <w:r w:rsidRPr="00060C26">
        <w:rPr>
          <w:rFonts w:ascii="Times New Roman" w:hAnsi="Times New Roman" w:cs="Times New Roman"/>
          <w:szCs w:val="22"/>
          <w:lang w:val="en-US"/>
        </w:rPr>
        <w:t>BB</w:t>
      </w:r>
      <w:r w:rsidRPr="00060C26">
        <w:rPr>
          <w:rFonts w:ascii="Times New Roman" w:hAnsi="Times New Roman" w:cs="Times New Roman"/>
          <w:szCs w:val="22"/>
        </w:rPr>
        <w:t xml:space="preserve">) </w:t>
      </w:r>
      <w:r w:rsidRPr="00060C26">
        <w:rPr>
          <w:rFonts w:ascii="Times New Roman" w:hAnsi="Times New Roman" w:cs="Times New Roman"/>
          <w:szCs w:val="22"/>
          <w:lang w:val="en-US"/>
        </w:rPr>
        <w:t>Vista</w:t>
      </w:r>
      <w:r w:rsidRPr="00060C26">
        <w:rPr>
          <w:rFonts w:ascii="Times New Roman" w:hAnsi="Times New Roman" w:cs="Times New Roman"/>
          <w:szCs w:val="22"/>
        </w:rPr>
        <w:t xml:space="preserve"> </w:t>
      </w:r>
      <w:r w:rsidR="005D302F">
        <w:rPr>
          <w:rFonts w:ascii="Times New Roman" w:hAnsi="Times New Roman" w:cs="Times New Roman"/>
          <w:szCs w:val="22"/>
        </w:rPr>
        <w:t>ή</w:t>
      </w:r>
      <w:r w:rsidRPr="00060C26">
        <w:rPr>
          <w:rFonts w:ascii="Times New Roman" w:hAnsi="Times New Roman" w:cs="Times New Roman"/>
          <w:szCs w:val="22"/>
        </w:rPr>
        <w:t xml:space="preserve"> </w:t>
      </w:r>
      <w:r w:rsidRPr="00060C26">
        <w:rPr>
          <w:rFonts w:ascii="Times New Roman" w:hAnsi="Times New Roman" w:cs="Times New Roman"/>
          <w:szCs w:val="22"/>
          <w:lang w:val="en-US"/>
        </w:rPr>
        <w:t>WebCT</w:t>
      </w:r>
      <w:r w:rsidRPr="00060C26">
        <w:rPr>
          <w:rFonts w:ascii="Times New Roman" w:hAnsi="Times New Roman" w:cs="Times New Roman"/>
          <w:szCs w:val="22"/>
        </w:rPr>
        <w:t xml:space="preserve"> </w:t>
      </w:r>
      <w:r w:rsidRPr="00060C26">
        <w:rPr>
          <w:rFonts w:ascii="Times New Roman" w:hAnsi="Times New Roman" w:cs="Times New Roman"/>
          <w:szCs w:val="22"/>
          <w:lang w:val="en-US"/>
        </w:rPr>
        <w:t>Vista</w:t>
      </w:r>
      <w:r w:rsidRPr="00060C26">
        <w:rPr>
          <w:rFonts w:ascii="Times New Roman" w:hAnsi="Times New Roman" w:cs="Times New Roman"/>
          <w:szCs w:val="22"/>
        </w:rPr>
        <w:t xml:space="preserve">. Τέτοιου είδους συστήματα χρησιμοποιούνται για την ολική ή μερική εξ αποστάσεως παρακολούθηση μαθημάτων κυρίως στην τριτοβάθμια εκπαίδευση. </w:t>
      </w:r>
    </w:p>
    <w:p w14:paraId="6F48A051" w14:textId="77777777" w:rsidR="00C028B0" w:rsidRDefault="00C028B0" w:rsidP="00060C26">
      <w:pPr>
        <w:spacing w:after="240" w:line="360" w:lineRule="auto"/>
        <w:ind w:right="-7" w:firstLine="284"/>
        <w:jc w:val="both"/>
        <w:rPr>
          <w:rFonts w:ascii="Times New Roman" w:hAnsi="Times New Roman" w:cs="Times New Roman"/>
          <w:szCs w:val="22"/>
        </w:rPr>
      </w:pPr>
    </w:p>
    <w:p w14:paraId="503B36D1" w14:textId="77777777" w:rsidR="00060C26" w:rsidRDefault="00060C26" w:rsidP="00060C26">
      <w:pPr>
        <w:spacing w:after="240" w:line="360" w:lineRule="auto"/>
        <w:ind w:right="-7" w:firstLine="284"/>
        <w:jc w:val="both"/>
        <w:rPr>
          <w:rFonts w:ascii="Times New Roman" w:hAnsi="Times New Roman" w:cs="Times New Roman"/>
          <w:szCs w:val="22"/>
        </w:rPr>
      </w:pPr>
      <w:r w:rsidRPr="00060C26">
        <w:rPr>
          <w:rFonts w:ascii="Times New Roman" w:hAnsi="Times New Roman" w:cs="Times New Roman"/>
          <w:szCs w:val="22"/>
        </w:rPr>
        <w:t>Μέσα σε αυτά τα συστήματα οι μαθητές κάνουν διάφορες ενέργειες οι οποίες μπορούν να γίνουν εμφανείς και να δώσουν πληροφορίες για την πρόοδο τους. Μέσα από τις ενέργειες αυτές μπορεί να εκτιμηθεί εάν ο συγκεκριμένος μαθητής θα επιτύχει ή όχι στις εξετάσεις του μαθήματος. Επίσης, μπορεί να διαμορφωθεί ένα μοντέλο όπου όταν υπάρξουν ξανά ανάλογες  ενέργειες, να γνωρίζουν οι εκπαιδευτικοί για το πως θα πρέπει να δράσουν ώστε να βοηθήσουν ένα μαθητή να πετύχει τους στόχους τους μαθήματος. Με αυτό τον τρόπο η εκπαίδευση ξεπερνά αρκετά εμπόδια και βελτιώνεται συνεχώς.</w:t>
      </w:r>
    </w:p>
    <w:p w14:paraId="0AB2BF47" w14:textId="77777777" w:rsidR="00C028B0" w:rsidRPr="00060C26" w:rsidRDefault="00C028B0" w:rsidP="00060C26">
      <w:pPr>
        <w:spacing w:after="240" w:line="360" w:lineRule="auto"/>
        <w:ind w:right="-7" w:firstLine="284"/>
        <w:jc w:val="both"/>
        <w:rPr>
          <w:rFonts w:ascii="Times New Roman" w:hAnsi="Times New Roman" w:cs="Times New Roman"/>
          <w:szCs w:val="22"/>
        </w:rPr>
      </w:pPr>
    </w:p>
    <w:p w14:paraId="0660C7FC" w14:textId="77777777" w:rsidR="00C028B0" w:rsidRDefault="00060C26" w:rsidP="00060C26">
      <w:pPr>
        <w:spacing w:before="240" w:after="240" w:line="360" w:lineRule="auto"/>
        <w:ind w:right="-7" w:firstLine="284"/>
        <w:jc w:val="both"/>
        <w:rPr>
          <w:rFonts w:ascii="Times New Roman" w:hAnsi="Times New Roman" w:cs="Times New Roman"/>
          <w:szCs w:val="22"/>
        </w:rPr>
      </w:pPr>
      <w:r w:rsidRPr="00060C26">
        <w:rPr>
          <w:rFonts w:ascii="Times New Roman" w:hAnsi="Times New Roman" w:cs="Times New Roman"/>
          <w:szCs w:val="22"/>
        </w:rPr>
        <w:t>Για τη χρήση των δεδομένων (</w:t>
      </w:r>
      <w:r w:rsidR="002F1BA1" w:rsidRPr="002F1BA1">
        <w:rPr>
          <w:rFonts w:ascii="Times New Roman" w:hAnsi="Times New Roman" w:cs="Times New Roman"/>
          <w:szCs w:val="22"/>
        </w:rPr>
        <w:t>“</w:t>
      </w:r>
      <w:r w:rsidR="002F1BA1">
        <w:rPr>
          <w:rFonts w:ascii="Times New Roman" w:hAnsi="Times New Roman" w:cs="Times New Roman"/>
          <w:szCs w:val="22"/>
          <w:lang w:val="en-US"/>
        </w:rPr>
        <w:t>B</w:t>
      </w:r>
      <w:r w:rsidRPr="00060C26">
        <w:rPr>
          <w:rFonts w:ascii="Times New Roman" w:hAnsi="Times New Roman" w:cs="Times New Roman"/>
          <w:szCs w:val="22"/>
          <w:lang w:val="en-US"/>
        </w:rPr>
        <w:t>ig</w:t>
      </w:r>
      <w:r w:rsidRPr="00060C26">
        <w:rPr>
          <w:rFonts w:ascii="Times New Roman" w:hAnsi="Times New Roman" w:cs="Times New Roman"/>
          <w:szCs w:val="22"/>
        </w:rPr>
        <w:t xml:space="preserve"> </w:t>
      </w:r>
      <w:r w:rsidR="002F1BA1">
        <w:rPr>
          <w:rFonts w:ascii="Times New Roman" w:hAnsi="Times New Roman" w:cs="Times New Roman"/>
          <w:szCs w:val="22"/>
          <w:lang w:val="en-US"/>
        </w:rPr>
        <w:t>D</w:t>
      </w:r>
      <w:r w:rsidRPr="00060C26">
        <w:rPr>
          <w:rFonts w:ascii="Times New Roman" w:hAnsi="Times New Roman" w:cs="Times New Roman"/>
          <w:szCs w:val="22"/>
          <w:lang w:val="en-US"/>
        </w:rPr>
        <w:t>ata</w:t>
      </w:r>
      <w:r w:rsidR="002F1BA1" w:rsidRPr="002F1BA1">
        <w:rPr>
          <w:rFonts w:ascii="Times New Roman" w:hAnsi="Times New Roman" w:cs="Times New Roman"/>
          <w:szCs w:val="22"/>
        </w:rPr>
        <w:t>”</w:t>
      </w:r>
      <w:r w:rsidRPr="00060C26">
        <w:rPr>
          <w:rFonts w:ascii="Times New Roman" w:hAnsi="Times New Roman" w:cs="Times New Roman"/>
          <w:szCs w:val="22"/>
        </w:rPr>
        <w:t xml:space="preserve">) για τους σκοπούς της εκπαίδευσης αναπτύχθηκαν δύο γνωστικές περιοχές που ασχολούνται με την ανάπτυξη τεχνικών και μεθόδων, το </w:t>
      </w:r>
      <w:r w:rsidRPr="00060C26">
        <w:rPr>
          <w:rFonts w:ascii="Times New Roman" w:hAnsi="Times New Roman" w:cs="Times New Roman"/>
          <w:szCs w:val="22"/>
          <w:lang w:val="en-US"/>
        </w:rPr>
        <w:t>Educational</w:t>
      </w:r>
      <w:r w:rsidRPr="00060C26">
        <w:rPr>
          <w:rFonts w:ascii="Times New Roman" w:hAnsi="Times New Roman" w:cs="Times New Roman"/>
          <w:szCs w:val="22"/>
        </w:rPr>
        <w:t xml:space="preserve"> </w:t>
      </w:r>
      <w:r w:rsidRPr="00060C26">
        <w:rPr>
          <w:rFonts w:ascii="Times New Roman" w:hAnsi="Times New Roman" w:cs="Times New Roman"/>
          <w:szCs w:val="22"/>
          <w:lang w:val="en-US"/>
        </w:rPr>
        <w:t>Data</w:t>
      </w:r>
      <w:r w:rsidRPr="00060C26">
        <w:rPr>
          <w:rFonts w:ascii="Times New Roman" w:hAnsi="Times New Roman" w:cs="Times New Roman"/>
          <w:szCs w:val="22"/>
        </w:rPr>
        <w:t xml:space="preserve"> </w:t>
      </w:r>
      <w:r w:rsidRPr="00060C26">
        <w:rPr>
          <w:rFonts w:ascii="Times New Roman" w:hAnsi="Times New Roman" w:cs="Times New Roman"/>
          <w:szCs w:val="22"/>
          <w:lang w:val="en-US"/>
        </w:rPr>
        <w:t>Mining</w:t>
      </w:r>
      <w:r w:rsidRPr="00060C26">
        <w:rPr>
          <w:rFonts w:ascii="Times New Roman" w:hAnsi="Times New Roman" w:cs="Times New Roman"/>
          <w:szCs w:val="22"/>
        </w:rPr>
        <w:t xml:space="preserve"> και </w:t>
      </w:r>
      <w:r w:rsidRPr="00060C26">
        <w:rPr>
          <w:rFonts w:ascii="Times New Roman" w:hAnsi="Times New Roman" w:cs="Times New Roman"/>
          <w:szCs w:val="22"/>
          <w:lang w:val="en-US"/>
        </w:rPr>
        <w:t>Learning</w:t>
      </w:r>
      <w:r w:rsidRPr="00060C26">
        <w:rPr>
          <w:rFonts w:ascii="Times New Roman" w:hAnsi="Times New Roman" w:cs="Times New Roman"/>
          <w:szCs w:val="22"/>
        </w:rPr>
        <w:t xml:space="preserve"> </w:t>
      </w:r>
      <w:r w:rsidRPr="00060C26">
        <w:rPr>
          <w:rFonts w:ascii="Times New Roman" w:hAnsi="Times New Roman" w:cs="Times New Roman"/>
          <w:szCs w:val="22"/>
          <w:lang w:val="en-US"/>
        </w:rPr>
        <w:t>Analytics</w:t>
      </w:r>
      <w:r w:rsidRPr="00060C26">
        <w:rPr>
          <w:rFonts w:ascii="Times New Roman" w:hAnsi="Times New Roman" w:cs="Times New Roman"/>
          <w:szCs w:val="22"/>
        </w:rPr>
        <w:t xml:space="preserve"> </w:t>
      </w:r>
      <w:r w:rsidRPr="00060C26">
        <w:rPr>
          <w:rFonts w:ascii="Times New Roman" w:eastAsia="Times New Roman" w:hAnsi="Times New Roman" w:cs="Times New Roman"/>
          <w:szCs w:val="22"/>
        </w:rPr>
        <w:t>(Bienkowski et al., 2012, σελ.8)</w:t>
      </w:r>
      <w:r w:rsidRPr="00060C26">
        <w:rPr>
          <w:rFonts w:ascii="Times New Roman" w:hAnsi="Times New Roman" w:cs="Times New Roman"/>
          <w:szCs w:val="22"/>
        </w:rPr>
        <w:t>. Οι δύο κλάδοι έχουν αρκετά κοινά σημεία και οι διαφορές τους συχνά είναι δυσδιάκριτες, οι οποίες όμως θα αναφερθούν παρακάτω για την καλύτερη κατανόηση του κάθε πεδίου ξεχωριστά.</w:t>
      </w:r>
    </w:p>
    <w:p w14:paraId="2031498F" w14:textId="7A916A13" w:rsidR="00AD4508" w:rsidRPr="00060C26" w:rsidRDefault="00060C26" w:rsidP="00152AB4">
      <w:pPr>
        <w:spacing w:before="240" w:after="240" w:line="360" w:lineRule="auto"/>
        <w:ind w:right="-7" w:firstLine="284"/>
        <w:jc w:val="both"/>
        <w:rPr>
          <w:rFonts w:ascii="Times New Roman" w:hAnsi="Times New Roman" w:cs="Times New Roman"/>
          <w:szCs w:val="22"/>
        </w:rPr>
      </w:pPr>
      <w:r w:rsidRPr="00060C26">
        <w:rPr>
          <w:rFonts w:ascii="Times New Roman" w:hAnsi="Times New Roman" w:cs="Times New Roman"/>
          <w:szCs w:val="22"/>
        </w:rPr>
        <w:t xml:space="preserve">   </w:t>
      </w:r>
    </w:p>
    <w:p w14:paraId="681C700A" w14:textId="77777777" w:rsidR="00060C26" w:rsidRPr="005E6009" w:rsidRDefault="00060C26" w:rsidP="005E6009">
      <w:pPr>
        <w:pStyle w:val="Heading2"/>
        <w:rPr>
          <w:rFonts w:asciiTheme="majorHAnsi" w:hAnsiTheme="majorHAnsi"/>
          <w:b/>
          <w:sz w:val="28"/>
          <w:szCs w:val="28"/>
          <w:lang w:val="en-US"/>
        </w:rPr>
      </w:pPr>
      <w:bookmarkStart w:id="20" w:name="_Toc421737975"/>
      <w:r w:rsidRPr="005E6009">
        <w:rPr>
          <w:rFonts w:asciiTheme="majorHAnsi" w:hAnsiTheme="majorHAnsi"/>
          <w:b/>
          <w:sz w:val="28"/>
          <w:szCs w:val="28"/>
          <w:lang w:val="en-US"/>
        </w:rPr>
        <w:t xml:space="preserve">2.2 Educational Data Mining &amp; Learning Analytics: </w:t>
      </w:r>
      <w:r w:rsidRPr="005E6009">
        <w:rPr>
          <w:rFonts w:asciiTheme="majorHAnsi" w:hAnsiTheme="majorHAnsi"/>
          <w:b/>
          <w:sz w:val="28"/>
          <w:szCs w:val="28"/>
        </w:rPr>
        <w:t>Διαφορές</w:t>
      </w:r>
      <w:r w:rsidR="00F32766" w:rsidRPr="005E6009">
        <w:rPr>
          <w:rFonts w:asciiTheme="majorHAnsi" w:hAnsiTheme="majorHAnsi"/>
          <w:b/>
          <w:sz w:val="28"/>
          <w:szCs w:val="28"/>
          <w:lang w:val="en-US"/>
        </w:rPr>
        <w:t xml:space="preserve"> </w:t>
      </w:r>
      <w:r w:rsidRPr="005E6009">
        <w:rPr>
          <w:rFonts w:asciiTheme="majorHAnsi" w:hAnsiTheme="majorHAnsi"/>
          <w:b/>
          <w:sz w:val="28"/>
          <w:szCs w:val="28"/>
        </w:rPr>
        <w:t>και</w:t>
      </w:r>
      <w:r w:rsidRPr="005E6009">
        <w:rPr>
          <w:rFonts w:asciiTheme="majorHAnsi" w:hAnsiTheme="majorHAnsi"/>
          <w:b/>
          <w:sz w:val="28"/>
          <w:szCs w:val="28"/>
          <w:lang w:val="en-US"/>
        </w:rPr>
        <w:t xml:space="preserve"> </w:t>
      </w:r>
      <w:r w:rsidRPr="005E6009">
        <w:rPr>
          <w:rFonts w:asciiTheme="majorHAnsi" w:hAnsiTheme="majorHAnsi"/>
          <w:b/>
          <w:sz w:val="28"/>
          <w:szCs w:val="28"/>
        </w:rPr>
        <w:t>Στόχοι</w:t>
      </w:r>
      <w:bookmarkEnd w:id="20"/>
    </w:p>
    <w:p w14:paraId="26031C0E" w14:textId="77777777" w:rsidR="00C028B0" w:rsidRPr="00C028B0" w:rsidRDefault="00C028B0" w:rsidP="00060C26">
      <w:pPr>
        <w:spacing w:after="240" w:line="360" w:lineRule="auto"/>
        <w:ind w:right="-7"/>
        <w:jc w:val="both"/>
        <w:rPr>
          <w:rFonts w:ascii="Times New Roman" w:hAnsi="Times New Roman" w:cs="Times New Roman"/>
          <w:sz w:val="26"/>
          <w:szCs w:val="26"/>
          <w:lang w:val="en-US"/>
        </w:rPr>
      </w:pPr>
    </w:p>
    <w:p w14:paraId="6058188E" w14:textId="42E38283" w:rsidR="00060C26" w:rsidRDefault="00060C26" w:rsidP="00060C26">
      <w:pPr>
        <w:spacing w:after="240" w:line="360" w:lineRule="auto"/>
        <w:ind w:right="-7" w:firstLine="284"/>
        <w:jc w:val="both"/>
        <w:rPr>
          <w:rFonts w:ascii="Times New Roman" w:hAnsi="Times New Roman" w:cs="Times New Roman"/>
          <w:szCs w:val="22"/>
        </w:rPr>
      </w:pPr>
      <w:r w:rsidRPr="00060C26">
        <w:rPr>
          <w:rFonts w:ascii="Times New Roman" w:hAnsi="Times New Roman" w:cs="Times New Roman"/>
          <w:szCs w:val="22"/>
        </w:rPr>
        <w:t xml:space="preserve">Η γνωστική περιοχή </w:t>
      </w:r>
      <w:r w:rsidRPr="00060C26">
        <w:rPr>
          <w:rFonts w:ascii="Times New Roman" w:hAnsi="Times New Roman" w:cs="Times New Roman"/>
          <w:szCs w:val="22"/>
          <w:lang w:val="en-US"/>
        </w:rPr>
        <w:t>Educational</w:t>
      </w:r>
      <w:r w:rsidRPr="00060C26">
        <w:rPr>
          <w:rFonts w:ascii="Times New Roman" w:hAnsi="Times New Roman" w:cs="Times New Roman"/>
          <w:szCs w:val="22"/>
        </w:rPr>
        <w:t xml:space="preserve"> </w:t>
      </w:r>
      <w:r w:rsidRPr="00060C26">
        <w:rPr>
          <w:rFonts w:ascii="Times New Roman" w:hAnsi="Times New Roman" w:cs="Times New Roman"/>
          <w:szCs w:val="22"/>
          <w:lang w:val="en-US"/>
        </w:rPr>
        <w:t>Data</w:t>
      </w:r>
      <w:r w:rsidRPr="00060C26">
        <w:rPr>
          <w:rFonts w:ascii="Times New Roman" w:hAnsi="Times New Roman" w:cs="Times New Roman"/>
          <w:szCs w:val="22"/>
        </w:rPr>
        <w:t xml:space="preserve"> </w:t>
      </w:r>
      <w:r w:rsidRPr="00060C26">
        <w:rPr>
          <w:rFonts w:ascii="Times New Roman" w:hAnsi="Times New Roman" w:cs="Times New Roman"/>
          <w:szCs w:val="22"/>
          <w:lang w:val="en-US"/>
        </w:rPr>
        <w:t>Mining</w:t>
      </w:r>
      <w:r w:rsidRPr="00060C26">
        <w:rPr>
          <w:rFonts w:ascii="Times New Roman" w:hAnsi="Times New Roman" w:cs="Times New Roman"/>
          <w:szCs w:val="22"/>
        </w:rPr>
        <w:t xml:space="preserve"> αποτελεί κλάδο με αντικείμενο την επεξεργασία δεδομένων. Σε γενικές γραμμές, οι τεχνικές που εγγράφονται στο πεδίο αυτό </w:t>
      </w:r>
      <w:r w:rsidRPr="00060C26">
        <w:rPr>
          <w:rFonts w:ascii="Times New Roman" w:hAnsi="Times New Roman" w:cs="Times New Roman"/>
          <w:szCs w:val="22"/>
        </w:rPr>
        <w:lastRenderedPageBreak/>
        <w:t>διαιρούν τα δεδομένα σε κομμάτια με στόχο να αναλύσουν το κάθε κομμάτ</w:t>
      </w:r>
      <w:r w:rsidR="008A5B99">
        <w:rPr>
          <w:rFonts w:ascii="Times New Roman" w:hAnsi="Times New Roman" w:cs="Times New Roman"/>
          <w:szCs w:val="22"/>
        </w:rPr>
        <w:t>ι ξεχωριστά αλλά και να εξετάσουν</w:t>
      </w:r>
      <w:r w:rsidRPr="00060C26">
        <w:rPr>
          <w:rFonts w:ascii="Times New Roman" w:hAnsi="Times New Roman" w:cs="Times New Roman"/>
          <w:szCs w:val="22"/>
        </w:rPr>
        <w:t xml:space="preserve"> τις σχέσεις που σχηματίζονται μεταξύ τους (</w:t>
      </w:r>
      <w:r w:rsidRPr="00060C26">
        <w:rPr>
          <w:rFonts w:ascii="Times New Roman" w:eastAsia="Times New Roman" w:hAnsi="Times New Roman" w:cs="Times New Roman"/>
          <w:szCs w:val="22"/>
          <w:highlight w:val="white"/>
        </w:rPr>
        <w:t>Siemens &amp; Baker, 2012, σελ. 253)</w:t>
      </w:r>
      <w:r w:rsidRPr="00060C26">
        <w:rPr>
          <w:rFonts w:ascii="Times New Roman" w:hAnsi="Times New Roman" w:cs="Times New Roman"/>
          <w:szCs w:val="22"/>
        </w:rPr>
        <w:t xml:space="preserve">. Οι ερευνητές που δραστηριοποιούνται στο πεδίο αυτό επικεντρώνονται στη δημιουργία μοντέλων με βάση τα δεδομένα τους ενώ στον τομέα </w:t>
      </w:r>
      <w:r w:rsidRPr="00060C26">
        <w:rPr>
          <w:rFonts w:ascii="Times New Roman" w:hAnsi="Times New Roman" w:cs="Times New Roman"/>
          <w:szCs w:val="22"/>
          <w:lang w:val="en-US"/>
        </w:rPr>
        <w:t>Learning</w:t>
      </w:r>
      <w:r w:rsidRPr="00060C26">
        <w:rPr>
          <w:rFonts w:ascii="Times New Roman" w:hAnsi="Times New Roman" w:cs="Times New Roman"/>
          <w:szCs w:val="22"/>
        </w:rPr>
        <w:t xml:space="preserve"> </w:t>
      </w:r>
      <w:r w:rsidRPr="00060C26">
        <w:rPr>
          <w:rFonts w:ascii="Times New Roman" w:hAnsi="Times New Roman" w:cs="Times New Roman"/>
          <w:szCs w:val="22"/>
          <w:lang w:val="en-US"/>
        </w:rPr>
        <w:t>Analytics</w:t>
      </w:r>
      <w:r w:rsidRPr="00060C26">
        <w:rPr>
          <w:rFonts w:ascii="Times New Roman" w:hAnsi="Times New Roman" w:cs="Times New Roman"/>
          <w:szCs w:val="22"/>
        </w:rPr>
        <w:t xml:space="preserve"> χρησιμοποιούν ήδη έτοιμα μοντέλα, τεχνικές και μεθόδους</w:t>
      </w:r>
      <w:r w:rsidR="00AD4508">
        <w:rPr>
          <w:rFonts w:ascii="Times New Roman" w:hAnsi="Times New Roman" w:cs="Times New Roman"/>
          <w:szCs w:val="22"/>
        </w:rPr>
        <w:t>,</w:t>
      </w:r>
      <w:r w:rsidRPr="00060C26">
        <w:rPr>
          <w:rFonts w:ascii="Times New Roman" w:hAnsi="Times New Roman" w:cs="Times New Roman"/>
          <w:szCs w:val="22"/>
        </w:rPr>
        <w:t xml:space="preserve"> ώστε να κατανοήσουν και να εξάγουν συμπεράσματα από τα δεδομένα τους</w:t>
      </w:r>
      <w:r w:rsidR="00496F54">
        <w:rPr>
          <w:rFonts w:ascii="Times New Roman" w:hAnsi="Times New Roman" w:cs="Times New Roman"/>
          <w:szCs w:val="22"/>
        </w:rPr>
        <w:t>,</w:t>
      </w:r>
      <w:r w:rsidRPr="00060C26">
        <w:rPr>
          <w:rFonts w:ascii="Times New Roman" w:hAnsi="Times New Roman" w:cs="Times New Roman"/>
          <w:szCs w:val="22"/>
        </w:rPr>
        <w:t xml:space="preserve"> τα οποία </w:t>
      </w:r>
      <w:r w:rsidR="00AD4508">
        <w:rPr>
          <w:rFonts w:ascii="Times New Roman" w:hAnsi="Times New Roman" w:cs="Times New Roman"/>
          <w:szCs w:val="22"/>
        </w:rPr>
        <w:t xml:space="preserve">στη συνέχεια </w:t>
      </w:r>
      <w:r w:rsidRPr="00060C26">
        <w:rPr>
          <w:rFonts w:ascii="Times New Roman" w:hAnsi="Times New Roman" w:cs="Times New Roman"/>
          <w:szCs w:val="22"/>
        </w:rPr>
        <w:t xml:space="preserve">θα επηρεάσουν θετικά τα μαθησιακά περιβάλλοντα </w:t>
      </w:r>
      <w:r w:rsidRPr="00060C26">
        <w:rPr>
          <w:rFonts w:ascii="Times New Roman" w:eastAsia="Times New Roman" w:hAnsi="Times New Roman" w:cs="Times New Roman"/>
          <w:szCs w:val="22"/>
        </w:rPr>
        <w:t>(Bienkowski et al., 2012)</w:t>
      </w:r>
      <w:r w:rsidRPr="00060C26">
        <w:rPr>
          <w:rFonts w:ascii="Times New Roman" w:hAnsi="Times New Roman" w:cs="Times New Roman"/>
          <w:szCs w:val="22"/>
        </w:rPr>
        <w:t xml:space="preserve">.  Επιπλέον, μια άλλη διαφορά είναι ότι στο τομέα </w:t>
      </w:r>
      <w:r w:rsidRPr="00060C26">
        <w:rPr>
          <w:rFonts w:ascii="Times New Roman" w:hAnsi="Times New Roman" w:cs="Times New Roman"/>
          <w:szCs w:val="22"/>
          <w:lang w:val="en-US"/>
        </w:rPr>
        <w:t>Learning</w:t>
      </w:r>
      <w:r w:rsidRPr="00060C26">
        <w:rPr>
          <w:rFonts w:ascii="Times New Roman" w:hAnsi="Times New Roman" w:cs="Times New Roman"/>
          <w:szCs w:val="22"/>
        </w:rPr>
        <w:t xml:space="preserve"> </w:t>
      </w:r>
      <w:r w:rsidRPr="00060C26">
        <w:rPr>
          <w:rFonts w:ascii="Times New Roman" w:hAnsi="Times New Roman" w:cs="Times New Roman"/>
          <w:szCs w:val="22"/>
          <w:lang w:val="en-US"/>
        </w:rPr>
        <w:t>Analytics</w:t>
      </w:r>
      <w:r w:rsidRPr="00060C26">
        <w:rPr>
          <w:rFonts w:ascii="Times New Roman" w:hAnsi="Times New Roman" w:cs="Times New Roman"/>
          <w:szCs w:val="22"/>
        </w:rPr>
        <w:t xml:space="preserve"> οι ερευνητές εξετάζουν τα δεδομένα τους ως σύνολο </w:t>
      </w:r>
      <w:r w:rsidRPr="00060C26">
        <w:rPr>
          <w:rFonts w:ascii="Times New Roman" w:eastAsia="Times New Roman" w:hAnsi="Times New Roman" w:cs="Times New Roman"/>
          <w:szCs w:val="22"/>
        </w:rPr>
        <w:t>(Bienkowski et al., 2012)</w:t>
      </w:r>
      <w:r w:rsidRPr="00060C26">
        <w:rPr>
          <w:rFonts w:ascii="Times New Roman" w:hAnsi="Times New Roman" w:cs="Times New Roman"/>
          <w:szCs w:val="22"/>
        </w:rPr>
        <w:t>.</w:t>
      </w:r>
    </w:p>
    <w:p w14:paraId="2EB2E6C3" w14:textId="77777777" w:rsidR="00C028B0" w:rsidRPr="00060C26" w:rsidRDefault="00C028B0" w:rsidP="00060C26">
      <w:pPr>
        <w:spacing w:after="240" w:line="360" w:lineRule="auto"/>
        <w:ind w:right="-7" w:firstLine="284"/>
        <w:jc w:val="both"/>
        <w:rPr>
          <w:rFonts w:ascii="Times New Roman" w:hAnsi="Times New Roman" w:cs="Times New Roman"/>
          <w:szCs w:val="22"/>
        </w:rPr>
      </w:pPr>
    </w:p>
    <w:p w14:paraId="204BA540" w14:textId="4BCBE3FA" w:rsidR="00060C26"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hAnsi="Times New Roman" w:cs="Times New Roman"/>
          <w:szCs w:val="22"/>
        </w:rPr>
        <w:t>Άλλες διαφορές που παρουσιάζονται στους δύο κλάδους είναι ότι διαφέρουν στη προτεραιότητα που δίνουν όσον αφορά στον τρόπο που ανακα</w:t>
      </w:r>
      <w:r w:rsidR="00A0014B">
        <w:rPr>
          <w:rFonts w:ascii="Times New Roman" w:hAnsi="Times New Roman" w:cs="Times New Roman"/>
          <w:szCs w:val="22"/>
        </w:rPr>
        <w:t>λύπτουν μεθόδους</w:t>
      </w:r>
      <w:r w:rsidRPr="00060C26">
        <w:rPr>
          <w:rFonts w:ascii="Times New Roman" w:hAnsi="Times New Roman" w:cs="Times New Roman"/>
          <w:szCs w:val="22"/>
        </w:rPr>
        <w:t xml:space="preserve"> (</w:t>
      </w:r>
      <w:r w:rsidRPr="00060C26">
        <w:rPr>
          <w:rFonts w:ascii="Times New Roman" w:eastAsia="Times New Roman" w:hAnsi="Times New Roman" w:cs="Times New Roman"/>
          <w:szCs w:val="22"/>
          <w:highlight w:val="white"/>
        </w:rPr>
        <w:t>Siemens &amp; Baker, 2012, σελ. 253)</w:t>
      </w:r>
      <w:r w:rsidRPr="00060C26">
        <w:rPr>
          <w:rFonts w:ascii="Times New Roman" w:hAnsi="Times New Roman" w:cs="Times New Roman"/>
          <w:szCs w:val="22"/>
        </w:rPr>
        <w:t xml:space="preserve">. Συγκεκριμένα, ο κλάδος </w:t>
      </w:r>
      <w:r w:rsidRPr="00060C26">
        <w:rPr>
          <w:rFonts w:ascii="Times New Roman" w:hAnsi="Times New Roman" w:cs="Times New Roman"/>
          <w:szCs w:val="22"/>
          <w:lang w:val="en-US"/>
        </w:rPr>
        <w:t>Educational</w:t>
      </w:r>
      <w:r w:rsidRPr="00060C26">
        <w:rPr>
          <w:rFonts w:ascii="Times New Roman" w:hAnsi="Times New Roman" w:cs="Times New Roman"/>
          <w:szCs w:val="22"/>
        </w:rPr>
        <w:t xml:space="preserve"> </w:t>
      </w:r>
      <w:r w:rsidRPr="00060C26">
        <w:rPr>
          <w:rFonts w:ascii="Times New Roman" w:hAnsi="Times New Roman" w:cs="Times New Roman"/>
          <w:szCs w:val="22"/>
          <w:lang w:val="en-US"/>
        </w:rPr>
        <w:t>Data</w:t>
      </w:r>
      <w:r w:rsidRPr="00060C26">
        <w:rPr>
          <w:rFonts w:ascii="Times New Roman" w:hAnsi="Times New Roman" w:cs="Times New Roman"/>
          <w:szCs w:val="22"/>
        </w:rPr>
        <w:t xml:space="preserve"> </w:t>
      </w:r>
      <w:r w:rsidRPr="00060C26">
        <w:rPr>
          <w:rFonts w:ascii="Times New Roman" w:hAnsi="Times New Roman" w:cs="Times New Roman"/>
          <w:szCs w:val="22"/>
          <w:lang w:val="en-US"/>
        </w:rPr>
        <w:t>Mining</w:t>
      </w:r>
      <w:r w:rsidRPr="00060C26">
        <w:rPr>
          <w:rFonts w:ascii="Times New Roman" w:hAnsi="Times New Roman" w:cs="Times New Roman"/>
          <w:szCs w:val="22"/>
        </w:rPr>
        <w:t xml:space="preserve"> επικεντρώνεται στην αυτοματοποιημένη ανακάλυψη μεθόδων και μετά στην αξιοποίηση της ανθρώπινης κρίσης πάνω σε αυτά, ενώ στον κλάδο </w:t>
      </w:r>
      <w:r w:rsidRPr="00060C26">
        <w:rPr>
          <w:rFonts w:ascii="Times New Roman" w:hAnsi="Times New Roman" w:cs="Times New Roman"/>
          <w:szCs w:val="22"/>
          <w:lang w:val="en-US"/>
        </w:rPr>
        <w:t>Learning</w:t>
      </w:r>
      <w:r w:rsidRPr="00060C26">
        <w:rPr>
          <w:rFonts w:ascii="Times New Roman" w:hAnsi="Times New Roman" w:cs="Times New Roman"/>
          <w:szCs w:val="22"/>
        </w:rPr>
        <w:t xml:space="preserve"> </w:t>
      </w:r>
      <w:r w:rsidRPr="00060C26">
        <w:rPr>
          <w:rFonts w:ascii="Times New Roman" w:hAnsi="Times New Roman" w:cs="Times New Roman"/>
          <w:szCs w:val="22"/>
          <w:lang w:val="en-US"/>
        </w:rPr>
        <w:t>Analytics</w:t>
      </w:r>
      <w:r w:rsidRPr="00060C26">
        <w:rPr>
          <w:rFonts w:ascii="Times New Roman" w:hAnsi="Times New Roman" w:cs="Times New Roman"/>
          <w:szCs w:val="22"/>
        </w:rPr>
        <w:t xml:space="preserve"> πραγματοποιείται αντίστροφα (</w:t>
      </w:r>
      <w:r w:rsidRPr="00060C26">
        <w:rPr>
          <w:rFonts w:ascii="Times New Roman" w:eastAsia="Times New Roman" w:hAnsi="Times New Roman" w:cs="Times New Roman"/>
          <w:szCs w:val="22"/>
          <w:highlight w:val="white"/>
        </w:rPr>
        <w:t>Siemens &amp; Baker, 2012, σελ. 253)</w:t>
      </w:r>
      <w:r w:rsidRPr="00060C26">
        <w:rPr>
          <w:rFonts w:ascii="Times New Roman" w:eastAsia="Times New Roman" w:hAnsi="Times New Roman" w:cs="Times New Roman"/>
          <w:szCs w:val="22"/>
        </w:rPr>
        <w:t>.</w:t>
      </w:r>
      <w:r w:rsidRPr="00060C26">
        <w:rPr>
          <w:rFonts w:ascii="Times New Roman" w:hAnsi="Times New Roman" w:cs="Times New Roman"/>
          <w:szCs w:val="22"/>
        </w:rPr>
        <w:t xml:space="preserve"> Επίσης, οι α</w:t>
      </w:r>
      <w:r w:rsidR="00982663">
        <w:rPr>
          <w:rFonts w:ascii="Times New Roman" w:hAnsi="Times New Roman" w:cs="Times New Roman"/>
          <w:szCs w:val="22"/>
        </w:rPr>
        <w:t>παρχές του κάθε κλάδου αποτελεί μία από τις διαφορές τους, η οποία αναφέρεται</w:t>
      </w:r>
      <w:r w:rsidRPr="00060C26">
        <w:rPr>
          <w:rFonts w:ascii="Times New Roman" w:hAnsi="Times New Roman" w:cs="Times New Roman"/>
          <w:szCs w:val="22"/>
        </w:rPr>
        <w:t xml:space="preserve"> από τους </w:t>
      </w:r>
      <w:r w:rsidRPr="00060C26">
        <w:rPr>
          <w:rFonts w:ascii="Times New Roman" w:hAnsi="Times New Roman" w:cs="Times New Roman"/>
          <w:szCs w:val="22"/>
          <w:lang w:val="en-US"/>
        </w:rPr>
        <w:t>Siemens</w:t>
      </w:r>
      <w:r w:rsidRPr="00060C26">
        <w:rPr>
          <w:rFonts w:ascii="Times New Roman" w:hAnsi="Times New Roman" w:cs="Times New Roman"/>
          <w:szCs w:val="22"/>
        </w:rPr>
        <w:t xml:space="preserve"> και </w:t>
      </w:r>
      <w:r w:rsidRPr="00060C26">
        <w:rPr>
          <w:rFonts w:ascii="Times New Roman" w:hAnsi="Times New Roman" w:cs="Times New Roman"/>
          <w:szCs w:val="22"/>
          <w:lang w:val="en-US"/>
        </w:rPr>
        <w:t>Bakers</w:t>
      </w:r>
      <w:r w:rsidRPr="00060C26">
        <w:rPr>
          <w:rFonts w:ascii="Times New Roman" w:hAnsi="Times New Roman" w:cs="Times New Roman"/>
          <w:szCs w:val="22"/>
        </w:rPr>
        <w:t xml:space="preserve"> (2012)</w:t>
      </w:r>
      <w:r w:rsidRPr="00060C26">
        <w:rPr>
          <w:rFonts w:ascii="Times New Roman" w:eastAsia="Times New Roman" w:hAnsi="Times New Roman" w:cs="Times New Roman"/>
          <w:szCs w:val="22"/>
        </w:rPr>
        <w:t xml:space="preserve">. </w:t>
      </w:r>
    </w:p>
    <w:p w14:paraId="110F5CFF" w14:textId="77777777" w:rsidR="00C028B0" w:rsidRPr="00060C26" w:rsidRDefault="00C028B0" w:rsidP="00060C26">
      <w:pPr>
        <w:spacing w:after="240" w:line="360" w:lineRule="auto"/>
        <w:ind w:right="-7" w:firstLine="284"/>
        <w:jc w:val="both"/>
        <w:rPr>
          <w:rFonts w:ascii="Times New Roman" w:hAnsi="Times New Roman" w:cs="Times New Roman"/>
          <w:szCs w:val="22"/>
        </w:rPr>
      </w:pPr>
    </w:p>
    <w:p w14:paraId="156F66D3" w14:textId="1C4F3144" w:rsidR="00060C26" w:rsidRDefault="00060C26" w:rsidP="00060C26">
      <w:pPr>
        <w:spacing w:after="240" w:line="360" w:lineRule="auto"/>
        <w:ind w:right="-7" w:firstLine="284"/>
        <w:jc w:val="both"/>
        <w:rPr>
          <w:rFonts w:ascii="Times New Roman" w:hAnsi="Times New Roman" w:cs="Times New Roman"/>
          <w:szCs w:val="22"/>
        </w:rPr>
      </w:pPr>
      <w:r w:rsidRPr="00060C26">
        <w:rPr>
          <w:rFonts w:ascii="Times New Roman" w:hAnsi="Times New Roman" w:cs="Times New Roman"/>
          <w:szCs w:val="22"/>
        </w:rPr>
        <w:t>Μια τελευταία διαφορά μεταξύ των δύο κλάδων είναι ότι στ</w:t>
      </w:r>
      <w:r w:rsidRPr="00060C26">
        <w:rPr>
          <w:rFonts w:ascii="Times New Roman" w:hAnsi="Times New Roman" w:cs="Times New Roman"/>
          <w:szCs w:val="22"/>
          <w:lang w:val="en-US"/>
        </w:rPr>
        <w:t>o</w:t>
      </w:r>
      <w:r w:rsidR="00572442">
        <w:rPr>
          <w:rFonts w:ascii="Times New Roman" w:hAnsi="Times New Roman" w:cs="Times New Roman"/>
          <w:szCs w:val="22"/>
        </w:rPr>
        <w:t xml:space="preserve"> κλά</w:t>
      </w:r>
      <w:r w:rsidRPr="00060C26">
        <w:rPr>
          <w:rFonts w:ascii="Times New Roman" w:hAnsi="Times New Roman" w:cs="Times New Roman"/>
          <w:szCs w:val="22"/>
        </w:rPr>
        <w:t xml:space="preserve">δο  </w:t>
      </w:r>
      <w:r w:rsidRPr="00060C26">
        <w:rPr>
          <w:rFonts w:ascii="Times New Roman" w:hAnsi="Times New Roman" w:cs="Times New Roman"/>
          <w:szCs w:val="22"/>
          <w:lang w:val="en-US"/>
        </w:rPr>
        <w:t>Learning</w:t>
      </w:r>
      <w:r w:rsidRPr="00060C26">
        <w:rPr>
          <w:rFonts w:ascii="Times New Roman" w:hAnsi="Times New Roman" w:cs="Times New Roman"/>
          <w:szCs w:val="22"/>
        </w:rPr>
        <w:t xml:space="preserve"> </w:t>
      </w:r>
      <w:r w:rsidRPr="00060C26">
        <w:rPr>
          <w:rFonts w:ascii="Times New Roman" w:hAnsi="Times New Roman" w:cs="Times New Roman"/>
          <w:szCs w:val="22"/>
          <w:lang w:val="en-US"/>
        </w:rPr>
        <w:t>Analytics</w:t>
      </w:r>
      <w:r w:rsidR="006645C7">
        <w:rPr>
          <w:rFonts w:ascii="Times New Roman" w:hAnsi="Times New Roman" w:cs="Times New Roman"/>
          <w:szCs w:val="22"/>
        </w:rPr>
        <w:t xml:space="preserve"> μέσα από τα μοντέλα που χρησιμοποιεί </w:t>
      </w:r>
      <w:r w:rsidRPr="00060C26">
        <w:rPr>
          <w:rFonts w:ascii="Times New Roman" w:hAnsi="Times New Roman" w:cs="Times New Roman"/>
          <w:szCs w:val="22"/>
        </w:rPr>
        <w:t>δίν</w:t>
      </w:r>
      <w:r w:rsidR="00572442">
        <w:rPr>
          <w:rFonts w:ascii="Times New Roman" w:hAnsi="Times New Roman" w:cs="Times New Roman"/>
          <w:szCs w:val="22"/>
        </w:rPr>
        <w:t>εται μεγαλύτερη έμφαση στο να δο</w:t>
      </w:r>
      <w:r w:rsidRPr="00060C26">
        <w:rPr>
          <w:rFonts w:ascii="Times New Roman" w:hAnsi="Times New Roman" w:cs="Times New Roman"/>
          <w:szCs w:val="22"/>
        </w:rPr>
        <w:t>θούν πληροφορίες και να εξουσιοδοτήσει εκπαιδευτικούς και μαθητές σ</w:t>
      </w:r>
      <w:r w:rsidR="00496F54">
        <w:rPr>
          <w:rFonts w:ascii="Times New Roman" w:hAnsi="Times New Roman" w:cs="Times New Roman"/>
          <w:szCs w:val="22"/>
        </w:rPr>
        <w:t>την εκπαιδευτική διαδικασία. Α</w:t>
      </w:r>
      <w:r w:rsidRPr="00060C26">
        <w:rPr>
          <w:rFonts w:ascii="Times New Roman" w:hAnsi="Times New Roman" w:cs="Times New Roman"/>
          <w:szCs w:val="22"/>
        </w:rPr>
        <w:t>ντίθετα</w:t>
      </w:r>
      <w:r w:rsidR="00F13C89">
        <w:rPr>
          <w:rFonts w:ascii="Times New Roman" w:hAnsi="Times New Roman" w:cs="Times New Roman"/>
          <w:szCs w:val="22"/>
        </w:rPr>
        <w:t>,</w:t>
      </w:r>
      <w:r w:rsidRPr="00060C26">
        <w:rPr>
          <w:rFonts w:ascii="Times New Roman" w:hAnsi="Times New Roman" w:cs="Times New Roman"/>
          <w:szCs w:val="22"/>
        </w:rPr>
        <w:t xml:space="preserve"> τα μοντέλα στο κλάδο </w:t>
      </w:r>
      <w:r w:rsidRPr="00060C26">
        <w:rPr>
          <w:rFonts w:ascii="Times New Roman" w:hAnsi="Times New Roman" w:cs="Times New Roman"/>
          <w:szCs w:val="22"/>
          <w:lang w:val="en-US"/>
        </w:rPr>
        <w:t>Educational</w:t>
      </w:r>
      <w:r w:rsidRPr="00060C26">
        <w:rPr>
          <w:rFonts w:ascii="Times New Roman" w:hAnsi="Times New Roman" w:cs="Times New Roman"/>
          <w:szCs w:val="22"/>
        </w:rPr>
        <w:t xml:space="preserve"> </w:t>
      </w:r>
      <w:r w:rsidRPr="00060C26">
        <w:rPr>
          <w:rFonts w:ascii="Times New Roman" w:hAnsi="Times New Roman" w:cs="Times New Roman"/>
          <w:szCs w:val="22"/>
          <w:lang w:val="en-US"/>
        </w:rPr>
        <w:t>Data</w:t>
      </w:r>
      <w:r w:rsidRPr="00060C26">
        <w:rPr>
          <w:rFonts w:ascii="Times New Roman" w:hAnsi="Times New Roman" w:cs="Times New Roman"/>
          <w:szCs w:val="22"/>
        </w:rPr>
        <w:t xml:space="preserve"> </w:t>
      </w:r>
      <w:r w:rsidRPr="00060C26">
        <w:rPr>
          <w:rFonts w:ascii="Times New Roman" w:hAnsi="Times New Roman" w:cs="Times New Roman"/>
          <w:szCs w:val="22"/>
          <w:lang w:val="en-US"/>
        </w:rPr>
        <w:t>Mining</w:t>
      </w:r>
      <w:r w:rsidRPr="00060C26">
        <w:rPr>
          <w:rFonts w:ascii="Times New Roman" w:hAnsi="Times New Roman" w:cs="Times New Roman"/>
          <w:szCs w:val="22"/>
        </w:rPr>
        <w:t xml:space="preserve"> επικεντρώνονται στην αυτοματοποιημένη προσαρμογή δηλαδή όλα να γίνονται από τον υπολογιστή χωρίς κάποιο άτομο στη διαχείριση του ηλεκτρικού κυκλώματος του, δηλαδή ένα έξυπνο σύστημα ιδιωτικής μάθησης (</w:t>
      </w:r>
      <w:r w:rsidRPr="00060C26">
        <w:rPr>
          <w:rFonts w:ascii="Times New Roman" w:eastAsia="Times New Roman" w:hAnsi="Times New Roman" w:cs="Times New Roman"/>
          <w:szCs w:val="22"/>
          <w:highlight w:val="white"/>
        </w:rPr>
        <w:t>Siemens &amp; Baker, 2012, σελ. 253)</w:t>
      </w:r>
      <w:r w:rsidRPr="00060C26">
        <w:rPr>
          <w:rFonts w:ascii="Times New Roman" w:eastAsia="Times New Roman" w:hAnsi="Times New Roman" w:cs="Times New Roman"/>
          <w:szCs w:val="22"/>
        </w:rPr>
        <w:t>.</w:t>
      </w:r>
      <w:r w:rsidRPr="00060C26">
        <w:rPr>
          <w:rFonts w:ascii="Times New Roman" w:hAnsi="Times New Roman" w:cs="Times New Roman"/>
          <w:szCs w:val="22"/>
        </w:rPr>
        <w:t xml:space="preserve"> Οι μέθοδοι και οι τεχνικές που χρησιμοποιεί ο κάθε κλάδος θα παρατεθούν αναλυτικά στην Ενότητα 2.3.</w:t>
      </w:r>
    </w:p>
    <w:p w14:paraId="6DC86B5D" w14:textId="77777777" w:rsidR="00C028B0" w:rsidRPr="00060C26" w:rsidRDefault="00C028B0" w:rsidP="00060C26">
      <w:pPr>
        <w:spacing w:after="240" w:line="360" w:lineRule="auto"/>
        <w:ind w:right="-7" w:firstLine="284"/>
        <w:jc w:val="both"/>
        <w:rPr>
          <w:rFonts w:ascii="Times New Roman" w:hAnsi="Times New Roman" w:cs="Times New Roman"/>
          <w:szCs w:val="22"/>
        </w:rPr>
      </w:pPr>
    </w:p>
    <w:p w14:paraId="3CCBD043" w14:textId="41F82ABC" w:rsidR="00060C26"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hAnsi="Times New Roman" w:cs="Times New Roman"/>
          <w:szCs w:val="22"/>
        </w:rPr>
        <w:t>Παρά τις διαφορές που εντοπίζονται μεταξύ των δύο γνωστικών περιοχών, ένα κοινό τους σημείο είναι ότι έχουν ως στόχο να βελτιώ</w:t>
      </w:r>
      <w:r w:rsidR="0064747D">
        <w:rPr>
          <w:rFonts w:ascii="Times New Roman" w:hAnsi="Times New Roman" w:cs="Times New Roman"/>
          <w:szCs w:val="22"/>
        </w:rPr>
        <w:t>σουν την εκπαίδευση μέσα από τη</w:t>
      </w:r>
      <w:r w:rsidRPr="00060C26">
        <w:rPr>
          <w:rFonts w:ascii="Times New Roman" w:hAnsi="Times New Roman" w:cs="Times New Roman"/>
          <w:szCs w:val="22"/>
        </w:rPr>
        <w:t xml:space="preserve"> βελτίωση της αξιολόγησης της (</w:t>
      </w:r>
      <w:r w:rsidRPr="00060C26">
        <w:rPr>
          <w:rFonts w:ascii="Times New Roman" w:eastAsia="Times New Roman" w:hAnsi="Times New Roman" w:cs="Times New Roman"/>
          <w:szCs w:val="22"/>
          <w:highlight w:val="white"/>
        </w:rPr>
        <w:t>Siemens &amp; Baker, 2012, σελ. 253)</w:t>
      </w:r>
      <w:r w:rsidRPr="00060C26">
        <w:rPr>
          <w:rFonts w:ascii="Times New Roman" w:hAnsi="Times New Roman" w:cs="Times New Roman"/>
          <w:szCs w:val="22"/>
        </w:rPr>
        <w:t>. Ασχολούνται με το πως τα προβλήματα που υπάρχουν στην εκπαίδευση γίνονται κατανοητά αλλά και το πως σχεδιάζονται και επιλέγονται οι παρεμβάσεις</w:t>
      </w:r>
      <w:r w:rsidR="00F13C89">
        <w:rPr>
          <w:rFonts w:ascii="Times New Roman" w:hAnsi="Times New Roman" w:cs="Times New Roman"/>
          <w:szCs w:val="22"/>
        </w:rPr>
        <w:t xml:space="preserve"> σε αυτή</w:t>
      </w:r>
      <w:r w:rsidRPr="00060C26">
        <w:rPr>
          <w:rFonts w:ascii="Times New Roman" w:hAnsi="Times New Roman" w:cs="Times New Roman"/>
          <w:szCs w:val="22"/>
        </w:rPr>
        <w:t xml:space="preserve"> (</w:t>
      </w:r>
      <w:r w:rsidRPr="00060C26">
        <w:rPr>
          <w:rFonts w:ascii="Times New Roman" w:eastAsia="Times New Roman" w:hAnsi="Times New Roman" w:cs="Times New Roman"/>
          <w:szCs w:val="22"/>
          <w:highlight w:val="white"/>
        </w:rPr>
        <w:t>Siemens &amp; Baker, 2012, σελ. 253)</w:t>
      </w:r>
      <w:r w:rsidRPr="00060C26">
        <w:rPr>
          <w:rFonts w:ascii="Times New Roman" w:eastAsia="Times New Roman" w:hAnsi="Times New Roman" w:cs="Times New Roman"/>
          <w:szCs w:val="22"/>
        </w:rPr>
        <w:t>.</w:t>
      </w:r>
    </w:p>
    <w:p w14:paraId="72016F61" w14:textId="77777777" w:rsidR="00C028B0" w:rsidRPr="00060C26" w:rsidRDefault="00C028B0" w:rsidP="00060C26">
      <w:pPr>
        <w:spacing w:after="240" w:line="360" w:lineRule="auto"/>
        <w:ind w:right="-7" w:firstLine="284"/>
        <w:jc w:val="both"/>
        <w:rPr>
          <w:rFonts w:ascii="Times New Roman" w:eastAsia="Times New Roman" w:hAnsi="Times New Roman" w:cs="Times New Roman"/>
          <w:szCs w:val="22"/>
        </w:rPr>
      </w:pPr>
    </w:p>
    <w:p w14:paraId="3C1AE2A9" w14:textId="77777777" w:rsidR="00060C26"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 xml:space="preserve">Σύμφωνα με τους </w:t>
      </w:r>
      <w:r w:rsidRPr="00060C26">
        <w:rPr>
          <w:rFonts w:ascii="Times New Roman" w:eastAsia="Times New Roman" w:hAnsi="Times New Roman" w:cs="Times New Roman"/>
          <w:szCs w:val="22"/>
          <w:lang w:val="en-US"/>
        </w:rPr>
        <w:t>Bienkowski</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et</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al</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 xml:space="preserve">(2012), </w:t>
      </w:r>
      <w:r w:rsidRPr="00060C26">
        <w:rPr>
          <w:rFonts w:ascii="Times New Roman" w:eastAsia="Times New Roman" w:hAnsi="Times New Roman" w:cs="Times New Roman"/>
          <w:szCs w:val="22"/>
        </w:rPr>
        <w:t>τα</w:t>
      </w:r>
      <w:r w:rsidRPr="00060C26">
        <w:rPr>
          <w:rFonts w:ascii="Times New Roman" w:eastAsia="Times New Roman" w:hAnsi="Times New Roman" w:cs="Times New Roman"/>
          <w:szCs w:val="22"/>
          <w:lang w:val="en-US"/>
        </w:rPr>
        <w:t xml:space="preserve"> </w:t>
      </w:r>
      <w:r w:rsidRPr="00060C26">
        <w:rPr>
          <w:rFonts w:ascii="Times New Roman" w:eastAsia="Times New Roman" w:hAnsi="Times New Roman" w:cs="Times New Roman"/>
          <w:szCs w:val="22"/>
        </w:rPr>
        <w:t>πεδία</w:t>
      </w:r>
      <w:r w:rsidRPr="00060C26">
        <w:rPr>
          <w:rFonts w:ascii="Times New Roman" w:eastAsia="Times New Roman" w:hAnsi="Times New Roman" w:cs="Times New Roman"/>
          <w:szCs w:val="22"/>
          <w:lang w:val="en-US"/>
        </w:rPr>
        <w:t xml:space="preserve"> </w:t>
      </w:r>
      <w:r w:rsidRPr="00060C26">
        <w:rPr>
          <w:rFonts w:ascii="Times New Roman" w:hAnsi="Times New Roman" w:cs="Times New Roman"/>
          <w:szCs w:val="22"/>
          <w:lang w:val="en-US"/>
        </w:rPr>
        <w:t xml:space="preserve">Educational Data Mining  </w:t>
      </w:r>
      <w:r w:rsidRPr="00060C26">
        <w:rPr>
          <w:rFonts w:ascii="Times New Roman" w:hAnsi="Times New Roman" w:cs="Times New Roman"/>
          <w:szCs w:val="22"/>
        </w:rPr>
        <w:t>και</w:t>
      </w:r>
      <w:r w:rsidRPr="00060C26">
        <w:rPr>
          <w:rFonts w:ascii="Times New Roman" w:hAnsi="Times New Roman" w:cs="Times New Roman"/>
          <w:szCs w:val="22"/>
          <w:lang w:val="en-US"/>
        </w:rPr>
        <w:t xml:space="preserve"> Learning Analytics </w:t>
      </w:r>
      <w:r w:rsidRPr="00060C26">
        <w:rPr>
          <w:rFonts w:ascii="Times New Roman" w:hAnsi="Times New Roman" w:cs="Times New Roman"/>
          <w:szCs w:val="22"/>
        </w:rPr>
        <w:t>έχουν</w:t>
      </w:r>
      <w:r w:rsidRPr="00060C26">
        <w:rPr>
          <w:rFonts w:ascii="Times New Roman" w:hAnsi="Times New Roman" w:cs="Times New Roman"/>
          <w:szCs w:val="22"/>
          <w:lang w:val="en-US"/>
        </w:rPr>
        <w:t xml:space="preserve"> </w:t>
      </w:r>
      <w:r w:rsidRPr="00060C26">
        <w:rPr>
          <w:rFonts w:ascii="Times New Roman" w:hAnsi="Times New Roman" w:cs="Times New Roman"/>
          <w:szCs w:val="22"/>
        </w:rPr>
        <w:t>εφαρμογή</w:t>
      </w:r>
      <w:r w:rsidRPr="00060C26">
        <w:rPr>
          <w:rFonts w:ascii="Times New Roman" w:hAnsi="Times New Roman" w:cs="Times New Roman"/>
          <w:szCs w:val="22"/>
          <w:lang w:val="en-US"/>
        </w:rPr>
        <w:t xml:space="preserve"> </w:t>
      </w:r>
      <w:r w:rsidRPr="00060C26">
        <w:rPr>
          <w:rFonts w:ascii="Times New Roman" w:hAnsi="Times New Roman" w:cs="Times New Roman"/>
          <w:szCs w:val="22"/>
        </w:rPr>
        <w:t>στις</w:t>
      </w:r>
      <w:r w:rsidRPr="00060C26">
        <w:rPr>
          <w:rFonts w:ascii="Times New Roman" w:hAnsi="Times New Roman" w:cs="Times New Roman"/>
          <w:szCs w:val="22"/>
          <w:lang w:val="en-US"/>
        </w:rPr>
        <w:t xml:space="preserve"> </w:t>
      </w:r>
      <w:r w:rsidRPr="00060C26">
        <w:rPr>
          <w:rFonts w:ascii="Times New Roman" w:hAnsi="Times New Roman" w:cs="Times New Roman"/>
          <w:szCs w:val="22"/>
        </w:rPr>
        <w:t>εξής</w:t>
      </w:r>
      <w:r w:rsidRPr="00060C26">
        <w:rPr>
          <w:rFonts w:ascii="Times New Roman" w:hAnsi="Times New Roman" w:cs="Times New Roman"/>
          <w:szCs w:val="22"/>
          <w:lang w:val="en-US"/>
        </w:rPr>
        <w:t xml:space="preserve"> </w:t>
      </w:r>
      <w:r w:rsidRPr="00060C26">
        <w:rPr>
          <w:rFonts w:ascii="Times New Roman" w:hAnsi="Times New Roman" w:cs="Times New Roman"/>
          <w:szCs w:val="22"/>
        </w:rPr>
        <w:t>περιοχές</w:t>
      </w:r>
      <w:r w:rsidRPr="00060C26">
        <w:rPr>
          <w:rFonts w:ascii="Times New Roman" w:eastAsia="Times New Roman" w:hAnsi="Times New Roman" w:cs="Times New Roman"/>
          <w:szCs w:val="22"/>
          <w:lang w:val="en-US"/>
        </w:rPr>
        <w:t xml:space="preserve">: user knowledge modeling, user behavior </w:t>
      </w:r>
      <w:r w:rsidRPr="00060C26">
        <w:rPr>
          <w:rFonts w:ascii="Times New Roman" w:eastAsia="Times New Roman" w:hAnsi="Times New Roman" w:cs="Times New Roman"/>
          <w:szCs w:val="22"/>
          <w:lang w:val="en-US"/>
        </w:rPr>
        <w:lastRenderedPageBreak/>
        <w:t xml:space="preserve">modeling, user experience modeling, user profiling, domain modeling, learning component analysis and instructional principle analysis, trend analysis </w:t>
      </w:r>
      <w:r w:rsidRPr="00060C26">
        <w:rPr>
          <w:rFonts w:ascii="Times New Roman" w:eastAsia="Times New Roman" w:hAnsi="Times New Roman" w:cs="Times New Roman"/>
          <w:szCs w:val="22"/>
        </w:rPr>
        <w:t>και</w:t>
      </w:r>
      <w:r w:rsidRPr="00060C26">
        <w:rPr>
          <w:rFonts w:ascii="Times New Roman" w:eastAsia="Times New Roman" w:hAnsi="Times New Roman" w:cs="Times New Roman"/>
          <w:szCs w:val="22"/>
          <w:lang w:val="en-US"/>
        </w:rPr>
        <w:t xml:space="preserve"> adaptation and personalization. </w:t>
      </w:r>
      <w:r w:rsidRPr="00060C26">
        <w:rPr>
          <w:rFonts w:ascii="Times New Roman" w:eastAsia="Times New Roman" w:hAnsi="Times New Roman" w:cs="Times New Roman"/>
          <w:szCs w:val="22"/>
        </w:rPr>
        <w:t>Σε κάθε περιοχή θα πρέπει να υπάρχουν συγκεκριμένα δεδομένα για ανάλυση. Αναλυτικά</w:t>
      </w:r>
      <w:r w:rsidR="000C49B2">
        <w:rPr>
          <w:rFonts w:ascii="Times New Roman" w:eastAsia="Times New Roman" w:hAnsi="Times New Roman" w:cs="Times New Roman"/>
          <w:szCs w:val="22"/>
        </w:rPr>
        <w:t>,</w:t>
      </w:r>
      <w:r w:rsidRPr="00060C26">
        <w:rPr>
          <w:rFonts w:ascii="Times New Roman" w:eastAsia="Times New Roman" w:hAnsi="Times New Roman" w:cs="Times New Roman"/>
          <w:szCs w:val="22"/>
        </w:rPr>
        <w:t xml:space="preserve"> στο πεδίο της μοντελοποίησης των γνώσεων του χρήστη (</w:t>
      </w:r>
      <w:r w:rsidRPr="00060C26">
        <w:rPr>
          <w:rFonts w:ascii="Times New Roman" w:eastAsia="Times New Roman" w:hAnsi="Times New Roman" w:cs="Times New Roman"/>
          <w:szCs w:val="22"/>
          <w:lang w:val="en-US"/>
        </w:rPr>
        <w:t>user</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knowledge</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modeling</w:t>
      </w:r>
      <w:r w:rsidRPr="00060C26">
        <w:rPr>
          <w:rFonts w:ascii="Times New Roman" w:eastAsia="Times New Roman" w:hAnsi="Times New Roman" w:cs="Times New Roman"/>
          <w:szCs w:val="22"/>
        </w:rPr>
        <w:t>) εξετάζεται το τι γνωρίζει ένας χρήστης το οποίο γίνεται εμφανές μέσα από τις κινήσεις που κάνει σε ένα περιβάλλον μάθησης, δηλαδή οι απαντήσεις που δίνει, ο χρόνος που κάνει για να απαντήσει, τα λάθη που κάνει (Bienkowski et al., 2012, σελ.26).</w:t>
      </w:r>
    </w:p>
    <w:p w14:paraId="6E764223" w14:textId="77777777" w:rsidR="00C028B0" w:rsidRPr="00060C26" w:rsidRDefault="00C028B0" w:rsidP="00060C26">
      <w:pPr>
        <w:spacing w:after="240" w:line="360" w:lineRule="auto"/>
        <w:ind w:right="-7" w:firstLine="284"/>
        <w:jc w:val="both"/>
        <w:rPr>
          <w:rFonts w:ascii="Times New Roman" w:eastAsia="Times New Roman" w:hAnsi="Times New Roman" w:cs="Times New Roman"/>
          <w:szCs w:val="22"/>
        </w:rPr>
      </w:pPr>
    </w:p>
    <w:p w14:paraId="49D42343" w14:textId="465C4EC1" w:rsidR="00060C26"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Στο πεδίο της μοντελοποίησης της συμπεριφοράς του χρήστη (</w:t>
      </w:r>
      <w:r w:rsidRPr="00060C26">
        <w:rPr>
          <w:rFonts w:ascii="Times New Roman" w:eastAsia="Times New Roman" w:hAnsi="Times New Roman" w:cs="Times New Roman"/>
          <w:szCs w:val="22"/>
          <w:lang w:val="en-US"/>
        </w:rPr>
        <w:t>user</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behavior</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modeling</w:t>
      </w:r>
      <w:r w:rsidRPr="00060C26">
        <w:rPr>
          <w:rFonts w:ascii="Times New Roman" w:eastAsia="Times New Roman" w:hAnsi="Times New Roman" w:cs="Times New Roman"/>
          <w:szCs w:val="22"/>
        </w:rPr>
        <w:t>) εξετάζεται το τι μπορεί να</w:t>
      </w:r>
      <w:r w:rsidR="00131AC6">
        <w:rPr>
          <w:rFonts w:ascii="Times New Roman" w:eastAsia="Times New Roman" w:hAnsi="Times New Roman" w:cs="Times New Roman"/>
          <w:szCs w:val="22"/>
        </w:rPr>
        <w:t xml:space="preserve"> σημαίνουν οι συμπεριφορές των μαθητών</w:t>
      </w:r>
      <w:r w:rsidRPr="00060C26">
        <w:rPr>
          <w:rFonts w:ascii="Times New Roman" w:eastAsia="Times New Roman" w:hAnsi="Times New Roman" w:cs="Times New Roman"/>
          <w:szCs w:val="22"/>
        </w:rPr>
        <w:t xml:space="preserve"> σε ένα περιβάλλον μ</w:t>
      </w:r>
      <w:r w:rsidR="00131AC6">
        <w:rPr>
          <w:rFonts w:ascii="Times New Roman" w:eastAsia="Times New Roman" w:hAnsi="Times New Roman" w:cs="Times New Roman"/>
          <w:szCs w:val="22"/>
        </w:rPr>
        <w:t xml:space="preserve">άθησης κυρίως μέσα από τις κινήσεις τους </w:t>
      </w:r>
      <w:r w:rsidRPr="00060C26">
        <w:rPr>
          <w:rFonts w:ascii="Times New Roman" w:eastAsia="Times New Roman" w:hAnsi="Times New Roman" w:cs="Times New Roman"/>
          <w:szCs w:val="22"/>
        </w:rPr>
        <w:t>αλλά και μέσα από στοιχεία που μπορεί να προδίδουν αλλαγές στο περιεχόμενο σε επίπεδο τάξης ή σχολείου (Bienkowski et al., 2012, σελ.26). Το πεδίο της μοντελοποίησης της εμπειρίας του χρήστη (</w:t>
      </w:r>
      <w:r w:rsidRPr="00060C26">
        <w:rPr>
          <w:rFonts w:ascii="Times New Roman" w:eastAsia="Times New Roman" w:hAnsi="Times New Roman" w:cs="Times New Roman"/>
          <w:szCs w:val="22"/>
          <w:lang w:val="en-US"/>
        </w:rPr>
        <w:t>user</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experience</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modeling</w:t>
      </w:r>
      <w:r w:rsidRPr="00060C26">
        <w:rPr>
          <w:rFonts w:ascii="Times New Roman" w:eastAsia="Times New Roman" w:hAnsi="Times New Roman" w:cs="Times New Roman"/>
          <w:szCs w:val="22"/>
        </w:rPr>
        <w:t>) ασχολείται με το αν ένας χρήστης έμεινε ευχαριστημένος με την εμπειρία του από το σύστημα και</w:t>
      </w:r>
      <w:r w:rsidR="00131AC6">
        <w:rPr>
          <w:rFonts w:ascii="Times New Roman" w:eastAsia="Times New Roman" w:hAnsi="Times New Roman" w:cs="Times New Roman"/>
          <w:szCs w:val="22"/>
        </w:rPr>
        <w:t xml:space="preserve"> το οποίο</w:t>
      </w:r>
      <w:r w:rsidR="00FE1523">
        <w:rPr>
          <w:rFonts w:ascii="Times New Roman" w:eastAsia="Times New Roman" w:hAnsi="Times New Roman" w:cs="Times New Roman"/>
          <w:szCs w:val="22"/>
        </w:rPr>
        <w:t xml:space="preserve"> γ</w:t>
      </w:r>
      <w:r w:rsidRPr="00060C26">
        <w:rPr>
          <w:rFonts w:ascii="Times New Roman" w:eastAsia="Times New Roman" w:hAnsi="Times New Roman" w:cs="Times New Roman"/>
          <w:szCs w:val="22"/>
        </w:rPr>
        <w:t>ίνεται διακριτό μέσα από τις απαντήσεις σε έρευνες ή ερωτηματολόγια (Bienkowski et al., 2012, σελ.26).</w:t>
      </w:r>
    </w:p>
    <w:p w14:paraId="6A59A691" w14:textId="77777777" w:rsidR="00C028B0" w:rsidRPr="00060C26" w:rsidRDefault="00C028B0" w:rsidP="00060C26">
      <w:pPr>
        <w:spacing w:after="240" w:line="360" w:lineRule="auto"/>
        <w:ind w:right="-7" w:firstLine="284"/>
        <w:jc w:val="both"/>
        <w:rPr>
          <w:rFonts w:ascii="Times New Roman" w:eastAsia="Times New Roman" w:hAnsi="Times New Roman" w:cs="Times New Roman"/>
          <w:szCs w:val="22"/>
        </w:rPr>
      </w:pPr>
    </w:p>
    <w:p w14:paraId="0C57F1BB" w14:textId="77777777" w:rsidR="00060C26"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Το πεδίο που ασχολείται με το προφίλ των χρηστών (</w:t>
      </w:r>
      <w:r w:rsidRPr="00060C26">
        <w:rPr>
          <w:rFonts w:ascii="Times New Roman" w:eastAsia="Times New Roman" w:hAnsi="Times New Roman" w:cs="Times New Roman"/>
          <w:szCs w:val="22"/>
          <w:lang w:val="en-US"/>
        </w:rPr>
        <w:t>user</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profiling</w:t>
      </w:r>
      <w:r w:rsidRPr="00060C26">
        <w:rPr>
          <w:rFonts w:ascii="Times New Roman" w:eastAsia="Times New Roman" w:hAnsi="Times New Roman" w:cs="Times New Roman"/>
          <w:szCs w:val="22"/>
        </w:rPr>
        <w:t>) εστιάζει στο σε ποιες ομάδες μπορούν να ομαδοποιηθούν οι χρήστες με βάση τα χαρακτηριστικά που προκύπτουν για αυτούς μέσα από τις δράσεις τους σε ένα σύστημα μάθησης</w:t>
      </w:r>
      <w:r w:rsidR="000C49B2">
        <w:rPr>
          <w:rFonts w:ascii="Times New Roman" w:eastAsia="Times New Roman" w:hAnsi="Times New Roman" w:cs="Times New Roman"/>
          <w:szCs w:val="22"/>
        </w:rPr>
        <w:t xml:space="preserve"> </w:t>
      </w:r>
      <w:r w:rsidR="000C49B2" w:rsidRPr="00060C26">
        <w:rPr>
          <w:rFonts w:ascii="Times New Roman" w:eastAsia="Times New Roman" w:hAnsi="Times New Roman" w:cs="Times New Roman"/>
          <w:szCs w:val="22"/>
        </w:rPr>
        <w:t>(Bienkowski et al., 2012, σελ.26)</w:t>
      </w:r>
      <w:r w:rsidRPr="00060C26">
        <w:rPr>
          <w:rFonts w:ascii="Times New Roman" w:eastAsia="Times New Roman" w:hAnsi="Times New Roman" w:cs="Times New Roman"/>
          <w:szCs w:val="22"/>
        </w:rPr>
        <w:t xml:space="preserve">. Το πεδίο </w:t>
      </w:r>
      <w:r w:rsidRPr="00060C26">
        <w:rPr>
          <w:rFonts w:ascii="Times New Roman" w:eastAsia="Times New Roman" w:hAnsi="Times New Roman" w:cs="Times New Roman"/>
          <w:szCs w:val="22"/>
          <w:lang w:val="en-US"/>
        </w:rPr>
        <w:t>domain</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modeling</w:t>
      </w:r>
      <w:r w:rsidRPr="00060C26">
        <w:rPr>
          <w:rFonts w:ascii="Times New Roman" w:eastAsia="Times New Roman" w:hAnsi="Times New Roman" w:cs="Times New Roman"/>
          <w:szCs w:val="22"/>
        </w:rPr>
        <w:t xml:space="preserve"> ασχολείται με το ποιο είναι το σωστό επί</w:t>
      </w:r>
      <w:r w:rsidR="00572442">
        <w:rPr>
          <w:rFonts w:ascii="Times New Roman" w:eastAsia="Times New Roman" w:hAnsi="Times New Roman" w:cs="Times New Roman"/>
          <w:szCs w:val="22"/>
        </w:rPr>
        <w:t>πεδο στο οποίο θα πρέπει να χωρι</w:t>
      </w:r>
      <w:r w:rsidRPr="00060C26">
        <w:rPr>
          <w:rFonts w:ascii="Times New Roman" w:eastAsia="Times New Roman" w:hAnsi="Times New Roman" w:cs="Times New Roman"/>
          <w:szCs w:val="22"/>
        </w:rPr>
        <w:t>στούν τα θέματα σε μαθήματα αλλά και το πως αυτά τα μαθήματα θα πρέπει να μπουν στη σειρά</w:t>
      </w:r>
      <w:r w:rsidR="000C49B2">
        <w:rPr>
          <w:rFonts w:ascii="Times New Roman" w:eastAsia="Times New Roman" w:hAnsi="Times New Roman" w:cs="Times New Roman"/>
          <w:szCs w:val="22"/>
        </w:rPr>
        <w:t xml:space="preserve"> </w:t>
      </w:r>
      <w:r w:rsidR="000C49B2" w:rsidRPr="00060C26">
        <w:rPr>
          <w:rFonts w:ascii="Times New Roman" w:eastAsia="Times New Roman" w:hAnsi="Times New Roman" w:cs="Times New Roman"/>
          <w:szCs w:val="22"/>
        </w:rPr>
        <w:t>(Bienkowski et al., 2012, σελ.26)</w:t>
      </w:r>
      <w:r w:rsidRPr="00060C26">
        <w:rPr>
          <w:rFonts w:ascii="Times New Roman" w:eastAsia="Times New Roman" w:hAnsi="Times New Roman" w:cs="Times New Roman"/>
          <w:szCs w:val="22"/>
        </w:rPr>
        <w:t xml:space="preserve">. Το πεδίο </w:t>
      </w:r>
      <w:r w:rsidRPr="00060C26">
        <w:rPr>
          <w:rFonts w:ascii="Times New Roman" w:eastAsia="Times New Roman" w:hAnsi="Times New Roman" w:cs="Times New Roman"/>
          <w:szCs w:val="22"/>
          <w:lang w:val="en-US"/>
        </w:rPr>
        <w:t>learning</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component</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analysis</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and</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instructional</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principle</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analysis</w:t>
      </w:r>
      <w:r w:rsidRPr="00060C26">
        <w:rPr>
          <w:rFonts w:ascii="Times New Roman" w:eastAsia="Times New Roman" w:hAnsi="Times New Roman" w:cs="Times New Roman"/>
          <w:szCs w:val="22"/>
        </w:rPr>
        <w:t xml:space="preserve"> αναφέρεται στο ποια είναι τα συστατικά και οι αρχές στη μάθηση όπου δίνουν τα καλύτερα αποτελέσματα (Bienkowski et al., 2012, σελ.26).</w:t>
      </w:r>
      <w:r w:rsidR="007C0DA6">
        <w:rPr>
          <w:rFonts w:ascii="Times New Roman" w:eastAsia="Times New Roman" w:hAnsi="Times New Roman" w:cs="Times New Roman"/>
          <w:szCs w:val="22"/>
        </w:rPr>
        <w:t xml:space="preserve"> </w:t>
      </w:r>
    </w:p>
    <w:p w14:paraId="24E13960" w14:textId="77777777" w:rsidR="00C028B0" w:rsidRPr="00060C26" w:rsidRDefault="00C028B0" w:rsidP="00060C26">
      <w:pPr>
        <w:spacing w:after="240" w:line="360" w:lineRule="auto"/>
        <w:ind w:right="-7" w:firstLine="284"/>
        <w:jc w:val="both"/>
        <w:rPr>
          <w:rFonts w:ascii="Times New Roman" w:eastAsia="Times New Roman" w:hAnsi="Times New Roman" w:cs="Times New Roman"/>
          <w:szCs w:val="22"/>
        </w:rPr>
      </w:pPr>
    </w:p>
    <w:p w14:paraId="6F62D251" w14:textId="4EABC4A8" w:rsidR="00060C26"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 xml:space="preserve">Το πεδίο </w:t>
      </w:r>
      <w:r w:rsidRPr="00060C26">
        <w:rPr>
          <w:rFonts w:ascii="Times New Roman" w:eastAsia="Times New Roman" w:hAnsi="Times New Roman" w:cs="Times New Roman"/>
          <w:szCs w:val="22"/>
          <w:lang w:val="en-US"/>
        </w:rPr>
        <w:t>trend</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analysis</w:t>
      </w:r>
      <w:r w:rsidRPr="00060C26">
        <w:rPr>
          <w:rFonts w:ascii="Times New Roman" w:eastAsia="Times New Roman" w:hAnsi="Times New Roman" w:cs="Times New Roman"/>
          <w:szCs w:val="22"/>
        </w:rPr>
        <w:t xml:space="preserve"> ασχολείται με τις αλλαγές που μπορεί να έχουν γίνει στη μαθησιακή πορεία κατά καιρούς αλλά και με το πως έχουν πραγματοποιηθεί αυτές οι αλλαγές. Το τελευταίο πεδίο </w:t>
      </w:r>
      <w:r w:rsidRPr="00060C26">
        <w:rPr>
          <w:rFonts w:ascii="Times New Roman" w:eastAsia="Times New Roman" w:hAnsi="Times New Roman" w:cs="Times New Roman"/>
          <w:szCs w:val="22"/>
          <w:lang w:val="en-US"/>
        </w:rPr>
        <w:t>adaptation</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and</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personalization</w:t>
      </w:r>
      <w:r w:rsidRPr="00060C26">
        <w:rPr>
          <w:rFonts w:ascii="Times New Roman" w:eastAsia="Times New Roman" w:hAnsi="Times New Roman" w:cs="Times New Roman"/>
          <w:szCs w:val="22"/>
        </w:rPr>
        <w:t xml:space="preserve"> αφορά τις δράσεις που μπορούν να προταθούν για το χρήστη και το πως θα πρέπει να τροποποιηθεί η εμπειρία χρ</w:t>
      </w:r>
      <w:r w:rsidR="00BB5FAC">
        <w:rPr>
          <w:rFonts w:ascii="Times New Roman" w:eastAsia="Times New Roman" w:hAnsi="Times New Roman" w:cs="Times New Roman"/>
          <w:szCs w:val="22"/>
        </w:rPr>
        <w:t xml:space="preserve">ήσης για τους επόμενους χρήστες </w:t>
      </w:r>
      <w:r w:rsidR="00BB5FAC" w:rsidRPr="00060C26">
        <w:rPr>
          <w:rFonts w:ascii="Times New Roman" w:eastAsia="Times New Roman" w:hAnsi="Times New Roman" w:cs="Times New Roman"/>
          <w:szCs w:val="22"/>
        </w:rPr>
        <w:t>(Bienkowski et al., 2012, σελ.26-27)</w:t>
      </w:r>
      <w:r w:rsidR="00BB5FAC">
        <w:rPr>
          <w:rFonts w:ascii="Times New Roman" w:eastAsia="Times New Roman" w:hAnsi="Times New Roman" w:cs="Times New Roman"/>
          <w:szCs w:val="22"/>
        </w:rPr>
        <w:t xml:space="preserve">. Ωστόσο, </w:t>
      </w:r>
      <w:r w:rsidRPr="00060C26">
        <w:rPr>
          <w:rFonts w:ascii="Times New Roman" w:eastAsia="Times New Roman" w:hAnsi="Times New Roman" w:cs="Times New Roman"/>
          <w:szCs w:val="22"/>
        </w:rPr>
        <w:t>θα πρέπει να δοθεί βάση σε ιστορικά δεδομένα του χρήστη και στα ακαδημαϊκά του αποτελέσματα (Bienkowski et al., 2012, σελ.26-27).</w:t>
      </w:r>
    </w:p>
    <w:p w14:paraId="3D2B6157" w14:textId="77777777" w:rsidR="00C028B0" w:rsidRPr="00060C26" w:rsidRDefault="00C028B0" w:rsidP="00060C26">
      <w:pPr>
        <w:spacing w:after="240" w:line="360" w:lineRule="auto"/>
        <w:ind w:right="-7" w:firstLine="284"/>
        <w:jc w:val="both"/>
        <w:rPr>
          <w:rFonts w:ascii="Times New Roman" w:eastAsia="Times New Roman" w:hAnsi="Times New Roman" w:cs="Times New Roman"/>
          <w:szCs w:val="22"/>
        </w:rPr>
      </w:pPr>
    </w:p>
    <w:p w14:paraId="37E38716" w14:textId="0792EEE0" w:rsidR="00C028B0" w:rsidRDefault="00060C26" w:rsidP="00B82024">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 xml:space="preserve">Τέλος, υπάρχουν προκλήσεις με τις οποίες έρχονται αντιμέτωποι οι επιστήμονες των δύο </w:t>
      </w:r>
      <w:r w:rsidRPr="00060C26">
        <w:rPr>
          <w:rFonts w:ascii="Times New Roman" w:eastAsia="Times New Roman" w:hAnsi="Times New Roman" w:cs="Times New Roman"/>
          <w:szCs w:val="22"/>
        </w:rPr>
        <w:lastRenderedPageBreak/>
        <w:t>πεδίων. Υπάρχουν τα τεχνικά προβλήματα που εμφανίζονται λόγω του μεγάλου όγκου των δεδομένων που προκύπτουν μέσα από ένα μαθησιακό περιβάλλον και τα οποία πρέπει να αναλυθούν από κατάλληλα συστήματα (Bienkowski et al., 2012). Επίσης, υπάρχει περιορισμός και στο ανθρώπινο π</w:t>
      </w:r>
      <w:r w:rsidR="00F66DD3">
        <w:rPr>
          <w:rFonts w:ascii="Times New Roman" w:eastAsia="Times New Roman" w:hAnsi="Times New Roman" w:cs="Times New Roman"/>
          <w:szCs w:val="22"/>
        </w:rPr>
        <w:t>ροσωπικό όπου απαιτείται για τη</w:t>
      </w:r>
      <w:r w:rsidRPr="00060C26">
        <w:rPr>
          <w:rFonts w:ascii="Times New Roman" w:eastAsia="Times New Roman" w:hAnsi="Times New Roman" w:cs="Times New Roman"/>
          <w:szCs w:val="22"/>
        </w:rPr>
        <w:t xml:space="preserve"> διαχείριση των δεδομ</w:t>
      </w:r>
      <w:r w:rsidR="00B82024">
        <w:rPr>
          <w:rFonts w:ascii="Times New Roman" w:eastAsia="Times New Roman" w:hAnsi="Times New Roman" w:cs="Times New Roman"/>
          <w:szCs w:val="22"/>
        </w:rPr>
        <w:t xml:space="preserve">ένων (Bienkowski et al., 2012). </w:t>
      </w:r>
      <w:r w:rsidRPr="00060C26">
        <w:rPr>
          <w:rFonts w:ascii="Times New Roman" w:eastAsia="Times New Roman" w:hAnsi="Times New Roman" w:cs="Times New Roman"/>
          <w:szCs w:val="22"/>
        </w:rPr>
        <w:t>Μια τελευταία πρόκληση που εμφανίζεται είναι ότι υπάρχουν ηθικά ζητήματα με τα δεδομένα των μαθητών που χρησιμοποιούνται από τα πεδία καθώς αποτελούν ευαίσθητα προσωπικά δεδομένα (Bienkowski et al., 2012). Ωστόσο, θα πρέπει να βρεθούν λύσεις για να μην προκληθεί  πρόβλημα στο έργο στο οποίο</w:t>
      </w:r>
      <w:r w:rsidR="002F085C">
        <w:rPr>
          <w:rFonts w:ascii="Times New Roman" w:eastAsia="Times New Roman" w:hAnsi="Times New Roman" w:cs="Times New Roman"/>
          <w:szCs w:val="22"/>
        </w:rPr>
        <w:t xml:space="preserve"> είναι αφοσιωμένα τα δύο πεδία, το οποίο επιφέρει</w:t>
      </w:r>
      <w:r w:rsidR="00B82024">
        <w:rPr>
          <w:rFonts w:ascii="Times New Roman" w:eastAsia="Times New Roman" w:hAnsi="Times New Roman" w:cs="Times New Roman"/>
          <w:szCs w:val="22"/>
        </w:rPr>
        <w:t xml:space="preserve"> σημαντικά </w:t>
      </w:r>
      <w:r w:rsidRPr="00060C26">
        <w:rPr>
          <w:rFonts w:ascii="Times New Roman" w:eastAsia="Times New Roman" w:hAnsi="Times New Roman" w:cs="Times New Roman"/>
          <w:szCs w:val="22"/>
        </w:rPr>
        <w:t>αποτελέσματα στον τομέα της εκπαίδευσης.</w:t>
      </w:r>
    </w:p>
    <w:p w14:paraId="2EC23062" w14:textId="77777777" w:rsidR="00060C26" w:rsidRPr="00060C26"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 xml:space="preserve"> </w:t>
      </w:r>
    </w:p>
    <w:p w14:paraId="6180ED47" w14:textId="2A1BB3DB" w:rsidR="005B07CE" w:rsidRPr="005E6009" w:rsidRDefault="00060C26" w:rsidP="005E6009">
      <w:pPr>
        <w:pStyle w:val="Heading2"/>
        <w:rPr>
          <w:rFonts w:asciiTheme="majorHAnsi" w:hAnsiTheme="majorHAnsi"/>
          <w:b/>
          <w:sz w:val="28"/>
          <w:szCs w:val="28"/>
        </w:rPr>
      </w:pPr>
      <w:bookmarkStart w:id="21" w:name="_Toc421737976"/>
      <w:r w:rsidRPr="005E6009">
        <w:rPr>
          <w:rFonts w:asciiTheme="majorHAnsi" w:hAnsiTheme="majorHAnsi"/>
          <w:b/>
          <w:sz w:val="28"/>
          <w:szCs w:val="28"/>
        </w:rPr>
        <w:t>2.3 Κατηγορίες Τεχνικών &amp; Μεθόδων</w:t>
      </w:r>
      <w:bookmarkEnd w:id="21"/>
    </w:p>
    <w:p w14:paraId="03CFA417" w14:textId="77777777" w:rsidR="005B07CE" w:rsidRPr="00C028B0" w:rsidRDefault="005B07CE" w:rsidP="005B07CE">
      <w:pPr>
        <w:spacing w:after="240" w:line="360" w:lineRule="auto"/>
        <w:ind w:right="-7"/>
        <w:jc w:val="both"/>
        <w:rPr>
          <w:rFonts w:ascii="Times New Roman" w:hAnsi="Times New Roman" w:cs="Times New Roman"/>
          <w:sz w:val="26"/>
          <w:szCs w:val="26"/>
        </w:rPr>
      </w:pPr>
    </w:p>
    <w:p w14:paraId="1DE3B69F" w14:textId="52263B44" w:rsidR="00060C26" w:rsidRDefault="00060C26" w:rsidP="001D1968">
      <w:pPr>
        <w:spacing w:line="360" w:lineRule="auto"/>
        <w:ind w:right="-7"/>
        <w:jc w:val="both"/>
        <w:rPr>
          <w:rFonts w:ascii="Times New Roman" w:eastAsia="Times New Roman" w:hAnsi="Times New Roman" w:cs="Times New Roman"/>
          <w:szCs w:val="22"/>
        </w:rPr>
      </w:pPr>
      <w:r w:rsidRPr="00060C26">
        <w:rPr>
          <w:rFonts w:ascii="Times New Roman" w:eastAsia="Times New Roman" w:hAnsi="Times New Roman" w:cs="Times New Roman"/>
          <w:szCs w:val="22"/>
        </w:rPr>
        <w:t>Η συγκεκριμένη ενότητα, αναφέρεται σε τεχνικές και μεθόδους που υπάρχουν και μπορούν να εφαρμοστούν στο κλάδο του Learning Analytics.</w:t>
      </w:r>
      <w:r w:rsidR="0035571F">
        <w:rPr>
          <w:rFonts w:ascii="Times New Roman" w:eastAsia="Times New Roman" w:hAnsi="Times New Roman" w:cs="Times New Roman"/>
          <w:szCs w:val="22"/>
        </w:rPr>
        <w:t xml:space="preserve"> Συχνά, οι διαφορές με το συγγενές πεδίο του </w:t>
      </w:r>
      <w:r w:rsidRPr="00060C26">
        <w:rPr>
          <w:rFonts w:ascii="Times New Roman" w:eastAsia="Times New Roman" w:hAnsi="Times New Roman" w:cs="Times New Roman"/>
          <w:szCs w:val="22"/>
        </w:rPr>
        <w:t xml:space="preserve"> </w:t>
      </w:r>
      <w:r w:rsidR="0035571F" w:rsidRPr="00060C26">
        <w:rPr>
          <w:rFonts w:ascii="Times New Roman" w:eastAsia="Times New Roman" w:hAnsi="Times New Roman" w:cs="Times New Roman"/>
          <w:szCs w:val="22"/>
        </w:rPr>
        <w:t xml:space="preserve">Educational Data Mining </w:t>
      </w:r>
      <w:r w:rsidR="0035571F">
        <w:rPr>
          <w:rFonts w:ascii="Times New Roman" w:eastAsia="Times New Roman" w:hAnsi="Times New Roman" w:cs="Times New Roman"/>
          <w:szCs w:val="22"/>
        </w:rPr>
        <w:t>είναι ισχνές και επομένως δυσδιάκριτες. Για παράδειγμα, κά</w:t>
      </w:r>
      <w:r w:rsidRPr="00060C26">
        <w:rPr>
          <w:rFonts w:ascii="Times New Roman" w:eastAsia="Times New Roman" w:hAnsi="Times New Roman" w:cs="Times New Roman"/>
          <w:szCs w:val="22"/>
        </w:rPr>
        <w:t xml:space="preserve">ποιες τεχνικές </w:t>
      </w:r>
      <w:r w:rsidR="0035571F">
        <w:rPr>
          <w:rFonts w:ascii="Times New Roman" w:eastAsia="Times New Roman" w:hAnsi="Times New Roman" w:cs="Times New Roman"/>
          <w:szCs w:val="22"/>
        </w:rPr>
        <w:t>έχουν δημιουργηθεί</w:t>
      </w:r>
      <w:r w:rsidRPr="00060C26">
        <w:rPr>
          <w:rFonts w:ascii="Times New Roman" w:eastAsia="Times New Roman" w:hAnsi="Times New Roman" w:cs="Times New Roman"/>
          <w:szCs w:val="22"/>
        </w:rPr>
        <w:t xml:space="preserve"> </w:t>
      </w:r>
      <w:r w:rsidR="0035571F">
        <w:rPr>
          <w:rFonts w:ascii="Times New Roman" w:eastAsia="Times New Roman" w:hAnsi="Times New Roman" w:cs="Times New Roman"/>
          <w:szCs w:val="22"/>
        </w:rPr>
        <w:t>σ</w:t>
      </w:r>
      <w:r w:rsidRPr="00060C26">
        <w:rPr>
          <w:rFonts w:ascii="Times New Roman" w:eastAsia="Times New Roman" w:hAnsi="Times New Roman" w:cs="Times New Roman"/>
          <w:szCs w:val="22"/>
        </w:rPr>
        <w:t xml:space="preserve">το </w:t>
      </w:r>
      <w:r w:rsidR="0035571F">
        <w:rPr>
          <w:rFonts w:ascii="Times New Roman" w:eastAsia="Times New Roman" w:hAnsi="Times New Roman" w:cs="Times New Roman"/>
          <w:szCs w:val="22"/>
        </w:rPr>
        <w:t>πεδίο του</w:t>
      </w:r>
      <w:r w:rsidRPr="00060C26">
        <w:rPr>
          <w:rFonts w:ascii="Times New Roman" w:eastAsia="Times New Roman" w:hAnsi="Times New Roman" w:cs="Times New Roman"/>
          <w:szCs w:val="22"/>
        </w:rPr>
        <w:t xml:space="preserve"> Educational Data Mining, όπως συζητείται παρακάτω.</w:t>
      </w:r>
    </w:p>
    <w:p w14:paraId="43E1B353" w14:textId="77777777" w:rsidR="00C028B0" w:rsidRPr="00060C26" w:rsidRDefault="00C028B0" w:rsidP="00C028B0">
      <w:pPr>
        <w:spacing w:line="360" w:lineRule="auto"/>
        <w:ind w:right="-7" w:firstLine="284"/>
        <w:jc w:val="both"/>
        <w:rPr>
          <w:rFonts w:ascii="Times New Roman" w:eastAsia="Times New Roman" w:hAnsi="Times New Roman" w:cs="Times New Roman"/>
          <w:szCs w:val="22"/>
        </w:rPr>
      </w:pPr>
    </w:p>
    <w:p w14:paraId="44A94E85" w14:textId="66BCABD3" w:rsidR="00060C26"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Σύμφωνα με τους Bienkowski et al. (2012) υπάρχουν οι εξής μέθοδοι και τεχνικές: πρόβλεψη (prediction), ομαδοποίηση (clustering), εύρεση σχέσεων (relationship mining), περιγρα</w:t>
      </w:r>
      <w:r w:rsidR="00F66DD3">
        <w:rPr>
          <w:rFonts w:ascii="Times New Roman" w:eastAsia="Times New Roman" w:hAnsi="Times New Roman" w:cs="Times New Roman"/>
          <w:szCs w:val="22"/>
        </w:rPr>
        <w:t>φή δεδομένων για τη</w:t>
      </w:r>
      <w:r w:rsidRPr="00060C26">
        <w:rPr>
          <w:rFonts w:ascii="Times New Roman" w:eastAsia="Times New Roman" w:hAnsi="Times New Roman" w:cs="Times New Roman"/>
          <w:szCs w:val="22"/>
        </w:rPr>
        <w:t xml:space="preserve"> διευκόλυνση της ανθρώπινης κρίσης (distillation for human judgment), ανακάλυψη με μοντέλα (discovery with models), ανάλυση κοινωνικού δικτύου (social network analysis) και επεξεργασία δεδομένων όπου βοηθούν στο συμπέρασμα </w:t>
      </w:r>
      <w:r w:rsidR="0035571F">
        <w:rPr>
          <w:rFonts w:ascii="Times New Roman" w:eastAsia="Times New Roman" w:hAnsi="Times New Roman" w:cs="Times New Roman"/>
          <w:szCs w:val="22"/>
        </w:rPr>
        <w:t>σχετικά με το τι έχει εμπλακεί ένας χρήστης</w:t>
      </w:r>
      <w:r w:rsidRPr="00060C26">
        <w:rPr>
          <w:rFonts w:ascii="Times New Roman" w:eastAsia="Times New Roman" w:hAnsi="Times New Roman" w:cs="Times New Roman"/>
          <w:szCs w:val="22"/>
        </w:rPr>
        <w:t>. Οι πρώτες πέντε τεχνικές είναι δανεικές από το κλάδο του Educational Data Mining.</w:t>
      </w:r>
    </w:p>
    <w:p w14:paraId="2E361637" w14:textId="77777777" w:rsidR="00C028B0" w:rsidRPr="00060C26" w:rsidRDefault="00C028B0" w:rsidP="00060C26">
      <w:pPr>
        <w:spacing w:after="240" w:line="360" w:lineRule="auto"/>
        <w:ind w:right="-7" w:firstLine="284"/>
        <w:jc w:val="both"/>
        <w:rPr>
          <w:rFonts w:ascii="Times New Roman" w:eastAsia="Times New Roman" w:hAnsi="Times New Roman" w:cs="Times New Roman"/>
          <w:szCs w:val="22"/>
        </w:rPr>
      </w:pPr>
    </w:p>
    <w:p w14:paraId="6BFF03E9" w14:textId="414E6F86" w:rsidR="00060C26"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Συγκεκριμένα, η τεχνική prediction στηρίζεται στην ανάπτυξη μοντέλων, τα οποία μοντέλα χρησιμοποιούνται για να γίνει κατανοητό ποιες από τις συμπεριφορές που αναπτύσσονται σε ένα διαδικτυακό μαθησιακό περιβάλλον, όπως για παράδειγμα τη συμμετοχή στα φόρουμ συζητήσεων, μπορούν να προβλέψουν ποιοι μαθητές μπορεί να περάσουν ή όχι ένα μάθημα (Bienkowski et al., 2012, σελ. 10). Κάνοντας χρήση της συγκεκριμένης τεχνικής εξετάζεται η συμπεριφορά που αναπτύσσουν οι μαθητές σε ένα διαδικτυακό περιβάλλον και στη συνέχεια καταλήγουν σε συμπεράσματα για το πο</w:t>
      </w:r>
      <w:r w:rsidR="000F12DA">
        <w:rPr>
          <w:rFonts w:ascii="Times New Roman" w:eastAsia="Times New Roman" w:hAnsi="Times New Roman" w:cs="Times New Roman"/>
          <w:szCs w:val="22"/>
        </w:rPr>
        <w:t xml:space="preserve">ιες από αυτές τις συμπεριφορές </w:t>
      </w:r>
      <w:r w:rsidRPr="00060C26">
        <w:rPr>
          <w:rFonts w:ascii="Times New Roman" w:eastAsia="Times New Roman" w:hAnsi="Times New Roman" w:cs="Times New Roman"/>
          <w:szCs w:val="22"/>
        </w:rPr>
        <w:t xml:space="preserve">θα οδηγήσουν ένα </w:t>
      </w:r>
      <w:r w:rsidRPr="00060C26">
        <w:rPr>
          <w:rFonts w:ascii="Times New Roman" w:eastAsia="Times New Roman" w:hAnsi="Times New Roman" w:cs="Times New Roman"/>
          <w:szCs w:val="22"/>
        </w:rPr>
        <w:lastRenderedPageBreak/>
        <w:t>μαθητή στο να πετύχει ή να αποτύχει στη τελική εξέταση του μαθήματος. Έτσι, δημιουργούνται μοντέλα τα οποία μπορούν να εφαρμοστούν σε άλλα μαθήματα και να βοηθήσουν τους μαθητές να έχουν καλύτερη απόδοση.</w:t>
      </w:r>
    </w:p>
    <w:p w14:paraId="3145E9DF" w14:textId="77777777" w:rsidR="00C028B0" w:rsidRPr="00060C26" w:rsidRDefault="00C028B0" w:rsidP="00060C26">
      <w:pPr>
        <w:spacing w:after="240" w:line="360" w:lineRule="auto"/>
        <w:ind w:right="-7" w:firstLine="284"/>
        <w:jc w:val="both"/>
        <w:rPr>
          <w:rFonts w:ascii="Times New Roman" w:eastAsia="Times New Roman" w:hAnsi="Times New Roman" w:cs="Times New Roman"/>
          <w:szCs w:val="22"/>
        </w:rPr>
      </w:pPr>
    </w:p>
    <w:p w14:paraId="6229DCF6" w14:textId="21651A49" w:rsidR="00060C26"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 xml:space="preserve">Η τεχνική clustering βοηθά στο να χωριστούν τα δεδομένα σε κατηγορίες με βάση κάποιο χαρακτηριστικό. Για παράδειγμα, μπορούν να χωριστούν οι μαθητές σε ομάδες ανάλογα με τις μαθησιακές τους δυσκολίες και τον τρόπο αλληλεπίδρασης τους, όπως </w:t>
      </w:r>
      <w:r w:rsidR="00C547CB">
        <w:rPr>
          <w:rFonts w:ascii="Times New Roman" w:eastAsia="Times New Roman" w:hAnsi="Times New Roman" w:cs="Times New Roman"/>
          <w:szCs w:val="22"/>
        </w:rPr>
        <w:t xml:space="preserve">επίσης για </w:t>
      </w:r>
      <w:r w:rsidRPr="00060C26">
        <w:rPr>
          <w:rFonts w:ascii="Times New Roman" w:eastAsia="Times New Roman" w:hAnsi="Times New Roman" w:cs="Times New Roman"/>
          <w:szCs w:val="22"/>
        </w:rPr>
        <w:t xml:space="preserve">το πως και το πόσο πολύ χρησιμοποιούν εργαλεία μέσα σε ένα σύστημα LMS (Amershi &amp; Conati, 2009, όπ. αναφ. στο Bienkowski et al., 2012, σελ. 10). Με αυτό τον τρόπο, ένας εκπαιδευτικός θα μπορέσει να δώσει συμβουλές αλλά και </w:t>
      </w:r>
      <w:r w:rsidR="00B33189">
        <w:rPr>
          <w:rFonts w:ascii="Times New Roman" w:eastAsia="Times New Roman" w:hAnsi="Times New Roman" w:cs="Times New Roman"/>
          <w:szCs w:val="22"/>
        </w:rPr>
        <w:t>να</w:t>
      </w:r>
      <w:r w:rsidR="00BD6B6A">
        <w:rPr>
          <w:rFonts w:ascii="Times New Roman" w:eastAsia="Times New Roman" w:hAnsi="Times New Roman" w:cs="Times New Roman"/>
          <w:szCs w:val="22"/>
        </w:rPr>
        <w:t xml:space="preserve"> προτείνει τα κατάλληλα </w:t>
      </w:r>
      <w:r w:rsidRPr="00060C26">
        <w:rPr>
          <w:rFonts w:ascii="Times New Roman" w:eastAsia="Times New Roman" w:hAnsi="Times New Roman" w:cs="Times New Roman"/>
          <w:szCs w:val="22"/>
        </w:rPr>
        <w:t xml:space="preserve">εργαλεία σε παρόμοιους χρήστες. </w:t>
      </w:r>
    </w:p>
    <w:p w14:paraId="7B0EB81C" w14:textId="77777777" w:rsidR="00C028B0" w:rsidRPr="00060C26" w:rsidRDefault="00C028B0" w:rsidP="00060C26">
      <w:pPr>
        <w:spacing w:after="240" w:line="360" w:lineRule="auto"/>
        <w:ind w:right="-7" w:firstLine="284"/>
        <w:jc w:val="both"/>
        <w:rPr>
          <w:rFonts w:ascii="Times New Roman" w:eastAsia="Times New Roman" w:hAnsi="Times New Roman" w:cs="Times New Roman"/>
          <w:szCs w:val="22"/>
        </w:rPr>
      </w:pPr>
    </w:p>
    <w:p w14:paraId="7EB9F5D7" w14:textId="77777777" w:rsidR="00060C26"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 xml:space="preserve">Η τεχνική clustering μπορεί να χρησιμοποιηθεί σε οποιαδήποτε τομέα όπου περιλαμβάνει την τεχνική classification (κατηγοριοποίηση), ακόμα και να καθορίσει πόση από την έκθεση συνεργασίας των χρηστών είναι βασισμένη στο να κάνουν σχόλια στα φόρουμ συζήτησης (Anaya &amp; Boticario, 2009, όπ. αναφ. στο Bienkowski et al., 2012, σελ. 11). Γενικότερα, η συγκεκριμένη τεχνική βοηθά στη καλύτερη κατανόηση των αναγκών των μαθητών- χρηστών και αντίστοιχα ο εκπαιδευτικός να αντεπεξέλθει κατάλληλα στις δυσκολίες που μπορεί να παρουσιάζουν.   </w:t>
      </w:r>
    </w:p>
    <w:p w14:paraId="3F193A0F" w14:textId="77777777" w:rsidR="00C028B0" w:rsidRPr="00060C26" w:rsidRDefault="00C028B0" w:rsidP="00060C26">
      <w:pPr>
        <w:spacing w:after="240" w:line="360" w:lineRule="auto"/>
        <w:ind w:right="-7" w:firstLine="284"/>
        <w:jc w:val="both"/>
        <w:rPr>
          <w:rFonts w:ascii="Times New Roman" w:eastAsia="Times New Roman" w:hAnsi="Times New Roman" w:cs="Times New Roman"/>
          <w:szCs w:val="22"/>
        </w:rPr>
      </w:pPr>
    </w:p>
    <w:p w14:paraId="45D51C27" w14:textId="6EA9F45D" w:rsidR="00060C26"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Η τεχνική relationship mining περιλαμβάνει την ανακάλυψη σχέσεων μεταξύ μεταβλητών μέσα σε μια βάση δε</w:t>
      </w:r>
      <w:r w:rsidR="00477435">
        <w:rPr>
          <w:rFonts w:ascii="Times New Roman" w:eastAsia="Times New Roman" w:hAnsi="Times New Roman" w:cs="Times New Roman"/>
          <w:szCs w:val="22"/>
        </w:rPr>
        <w:t xml:space="preserve">δομένων και τις κωδικοποιεί ως </w:t>
      </w:r>
      <w:r w:rsidRPr="00060C26">
        <w:rPr>
          <w:rFonts w:ascii="Times New Roman" w:eastAsia="Times New Roman" w:hAnsi="Times New Roman" w:cs="Times New Roman"/>
          <w:szCs w:val="22"/>
        </w:rPr>
        <w:t>κανόνες για μετέπειτα χρήση (Bienkowski et al., 2012, σελ. 11). Για παράδειγμα, η συγκεκριμένη τεχνική μπορεί να αναγνωρίσει τις σχέσεις μ</w:t>
      </w:r>
      <w:r w:rsidR="00F66DD3">
        <w:rPr>
          <w:rFonts w:ascii="Times New Roman" w:eastAsia="Times New Roman" w:hAnsi="Times New Roman" w:cs="Times New Roman"/>
          <w:szCs w:val="22"/>
        </w:rPr>
        <w:t>εταξύ προϊόντων αγορασμένων στη</w:t>
      </w:r>
      <w:r w:rsidRPr="00060C26">
        <w:rPr>
          <w:rFonts w:ascii="Times New Roman" w:eastAsia="Times New Roman" w:hAnsi="Times New Roman" w:cs="Times New Roman"/>
          <w:szCs w:val="22"/>
        </w:rPr>
        <w:t xml:space="preserve"> διαδικτυακή αγορά (Romero &amp; Ventura, 2010, όπ. αναφ. στο Bienkowski et al., 2012, σελ. 11). </w:t>
      </w:r>
      <w:r w:rsidR="00C86BD7">
        <w:rPr>
          <w:rFonts w:ascii="Times New Roman" w:eastAsia="Times New Roman" w:hAnsi="Times New Roman" w:cs="Times New Roman"/>
          <w:szCs w:val="22"/>
        </w:rPr>
        <w:t>Συγκεκριμένα</w:t>
      </w:r>
      <w:r w:rsidR="00C86BD7" w:rsidRPr="00C86BD7">
        <w:rPr>
          <w:rFonts w:ascii="Times New Roman" w:eastAsia="Times New Roman" w:hAnsi="Times New Roman" w:cs="Times New Roman"/>
          <w:szCs w:val="22"/>
        </w:rPr>
        <w:t xml:space="preserve">, </w:t>
      </w:r>
      <w:r w:rsidR="00C86BD7">
        <w:rPr>
          <w:rFonts w:ascii="Times New Roman" w:eastAsia="Times New Roman" w:hAnsi="Times New Roman" w:cs="Times New Roman"/>
          <w:szCs w:val="22"/>
        </w:rPr>
        <w:t>στη συγκεκριμένη τεχνική υ</w:t>
      </w:r>
      <w:r w:rsidRPr="00060C26">
        <w:rPr>
          <w:rFonts w:ascii="Times New Roman" w:eastAsia="Times New Roman" w:hAnsi="Times New Roman" w:cs="Times New Roman"/>
          <w:szCs w:val="22"/>
        </w:rPr>
        <w:t>πάρχουν</w:t>
      </w:r>
      <w:r w:rsidRPr="00C86BD7">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rPr>
        <w:t>δύο</w:t>
      </w:r>
      <w:r w:rsidRPr="00C86BD7">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rPr>
        <w:t>υποκατηγορίες</w:t>
      </w:r>
      <w:r w:rsidRPr="00C86BD7">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association</w:t>
      </w:r>
      <w:r w:rsidRPr="00C86BD7">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rule</w:t>
      </w:r>
      <w:r w:rsidRPr="00C86BD7">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mining</w:t>
      </w:r>
      <w:r w:rsidRPr="00C86BD7">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rPr>
        <w:t>και</w:t>
      </w:r>
      <w:r w:rsidRPr="00C86BD7">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sequential</w:t>
      </w:r>
      <w:r w:rsidRPr="00C86BD7">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pattern</w:t>
      </w:r>
      <w:r w:rsidRPr="00C86BD7">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mining</w:t>
      </w:r>
      <w:r w:rsidRPr="00C86BD7">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rPr>
        <w:t>Το association rule mining μπορεί να χρησιμοποιηθεί για τη σύνδεση της δραστηριότητας των μαθητών, σε ένα σύστημα LMS ή σε φόρουμ συζητήσεων</w:t>
      </w:r>
      <w:r w:rsidR="00C86BD7">
        <w:rPr>
          <w:rFonts w:ascii="Times New Roman" w:eastAsia="Times New Roman" w:hAnsi="Times New Roman" w:cs="Times New Roman"/>
          <w:szCs w:val="22"/>
        </w:rPr>
        <w:t xml:space="preserve">, με τους βαθμούς τους ή για </w:t>
      </w:r>
      <w:r w:rsidR="00F66DD3">
        <w:rPr>
          <w:rFonts w:ascii="Times New Roman" w:eastAsia="Times New Roman" w:hAnsi="Times New Roman" w:cs="Times New Roman"/>
          <w:szCs w:val="22"/>
        </w:rPr>
        <w:t>τη</w:t>
      </w:r>
      <w:r w:rsidRPr="00060C26">
        <w:rPr>
          <w:rFonts w:ascii="Times New Roman" w:eastAsia="Times New Roman" w:hAnsi="Times New Roman" w:cs="Times New Roman"/>
          <w:szCs w:val="22"/>
        </w:rPr>
        <w:t xml:space="preserve"> διερεύνηση ερωτημάτων, όπως γιατί η χρήση των τεστ για εξάσκηση από τους μαθητές μειώνεται κατά τη διάρκεια ενός ακαδημαϊκού εξαμήνου σπουδών (Bienkowski et al., 2012, σελ. 11). </w:t>
      </w:r>
    </w:p>
    <w:p w14:paraId="1BA5E1AE" w14:textId="77777777" w:rsidR="00C028B0" w:rsidRPr="00060C26" w:rsidRDefault="00C028B0" w:rsidP="00060C26">
      <w:pPr>
        <w:spacing w:after="240" w:line="360" w:lineRule="auto"/>
        <w:ind w:right="-7" w:firstLine="284"/>
        <w:jc w:val="both"/>
        <w:rPr>
          <w:rFonts w:ascii="Times New Roman" w:eastAsia="Times New Roman" w:hAnsi="Times New Roman" w:cs="Times New Roman"/>
          <w:szCs w:val="22"/>
        </w:rPr>
      </w:pPr>
    </w:p>
    <w:p w14:paraId="45CF9E10" w14:textId="4806564B" w:rsidR="00060C26"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 xml:space="preserve">Το sequential pattern mining δημιουργεί κανόνες όπου καταγράφουν τη σύνδεση που υπάρχει μεταξύ περιπτώσεων γεγονότων όπου έχουν μια ακολουθία (Bienkowski et al., 2012, σελ. 11). Για παράδειγμα, τα λάθη που κάνουν οι μαθητές συνδέονται με την αναζήτηση βοήθειας από αυτούς (Bienkowski et al., 2012, σελ. 11). Η κεντρικότερη εκπαιδευτική χρήση- κλειδί της </w:t>
      </w:r>
      <w:r w:rsidRPr="00060C26">
        <w:rPr>
          <w:rFonts w:ascii="Times New Roman" w:eastAsia="Times New Roman" w:hAnsi="Times New Roman" w:cs="Times New Roman"/>
          <w:szCs w:val="22"/>
        </w:rPr>
        <w:lastRenderedPageBreak/>
        <w:t xml:space="preserve">τεχνικής relationship mining είναι η ανακάλυψη συσχετίσεων μεταξύ της απόδοσης των μαθητών και της λίστας των μαθημάτων </w:t>
      </w:r>
      <w:r w:rsidR="006D6A6F">
        <w:rPr>
          <w:rFonts w:ascii="Times New Roman" w:eastAsia="Times New Roman" w:hAnsi="Times New Roman" w:cs="Times New Roman"/>
          <w:szCs w:val="22"/>
        </w:rPr>
        <w:t xml:space="preserve">αλλά </w:t>
      </w:r>
      <w:r w:rsidRPr="00060C26">
        <w:rPr>
          <w:rFonts w:ascii="Times New Roman" w:eastAsia="Times New Roman" w:hAnsi="Times New Roman" w:cs="Times New Roman"/>
          <w:szCs w:val="22"/>
        </w:rPr>
        <w:t>και η ανακάλυψη παιδαγωγικών στρατηγικών που οδηγούν σε πιο αποτελεσματική ή πλούσια μάθηση (Bienkowski et al., 2012, σελ. 11).</w:t>
      </w:r>
    </w:p>
    <w:p w14:paraId="48EF9B16" w14:textId="77777777" w:rsidR="00C028B0" w:rsidRPr="00060C26" w:rsidRDefault="00C028B0" w:rsidP="00060C26">
      <w:pPr>
        <w:spacing w:after="240" w:line="360" w:lineRule="auto"/>
        <w:ind w:right="-7" w:firstLine="284"/>
        <w:jc w:val="both"/>
        <w:rPr>
          <w:rFonts w:ascii="Times New Roman" w:eastAsia="Times New Roman" w:hAnsi="Times New Roman" w:cs="Times New Roman"/>
          <w:szCs w:val="22"/>
        </w:rPr>
      </w:pPr>
    </w:p>
    <w:p w14:paraId="2B1D7B94" w14:textId="77777777" w:rsidR="00C028B0"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Η τεχνική distillation for human judgement περιλαμβάνει περιγραφή δεδομένων με τέτοιο τρόπο ώστε να βοηθά τον άνθρωπο να αναγνωρίζει ή να κατηγοριοποιεί γρήγορα στοιχεία των δεδομένων του (Bienkowski et al., 2012, σελ. 11). Πρόκειται για περιοχή όπου βελτιώνει μοντέλα μάθησης μέσω μηχανών καθώς οι άνθρωποι μπορούν να αναγνωρίσουν πρότυπα ή χαρακτηριστικά των κινήσεων των μαθητών στη μάθηση, τη συμπεριφορά των μαθητών ή δεδομένα που εμπλέκουν συνεργασία μεταξύ τους (Bienkowski et al., 2012, σελ. 11).</w:t>
      </w:r>
    </w:p>
    <w:p w14:paraId="251A956A" w14:textId="77777777" w:rsidR="00060C26" w:rsidRPr="00060C26"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 xml:space="preserve">  </w:t>
      </w:r>
    </w:p>
    <w:p w14:paraId="07E2C347" w14:textId="41A256D1" w:rsidR="00060C26"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Η τεχνική discovery with models εμπλέκει τη χρήση του ισχύοντος μοντέλου ενός φαινομένου ως κομμάτι σε μια περαιτέρω ανάλυση (Bienkowski et al., 2012, σελ. 11). Η συγκεκριμένη τεχνική υποστηρίζει την ανακάλυψη σχέσεων μεταξύ των συμπεριφορών</w:t>
      </w:r>
      <w:r w:rsidR="00E779BC">
        <w:rPr>
          <w:rFonts w:ascii="Times New Roman" w:eastAsia="Times New Roman" w:hAnsi="Times New Roman" w:cs="Times New Roman"/>
          <w:szCs w:val="22"/>
        </w:rPr>
        <w:t xml:space="preserve"> και</w:t>
      </w:r>
      <w:r w:rsidRPr="00060C26">
        <w:rPr>
          <w:rFonts w:ascii="Times New Roman" w:eastAsia="Times New Roman" w:hAnsi="Times New Roman" w:cs="Times New Roman"/>
          <w:szCs w:val="22"/>
        </w:rPr>
        <w:t xml:space="preserve"> των</w:t>
      </w:r>
      <w:r w:rsidR="00E779BC">
        <w:rPr>
          <w:rFonts w:ascii="Times New Roman" w:eastAsia="Times New Roman" w:hAnsi="Times New Roman" w:cs="Times New Roman"/>
          <w:szCs w:val="22"/>
        </w:rPr>
        <w:t xml:space="preserve"> </w:t>
      </w:r>
      <w:r w:rsidR="00E779BC" w:rsidRPr="00060C26">
        <w:rPr>
          <w:rFonts w:ascii="Times New Roman" w:eastAsia="Times New Roman" w:hAnsi="Times New Roman" w:cs="Times New Roman"/>
          <w:szCs w:val="22"/>
        </w:rPr>
        <w:t>χαρακτηριστικών</w:t>
      </w:r>
      <w:r w:rsidR="00E779BC">
        <w:rPr>
          <w:rFonts w:ascii="Times New Roman" w:eastAsia="Times New Roman" w:hAnsi="Times New Roman" w:cs="Times New Roman"/>
          <w:szCs w:val="22"/>
        </w:rPr>
        <w:t xml:space="preserve"> </w:t>
      </w:r>
      <w:r w:rsidR="00D074CA">
        <w:rPr>
          <w:rFonts w:ascii="Times New Roman" w:eastAsia="Times New Roman" w:hAnsi="Times New Roman" w:cs="Times New Roman"/>
          <w:szCs w:val="22"/>
        </w:rPr>
        <w:t>των μαθητών ή μεταβλητών</w:t>
      </w:r>
      <w:r w:rsidRPr="00060C26">
        <w:rPr>
          <w:rFonts w:ascii="Times New Roman" w:eastAsia="Times New Roman" w:hAnsi="Times New Roman" w:cs="Times New Roman"/>
          <w:szCs w:val="22"/>
        </w:rPr>
        <w:t xml:space="preserve"> π</w:t>
      </w:r>
      <w:r w:rsidR="00D074CA">
        <w:rPr>
          <w:rFonts w:ascii="Times New Roman" w:eastAsia="Times New Roman" w:hAnsi="Times New Roman" w:cs="Times New Roman"/>
          <w:szCs w:val="22"/>
        </w:rPr>
        <w:t xml:space="preserve">ου στηρίζονται στο περιεχόμενο </w:t>
      </w:r>
      <w:r w:rsidR="00D074CA" w:rsidRPr="00060C26">
        <w:rPr>
          <w:rFonts w:ascii="Times New Roman" w:eastAsia="Times New Roman" w:hAnsi="Times New Roman" w:cs="Times New Roman"/>
          <w:szCs w:val="22"/>
        </w:rPr>
        <w:t>(Bienkowski et al., 2012, σελ. 11-12)</w:t>
      </w:r>
      <w:r w:rsidR="00D074CA">
        <w:rPr>
          <w:rFonts w:ascii="Times New Roman" w:eastAsia="Times New Roman" w:hAnsi="Times New Roman" w:cs="Times New Roman"/>
          <w:szCs w:val="22"/>
        </w:rPr>
        <w:t>. Επι</w:t>
      </w:r>
      <w:r w:rsidR="001F33BE">
        <w:rPr>
          <w:rFonts w:ascii="Times New Roman" w:eastAsia="Times New Roman" w:hAnsi="Times New Roman" w:cs="Times New Roman"/>
          <w:szCs w:val="22"/>
        </w:rPr>
        <w:t>π</w:t>
      </w:r>
      <w:r w:rsidR="00D074CA">
        <w:rPr>
          <w:rFonts w:ascii="Times New Roman" w:eastAsia="Times New Roman" w:hAnsi="Times New Roman" w:cs="Times New Roman"/>
          <w:szCs w:val="22"/>
        </w:rPr>
        <w:t xml:space="preserve">λέον, ασχολείται με την </w:t>
      </w:r>
      <w:r w:rsidRPr="00060C26">
        <w:rPr>
          <w:rFonts w:ascii="Times New Roman" w:eastAsia="Times New Roman" w:hAnsi="Times New Roman" w:cs="Times New Roman"/>
          <w:szCs w:val="22"/>
        </w:rPr>
        <w:t xml:space="preserve">ανάλυση των ερευνητικών ερωτήσεων μέσα από μια μεγάλη ποικιλία περιεχομένου και </w:t>
      </w:r>
      <w:r w:rsidR="00D074CA">
        <w:rPr>
          <w:rFonts w:ascii="Times New Roman" w:eastAsia="Times New Roman" w:hAnsi="Times New Roman" w:cs="Times New Roman"/>
          <w:szCs w:val="22"/>
        </w:rPr>
        <w:t>με την</w:t>
      </w:r>
      <w:r w:rsidRPr="00060C26">
        <w:rPr>
          <w:rFonts w:ascii="Times New Roman" w:eastAsia="Times New Roman" w:hAnsi="Times New Roman" w:cs="Times New Roman"/>
          <w:szCs w:val="22"/>
        </w:rPr>
        <w:t xml:space="preserve"> ενσωμάτωση ψυχομετρικών μοντέλων πλαισίων σε μοντέλα μάθησης μέσω μηχανών (Bienkowski et al., 2012, σελ. 11-12).</w:t>
      </w:r>
      <w:r w:rsidR="00D074CA">
        <w:rPr>
          <w:rFonts w:ascii="Times New Roman" w:eastAsia="Times New Roman" w:hAnsi="Times New Roman" w:cs="Times New Roman"/>
          <w:szCs w:val="22"/>
        </w:rPr>
        <w:t xml:space="preserve"> </w:t>
      </w:r>
    </w:p>
    <w:p w14:paraId="216A1E03" w14:textId="77777777" w:rsidR="00C028B0" w:rsidRPr="00060C26" w:rsidRDefault="00C028B0" w:rsidP="00060C26">
      <w:pPr>
        <w:spacing w:after="240" w:line="360" w:lineRule="auto"/>
        <w:ind w:right="-7" w:firstLine="284"/>
        <w:jc w:val="both"/>
        <w:rPr>
          <w:rFonts w:ascii="Times New Roman" w:eastAsia="Times New Roman" w:hAnsi="Times New Roman" w:cs="Times New Roman"/>
          <w:szCs w:val="22"/>
        </w:rPr>
      </w:pPr>
    </w:p>
    <w:p w14:paraId="7F0E1ACC" w14:textId="3C206F3D" w:rsidR="00060C26" w:rsidRDefault="00DE71C3" w:rsidP="00060C26">
      <w:pPr>
        <w:spacing w:after="240" w:line="360" w:lineRule="auto"/>
        <w:ind w:right="-7" w:firstLine="284"/>
        <w:jc w:val="both"/>
        <w:rPr>
          <w:rFonts w:ascii="Times New Roman" w:eastAsia="Times New Roman" w:hAnsi="Times New Roman" w:cs="Times New Roman"/>
          <w:szCs w:val="22"/>
        </w:rPr>
      </w:pPr>
      <w:r>
        <w:rPr>
          <w:rFonts w:ascii="Times New Roman" w:eastAsia="Times New Roman" w:hAnsi="Times New Roman" w:cs="Times New Roman"/>
          <w:szCs w:val="22"/>
        </w:rPr>
        <w:t>Η τεχνική</w:t>
      </w:r>
      <w:r w:rsidRPr="00060C26">
        <w:rPr>
          <w:rFonts w:ascii="Times New Roman" w:eastAsia="Times New Roman" w:hAnsi="Times New Roman" w:cs="Times New Roman"/>
          <w:szCs w:val="22"/>
        </w:rPr>
        <w:t xml:space="preserve"> </w:t>
      </w:r>
      <w:r w:rsidR="00060C26" w:rsidRPr="00060C26">
        <w:rPr>
          <w:rFonts w:ascii="Times New Roman" w:eastAsia="Times New Roman" w:hAnsi="Times New Roman" w:cs="Times New Roman"/>
          <w:szCs w:val="22"/>
        </w:rPr>
        <w:t xml:space="preserve">social network analysis </w:t>
      </w:r>
      <w:r>
        <w:rPr>
          <w:rFonts w:ascii="Times New Roman" w:eastAsia="Times New Roman" w:hAnsi="Times New Roman" w:cs="Times New Roman"/>
          <w:szCs w:val="22"/>
        </w:rPr>
        <w:t>έχει ως στόχο</w:t>
      </w:r>
      <w:r w:rsidR="00060C26" w:rsidRPr="00060C26">
        <w:rPr>
          <w:rFonts w:ascii="Times New Roman" w:eastAsia="Times New Roman" w:hAnsi="Times New Roman" w:cs="Times New Roman"/>
          <w:szCs w:val="22"/>
        </w:rPr>
        <w:t xml:space="preserve"> την ανάλυση κοινωνικών δικτύων. Για παράδειγμα, με τη συγκεκριμένη τεχνική μπορούν να αναλυθούν οι σχέσεις και οι αλληλεπιδράσεις που δημιουργούνται μεταξύ των μαθητών αλλά και μεταξύ εκπαιδευτικών και μαθητών ώστε να ανακαλυφθούν μαθητές όπου είναι αποσυνδεδεμένοι, άτομα που έχουν επίδραση πάνω σε άλλα κτλ (Bienkowski et al., 2012, σελ.14). Το social or “attention” metadata είναι μια τεχνική η οποία μας βοηθά να ανακαλύψουμε με το τι εμπλέκεται ένας χρήστης (Bienkowski et al., 2012, σελ.14). </w:t>
      </w:r>
    </w:p>
    <w:p w14:paraId="5B270FC6" w14:textId="77777777" w:rsidR="00C028B0" w:rsidRPr="00060C26" w:rsidRDefault="00C028B0" w:rsidP="00060C26">
      <w:pPr>
        <w:spacing w:after="240" w:line="360" w:lineRule="auto"/>
        <w:ind w:right="-7" w:firstLine="284"/>
        <w:jc w:val="both"/>
        <w:rPr>
          <w:rFonts w:ascii="Times New Roman" w:eastAsia="Times New Roman" w:hAnsi="Times New Roman" w:cs="Times New Roman"/>
          <w:szCs w:val="22"/>
        </w:rPr>
      </w:pPr>
    </w:p>
    <w:p w14:paraId="04950EF4" w14:textId="42B9845B" w:rsidR="00060C26"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Από</w:t>
      </w:r>
      <w:r w:rsidRPr="00060C26">
        <w:rPr>
          <w:rFonts w:ascii="Times New Roman" w:eastAsia="Times New Roman" w:hAnsi="Times New Roman" w:cs="Times New Roman"/>
          <w:szCs w:val="22"/>
          <w:lang w:val="en-US"/>
        </w:rPr>
        <w:t xml:space="preserve"> </w:t>
      </w:r>
      <w:r w:rsidRPr="00060C26">
        <w:rPr>
          <w:rFonts w:ascii="Times New Roman" w:eastAsia="Times New Roman" w:hAnsi="Times New Roman" w:cs="Times New Roman"/>
          <w:szCs w:val="22"/>
        </w:rPr>
        <w:t>τους</w:t>
      </w:r>
      <w:r w:rsidRPr="00060C26">
        <w:rPr>
          <w:rFonts w:ascii="Times New Roman" w:eastAsia="Times New Roman" w:hAnsi="Times New Roman" w:cs="Times New Roman"/>
          <w:szCs w:val="22"/>
          <w:lang w:val="en-US"/>
        </w:rPr>
        <w:t xml:space="preserve"> Kotsiantis et al. </w:t>
      </w:r>
      <w:r w:rsidRPr="00060C26">
        <w:rPr>
          <w:rFonts w:ascii="Times New Roman" w:eastAsia="Times New Roman" w:hAnsi="Times New Roman" w:cs="Times New Roman"/>
          <w:szCs w:val="22"/>
        </w:rPr>
        <w:t>(2013, σελ. 133) αναφέρονται κάποιοι μέθοδοι όπως είναι η “εξόρυξη” δεδομένων (data mining), κανόνες από ειδικούς (expert rules) και μοντελοποίηση πρόβλεψης (predictive model</w:t>
      </w:r>
      <w:r w:rsidR="007D0DE7">
        <w:rPr>
          <w:rFonts w:ascii="Times New Roman" w:eastAsia="Times New Roman" w:hAnsi="Times New Roman" w:cs="Times New Roman"/>
          <w:szCs w:val="22"/>
        </w:rPr>
        <w:t>ling). Επικεντρώνονται</w:t>
      </w:r>
      <w:r w:rsidRPr="00060C26">
        <w:rPr>
          <w:rFonts w:ascii="Times New Roman" w:eastAsia="Times New Roman" w:hAnsi="Times New Roman" w:cs="Times New Roman"/>
          <w:szCs w:val="22"/>
        </w:rPr>
        <w:t xml:space="preserve"> στην ερμηνεία δεδομένων τα οποία προέρχονται από τα συστή</w:t>
      </w:r>
      <w:r w:rsidR="007D0DE7">
        <w:rPr>
          <w:rFonts w:ascii="Times New Roman" w:eastAsia="Times New Roman" w:hAnsi="Times New Roman" w:cs="Times New Roman"/>
          <w:szCs w:val="22"/>
        </w:rPr>
        <w:t xml:space="preserve">ματα LMS και </w:t>
      </w:r>
      <w:r w:rsidRPr="00060C26">
        <w:rPr>
          <w:rFonts w:ascii="Times New Roman" w:eastAsia="Times New Roman" w:hAnsi="Times New Roman" w:cs="Times New Roman"/>
          <w:szCs w:val="22"/>
        </w:rPr>
        <w:t>βοηθούν στην αξ</w:t>
      </w:r>
      <w:r w:rsidR="007D0DE7">
        <w:rPr>
          <w:rFonts w:ascii="Times New Roman" w:eastAsia="Times New Roman" w:hAnsi="Times New Roman" w:cs="Times New Roman"/>
          <w:szCs w:val="22"/>
        </w:rPr>
        <w:t xml:space="preserve">ιολόγηση και στη παροχή πληροφοριών </w:t>
      </w:r>
      <w:r w:rsidRPr="00060C26">
        <w:rPr>
          <w:rFonts w:ascii="Times New Roman" w:eastAsia="Times New Roman" w:hAnsi="Times New Roman" w:cs="Times New Roman"/>
          <w:szCs w:val="22"/>
        </w:rPr>
        <w:t>για το πως μπορεί να σχεδιαστεί η μάθηση (Kotsiantis et al., 2013, σελ. 133). Γενικότερα, χρησιμοποιώντας τις συγκεκριμένες μεθόδους</w:t>
      </w:r>
      <w:r w:rsidR="007D0DE7">
        <w:rPr>
          <w:rFonts w:ascii="Times New Roman" w:eastAsia="Times New Roman" w:hAnsi="Times New Roman" w:cs="Times New Roman"/>
          <w:szCs w:val="22"/>
        </w:rPr>
        <w:t>,</w:t>
      </w:r>
      <w:r w:rsidRPr="00060C26">
        <w:rPr>
          <w:rFonts w:ascii="Times New Roman" w:eastAsia="Times New Roman" w:hAnsi="Times New Roman" w:cs="Times New Roman"/>
          <w:szCs w:val="22"/>
        </w:rPr>
        <w:t xml:space="preserve"> γίνεται εμφανής η δραστηριότητα που αναπτύσσεται σε τέτοια συστήματα και οι εκπαιδευτικοί πληροφορούνται για </w:t>
      </w:r>
      <w:r w:rsidRPr="00060C26">
        <w:rPr>
          <w:rFonts w:ascii="Times New Roman" w:eastAsia="Times New Roman" w:hAnsi="Times New Roman" w:cs="Times New Roman"/>
          <w:szCs w:val="22"/>
        </w:rPr>
        <w:lastRenderedPageBreak/>
        <w:t>αποτελεσματικούς τρόπους παρ</w:t>
      </w:r>
      <w:r w:rsidR="00F66DD3">
        <w:rPr>
          <w:rFonts w:ascii="Times New Roman" w:eastAsia="Times New Roman" w:hAnsi="Times New Roman" w:cs="Times New Roman"/>
          <w:szCs w:val="22"/>
        </w:rPr>
        <w:t>έμβασης ώστε να εμπλουτίσουν τη</w:t>
      </w:r>
      <w:r w:rsidRPr="00060C26">
        <w:rPr>
          <w:rFonts w:ascii="Times New Roman" w:eastAsia="Times New Roman" w:hAnsi="Times New Roman" w:cs="Times New Roman"/>
          <w:szCs w:val="22"/>
        </w:rPr>
        <w:t xml:space="preserve"> μαθησιακή διαδικασία (Kotsiantis et al., 2013, σελ. 133).</w:t>
      </w:r>
    </w:p>
    <w:p w14:paraId="656B48F5" w14:textId="77777777" w:rsidR="00C028B0" w:rsidRPr="00060C26" w:rsidRDefault="00C028B0" w:rsidP="00060C26">
      <w:pPr>
        <w:spacing w:after="240" w:line="360" w:lineRule="auto"/>
        <w:ind w:right="-7" w:firstLine="284"/>
        <w:jc w:val="both"/>
        <w:rPr>
          <w:rFonts w:ascii="Times New Roman" w:eastAsia="Times New Roman" w:hAnsi="Times New Roman" w:cs="Times New Roman"/>
          <w:szCs w:val="22"/>
        </w:rPr>
      </w:pPr>
    </w:p>
    <w:p w14:paraId="5FDAC02F" w14:textId="43584B61" w:rsidR="00060C26"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 xml:space="preserve">Άλλες μέθοδοι που αναφέρονται είναι οι εξής: κατηγοριοποίηση (classification), οπτικοποίηση (visualization), sentiment analysis και discourse analysis (Kotsiantis et al., 2013, σελ. 134). Οι </w:t>
      </w:r>
      <w:r w:rsidR="00DE71C3">
        <w:rPr>
          <w:rFonts w:ascii="Times New Roman" w:eastAsia="Times New Roman" w:hAnsi="Times New Roman" w:cs="Times New Roman"/>
          <w:szCs w:val="22"/>
        </w:rPr>
        <w:t>δύο</w:t>
      </w:r>
      <w:r w:rsidR="00DE71C3"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rPr>
        <w:t xml:space="preserve">πρώτοι μέθοδοι ανήκουν στον κλάδο του Educational Data Mining, ωστόσο χρησιμοποιούνται και από το κλάδο Learning Analytics. Η μέθοδος classification βοηθά στη πρόβλεψη συγκεκριμένων κλάσεων. Σε αντίθεση, η μέθοδος clustering βοηθά στο να μπαίνουν σε συγκεκριμένες κατηγορίες τα δεδομένα με βάση κάποιο κριτήριο και χρησιμοποιείται όταν δεν υπάρχει η ανάγκη πρόβλεψης κάποιας κλάσης. Για περαιτέρω κατανόηση της διαφοράς τους μπορεί να γίνει αναδρομή στις μεθόδους που χρησιμοποιήθηκαν στην έρευνα των Kotsiantis et al. (2013).  </w:t>
      </w:r>
    </w:p>
    <w:p w14:paraId="660BBB77" w14:textId="77777777" w:rsidR="00C028B0" w:rsidRPr="00060C26" w:rsidRDefault="00C028B0" w:rsidP="00060C26">
      <w:pPr>
        <w:spacing w:after="240" w:line="360" w:lineRule="auto"/>
        <w:ind w:right="-7" w:firstLine="284"/>
        <w:jc w:val="both"/>
        <w:rPr>
          <w:rFonts w:ascii="Times New Roman" w:eastAsia="Times New Roman" w:hAnsi="Times New Roman" w:cs="Times New Roman"/>
          <w:szCs w:val="22"/>
        </w:rPr>
      </w:pPr>
    </w:p>
    <w:p w14:paraId="6B23AFC0" w14:textId="02C565C1" w:rsidR="00C028B0"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Οι μέθοδοι sentiment analysis και  discourse analysis βοηθούν στο να δημιουργηθούν ολιστικά μοντέλα (Lockyer &amp; Dawson, 2011, όπ. αναφ. στο Kotsiantis et al., 2013, σελ. 134). Πιο συγκεκριμένα, σύμφωνα με τον Shum (2012, σελ. 6), η τεχνική discourse analysis ασχολείται με θέματα που είναι πέρα από την απλή μέτρηση της ποσότητας των εισόδων που κάνουν</w:t>
      </w:r>
      <w:r w:rsidR="007D0DE7">
        <w:rPr>
          <w:rFonts w:ascii="Times New Roman" w:eastAsia="Times New Roman" w:hAnsi="Times New Roman" w:cs="Times New Roman"/>
          <w:szCs w:val="22"/>
        </w:rPr>
        <w:t xml:space="preserve"> οι μαθητές στο σύστημα LMS, δίνοντας</w:t>
      </w:r>
      <w:r w:rsidRPr="00060C26">
        <w:rPr>
          <w:rFonts w:ascii="Times New Roman" w:eastAsia="Times New Roman" w:hAnsi="Times New Roman" w:cs="Times New Roman"/>
          <w:szCs w:val="22"/>
        </w:rPr>
        <w:t xml:space="preserve"> ανατροφοδότηση σε μαθητές και εκπαιδευτικούς για την ποιότητα της συνεισφοράς τους. </w:t>
      </w:r>
    </w:p>
    <w:p w14:paraId="531A4BB0" w14:textId="77777777" w:rsidR="00C028B0" w:rsidRDefault="00C028B0" w:rsidP="00060C26">
      <w:pPr>
        <w:spacing w:after="240" w:line="360" w:lineRule="auto"/>
        <w:ind w:right="-7" w:firstLine="284"/>
        <w:jc w:val="both"/>
        <w:rPr>
          <w:rFonts w:ascii="Times New Roman" w:eastAsia="Times New Roman" w:hAnsi="Times New Roman" w:cs="Times New Roman"/>
          <w:szCs w:val="22"/>
        </w:rPr>
      </w:pPr>
    </w:p>
    <w:p w14:paraId="32D6915B" w14:textId="6B54EF73" w:rsidR="00C028B0"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Οι ερευνητές δίνουν ιδιαίτερη προσοχή στο πως οι εκπαιδ</w:t>
      </w:r>
      <w:r w:rsidR="00163FFA">
        <w:rPr>
          <w:rFonts w:ascii="Times New Roman" w:eastAsia="Times New Roman" w:hAnsi="Times New Roman" w:cs="Times New Roman"/>
          <w:szCs w:val="22"/>
        </w:rPr>
        <w:t xml:space="preserve">ευτικοί διορθώνουν εργασίες, </w:t>
      </w:r>
      <w:r w:rsidRPr="00060C26">
        <w:rPr>
          <w:rFonts w:ascii="Times New Roman" w:eastAsia="Times New Roman" w:hAnsi="Times New Roman" w:cs="Times New Roman"/>
          <w:szCs w:val="22"/>
        </w:rPr>
        <w:t>στις αναρτήσεις (post) των συζητήσεων, στο πως οι ομιλούμενοι και οι γραπτοί διάλογοι δίνουν σχήμα στη μάθηση και πως οι υπολογιστές μπορούν να αναγνωρίζ</w:t>
      </w:r>
      <w:r w:rsidR="00163FFA">
        <w:rPr>
          <w:rFonts w:ascii="Times New Roman" w:eastAsia="Times New Roman" w:hAnsi="Times New Roman" w:cs="Times New Roman"/>
          <w:szCs w:val="22"/>
        </w:rPr>
        <w:t xml:space="preserve">ουν μια καλή επιχειρηματολογία </w:t>
      </w:r>
      <w:r w:rsidR="00163FFA" w:rsidRPr="00060C26">
        <w:rPr>
          <w:rFonts w:ascii="Times New Roman" w:eastAsia="Times New Roman" w:hAnsi="Times New Roman" w:cs="Times New Roman"/>
          <w:szCs w:val="22"/>
        </w:rPr>
        <w:t>(Shum, 2012, σελ. 6)</w:t>
      </w:r>
      <w:r w:rsidR="00163FFA">
        <w:rPr>
          <w:rFonts w:ascii="Times New Roman" w:eastAsia="Times New Roman" w:hAnsi="Times New Roman" w:cs="Times New Roman"/>
          <w:szCs w:val="22"/>
        </w:rPr>
        <w:t>. Βάση αυτού μπορεί να σχεδιαστεί κλάδος ανάλυσης</w:t>
      </w:r>
      <w:r w:rsidRPr="00060C26">
        <w:rPr>
          <w:rFonts w:ascii="Times New Roman" w:eastAsia="Times New Roman" w:hAnsi="Times New Roman" w:cs="Times New Roman"/>
          <w:szCs w:val="22"/>
        </w:rPr>
        <w:t xml:space="preserve"> που θα μπορεί να έχει πρόσβαση στην ποιότητα του κειμένου έχοντας ως ανώτερο στόχο να εμφυσήσει τον καλύτερο τρόπο σκέψης και γραψίματος στους μαθητές (Shum, 2012, σελ. 6). </w:t>
      </w:r>
    </w:p>
    <w:p w14:paraId="6C93118B" w14:textId="77777777" w:rsidR="00060C26" w:rsidRPr="00060C26"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 xml:space="preserve">  </w:t>
      </w:r>
    </w:p>
    <w:p w14:paraId="738AE02E" w14:textId="77777777" w:rsidR="00DE2F62" w:rsidRDefault="00060C26" w:rsidP="00D92BB8">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 xml:space="preserve">Οι Siemens και Baker (2012, σελ. 253) αναφέρονται και σε </w:t>
      </w:r>
      <w:r w:rsidR="00DE71C3">
        <w:rPr>
          <w:rFonts w:ascii="Times New Roman" w:eastAsia="Times New Roman" w:hAnsi="Times New Roman" w:cs="Times New Roman"/>
          <w:szCs w:val="22"/>
        </w:rPr>
        <w:t>άλλες</w:t>
      </w:r>
      <w:r w:rsidR="00DE71C3"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rPr>
        <w:t>μεθόδους και τεχνικές όπως η ανάλυση της επιρροής (influence analytics), η πρόβλεψη της επιτυχίας του μαθητευόμενου (learner success prediction), concept analysis, sensemaking models και bayesian modeling.</w:t>
      </w:r>
      <w:r w:rsidR="00D92BB8">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rPr>
        <w:t xml:space="preserve">Ο Shum (2012) αναφέρεται σε άλλες δύο τεχνικές: ανάλυση προσαρμοστικής μάθησης (adaptive learning analytics) και ανάλυση πρόβλεψης (predictive analytics). </w:t>
      </w:r>
    </w:p>
    <w:p w14:paraId="42F6AA6A" w14:textId="77777777" w:rsidR="00DE2F62" w:rsidRDefault="00DE2F62" w:rsidP="00D92BB8">
      <w:pPr>
        <w:spacing w:after="240" w:line="360" w:lineRule="auto"/>
        <w:ind w:right="-7" w:firstLine="284"/>
        <w:jc w:val="both"/>
        <w:rPr>
          <w:rFonts w:ascii="Times New Roman" w:eastAsia="Times New Roman" w:hAnsi="Times New Roman" w:cs="Times New Roman"/>
          <w:szCs w:val="22"/>
        </w:rPr>
      </w:pPr>
    </w:p>
    <w:p w14:paraId="0E7BCB11" w14:textId="59760D6C" w:rsidR="00060C26" w:rsidRDefault="00060C26" w:rsidP="00D92BB8">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 xml:space="preserve">Η τεχνική predictive analytics εξετάζει τη πιθανότητα μέσα από δεδομένα που παίρνει από το </w:t>
      </w:r>
      <w:r w:rsidRPr="00060C26">
        <w:rPr>
          <w:rFonts w:ascii="Times New Roman" w:eastAsia="Times New Roman" w:hAnsi="Times New Roman" w:cs="Times New Roman"/>
          <w:szCs w:val="22"/>
        </w:rPr>
        <w:lastRenderedPageBreak/>
        <w:t>χρήστη (δημογραφικά στοιχεία, παλιά επιτεύγματα) και από δυναμικά δε</w:t>
      </w:r>
      <w:r w:rsidR="00CA5A7F">
        <w:rPr>
          <w:rFonts w:ascii="Times New Roman" w:eastAsia="Times New Roman" w:hAnsi="Times New Roman" w:cs="Times New Roman"/>
          <w:szCs w:val="22"/>
        </w:rPr>
        <w:t>δομένα (μοτίβο των εισόδων στο Δ</w:t>
      </w:r>
      <w:r w:rsidRPr="00060C26">
        <w:rPr>
          <w:rFonts w:ascii="Times New Roman" w:eastAsia="Times New Roman" w:hAnsi="Times New Roman" w:cs="Times New Roman"/>
          <w:szCs w:val="22"/>
        </w:rPr>
        <w:t>ιαδίκτυο, ποσότητα των αναρτήσεων των συζητήσεων), να κατηγοριοποιήσει τους μαθητές (“σε κίνδυνο”, “υψηλή απόδοση”, “κοινωνικός μαθητής”)</w:t>
      </w:r>
      <w:r w:rsidR="00A35168">
        <w:rPr>
          <w:rFonts w:ascii="Times New Roman" w:eastAsia="Times New Roman" w:hAnsi="Times New Roman" w:cs="Times New Roman"/>
          <w:szCs w:val="22"/>
        </w:rPr>
        <w:t xml:space="preserve"> </w:t>
      </w:r>
      <w:r w:rsidR="00A35168" w:rsidRPr="00060C26">
        <w:rPr>
          <w:rFonts w:ascii="Times New Roman" w:eastAsia="Times New Roman" w:hAnsi="Times New Roman" w:cs="Times New Roman"/>
          <w:szCs w:val="22"/>
        </w:rPr>
        <w:t>(Shum, 2012, σελ. 5)</w:t>
      </w:r>
      <w:r w:rsidR="00A35168">
        <w:rPr>
          <w:rFonts w:ascii="Times New Roman" w:eastAsia="Times New Roman" w:hAnsi="Times New Roman" w:cs="Times New Roman"/>
          <w:szCs w:val="22"/>
        </w:rPr>
        <w:t>. Μ</w:t>
      </w:r>
      <w:r w:rsidRPr="00060C26">
        <w:rPr>
          <w:rFonts w:ascii="Times New Roman" w:eastAsia="Times New Roman" w:hAnsi="Times New Roman" w:cs="Times New Roman"/>
          <w:szCs w:val="22"/>
        </w:rPr>
        <w:t xml:space="preserve">ε αυτό τον τρόπο </w:t>
      </w:r>
      <w:r w:rsidR="00DE2F62">
        <w:rPr>
          <w:rFonts w:ascii="Times New Roman" w:eastAsia="Times New Roman" w:hAnsi="Times New Roman" w:cs="Times New Roman"/>
          <w:szCs w:val="22"/>
        </w:rPr>
        <w:t xml:space="preserve">στοχεύει σε </w:t>
      </w:r>
      <w:r w:rsidRPr="00060C26">
        <w:rPr>
          <w:rFonts w:ascii="Times New Roman" w:eastAsia="Times New Roman" w:hAnsi="Times New Roman" w:cs="Times New Roman"/>
          <w:szCs w:val="22"/>
        </w:rPr>
        <w:t>κατάλληλες παρεμβάσει</w:t>
      </w:r>
      <w:r w:rsidR="00DE2F62">
        <w:rPr>
          <w:rFonts w:ascii="Times New Roman" w:eastAsia="Times New Roman" w:hAnsi="Times New Roman" w:cs="Times New Roman"/>
          <w:szCs w:val="22"/>
        </w:rPr>
        <w:t xml:space="preserve">ς </w:t>
      </w:r>
      <w:r w:rsidR="009334A9">
        <w:rPr>
          <w:rFonts w:ascii="Times New Roman" w:eastAsia="Times New Roman" w:hAnsi="Times New Roman" w:cs="Times New Roman"/>
          <w:szCs w:val="22"/>
        </w:rPr>
        <w:t xml:space="preserve">δίνοντας </w:t>
      </w:r>
      <w:r w:rsidRPr="00060C26">
        <w:rPr>
          <w:rFonts w:ascii="Times New Roman" w:eastAsia="Times New Roman" w:hAnsi="Times New Roman" w:cs="Times New Roman"/>
          <w:szCs w:val="22"/>
        </w:rPr>
        <w:t>περαιτέρω κοινω</w:t>
      </w:r>
      <w:r w:rsidR="00A35168">
        <w:rPr>
          <w:rFonts w:ascii="Times New Roman" w:eastAsia="Times New Roman" w:hAnsi="Times New Roman" w:cs="Times New Roman"/>
          <w:szCs w:val="22"/>
        </w:rPr>
        <w:t xml:space="preserve">νική και ακαδημαϊκή υποστήριξη αλλά και </w:t>
      </w:r>
      <w:r w:rsidRPr="00060C26">
        <w:rPr>
          <w:rFonts w:ascii="Times New Roman" w:eastAsia="Times New Roman" w:hAnsi="Times New Roman" w:cs="Times New Roman"/>
          <w:szCs w:val="22"/>
        </w:rPr>
        <w:t>να παρουσιάσει περισσότερες εργασίες που αποτελούν πρόκληση για τους μαθητές (Shum, 2012, σελ. 5).</w:t>
      </w:r>
      <w:r w:rsidR="00A35168">
        <w:rPr>
          <w:rFonts w:ascii="Times New Roman" w:eastAsia="Times New Roman" w:hAnsi="Times New Roman" w:cs="Times New Roman"/>
          <w:szCs w:val="22"/>
        </w:rPr>
        <w:t xml:space="preserve"> </w:t>
      </w:r>
    </w:p>
    <w:p w14:paraId="3E2A0C70" w14:textId="77777777" w:rsidR="00C028B0" w:rsidRPr="00060C26" w:rsidRDefault="00C028B0" w:rsidP="00060C26">
      <w:pPr>
        <w:spacing w:after="240" w:line="360" w:lineRule="auto"/>
        <w:ind w:right="-7" w:firstLine="284"/>
        <w:jc w:val="both"/>
        <w:rPr>
          <w:rFonts w:ascii="Times New Roman" w:eastAsia="Times New Roman" w:hAnsi="Times New Roman" w:cs="Times New Roman"/>
          <w:szCs w:val="22"/>
        </w:rPr>
      </w:pPr>
    </w:p>
    <w:p w14:paraId="6E2C068B" w14:textId="577B30C1" w:rsidR="00060C26" w:rsidRDefault="008E56CB" w:rsidP="00060C26">
      <w:pPr>
        <w:spacing w:after="240" w:line="360" w:lineRule="auto"/>
        <w:ind w:right="-7" w:firstLine="284"/>
        <w:jc w:val="both"/>
        <w:rPr>
          <w:rFonts w:ascii="Times New Roman" w:eastAsia="Times New Roman" w:hAnsi="Times New Roman" w:cs="Times New Roman"/>
          <w:szCs w:val="22"/>
        </w:rPr>
      </w:pPr>
      <w:r>
        <w:rPr>
          <w:rFonts w:ascii="Times New Roman" w:eastAsia="Times New Roman" w:hAnsi="Times New Roman" w:cs="Times New Roman"/>
          <w:szCs w:val="22"/>
        </w:rPr>
        <w:t>Τέλος, η</w:t>
      </w:r>
      <w:r w:rsidR="00060C26" w:rsidRPr="00060C26">
        <w:rPr>
          <w:rFonts w:ascii="Times New Roman" w:eastAsia="Times New Roman" w:hAnsi="Times New Roman" w:cs="Times New Roman"/>
          <w:szCs w:val="22"/>
        </w:rPr>
        <w:t xml:space="preserve"> τεχνική adaptive learning analytics εμπεριέχει πλατφόρμες οι οποίες βοηθούν στη δημιουργία ενός μοντέλου που αφορά την κατανόησ</w:t>
      </w:r>
      <w:r w:rsidR="00FC3474">
        <w:rPr>
          <w:rFonts w:ascii="Times New Roman" w:eastAsia="Times New Roman" w:hAnsi="Times New Roman" w:cs="Times New Roman"/>
          <w:szCs w:val="22"/>
        </w:rPr>
        <w:t xml:space="preserve">η ενός μαθήματος από το μαθητή και </w:t>
      </w:r>
      <w:r w:rsidR="00060C26" w:rsidRPr="00060C26">
        <w:rPr>
          <w:rFonts w:ascii="Times New Roman" w:eastAsia="Times New Roman" w:hAnsi="Times New Roman" w:cs="Times New Roman"/>
          <w:szCs w:val="22"/>
        </w:rPr>
        <w:t>κάποιες φορές στο περιεχόμενο των τυποποιημένων τεστ, τα οποία υπαγορεύουν το πρόγραμμα σπουδών και τρόπους εξέτασης (Shum, 2012, σελ. 6). Η συγκεκριμένη τεχνική επιτρέπει την ανατροφοδότηση (ποια νοήματα έχεις κατανοήσει και σε τι επίπεδο) και προσαρμοστική παρουσίαση περιεχομένου (να μην χρησιμοποιούνται υλικά τα οποία στηρίζονται στο να τα έχει κατα</w:t>
      </w:r>
      <w:r w:rsidR="00836BD7">
        <w:rPr>
          <w:rFonts w:ascii="Times New Roman" w:eastAsia="Times New Roman" w:hAnsi="Times New Roman" w:cs="Times New Roman"/>
          <w:szCs w:val="22"/>
        </w:rPr>
        <w:t xml:space="preserve">λάβει ο μαθητής στο έπακρον ή </w:t>
      </w:r>
      <w:r w:rsidR="00060C26" w:rsidRPr="00060C26">
        <w:rPr>
          <w:rFonts w:ascii="Times New Roman" w:eastAsia="Times New Roman" w:hAnsi="Times New Roman" w:cs="Times New Roman"/>
          <w:szCs w:val="22"/>
        </w:rPr>
        <w:t xml:space="preserve">στα οποία </w:t>
      </w:r>
      <w:r w:rsidR="00836BD7">
        <w:rPr>
          <w:rFonts w:ascii="Times New Roman" w:eastAsia="Times New Roman" w:hAnsi="Times New Roman" w:cs="Times New Roman"/>
          <w:szCs w:val="22"/>
        </w:rPr>
        <w:t xml:space="preserve">να </w:t>
      </w:r>
      <w:r w:rsidR="00060C26" w:rsidRPr="00060C26">
        <w:rPr>
          <w:rFonts w:ascii="Times New Roman" w:eastAsia="Times New Roman" w:hAnsi="Times New Roman" w:cs="Times New Roman"/>
          <w:szCs w:val="22"/>
        </w:rPr>
        <w:t>έχει αποτύχει) (Shum, 2012, σελ. 6).</w:t>
      </w:r>
    </w:p>
    <w:p w14:paraId="2A03E4E1" w14:textId="77777777" w:rsidR="00C028B0" w:rsidRPr="00060C26" w:rsidRDefault="00C028B0" w:rsidP="00060C26">
      <w:pPr>
        <w:spacing w:after="240" w:line="360" w:lineRule="auto"/>
        <w:ind w:right="-7" w:firstLine="284"/>
        <w:jc w:val="both"/>
        <w:rPr>
          <w:rFonts w:ascii="Times New Roman" w:eastAsia="Times New Roman" w:hAnsi="Times New Roman" w:cs="Times New Roman"/>
          <w:szCs w:val="22"/>
        </w:rPr>
      </w:pPr>
    </w:p>
    <w:p w14:paraId="7270523E" w14:textId="77777777" w:rsidR="00060C26" w:rsidRPr="005E6009" w:rsidRDefault="00060C26" w:rsidP="005E6009">
      <w:pPr>
        <w:pStyle w:val="Heading2"/>
        <w:rPr>
          <w:rFonts w:asciiTheme="majorHAnsi" w:hAnsiTheme="majorHAnsi"/>
          <w:b/>
          <w:sz w:val="28"/>
          <w:szCs w:val="28"/>
        </w:rPr>
      </w:pPr>
      <w:bookmarkStart w:id="22" w:name="_Toc421737977"/>
      <w:r w:rsidRPr="005E6009">
        <w:rPr>
          <w:rFonts w:asciiTheme="majorHAnsi" w:hAnsiTheme="majorHAnsi"/>
          <w:b/>
          <w:sz w:val="28"/>
          <w:szCs w:val="28"/>
        </w:rPr>
        <w:t>2.4 Σχετικές Εργασίες</w:t>
      </w:r>
      <w:bookmarkEnd w:id="22"/>
    </w:p>
    <w:p w14:paraId="5A1011CD" w14:textId="77777777" w:rsidR="00C028B0" w:rsidRPr="00C028B0" w:rsidRDefault="00C028B0" w:rsidP="00060C26">
      <w:pPr>
        <w:spacing w:after="240" w:line="360" w:lineRule="auto"/>
        <w:ind w:right="-7"/>
        <w:jc w:val="both"/>
        <w:rPr>
          <w:rFonts w:ascii="Times New Roman" w:hAnsi="Times New Roman" w:cs="Times New Roman"/>
          <w:sz w:val="26"/>
          <w:szCs w:val="26"/>
        </w:rPr>
      </w:pPr>
    </w:p>
    <w:p w14:paraId="3587DA49" w14:textId="55113286" w:rsidR="00060C26" w:rsidRDefault="00060C26" w:rsidP="00060C26">
      <w:pPr>
        <w:spacing w:after="240" w:line="360" w:lineRule="auto"/>
        <w:ind w:right="-7"/>
        <w:jc w:val="both"/>
        <w:rPr>
          <w:rFonts w:ascii="Times New Roman" w:eastAsia="Times New Roman" w:hAnsi="Times New Roman" w:cs="Times New Roman"/>
          <w:szCs w:val="22"/>
        </w:rPr>
      </w:pPr>
      <w:r w:rsidRPr="00060C26">
        <w:rPr>
          <w:rFonts w:ascii="Times New Roman" w:hAnsi="Times New Roman" w:cs="Times New Roman"/>
          <w:szCs w:val="22"/>
        </w:rPr>
        <w:t>Η συγκεκριμένη ενότητα αναφέρετ</w:t>
      </w:r>
      <w:r w:rsidR="00DE71C3">
        <w:rPr>
          <w:rFonts w:ascii="Times New Roman" w:hAnsi="Times New Roman" w:cs="Times New Roman"/>
          <w:szCs w:val="22"/>
        </w:rPr>
        <w:t>αι</w:t>
      </w:r>
      <w:r w:rsidRPr="00060C26">
        <w:rPr>
          <w:rFonts w:ascii="Times New Roman" w:hAnsi="Times New Roman" w:cs="Times New Roman"/>
          <w:szCs w:val="22"/>
        </w:rPr>
        <w:t xml:space="preserve"> στην κατηγοριοποίηση εργασιών όπου έχουν ως αντικείμενο έρευνας τις δύο γνωστικές περιοχές </w:t>
      </w:r>
      <w:r w:rsidR="00334248">
        <w:rPr>
          <w:rFonts w:ascii="Times New Roman" w:hAnsi="Times New Roman" w:cs="Times New Roman"/>
          <w:szCs w:val="22"/>
        </w:rPr>
        <w:t>Ε</w:t>
      </w:r>
      <w:r w:rsidRPr="00060C26">
        <w:rPr>
          <w:rFonts w:ascii="Times New Roman" w:hAnsi="Times New Roman" w:cs="Times New Roman"/>
          <w:szCs w:val="22"/>
          <w:lang w:val="en-US"/>
        </w:rPr>
        <w:t>ducational</w:t>
      </w:r>
      <w:r w:rsidRPr="00060C26">
        <w:rPr>
          <w:rFonts w:ascii="Times New Roman" w:hAnsi="Times New Roman" w:cs="Times New Roman"/>
          <w:szCs w:val="22"/>
        </w:rPr>
        <w:t xml:space="preserve"> </w:t>
      </w:r>
      <w:r w:rsidR="00334248">
        <w:rPr>
          <w:rFonts w:ascii="Times New Roman" w:hAnsi="Times New Roman" w:cs="Times New Roman"/>
          <w:szCs w:val="22"/>
          <w:lang w:val="en-US"/>
        </w:rPr>
        <w:t>D</w:t>
      </w:r>
      <w:r w:rsidRPr="00060C26">
        <w:rPr>
          <w:rFonts w:ascii="Times New Roman" w:hAnsi="Times New Roman" w:cs="Times New Roman"/>
          <w:szCs w:val="22"/>
          <w:lang w:val="en-US"/>
        </w:rPr>
        <w:t>ata</w:t>
      </w:r>
      <w:r w:rsidRPr="00060C26">
        <w:rPr>
          <w:rFonts w:ascii="Times New Roman" w:hAnsi="Times New Roman" w:cs="Times New Roman"/>
          <w:szCs w:val="22"/>
        </w:rPr>
        <w:t xml:space="preserve"> </w:t>
      </w:r>
      <w:r w:rsidR="00334248">
        <w:rPr>
          <w:rFonts w:ascii="Times New Roman" w:hAnsi="Times New Roman" w:cs="Times New Roman"/>
          <w:szCs w:val="22"/>
          <w:lang w:val="en-US"/>
        </w:rPr>
        <w:t>M</w:t>
      </w:r>
      <w:r w:rsidRPr="00060C26">
        <w:rPr>
          <w:rFonts w:ascii="Times New Roman" w:hAnsi="Times New Roman" w:cs="Times New Roman"/>
          <w:szCs w:val="22"/>
          <w:lang w:val="en-US"/>
        </w:rPr>
        <w:t>ining</w:t>
      </w:r>
      <w:r w:rsidRPr="00060C26">
        <w:rPr>
          <w:rFonts w:ascii="Times New Roman" w:hAnsi="Times New Roman" w:cs="Times New Roman"/>
          <w:szCs w:val="22"/>
        </w:rPr>
        <w:t xml:space="preserve"> και </w:t>
      </w:r>
      <w:r w:rsidR="00334248">
        <w:rPr>
          <w:rFonts w:ascii="Times New Roman" w:hAnsi="Times New Roman" w:cs="Times New Roman"/>
          <w:szCs w:val="22"/>
          <w:lang w:val="en-US"/>
        </w:rPr>
        <w:t>L</w:t>
      </w:r>
      <w:r w:rsidRPr="00060C26">
        <w:rPr>
          <w:rFonts w:ascii="Times New Roman" w:hAnsi="Times New Roman" w:cs="Times New Roman"/>
          <w:szCs w:val="22"/>
          <w:lang w:val="en-US"/>
        </w:rPr>
        <w:t>earning</w:t>
      </w:r>
      <w:r w:rsidRPr="00060C26">
        <w:rPr>
          <w:rFonts w:ascii="Times New Roman" w:hAnsi="Times New Roman" w:cs="Times New Roman"/>
          <w:szCs w:val="22"/>
        </w:rPr>
        <w:t xml:space="preserve"> </w:t>
      </w:r>
      <w:r w:rsidR="00334248">
        <w:rPr>
          <w:rFonts w:ascii="Times New Roman" w:hAnsi="Times New Roman" w:cs="Times New Roman"/>
          <w:szCs w:val="22"/>
          <w:lang w:val="en-US"/>
        </w:rPr>
        <w:t>A</w:t>
      </w:r>
      <w:r w:rsidRPr="00060C26">
        <w:rPr>
          <w:rFonts w:ascii="Times New Roman" w:hAnsi="Times New Roman" w:cs="Times New Roman"/>
          <w:szCs w:val="22"/>
          <w:lang w:val="en-US"/>
        </w:rPr>
        <w:t>nalytics</w:t>
      </w:r>
      <w:r w:rsidRPr="00060C26">
        <w:rPr>
          <w:rFonts w:ascii="Times New Roman" w:hAnsi="Times New Roman" w:cs="Times New Roman"/>
          <w:szCs w:val="22"/>
        </w:rPr>
        <w:t xml:space="preserve">. Συγκεκριμένα, οι δύο κλάδοι έδειξαν να έχουν μεγάλο ενδιαφέρον για την επιστημονική κοινότητα από το 2008 και μετά καθώς το 2008 έγινε το πρώτο μεγάλο συνέδριο που αφορούσε το κλάδο του </w:t>
      </w:r>
      <w:r w:rsidR="00334248">
        <w:rPr>
          <w:rFonts w:ascii="Times New Roman" w:hAnsi="Times New Roman" w:cs="Times New Roman"/>
          <w:szCs w:val="22"/>
          <w:lang w:val="en-US"/>
        </w:rPr>
        <w:t>E</w:t>
      </w:r>
      <w:r w:rsidRPr="00060C26">
        <w:rPr>
          <w:rFonts w:ascii="Times New Roman" w:hAnsi="Times New Roman" w:cs="Times New Roman"/>
          <w:szCs w:val="22"/>
          <w:lang w:val="en-US"/>
        </w:rPr>
        <w:t>ducational</w:t>
      </w:r>
      <w:r w:rsidRPr="00060C26">
        <w:rPr>
          <w:rFonts w:ascii="Times New Roman" w:hAnsi="Times New Roman" w:cs="Times New Roman"/>
          <w:szCs w:val="22"/>
        </w:rPr>
        <w:t xml:space="preserve"> </w:t>
      </w:r>
      <w:r w:rsidR="00334248">
        <w:rPr>
          <w:rFonts w:ascii="Times New Roman" w:hAnsi="Times New Roman" w:cs="Times New Roman"/>
          <w:szCs w:val="22"/>
          <w:lang w:val="en-US"/>
        </w:rPr>
        <w:t>D</w:t>
      </w:r>
      <w:r w:rsidRPr="00060C26">
        <w:rPr>
          <w:rFonts w:ascii="Times New Roman" w:hAnsi="Times New Roman" w:cs="Times New Roman"/>
          <w:szCs w:val="22"/>
          <w:lang w:val="en-US"/>
        </w:rPr>
        <w:t>ata</w:t>
      </w:r>
      <w:r w:rsidRPr="00060C26">
        <w:rPr>
          <w:rFonts w:ascii="Times New Roman" w:hAnsi="Times New Roman" w:cs="Times New Roman"/>
          <w:szCs w:val="22"/>
        </w:rPr>
        <w:t xml:space="preserve"> </w:t>
      </w:r>
      <w:r w:rsidR="00334248">
        <w:rPr>
          <w:rFonts w:ascii="Times New Roman" w:hAnsi="Times New Roman" w:cs="Times New Roman"/>
          <w:szCs w:val="22"/>
          <w:lang w:val="en-US"/>
        </w:rPr>
        <w:t>M</w:t>
      </w:r>
      <w:r w:rsidRPr="00060C26">
        <w:rPr>
          <w:rFonts w:ascii="Times New Roman" w:hAnsi="Times New Roman" w:cs="Times New Roman"/>
          <w:szCs w:val="22"/>
          <w:lang w:val="en-US"/>
        </w:rPr>
        <w:t>ining</w:t>
      </w:r>
      <w:r w:rsidRPr="00060C26">
        <w:rPr>
          <w:rFonts w:ascii="Times New Roman" w:hAnsi="Times New Roman" w:cs="Times New Roman"/>
          <w:szCs w:val="22"/>
        </w:rPr>
        <w:t xml:space="preserve"> (</w:t>
      </w:r>
      <w:r w:rsidRPr="00060C26">
        <w:rPr>
          <w:rFonts w:ascii="Times New Roman" w:eastAsia="Times New Roman" w:hAnsi="Times New Roman" w:cs="Times New Roman"/>
          <w:szCs w:val="22"/>
          <w:highlight w:val="white"/>
        </w:rPr>
        <w:t>Papamitsiou &amp; Economides, 2014</w:t>
      </w:r>
      <w:r w:rsidRPr="00060C26">
        <w:rPr>
          <w:rFonts w:ascii="Times New Roman" w:eastAsia="Times New Roman" w:hAnsi="Times New Roman" w:cs="Times New Roman"/>
          <w:szCs w:val="22"/>
        </w:rPr>
        <w:t xml:space="preserve">, σελ. 51). </w:t>
      </w:r>
      <w:r w:rsidR="00DE71C3">
        <w:rPr>
          <w:rFonts w:ascii="Times New Roman" w:eastAsia="Times New Roman" w:hAnsi="Times New Roman" w:cs="Times New Roman"/>
          <w:szCs w:val="22"/>
        </w:rPr>
        <w:t>Συνεπώς,</w:t>
      </w:r>
      <w:r w:rsidR="00DE71C3"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rPr>
        <w:t xml:space="preserve">οι εργασίες που θα αναφερθούν παρακάτω θα είναι κυρίως από το 2008 και </w:t>
      </w:r>
      <w:r w:rsidR="00DE71C3">
        <w:rPr>
          <w:rFonts w:ascii="Times New Roman" w:eastAsia="Times New Roman" w:hAnsi="Times New Roman" w:cs="Times New Roman"/>
          <w:szCs w:val="22"/>
        </w:rPr>
        <w:t>μετά</w:t>
      </w:r>
      <w:r w:rsidRPr="00060C26">
        <w:rPr>
          <w:rFonts w:ascii="Times New Roman" w:eastAsia="Times New Roman" w:hAnsi="Times New Roman" w:cs="Times New Roman"/>
          <w:szCs w:val="22"/>
        </w:rPr>
        <w:t>.</w:t>
      </w:r>
    </w:p>
    <w:p w14:paraId="37CE032E" w14:textId="77777777" w:rsidR="00C028B0" w:rsidRPr="00060C26" w:rsidRDefault="00C028B0" w:rsidP="00060C26">
      <w:pPr>
        <w:spacing w:after="240" w:line="360" w:lineRule="auto"/>
        <w:ind w:right="-7"/>
        <w:jc w:val="both"/>
        <w:rPr>
          <w:rFonts w:ascii="Times New Roman" w:eastAsia="Times New Roman" w:hAnsi="Times New Roman" w:cs="Times New Roman"/>
          <w:szCs w:val="22"/>
        </w:rPr>
      </w:pPr>
    </w:p>
    <w:p w14:paraId="018B412A" w14:textId="1A4772B3" w:rsidR="00153B70" w:rsidRDefault="00060C26" w:rsidP="009B4FFB">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 xml:space="preserve">Συγκεκριμένα, οι </w:t>
      </w:r>
      <w:r w:rsidRPr="00060C26">
        <w:rPr>
          <w:rFonts w:ascii="Times New Roman" w:eastAsia="Times New Roman" w:hAnsi="Times New Roman" w:cs="Times New Roman"/>
          <w:szCs w:val="22"/>
          <w:highlight w:val="white"/>
        </w:rPr>
        <w:t>Papamitsiou και Economides</w:t>
      </w:r>
      <w:r w:rsidRPr="00060C26">
        <w:rPr>
          <w:rFonts w:ascii="Times New Roman" w:eastAsia="Times New Roman" w:hAnsi="Times New Roman" w:cs="Times New Roman"/>
          <w:szCs w:val="22"/>
        </w:rPr>
        <w:t xml:space="preserve"> (2014) έχουν κατηγοριοποιήσει εργασίες με βάση τα περιβάλλοντα μάθησης που έχουν χρησιμοποιηθεί, τους μεθόδους ανάλυσης και τους στόχους που έχουν τεθεί στην έρευνα. Όσο</w:t>
      </w:r>
      <w:r w:rsidR="00DE71C3">
        <w:rPr>
          <w:rFonts w:ascii="Times New Roman" w:eastAsia="Times New Roman" w:hAnsi="Times New Roman" w:cs="Times New Roman"/>
          <w:szCs w:val="22"/>
        </w:rPr>
        <w:t>ν</w:t>
      </w:r>
      <w:r w:rsidR="00C26D53">
        <w:rPr>
          <w:rFonts w:ascii="Times New Roman" w:eastAsia="Times New Roman" w:hAnsi="Times New Roman" w:cs="Times New Roman"/>
          <w:szCs w:val="22"/>
        </w:rPr>
        <w:t xml:space="preserve"> α</w:t>
      </w:r>
      <w:r w:rsidRPr="00060C26">
        <w:rPr>
          <w:rFonts w:ascii="Times New Roman" w:eastAsia="Times New Roman" w:hAnsi="Times New Roman" w:cs="Times New Roman"/>
          <w:szCs w:val="22"/>
        </w:rPr>
        <w:t xml:space="preserve">φορά τα </w:t>
      </w:r>
      <w:r w:rsidRPr="00060C26">
        <w:rPr>
          <w:rFonts w:ascii="Times New Roman" w:eastAsia="Times New Roman" w:hAnsi="Times New Roman" w:cs="Times New Roman"/>
          <w:i/>
          <w:szCs w:val="22"/>
        </w:rPr>
        <w:t>περιβάλλοντα μάθησης</w:t>
      </w:r>
      <w:r w:rsidRPr="00060C26">
        <w:rPr>
          <w:rFonts w:ascii="Times New Roman" w:eastAsia="Times New Roman" w:hAnsi="Times New Roman" w:cs="Times New Roman"/>
          <w:szCs w:val="22"/>
        </w:rPr>
        <w:t xml:space="preserve"> που έχουν χρησιμοποιηθεί είναι τα εξής: </w:t>
      </w:r>
      <w:r w:rsidRPr="00060C26">
        <w:rPr>
          <w:rFonts w:ascii="Times New Roman" w:eastAsia="Times New Roman" w:hAnsi="Times New Roman" w:cs="Times New Roman"/>
          <w:szCs w:val="22"/>
          <w:lang w:val="en-US"/>
        </w:rPr>
        <w:t>VLEs</w:t>
      </w:r>
      <w:r w:rsidRPr="00060C26">
        <w:rPr>
          <w:rFonts w:ascii="Times New Roman" w:eastAsia="Times New Roman" w:hAnsi="Times New Roman" w:cs="Times New Roman"/>
          <w:szCs w:val="22"/>
        </w:rPr>
        <w:t>/</w:t>
      </w:r>
      <w:r w:rsidRPr="00060C26">
        <w:rPr>
          <w:rFonts w:ascii="Times New Roman" w:eastAsia="Times New Roman" w:hAnsi="Times New Roman" w:cs="Times New Roman"/>
          <w:szCs w:val="22"/>
          <w:lang w:val="en-US"/>
        </w:rPr>
        <w:t>LMSs</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MOOC</w:t>
      </w:r>
      <w:r w:rsidRPr="00060C26">
        <w:rPr>
          <w:rFonts w:ascii="Times New Roman" w:eastAsia="Times New Roman" w:hAnsi="Times New Roman" w:cs="Times New Roman"/>
          <w:szCs w:val="22"/>
        </w:rPr>
        <w:t>/</w:t>
      </w:r>
      <w:r w:rsidRPr="00060C26">
        <w:rPr>
          <w:rFonts w:ascii="Times New Roman" w:eastAsia="Times New Roman" w:hAnsi="Times New Roman" w:cs="Times New Roman"/>
          <w:szCs w:val="22"/>
          <w:lang w:val="en-US"/>
        </w:rPr>
        <w:t>social</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learning</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web</w:t>
      </w:r>
      <w:r w:rsidRPr="00060C26">
        <w:rPr>
          <w:rFonts w:ascii="Times New Roman" w:eastAsia="Times New Roman" w:hAnsi="Times New Roman" w:cs="Times New Roman"/>
          <w:szCs w:val="22"/>
        </w:rPr>
        <w:t>-</w:t>
      </w:r>
      <w:r w:rsidRPr="00060C26">
        <w:rPr>
          <w:rFonts w:ascii="Times New Roman" w:eastAsia="Times New Roman" w:hAnsi="Times New Roman" w:cs="Times New Roman"/>
          <w:szCs w:val="22"/>
          <w:lang w:val="en-US"/>
        </w:rPr>
        <w:t>based</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education</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cognitive</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tutors</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computer</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based</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education</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multimodality</w:t>
      </w:r>
      <w:r w:rsidRPr="00060C26">
        <w:rPr>
          <w:rFonts w:ascii="Times New Roman" w:eastAsia="Times New Roman" w:hAnsi="Times New Roman" w:cs="Times New Roman"/>
          <w:szCs w:val="22"/>
        </w:rPr>
        <w:t xml:space="preserve"> και </w:t>
      </w:r>
      <w:r w:rsidRPr="00060C26">
        <w:rPr>
          <w:rFonts w:ascii="Times New Roman" w:eastAsia="Times New Roman" w:hAnsi="Times New Roman" w:cs="Times New Roman"/>
          <w:szCs w:val="22"/>
          <w:lang w:val="en-US"/>
        </w:rPr>
        <w:t>mobility</w:t>
      </w:r>
      <w:r w:rsidRPr="00060C26">
        <w:rPr>
          <w:rFonts w:ascii="Times New Roman" w:eastAsia="Times New Roman" w:hAnsi="Times New Roman" w:cs="Times New Roman"/>
          <w:szCs w:val="22"/>
        </w:rPr>
        <w:t xml:space="preserve"> </w:t>
      </w:r>
      <w:r w:rsidRPr="00060C26">
        <w:rPr>
          <w:rFonts w:ascii="Times New Roman" w:hAnsi="Times New Roman" w:cs="Times New Roman"/>
          <w:szCs w:val="22"/>
        </w:rPr>
        <w:t>(</w:t>
      </w:r>
      <w:r w:rsidRPr="00060C26">
        <w:rPr>
          <w:rFonts w:ascii="Times New Roman" w:eastAsia="Times New Roman" w:hAnsi="Times New Roman" w:cs="Times New Roman"/>
          <w:szCs w:val="22"/>
          <w:highlight w:val="white"/>
        </w:rPr>
        <w:t>Papamitsiou &amp; Economides, 2014</w:t>
      </w:r>
      <w:r w:rsidRPr="00060C26">
        <w:rPr>
          <w:rFonts w:ascii="Times New Roman" w:eastAsia="Times New Roman" w:hAnsi="Times New Roman" w:cs="Times New Roman"/>
          <w:szCs w:val="22"/>
        </w:rPr>
        <w:t xml:space="preserve">, σελ. 52). Συγκεκριμένα, τα συστήματα </w:t>
      </w:r>
      <w:r w:rsidRPr="00060C26">
        <w:rPr>
          <w:rFonts w:ascii="Times New Roman" w:eastAsia="Times New Roman" w:hAnsi="Times New Roman" w:cs="Times New Roman"/>
          <w:szCs w:val="22"/>
          <w:lang w:val="en-US"/>
        </w:rPr>
        <w:t>VLEs</w:t>
      </w:r>
      <w:r w:rsidRPr="00060C26">
        <w:rPr>
          <w:rFonts w:ascii="Times New Roman" w:eastAsia="Times New Roman" w:hAnsi="Times New Roman" w:cs="Times New Roman"/>
          <w:szCs w:val="22"/>
        </w:rPr>
        <w:t>/</w:t>
      </w:r>
      <w:r w:rsidRPr="00060C26">
        <w:rPr>
          <w:rFonts w:ascii="Times New Roman" w:eastAsia="Times New Roman" w:hAnsi="Times New Roman" w:cs="Times New Roman"/>
          <w:szCs w:val="22"/>
          <w:lang w:val="en-US"/>
        </w:rPr>
        <w:t>LMSs</w:t>
      </w:r>
      <w:r w:rsidRPr="00060C26">
        <w:rPr>
          <w:rFonts w:ascii="Times New Roman" w:eastAsia="Times New Roman" w:hAnsi="Times New Roman" w:cs="Times New Roman"/>
          <w:szCs w:val="22"/>
        </w:rPr>
        <w:t xml:space="preserve"> αποτελούν ελεγχόμενα περιβάλλοντα τα οποία χρησιμοποιούνται για τη συλλογή δεδομένων που προέρχονται από τους μαθητευόμενους και τις δραστηριότητες στις οποίες εμπλέκονται </w:t>
      </w:r>
      <w:r w:rsidRPr="00060C26">
        <w:rPr>
          <w:rFonts w:ascii="Times New Roman" w:hAnsi="Times New Roman" w:cs="Times New Roman"/>
          <w:szCs w:val="22"/>
        </w:rPr>
        <w:t>(</w:t>
      </w:r>
      <w:r w:rsidRPr="00060C26">
        <w:rPr>
          <w:rFonts w:ascii="Times New Roman" w:eastAsia="Times New Roman" w:hAnsi="Times New Roman" w:cs="Times New Roman"/>
          <w:szCs w:val="22"/>
          <w:highlight w:val="white"/>
        </w:rPr>
        <w:t>Papamitsiou &amp; Economides, 2014</w:t>
      </w:r>
      <w:r w:rsidRPr="00060C26">
        <w:rPr>
          <w:rFonts w:ascii="Times New Roman" w:eastAsia="Times New Roman" w:hAnsi="Times New Roman" w:cs="Times New Roman"/>
          <w:szCs w:val="22"/>
        </w:rPr>
        <w:t>, σελ. 52).</w:t>
      </w:r>
      <w:r w:rsidR="00153B70" w:rsidRPr="00153B70">
        <w:rPr>
          <w:rFonts w:ascii="Times New Roman" w:eastAsia="Times New Roman" w:hAnsi="Times New Roman" w:cs="Times New Roman"/>
          <w:szCs w:val="22"/>
        </w:rPr>
        <w:t xml:space="preserve"> </w:t>
      </w:r>
    </w:p>
    <w:p w14:paraId="564F8BD9" w14:textId="77777777" w:rsidR="00060C26" w:rsidRDefault="003C48C0" w:rsidP="00B75F15">
      <w:pPr>
        <w:spacing w:before="240" w:after="240" w:line="360" w:lineRule="auto"/>
        <w:ind w:right="-7" w:firstLine="284"/>
        <w:jc w:val="both"/>
        <w:rPr>
          <w:rFonts w:ascii="Times New Roman" w:eastAsia="Times New Roman" w:hAnsi="Times New Roman" w:cs="Times New Roman"/>
          <w:szCs w:val="22"/>
        </w:rPr>
      </w:pPr>
      <w:r>
        <w:rPr>
          <w:rFonts w:ascii="Times New Roman" w:eastAsia="Times New Roman" w:hAnsi="Times New Roman" w:cs="Times New Roman"/>
          <w:szCs w:val="22"/>
        </w:rPr>
        <w:lastRenderedPageBreak/>
        <w:t xml:space="preserve">Μια εργασία, </w:t>
      </w:r>
      <w:r w:rsidR="001C4A3D">
        <w:rPr>
          <w:rFonts w:ascii="Times New Roman" w:eastAsia="Times New Roman" w:hAnsi="Times New Roman" w:cs="Times New Roman"/>
          <w:szCs w:val="22"/>
        </w:rPr>
        <w:t>η οποία χρησιμοποίησε</w:t>
      </w:r>
      <w:r w:rsidR="00153B70">
        <w:rPr>
          <w:rFonts w:ascii="Times New Roman" w:eastAsia="Times New Roman" w:hAnsi="Times New Roman" w:cs="Times New Roman"/>
          <w:szCs w:val="22"/>
        </w:rPr>
        <w:t xml:space="preserve"> σύστημα </w:t>
      </w:r>
      <w:r w:rsidR="00153B70">
        <w:rPr>
          <w:rFonts w:ascii="Times New Roman" w:eastAsia="Times New Roman" w:hAnsi="Times New Roman" w:cs="Times New Roman"/>
          <w:szCs w:val="22"/>
          <w:lang w:val="en-US"/>
        </w:rPr>
        <w:t>VLE</w:t>
      </w:r>
      <w:r w:rsidR="00153B70">
        <w:rPr>
          <w:rFonts w:ascii="Times New Roman" w:eastAsia="Times New Roman" w:hAnsi="Times New Roman" w:cs="Times New Roman"/>
          <w:szCs w:val="22"/>
        </w:rPr>
        <w:t xml:space="preserve"> (</w:t>
      </w:r>
      <w:r w:rsidR="00153B70">
        <w:rPr>
          <w:rFonts w:ascii="Times New Roman" w:eastAsia="Times New Roman" w:hAnsi="Times New Roman" w:cs="Times New Roman"/>
          <w:szCs w:val="22"/>
          <w:lang w:val="en-US"/>
        </w:rPr>
        <w:t>Virtual</w:t>
      </w:r>
      <w:r w:rsidR="00153B70" w:rsidRPr="00153B70">
        <w:rPr>
          <w:rFonts w:ascii="Times New Roman" w:eastAsia="Times New Roman" w:hAnsi="Times New Roman" w:cs="Times New Roman"/>
          <w:szCs w:val="22"/>
        </w:rPr>
        <w:t xml:space="preserve"> </w:t>
      </w:r>
      <w:r w:rsidR="00153B70">
        <w:rPr>
          <w:rFonts w:ascii="Times New Roman" w:eastAsia="Times New Roman" w:hAnsi="Times New Roman" w:cs="Times New Roman"/>
          <w:szCs w:val="22"/>
          <w:lang w:val="en-US"/>
        </w:rPr>
        <w:t>Learning</w:t>
      </w:r>
      <w:r w:rsidR="00153B70" w:rsidRPr="00153B70">
        <w:rPr>
          <w:rFonts w:ascii="Times New Roman" w:eastAsia="Times New Roman" w:hAnsi="Times New Roman" w:cs="Times New Roman"/>
          <w:szCs w:val="22"/>
        </w:rPr>
        <w:t xml:space="preserve"> </w:t>
      </w:r>
      <w:r w:rsidR="00153B70">
        <w:rPr>
          <w:rFonts w:ascii="Times New Roman" w:eastAsia="Times New Roman" w:hAnsi="Times New Roman" w:cs="Times New Roman"/>
          <w:szCs w:val="22"/>
          <w:lang w:val="en-US"/>
        </w:rPr>
        <w:t>Environment</w:t>
      </w:r>
      <w:r w:rsidR="00153B70" w:rsidRPr="00153B70">
        <w:rPr>
          <w:rFonts w:ascii="Times New Roman" w:eastAsia="Times New Roman" w:hAnsi="Times New Roman" w:cs="Times New Roman"/>
          <w:szCs w:val="22"/>
        </w:rPr>
        <w:t>)</w:t>
      </w:r>
      <w:r>
        <w:rPr>
          <w:rFonts w:ascii="Times New Roman" w:eastAsia="Times New Roman" w:hAnsi="Times New Roman" w:cs="Times New Roman"/>
          <w:szCs w:val="22"/>
        </w:rPr>
        <w:t xml:space="preserve"> και</w:t>
      </w:r>
      <w:r w:rsidR="00153B70" w:rsidRPr="00153B70">
        <w:rPr>
          <w:rFonts w:ascii="Times New Roman" w:eastAsia="Times New Roman" w:hAnsi="Times New Roman" w:cs="Times New Roman"/>
          <w:szCs w:val="22"/>
        </w:rPr>
        <w:t xml:space="preserve"> </w:t>
      </w:r>
      <w:r w:rsidR="00153B70">
        <w:rPr>
          <w:rFonts w:ascii="Times New Roman" w:eastAsia="Times New Roman" w:hAnsi="Times New Roman" w:cs="Times New Roman"/>
          <w:szCs w:val="22"/>
        </w:rPr>
        <w:t xml:space="preserve">συγκεκριμένα το σύστημα </w:t>
      </w:r>
      <w:r w:rsidR="00511BD6">
        <w:rPr>
          <w:rFonts w:ascii="Times New Roman" w:eastAsia="Times New Roman" w:hAnsi="Times New Roman" w:cs="Times New Roman"/>
          <w:szCs w:val="22"/>
          <w:lang w:val="en-US"/>
        </w:rPr>
        <w:t>M</w:t>
      </w:r>
      <w:r w:rsidR="00153B70">
        <w:rPr>
          <w:rFonts w:ascii="Times New Roman" w:eastAsia="Times New Roman" w:hAnsi="Times New Roman" w:cs="Times New Roman"/>
          <w:szCs w:val="22"/>
          <w:lang w:val="en-US"/>
        </w:rPr>
        <w:t>oodle</w:t>
      </w:r>
      <w:r w:rsidR="00153B70" w:rsidRPr="00153B70">
        <w:rPr>
          <w:rFonts w:ascii="Times New Roman" w:eastAsia="Times New Roman" w:hAnsi="Times New Roman" w:cs="Times New Roman"/>
          <w:szCs w:val="22"/>
        </w:rPr>
        <w:t xml:space="preserve"> </w:t>
      </w:r>
      <w:r w:rsidR="00153B70">
        <w:rPr>
          <w:rFonts w:ascii="Times New Roman" w:eastAsia="Times New Roman" w:hAnsi="Times New Roman" w:cs="Times New Roman"/>
          <w:szCs w:val="22"/>
        </w:rPr>
        <w:t xml:space="preserve">πραγματοποιήθηκε από τους </w:t>
      </w:r>
      <w:r w:rsidR="00153B70" w:rsidRPr="00153B70">
        <w:rPr>
          <w:rFonts w:ascii="Times New Roman" w:hAnsi="Times New Roman" w:cs="Times New Roman"/>
          <w:color w:val="222222"/>
          <w:shd w:val="clear" w:color="auto" w:fill="FFFFFF"/>
        </w:rPr>
        <w:t xml:space="preserve">Agudo-Peregrina, </w:t>
      </w:r>
      <w:r w:rsidR="00C92E8D">
        <w:rPr>
          <w:rFonts w:ascii="Times New Roman" w:hAnsi="Times New Roman" w:cs="Times New Roman"/>
          <w:color w:val="222222"/>
          <w:shd w:val="clear" w:color="auto" w:fill="FFFFFF"/>
        </w:rPr>
        <w:t xml:space="preserve">Iglesias-Pradas, Conde-González, </w:t>
      </w:r>
      <w:r w:rsidR="00153B70" w:rsidRPr="00153B70">
        <w:rPr>
          <w:rFonts w:ascii="Times New Roman" w:hAnsi="Times New Roman" w:cs="Times New Roman"/>
          <w:color w:val="222222"/>
          <w:shd w:val="clear" w:color="auto" w:fill="FFFFFF"/>
        </w:rPr>
        <w:t xml:space="preserve">και </w:t>
      </w:r>
      <w:r w:rsidR="00C92E8D">
        <w:rPr>
          <w:rFonts w:ascii="Times New Roman" w:hAnsi="Times New Roman" w:cs="Times New Roman"/>
          <w:color w:val="222222"/>
          <w:shd w:val="clear" w:color="auto" w:fill="FFFFFF"/>
        </w:rPr>
        <w:t>Hernández-García</w:t>
      </w:r>
      <w:r w:rsidR="00153B70" w:rsidRPr="00153B70">
        <w:rPr>
          <w:rFonts w:ascii="Times New Roman" w:hAnsi="Times New Roman" w:cs="Times New Roman"/>
          <w:color w:val="222222"/>
          <w:shd w:val="clear" w:color="auto" w:fill="FFFFFF"/>
        </w:rPr>
        <w:t xml:space="preserve"> (2014)</w:t>
      </w:r>
      <w:r w:rsidR="00153B70">
        <w:rPr>
          <w:rFonts w:ascii="Times New Roman" w:eastAsia="Times New Roman" w:hAnsi="Times New Roman" w:cs="Times New Roman"/>
          <w:szCs w:val="22"/>
        </w:rPr>
        <w:t xml:space="preserve">. Συγκεκριμένα, οι </w:t>
      </w:r>
      <w:r w:rsidR="00153B70" w:rsidRPr="00153B70">
        <w:rPr>
          <w:rFonts w:ascii="Times New Roman" w:eastAsia="Times New Roman" w:hAnsi="Times New Roman" w:cs="Times New Roman"/>
          <w:szCs w:val="22"/>
        </w:rPr>
        <w:t>Agudo-Peregrina et al.</w:t>
      </w:r>
      <w:r w:rsidR="00153B70">
        <w:rPr>
          <w:rFonts w:ascii="Times New Roman" w:eastAsia="Times New Roman" w:hAnsi="Times New Roman" w:cs="Times New Roman"/>
          <w:szCs w:val="22"/>
        </w:rPr>
        <w:t xml:space="preserve"> (2014) προσπάθησαν να γεφυρώσουν το κενό που υπήρχε βιβλιογραφικά μεταξύ </w:t>
      </w:r>
      <w:r w:rsidR="00153B70" w:rsidRPr="00153B70">
        <w:rPr>
          <w:rFonts w:ascii="Times New Roman" w:eastAsia="Times New Roman" w:hAnsi="Times New Roman" w:cs="Times New Roman"/>
          <w:szCs w:val="22"/>
        </w:rPr>
        <w:t>της σχέσης των δεδομένων που προκύπτουν από την αλληλεπίδραση των μαθητών κατά τη διάρκεια μιας μαθησιακής διαδικασίας με την απόδοση τους και την ακαδημαϊκή τους επιτυχία.</w:t>
      </w:r>
      <w:r w:rsidR="00153B70">
        <w:rPr>
          <w:rFonts w:ascii="Times New Roman" w:eastAsia="Times New Roman" w:hAnsi="Times New Roman" w:cs="Times New Roman"/>
          <w:szCs w:val="22"/>
        </w:rPr>
        <w:t xml:space="preserve"> </w:t>
      </w:r>
    </w:p>
    <w:p w14:paraId="44B4E863" w14:textId="77777777" w:rsidR="00B75F15" w:rsidRDefault="00B75F15" w:rsidP="00B75F15">
      <w:pPr>
        <w:spacing w:before="240" w:after="240" w:line="360" w:lineRule="auto"/>
        <w:ind w:right="-7" w:firstLine="284"/>
        <w:jc w:val="both"/>
        <w:rPr>
          <w:rFonts w:ascii="Times New Roman" w:eastAsia="Times New Roman" w:hAnsi="Times New Roman" w:cs="Times New Roman"/>
          <w:szCs w:val="22"/>
        </w:rPr>
      </w:pPr>
    </w:p>
    <w:p w14:paraId="6B43FA20" w14:textId="56E39B64" w:rsidR="00B75F15" w:rsidRDefault="00B75F15" w:rsidP="00153B70">
      <w:pPr>
        <w:spacing w:before="240" w:after="240" w:line="360" w:lineRule="auto"/>
        <w:ind w:right="-7" w:firstLine="284"/>
        <w:jc w:val="both"/>
        <w:rPr>
          <w:rFonts w:ascii="Times New Roman" w:eastAsia="Times New Roman" w:hAnsi="Times New Roman" w:cs="Times New Roman"/>
          <w:szCs w:val="22"/>
        </w:rPr>
      </w:pPr>
      <w:r w:rsidRPr="00B75F15">
        <w:rPr>
          <w:rFonts w:ascii="Times New Roman" w:eastAsia="Times New Roman" w:hAnsi="Times New Roman" w:cs="Times New Roman"/>
          <w:szCs w:val="22"/>
        </w:rPr>
        <w:t>Συγκεκριμένα κατηγοριοποίησαν τις αλληλεπιδράσεις τω</w:t>
      </w:r>
      <w:r>
        <w:rPr>
          <w:rFonts w:ascii="Times New Roman" w:eastAsia="Times New Roman" w:hAnsi="Times New Roman" w:cs="Times New Roman"/>
          <w:szCs w:val="22"/>
        </w:rPr>
        <w:t xml:space="preserve">ν μαθητών μέσα στο </w:t>
      </w:r>
      <w:r w:rsidR="007D218E">
        <w:rPr>
          <w:rFonts w:ascii="Times New Roman" w:eastAsia="Times New Roman" w:hAnsi="Times New Roman" w:cs="Times New Roman"/>
          <w:szCs w:val="22"/>
          <w:lang w:val="en-US"/>
        </w:rPr>
        <w:t>M</w:t>
      </w:r>
      <w:r>
        <w:rPr>
          <w:rFonts w:ascii="Times New Roman" w:eastAsia="Times New Roman" w:hAnsi="Times New Roman" w:cs="Times New Roman"/>
          <w:szCs w:val="22"/>
          <w:lang w:val="en-US"/>
        </w:rPr>
        <w:t>oodle</w:t>
      </w:r>
      <w:r w:rsidRPr="00B75F15">
        <w:rPr>
          <w:rFonts w:ascii="Times New Roman" w:eastAsia="Times New Roman" w:hAnsi="Times New Roman" w:cs="Times New Roman"/>
          <w:szCs w:val="22"/>
        </w:rPr>
        <w:t xml:space="preserve"> με βάση τους αντιπροσώπους των αλληλεπιδράσεων (αλληλεπιδράσεις μεταξύ μαθητών, αλληλεπιδράσεις μεταξύ μαθητή- εκπαιδευτικού, αλληλεπιδράσεις μεταξύ μαθητή και περιεχομένου του μαθήματος κτλ), της συχνότητας</w:t>
      </w:r>
      <w:r w:rsidR="002A282A">
        <w:rPr>
          <w:rFonts w:ascii="Times New Roman" w:eastAsia="Times New Roman" w:hAnsi="Times New Roman" w:cs="Times New Roman"/>
          <w:szCs w:val="22"/>
        </w:rPr>
        <w:t xml:space="preserve"> της χρήσης</w:t>
      </w:r>
      <w:r w:rsidR="001C4A3D">
        <w:rPr>
          <w:rFonts w:ascii="Times New Roman" w:eastAsia="Times New Roman" w:hAnsi="Times New Roman" w:cs="Times New Roman"/>
          <w:szCs w:val="22"/>
        </w:rPr>
        <w:t xml:space="preserve"> </w:t>
      </w:r>
      <w:r w:rsidR="001C4A3D" w:rsidRPr="00B75F15">
        <w:rPr>
          <w:rFonts w:ascii="Times New Roman" w:eastAsia="Times New Roman" w:hAnsi="Times New Roman" w:cs="Times New Roman"/>
          <w:szCs w:val="22"/>
        </w:rPr>
        <w:t>(περισσότερο χρησιμοποιημένα</w:t>
      </w:r>
      <w:r w:rsidR="001C4A3D">
        <w:rPr>
          <w:rFonts w:ascii="Times New Roman" w:eastAsia="Times New Roman" w:hAnsi="Times New Roman" w:cs="Times New Roman"/>
          <w:szCs w:val="22"/>
        </w:rPr>
        <w:t xml:space="preserve"> τμήματα</w:t>
      </w:r>
      <w:r w:rsidR="001C4A3D" w:rsidRPr="00B75F15">
        <w:rPr>
          <w:rFonts w:ascii="Times New Roman" w:eastAsia="Times New Roman" w:hAnsi="Times New Roman" w:cs="Times New Roman"/>
          <w:szCs w:val="22"/>
        </w:rPr>
        <w:t>, μέτρια χρήση, σπάνια χρήση)</w:t>
      </w:r>
      <w:r w:rsidR="001C4A3D">
        <w:rPr>
          <w:rFonts w:ascii="Times New Roman" w:eastAsia="Times New Roman" w:hAnsi="Times New Roman" w:cs="Times New Roman"/>
          <w:szCs w:val="22"/>
        </w:rPr>
        <w:t xml:space="preserve"> </w:t>
      </w:r>
      <w:r w:rsidR="002A282A">
        <w:rPr>
          <w:rFonts w:ascii="Times New Roman" w:eastAsia="Times New Roman" w:hAnsi="Times New Roman" w:cs="Times New Roman"/>
          <w:szCs w:val="22"/>
        </w:rPr>
        <w:t>και ποιων</w:t>
      </w:r>
      <w:r w:rsidR="002A282A" w:rsidRPr="002A282A">
        <w:rPr>
          <w:rFonts w:ascii="Times New Roman" w:eastAsia="Times New Roman" w:hAnsi="Times New Roman" w:cs="Times New Roman"/>
          <w:szCs w:val="22"/>
        </w:rPr>
        <w:t xml:space="preserve"> </w:t>
      </w:r>
      <w:r w:rsidR="002A282A">
        <w:rPr>
          <w:rFonts w:ascii="Times New Roman" w:eastAsia="Times New Roman" w:hAnsi="Times New Roman" w:cs="Times New Roman"/>
          <w:szCs w:val="22"/>
        </w:rPr>
        <w:t>τμημάτων</w:t>
      </w:r>
      <w:r w:rsidRPr="00B75F15">
        <w:rPr>
          <w:rFonts w:ascii="Times New Roman" w:eastAsia="Times New Roman" w:hAnsi="Times New Roman" w:cs="Times New Roman"/>
          <w:szCs w:val="22"/>
        </w:rPr>
        <w:t xml:space="preserve"> (τμήμα με το περιεχόμενο του μαθήματος κτλ) μέσα στο σύστημα  </w:t>
      </w:r>
      <w:r w:rsidR="00CE0D3E">
        <w:rPr>
          <w:rFonts w:ascii="Times New Roman" w:eastAsia="Times New Roman" w:hAnsi="Times New Roman" w:cs="Times New Roman"/>
          <w:szCs w:val="22"/>
        </w:rPr>
        <w:t xml:space="preserve">αλλά </w:t>
      </w:r>
      <w:r w:rsidR="00FC009A">
        <w:rPr>
          <w:rFonts w:ascii="Times New Roman" w:eastAsia="Times New Roman" w:hAnsi="Times New Roman" w:cs="Times New Roman"/>
          <w:szCs w:val="22"/>
        </w:rPr>
        <w:t>και του</w:t>
      </w:r>
      <w:r w:rsidRPr="00B75F15">
        <w:rPr>
          <w:rFonts w:ascii="Times New Roman" w:eastAsia="Times New Roman" w:hAnsi="Times New Roman" w:cs="Times New Roman"/>
          <w:szCs w:val="22"/>
        </w:rPr>
        <w:t xml:space="preserve"> τρόπο</w:t>
      </w:r>
      <w:r w:rsidR="00FC009A">
        <w:rPr>
          <w:rFonts w:ascii="Times New Roman" w:eastAsia="Times New Roman" w:hAnsi="Times New Roman" w:cs="Times New Roman"/>
          <w:szCs w:val="22"/>
        </w:rPr>
        <w:t>υ</w:t>
      </w:r>
      <w:r w:rsidRPr="00B75F15">
        <w:rPr>
          <w:rFonts w:ascii="Times New Roman" w:eastAsia="Times New Roman" w:hAnsi="Times New Roman" w:cs="Times New Roman"/>
          <w:szCs w:val="22"/>
        </w:rPr>
        <w:t xml:space="preserve"> όπου αλληλεπιδρούν οι εκπαιδευόμενοι με το περιβάλλον Virtual Learning (παθητικά ή ενεργά) (Agudo-Peregrina et al., 2014).</w:t>
      </w:r>
    </w:p>
    <w:p w14:paraId="29DF8780" w14:textId="77777777" w:rsidR="002A282A" w:rsidRDefault="002A282A" w:rsidP="00153B70">
      <w:pPr>
        <w:spacing w:before="240" w:after="240" w:line="360" w:lineRule="auto"/>
        <w:ind w:right="-7" w:firstLine="284"/>
        <w:jc w:val="both"/>
        <w:rPr>
          <w:rFonts w:ascii="Times New Roman" w:eastAsia="Times New Roman" w:hAnsi="Times New Roman" w:cs="Times New Roman"/>
          <w:szCs w:val="22"/>
        </w:rPr>
      </w:pPr>
    </w:p>
    <w:p w14:paraId="7F5E064C" w14:textId="572E026C" w:rsidR="002A282A" w:rsidRDefault="004B2066" w:rsidP="002A282A">
      <w:pPr>
        <w:spacing w:before="240" w:after="240" w:line="360" w:lineRule="auto"/>
        <w:ind w:right="-7" w:firstLine="284"/>
        <w:jc w:val="both"/>
        <w:rPr>
          <w:rFonts w:ascii="Times New Roman" w:eastAsia="Times New Roman" w:hAnsi="Times New Roman" w:cs="Times New Roman"/>
          <w:szCs w:val="22"/>
        </w:rPr>
      </w:pPr>
      <w:r>
        <w:rPr>
          <w:rFonts w:ascii="Times New Roman" w:eastAsia="Times New Roman" w:hAnsi="Times New Roman" w:cs="Times New Roman"/>
          <w:szCs w:val="22"/>
        </w:rPr>
        <w:t>Οι</w:t>
      </w:r>
      <w:r w:rsidRPr="004B2066">
        <w:rPr>
          <w:rFonts w:ascii="Times New Roman" w:eastAsia="Times New Roman" w:hAnsi="Times New Roman" w:cs="Times New Roman"/>
          <w:szCs w:val="22"/>
          <w:lang w:val="en-US"/>
        </w:rPr>
        <w:t xml:space="preserve"> Agudo-Peregrina et al. </w:t>
      </w:r>
      <w:r w:rsidRPr="004B2066">
        <w:rPr>
          <w:rFonts w:ascii="Times New Roman" w:eastAsia="Times New Roman" w:hAnsi="Times New Roman" w:cs="Times New Roman"/>
          <w:szCs w:val="22"/>
        </w:rPr>
        <w:t>(2014)</w:t>
      </w:r>
      <w:r>
        <w:rPr>
          <w:rFonts w:ascii="Times New Roman" w:eastAsia="Times New Roman" w:hAnsi="Times New Roman" w:cs="Times New Roman"/>
          <w:szCs w:val="22"/>
        </w:rPr>
        <w:t xml:space="preserve"> χρησιμοποίησαν στην έρευνα τους </w:t>
      </w:r>
      <w:r w:rsidR="00BE519A">
        <w:rPr>
          <w:rFonts w:ascii="Times New Roman" w:eastAsia="Times New Roman" w:hAnsi="Times New Roman" w:cs="Times New Roman"/>
          <w:szCs w:val="22"/>
        </w:rPr>
        <w:t>8 μαθήματα, από τα οποία τα</w:t>
      </w:r>
      <w:r w:rsidR="002A282A" w:rsidRPr="002A282A">
        <w:rPr>
          <w:rFonts w:ascii="Times New Roman" w:eastAsia="Times New Roman" w:hAnsi="Times New Roman" w:cs="Times New Roman"/>
          <w:szCs w:val="22"/>
        </w:rPr>
        <w:t xml:space="preserve"> 6 </w:t>
      </w:r>
      <w:r w:rsidR="00BE519A">
        <w:rPr>
          <w:rFonts w:ascii="Times New Roman" w:eastAsia="Times New Roman" w:hAnsi="Times New Roman" w:cs="Times New Roman"/>
          <w:szCs w:val="22"/>
        </w:rPr>
        <w:t xml:space="preserve">ήταν διαδικτυακά </w:t>
      </w:r>
      <w:r w:rsidR="002A282A" w:rsidRPr="002A282A">
        <w:rPr>
          <w:rFonts w:ascii="Times New Roman" w:eastAsia="Times New Roman" w:hAnsi="Times New Roman" w:cs="Times New Roman"/>
          <w:szCs w:val="22"/>
        </w:rPr>
        <w:t>και</w:t>
      </w:r>
      <w:r w:rsidR="00BE519A">
        <w:rPr>
          <w:rFonts w:ascii="Times New Roman" w:eastAsia="Times New Roman" w:hAnsi="Times New Roman" w:cs="Times New Roman"/>
          <w:szCs w:val="22"/>
        </w:rPr>
        <w:t xml:space="preserve"> τα υπόλοιπα 2 </w:t>
      </w:r>
      <w:r w:rsidR="002A282A" w:rsidRPr="002A282A">
        <w:rPr>
          <w:rFonts w:ascii="Times New Roman" w:eastAsia="Times New Roman" w:hAnsi="Times New Roman" w:cs="Times New Roman"/>
          <w:szCs w:val="22"/>
        </w:rPr>
        <w:t>γίνονταν σε περιβάλλο</w:t>
      </w:r>
      <w:r>
        <w:rPr>
          <w:rFonts w:ascii="Times New Roman" w:eastAsia="Times New Roman" w:hAnsi="Times New Roman" w:cs="Times New Roman"/>
          <w:szCs w:val="22"/>
        </w:rPr>
        <w:t>ν</w:t>
      </w:r>
      <w:r w:rsidRPr="004B2066">
        <w:rPr>
          <w:rFonts w:ascii="Times New Roman" w:eastAsia="Times New Roman" w:hAnsi="Times New Roman" w:cs="Times New Roman"/>
          <w:szCs w:val="22"/>
        </w:rPr>
        <w:t xml:space="preserve"> </w:t>
      </w:r>
      <w:r w:rsidR="009F1A69" w:rsidRPr="009F1A69">
        <w:rPr>
          <w:rFonts w:ascii="Times New Roman" w:eastAsia="Times New Roman" w:hAnsi="Times New Roman" w:cs="Times New Roman"/>
          <w:szCs w:val="22"/>
          <w:lang w:val="en-US"/>
        </w:rPr>
        <w:t>Virtual</w:t>
      </w:r>
      <w:r w:rsidR="009F1A69" w:rsidRPr="009F1A69">
        <w:rPr>
          <w:rFonts w:ascii="Times New Roman" w:eastAsia="Times New Roman" w:hAnsi="Times New Roman" w:cs="Times New Roman"/>
          <w:szCs w:val="22"/>
        </w:rPr>
        <w:t xml:space="preserve"> </w:t>
      </w:r>
      <w:r w:rsidR="009F1A69" w:rsidRPr="009F1A69">
        <w:rPr>
          <w:rFonts w:ascii="Times New Roman" w:eastAsia="Times New Roman" w:hAnsi="Times New Roman" w:cs="Times New Roman"/>
          <w:szCs w:val="22"/>
          <w:lang w:val="en-US"/>
        </w:rPr>
        <w:t>Learning</w:t>
      </w:r>
      <w:r w:rsidR="002A282A" w:rsidRPr="002A282A">
        <w:rPr>
          <w:rFonts w:ascii="Times New Roman" w:eastAsia="Times New Roman" w:hAnsi="Times New Roman" w:cs="Times New Roman"/>
          <w:szCs w:val="22"/>
        </w:rPr>
        <w:t xml:space="preserve"> με σκοπό να υποστηρίξουν μαθήματα που γί</w:t>
      </w:r>
      <w:r>
        <w:rPr>
          <w:rFonts w:ascii="Times New Roman" w:eastAsia="Times New Roman" w:hAnsi="Times New Roman" w:cs="Times New Roman"/>
          <w:szCs w:val="22"/>
        </w:rPr>
        <w:t>νονται με τον παραδοσιακό τρόπο</w:t>
      </w:r>
      <w:r w:rsidR="009F1A69">
        <w:rPr>
          <w:rFonts w:ascii="Times New Roman" w:eastAsia="Times New Roman" w:hAnsi="Times New Roman" w:cs="Times New Roman"/>
          <w:szCs w:val="22"/>
        </w:rPr>
        <w:t xml:space="preserve"> διδασκαλίας</w:t>
      </w:r>
      <w:r w:rsidRPr="004B2066">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Μέσα από τις κινήσεις των εκπαιδευόμενων στα συγκεκριμένα μαθήματα, οι </w:t>
      </w:r>
      <w:r w:rsidRPr="004B2066">
        <w:rPr>
          <w:rFonts w:ascii="Times New Roman" w:eastAsia="Times New Roman" w:hAnsi="Times New Roman" w:cs="Times New Roman"/>
          <w:szCs w:val="22"/>
          <w:lang w:val="en-US"/>
        </w:rPr>
        <w:t>Agudo</w:t>
      </w:r>
      <w:r w:rsidRPr="004B2066">
        <w:rPr>
          <w:rFonts w:ascii="Times New Roman" w:eastAsia="Times New Roman" w:hAnsi="Times New Roman" w:cs="Times New Roman"/>
          <w:szCs w:val="22"/>
        </w:rPr>
        <w:t>-</w:t>
      </w:r>
      <w:r w:rsidRPr="004B2066">
        <w:rPr>
          <w:rFonts w:ascii="Times New Roman" w:eastAsia="Times New Roman" w:hAnsi="Times New Roman" w:cs="Times New Roman"/>
          <w:szCs w:val="22"/>
          <w:lang w:val="en-US"/>
        </w:rPr>
        <w:t>Peregrina</w:t>
      </w:r>
      <w:r w:rsidRPr="004B2066">
        <w:rPr>
          <w:rFonts w:ascii="Times New Roman" w:eastAsia="Times New Roman" w:hAnsi="Times New Roman" w:cs="Times New Roman"/>
          <w:szCs w:val="22"/>
        </w:rPr>
        <w:t xml:space="preserve"> </w:t>
      </w:r>
      <w:r w:rsidRPr="004B2066">
        <w:rPr>
          <w:rFonts w:ascii="Times New Roman" w:eastAsia="Times New Roman" w:hAnsi="Times New Roman" w:cs="Times New Roman"/>
          <w:szCs w:val="22"/>
          <w:lang w:val="en-US"/>
        </w:rPr>
        <w:t>et</w:t>
      </w:r>
      <w:r w:rsidRPr="004B2066">
        <w:rPr>
          <w:rFonts w:ascii="Times New Roman" w:eastAsia="Times New Roman" w:hAnsi="Times New Roman" w:cs="Times New Roman"/>
          <w:szCs w:val="22"/>
        </w:rPr>
        <w:t xml:space="preserve"> </w:t>
      </w:r>
      <w:r w:rsidRPr="004B2066">
        <w:rPr>
          <w:rFonts w:ascii="Times New Roman" w:eastAsia="Times New Roman" w:hAnsi="Times New Roman" w:cs="Times New Roman"/>
          <w:szCs w:val="22"/>
          <w:lang w:val="en-US"/>
        </w:rPr>
        <w:t>al</w:t>
      </w:r>
      <w:r w:rsidRPr="004B2066">
        <w:rPr>
          <w:rFonts w:ascii="Times New Roman" w:eastAsia="Times New Roman" w:hAnsi="Times New Roman" w:cs="Times New Roman"/>
          <w:szCs w:val="22"/>
        </w:rPr>
        <w:t>. (2014)</w:t>
      </w:r>
      <w:r>
        <w:rPr>
          <w:rFonts w:ascii="Times New Roman" w:eastAsia="Times New Roman" w:hAnsi="Times New Roman" w:cs="Times New Roman"/>
          <w:szCs w:val="22"/>
        </w:rPr>
        <w:t xml:space="preserve"> </w:t>
      </w:r>
      <w:r w:rsidR="002A282A" w:rsidRPr="002A282A">
        <w:rPr>
          <w:rFonts w:ascii="Times New Roman" w:eastAsia="Times New Roman" w:hAnsi="Times New Roman" w:cs="Times New Roman"/>
          <w:szCs w:val="22"/>
        </w:rPr>
        <w:t>έβγαλαν το μέσο όρο των αλ</w:t>
      </w:r>
      <w:r w:rsidR="0004659B">
        <w:rPr>
          <w:rFonts w:ascii="Times New Roman" w:eastAsia="Times New Roman" w:hAnsi="Times New Roman" w:cs="Times New Roman"/>
          <w:szCs w:val="22"/>
        </w:rPr>
        <w:t>ληλεπιδράσεων σε κάθε μάθημα, συσχέτισαν τη κάθε κατηγορία</w:t>
      </w:r>
      <w:r w:rsidR="002A282A" w:rsidRPr="002A282A">
        <w:rPr>
          <w:rFonts w:ascii="Times New Roman" w:eastAsia="Times New Roman" w:hAnsi="Times New Roman" w:cs="Times New Roman"/>
          <w:szCs w:val="22"/>
        </w:rPr>
        <w:t xml:space="preserve"> αλληλεπιδράσεων με τον</w:t>
      </w:r>
      <w:r>
        <w:rPr>
          <w:rFonts w:ascii="Times New Roman" w:eastAsia="Times New Roman" w:hAnsi="Times New Roman" w:cs="Times New Roman"/>
          <w:szCs w:val="22"/>
        </w:rPr>
        <w:t xml:space="preserve"> τελικό βαθμό και πραγματοποίησαν</w:t>
      </w:r>
      <w:r w:rsidR="002A282A" w:rsidRPr="002A282A">
        <w:rPr>
          <w:rFonts w:ascii="Times New Roman" w:eastAsia="Times New Roman" w:hAnsi="Times New Roman" w:cs="Times New Roman"/>
          <w:szCs w:val="22"/>
        </w:rPr>
        <w:t xml:space="preserve"> την παλινδρόμηση multiple backwards stepwise regression πάνω σε αυτά με το εργαλείο S</w:t>
      </w:r>
      <w:r>
        <w:rPr>
          <w:rFonts w:ascii="Times New Roman" w:eastAsia="Times New Roman" w:hAnsi="Times New Roman" w:cs="Times New Roman"/>
          <w:szCs w:val="22"/>
        </w:rPr>
        <w:t>PSS 18.</w:t>
      </w:r>
      <w:r w:rsidR="002A282A" w:rsidRPr="002A282A">
        <w:rPr>
          <w:rFonts w:ascii="Times New Roman" w:eastAsia="Times New Roman" w:hAnsi="Times New Roman" w:cs="Times New Roman"/>
          <w:szCs w:val="22"/>
        </w:rPr>
        <w:t xml:space="preserve"> </w:t>
      </w:r>
    </w:p>
    <w:p w14:paraId="552498C7" w14:textId="77777777" w:rsidR="002A282A" w:rsidRPr="002A282A" w:rsidRDefault="002A282A" w:rsidP="002A282A">
      <w:pPr>
        <w:spacing w:before="240" w:after="240" w:line="360" w:lineRule="auto"/>
        <w:ind w:right="-7" w:firstLine="284"/>
        <w:jc w:val="both"/>
        <w:rPr>
          <w:rFonts w:ascii="Times New Roman" w:eastAsia="Times New Roman" w:hAnsi="Times New Roman" w:cs="Times New Roman"/>
          <w:szCs w:val="22"/>
        </w:rPr>
      </w:pPr>
    </w:p>
    <w:p w14:paraId="7805FE34" w14:textId="5199BE64" w:rsidR="002A282A" w:rsidRPr="00153B70" w:rsidRDefault="004B2066" w:rsidP="002A282A">
      <w:pPr>
        <w:spacing w:before="240" w:after="240" w:line="360" w:lineRule="auto"/>
        <w:ind w:right="-7" w:firstLine="284"/>
        <w:jc w:val="both"/>
        <w:rPr>
          <w:rFonts w:ascii="Times New Roman" w:eastAsia="Times New Roman" w:hAnsi="Times New Roman" w:cs="Times New Roman"/>
          <w:szCs w:val="22"/>
        </w:rPr>
      </w:pPr>
      <w:r>
        <w:rPr>
          <w:rFonts w:ascii="Times New Roman" w:eastAsia="Times New Roman" w:hAnsi="Times New Roman" w:cs="Times New Roman"/>
          <w:szCs w:val="22"/>
        </w:rPr>
        <w:t>Τα αποτελέσματα της έρευνας έδειξαν</w:t>
      </w:r>
      <w:r w:rsidR="002A282A" w:rsidRPr="002A282A">
        <w:rPr>
          <w:rFonts w:ascii="Times New Roman" w:eastAsia="Times New Roman" w:hAnsi="Times New Roman" w:cs="Times New Roman"/>
          <w:szCs w:val="22"/>
        </w:rPr>
        <w:t xml:space="preserve"> ότι η τελική απόδοση των μαθητών στα </w:t>
      </w:r>
      <w:r>
        <w:rPr>
          <w:rFonts w:ascii="Times New Roman" w:eastAsia="Times New Roman" w:hAnsi="Times New Roman" w:cs="Times New Roman"/>
          <w:szCs w:val="22"/>
        </w:rPr>
        <w:t xml:space="preserve">διαδικτυακά μαθήματα </w:t>
      </w:r>
      <w:r w:rsidR="0065478F">
        <w:rPr>
          <w:rFonts w:ascii="Times New Roman" w:eastAsia="Times New Roman" w:hAnsi="Times New Roman" w:cs="Times New Roman"/>
          <w:szCs w:val="22"/>
        </w:rPr>
        <w:t>(</w:t>
      </w:r>
      <w:r>
        <w:rPr>
          <w:rFonts w:ascii="Times New Roman" w:eastAsia="Times New Roman" w:hAnsi="Times New Roman" w:cs="Times New Roman"/>
          <w:szCs w:val="22"/>
        </w:rPr>
        <w:t xml:space="preserve">παρά στα </w:t>
      </w:r>
      <w:r w:rsidRPr="002A282A">
        <w:rPr>
          <w:rFonts w:ascii="Times New Roman" w:eastAsia="Times New Roman" w:hAnsi="Times New Roman" w:cs="Times New Roman"/>
          <w:szCs w:val="22"/>
        </w:rPr>
        <w:t>μαθήματα που γίνονταν σε περιβάλλο</w:t>
      </w:r>
      <w:r>
        <w:rPr>
          <w:rFonts w:ascii="Times New Roman" w:eastAsia="Times New Roman" w:hAnsi="Times New Roman" w:cs="Times New Roman"/>
          <w:szCs w:val="22"/>
        </w:rPr>
        <w:t>ν</w:t>
      </w:r>
      <w:r w:rsidRPr="004B2066">
        <w:rPr>
          <w:rFonts w:ascii="Times New Roman" w:eastAsia="Times New Roman" w:hAnsi="Times New Roman" w:cs="Times New Roman"/>
          <w:szCs w:val="22"/>
        </w:rPr>
        <w:t xml:space="preserve"> </w:t>
      </w:r>
      <w:r w:rsidR="00511BD6">
        <w:rPr>
          <w:rFonts w:ascii="Times New Roman" w:eastAsia="Times New Roman" w:hAnsi="Times New Roman" w:cs="Times New Roman"/>
          <w:szCs w:val="22"/>
          <w:lang w:val="en-US"/>
        </w:rPr>
        <w:t>M</w:t>
      </w:r>
      <w:r>
        <w:rPr>
          <w:rFonts w:ascii="Times New Roman" w:eastAsia="Times New Roman" w:hAnsi="Times New Roman" w:cs="Times New Roman"/>
          <w:szCs w:val="22"/>
          <w:lang w:val="en-US"/>
        </w:rPr>
        <w:t>oodle</w:t>
      </w:r>
      <w:r w:rsidRPr="002A282A">
        <w:rPr>
          <w:rFonts w:ascii="Times New Roman" w:eastAsia="Times New Roman" w:hAnsi="Times New Roman" w:cs="Times New Roman"/>
          <w:szCs w:val="22"/>
        </w:rPr>
        <w:t xml:space="preserve"> με σκοπό</w:t>
      </w:r>
      <w:r>
        <w:rPr>
          <w:rFonts w:ascii="Times New Roman" w:eastAsia="Times New Roman" w:hAnsi="Times New Roman" w:cs="Times New Roman"/>
          <w:szCs w:val="22"/>
        </w:rPr>
        <w:t xml:space="preserve"> να υποστηρίξουν τον παραδοσιακό τρόπο διδασκαλίας τους</w:t>
      </w:r>
      <w:r w:rsidR="0072511A">
        <w:rPr>
          <w:rFonts w:ascii="Times New Roman" w:eastAsia="Times New Roman" w:hAnsi="Times New Roman" w:cs="Times New Roman"/>
          <w:szCs w:val="22"/>
        </w:rPr>
        <w:t xml:space="preserve">) </w:t>
      </w:r>
      <w:r w:rsidR="002A282A" w:rsidRPr="002A282A">
        <w:rPr>
          <w:rFonts w:ascii="Times New Roman" w:eastAsia="Times New Roman" w:hAnsi="Times New Roman" w:cs="Times New Roman"/>
          <w:szCs w:val="22"/>
        </w:rPr>
        <w:t>προκύπτει από τις αλληλεπιδράσεις των μαθητών μεταξύ τους αλλά και με τους εκπαιδευτικούς, από τις αλληλεπιδράσεις που σχετίζονται με την αξιολόγ</w:t>
      </w:r>
      <w:r w:rsidR="00400A32">
        <w:rPr>
          <w:rFonts w:ascii="Times New Roman" w:eastAsia="Times New Roman" w:hAnsi="Times New Roman" w:cs="Times New Roman"/>
          <w:szCs w:val="22"/>
        </w:rPr>
        <w:t xml:space="preserve">ηση των μαθητών και </w:t>
      </w:r>
      <w:r w:rsidR="00FB39B3">
        <w:rPr>
          <w:rFonts w:ascii="Times New Roman" w:eastAsia="Times New Roman" w:hAnsi="Times New Roman" w:cs="Times New Roman"/>
          <w:szCs w:val="22"/>
        </w:rPr>
        <w:t xml:space="preserve">την </w:t>
      </w:r>
      <w:r w:rsidR="002A282A" w:rsidRPr="002A282A">
        <w:rPr>
          <w:rFonts w:ascii="Times New Roman" w:eastAsia="Times New Roman" w:hAnsi="Times New Roman" w:cs="Times New Roman"/>
          <w:szCs w:val="22"/>
        </w:rPr>
        <w:t>ενεργή</w:t>
      </w:r>
      <w:r w:rsidR="00FB39B3">
        <w:rPr>
          <w:rFonts w:ascii="Times New Roman" w:eastAsia="Times New Roman" w:hAnsi="Times New Roman" w:cs="Times New Roman"/>
          <w:szCs w:val="22"/>
        </w:rPr>
        <w:t xml:space="preserve"> τους</w:t>
      </w:r>
      <w:r w:rsidR="002A282A" w:rsidRPr="002A282A">
        <w:rPr>
          <w:rFonts w:ascii="Times New Roman" w:eastAsia="Times New Roman" w:hAnsi="Times New Roman" w:cs="Times New Roman"/>
          <w:szCs w:val="22"/>
        </w:rPr>
        <w:t xml:space="preserve"> συμμετοχή (Agudo-Peregrina et al., 2014).</w:t>
      </w:r>
    </w:p>
    <w:p w14:paraId="18F61105" w14:textId="77777777" w:rsidR="00C028B0" w:rsidRPr="00060C26" w:rsidRDefault="00C028B0" w:rsidP="00060C26">
      <w:pPr>
        <w:spacing w:after="240" w:line="360" w:lineRule="auto"/>
        <w:ind w:right="-7" w:firstLine="284"/>
        <w:jc w:val="both"/>
        <w:rPr>
          <w:rFonts w:ascii="Times New Roman" w:eastAsia="Times New Roman" w:hAnsi="Times New Roman" w:cs="Times New Roman"/>
          <w:szCs w:val="22"/>
        </w:rPr>
      </w:pPr>
    </w:p>
    <w:p w14:paraId="32F7B7AC" w14:textId="31175848" w:rsidR="00C028B0"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 xml:space="preserve">Τα συστήματα </w:t>
      </w:r>
      <w:r w:rsidRPr="00060C26">
        <w:rPr>
          <w:rFonts w:ascii="Times New Roman" w:eastAsia="Times New Roman" w:hAnsi="Times New Roman" w:cs="Times New Roman"/>
          <w:szCs w:val="22"/>
          <w:lang w:val="en-US"/>
        </w:rPr>
        <w:t>MOOC</w:t>
      </w:r>
      <w:r w:rsidRPr="00060C26">
        <w:rPr>
          <w:rFonts w:ascii="Times New Roman" w:eastAsia="Times New Roman" w:hAnsi="Times New Roman" w:cs="Times New Roman"/>
          <w:szCs w:val="22"/>
        </w:rPr>
        <w:t>/</w:t>
      </w:r>
      <w:r w:rsidRPr="00060C26">
        <w:rPr>
          <w:rFonts w:ascii="Times New Roman" w:eastAsia="Times New Roman" w:hAnsi="Times New Roman" w:cs="Times New Roman"/>
          <w:szCs w:val="22"/>
          <w:lang w:val="en-US"/>
        </w:rPr>
        <w:t>social</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learning</w:t>
      </w:r>
      <w:r w:rsidRPr="00060C26">
        <w:rPr>
          <w:rFonts w:ascii="Times New Roman" w:eastAsia="Times New Roman" w:hAnsi="Times New Roman" w:cs="Times New Roman"/>
          <w:szCs w:val="22"/>
        </w:rPr>
        <w:t xml:space="preserve"> αποτελούν περιβάλλοντ</w:t>
      </w:r>
      <w:r w:rsidR="0004659B">
        <w:rPr>
          <w:rFonts w:ascii="Times New Roman" w:eastAsia="Times New Roman" w:hAnsi="Times New Roman" w:cs="Times New Roman"/>
          <w:szCs w:val="22"/>
        </w:rPr>
        <w:t xml:space="preserve">α άτυπης και κοινωνικής μάθησης και </w:t>
      </w:r>
      <w:r w:rsidRPr="00060C26">
        <w:rPr>
          <w:rFonts w:ascii="Times New Roman" w:eastAsia="Times New Roman" w:hAnsi="Times New Roman" w:cs="Times New Roman"/>
          <w:szCs w:val="22"/>
        </w:rPr>
        <w:t xml:space="preserve">τα συστήματα </w:t>
      </w:r>
      <w:r w:rsidRPr="00060C26">
        <w:rPr>
          <w:rFonts w:ascii="Times New Roman" w:eastAsia="Times New Roman" w:hAnsi="Times New Roman" w:cs="Times New Roman"/>
          <w:szCs w:val="22"/>
          <w:lang w:val="en-US"/>
        </w:rPr>
        <w:t>web</w:t>
      </w:r>
      <w:r w:rsidRPr="00060C26">
        <w:rPr>
          <w:rFonts w:ascii="Times New Roman" w:eastAsia="Times New Roman" w:hAnsi="Times New Roman" w:cs="Times New Roman"/>
          <w:szCs w:val="22"/>
        </w:rPr>
        <w:t>-</w:t>
      </w:r>
      <w:r w:rsidRPr="00060C26">
        <w:rPr>
          <w:rFonts w:ascii="Times New Roman" w:eastAsia="Times New Roman" w:hAnsi="Times New Roman" w:cs="Times New Roman"/>
          <w:szCs w:val="22"/>
          <w:lang w:val="en-US"/>
        </w:rPr>
        <w:t>based</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education</w:t>
      </w:r>
      <w:r w:rsidRPr="00060C26">
        <w:rPr>
          <w:rFonts w:ascii="Times New Roman" w:eastAsia="Times New Roman" w:hAnsi="Times New Roman" w:cs="Times New Roman"/>
          <w:szCs w:val="22"/>
        </w:rPr>
        <w:t xml:space="preserve"> αποτελούν π</w:t>
      </w:r>
      <w:r w:rsidR="005F2712">
        <w:rPr>
          <w:rFonts w:ascii="Times New Roman" w:eastAsia="Times New Roman" w:hAnsi="Times New Roman" w:cs="Times New Roman"/>
          <w:szCs w:val="22"/>
        </w:rPr>
        <w:t>εριβάλλοντα που βασίζονται στο Δ</w:t>
      </w:r>
      <w:r w:rsidRPr="00060C26">
        <w:rPr>
          <w:rFonts w:ascii="Times New Roman" w:eastAsia="Times New Roman" w:hAnsi="Times New Roman" w:cs="Times New Roman"/>
          <w:szCs w:val="22"/>
        </w:rPr>
        <w:t xml:space="preserve">ιαδίκτυο και οι χρήστες τους μαθαίνουν ηλεκτρονικά, ωστόσο εξαιρούνται τα </w:t>
      </w:r>
      <w:r w:rsidRPr="00060C26">
        <w:rPr>
          <w:rFonts w:ascii="Times New Roman" w:eastAsia="Times New Roman" w:hAnsi="Times New Roman" w:cs="Times New Roman"/>
          <w:szCs w:val="22"/>
          <w:lang w:val="en-US"/>
        </w:rPr>
        <w:t>VLEs</w:t>
      </w:r>
      <w:r w:rsidRPr="00060C26">
        <w:rPr>
          <w:rFonts w:ascii="Times New Roman" w:eastAsia="Times New Roman" w:hAnsi="Times New Roman" w:cs="Times New Roman"/>
          <w:szCs w:val="22"/>
        </w:rPr>
        <w:t xml:space="preserve">, LMSs και MOOCs </w:t>
      </w:r>
      <w:r w:rsidRPr="00060C26">
        <w:rPr>
          <w:rFonts w:ascii="Times New Roman" w:hAnsi="Times New Roman" w:cs="Times New Roman"/>
          <w:szCs w:val="22"/>
        </w:rPr>
        <w:t>(</w:t>
      </w:r>
      <w:r w:rsidRPr="00060C26">
        <w:rPr>
          <w:rFonts w:ascii="Times New Roman" w:eastAsia="Times New Roman" w:hAnsi="Times New Roman" w:cs="Times New Roman"/>
          <w:szCs w:val="22"/>
          <w:highlight w:val="white"/>
        </w:rPr>
        <w:t>Papamitsiou &amp; Economides, 2014</w:t>
      </w:r>
      <w:r w:rsidRPr="00060C26">
        <w:rPr>
          <w:rFonts w:ascii="Times New Roman" w:eastAsia="Times New Roman" w:hAnsi="Times New Roman" w:cs="Times New Roman"/>
          <w:szCs w:val="22"/>
        </w:rPr>
        <w:t xml:space="preserve">, σελ. 52). Επιπλέον, τα συστήματα </w:t>
      </w:r>
      <w:r w:rsidRPr="00060C26">
        <w:rPr>
          <w:rFonts w:ascii="Times New Roman" w:eastAsia="Times New Roman" w:hAnsi="Times New Roman" w:cs="Times New Roman"/>
          <w:szCs w:val="22"/>
          <w:lang w:val="en-US"/>
        </w:rPr>
        <w:t>cognitive</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tutors</w:t>
      </w:r>
      <w:r w:rsidRPr="00060C26">
        <w:rPr>
          <w:rFonts w:ascii="Times New Roman" w:eastAsia="Times New Roman" w:hAnsi="Times New Roman" w:cs="Times New Roman"/>
          <w:szCs w:val="22"/>
        </w:rPr>
        <w:t xml:space="preserve"> χρησιμοποιούν ειδικό λογισμικό το οποίο αξιοποιεί ένα γνωστικό μοντέλο που παρέχει στους </w:t>
      </w:r>
      <w:r w:rsidRPr="00060C26">
        <w:rPr>
          <w:rFonts w:ascii="Times New Roman" w:eastAsia="Times New Roman" w:hAnsi="Times New Roman" w:cs="Times New Roman"/>
          <w:szCs w:val="22"/>
        </w:rPr>
        <w:lastRenderedPageBreak/>
        <w:t xml:space="preserve">μαθητές ανατροφοδότηση καθώς δουλεύουν πάνω σε προβλήματα </w:t>
      </w:r>
      <w:r w:rsidRPr="00060C26">
        <w:rPr>
          <w:rFonts w:ascii="Times New Roman" w:hAnsi="Times New Roman" w:cs="Times New Roman"/>
          <w:szCs w:val="22"/>
        </w:rPr>
        <w:t>(</w:t>
      </w:r>
      <w:r w:rsidRPr="00060C26">
        <w:rPr>
          <w:rFonts w:ascii="Times New Roman" w:eastAsia="Times New Roman" w:hAnsi="Times New Roman" w:cs="Times New Roman"/>
          <w:szCs w:val="22"/>
          <w:highlight w:val="white"/>
        </w:rPr>
        <w:t>Papamitsiou &amp; Economides, 2014</w:t>
      </w:r>
      <w:r w:rsidRPr="00060C26">
        <w:rPr>
          <w:rFonts w:ascii="Times New Roman" w:eastAsia="Times New Roman" w:hAnsi="Times New Roman" w:cs="Times New Roman"/>
          <w:szCs w:val="22"/>
        </w:rPr>
        <w:t>). Πιο συγκεκριμένα, ενημερώνει τους μαθητές για το αν οι ενέργειες τους στο σύστημα είναι σωστές ή λάθος αλλά και καθοδηγήσει τα επόμενα βήματα τους μέσα σε αυτό.</w:t>
      </w:r>
    </w:p>
    <w:p w14:paraId="644E0691" w14:textId="77777777" w:rsidR="00060C26" w:rsidRPr="00060C26"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 xml:space="preserve"> </w:t>
      </w:r>
    </w:p>
    <w:p w14:paraId="205ED4A6" w14:textId="77777777" w:rsidR="00060C26" w:rsidRPr="00060C26" w:rsidRDefault="00060C26" w:rsidP="00060C26">
      <w:pPr>
        <w:spacing w:after="240" w:line="360" w:lineRule="auto"/>
        <w:ind w:right="-7" w:firstLine="284"/>
        <w:jc w:val="both"/>
        <w:rPr>
          <w:rFonts w:ascii="Times New Roman" w:eastAsia="Times New Roman" w:hAnsi="Times New Roman" w:cs="Times New Roman"/>
          <w:szCs w:val="22"/>
        </w:rPr>
      </w:pPr>
      <w:r w:rsidRPr="00060C26">
        <w:rPr>
          <w:rFonts w:ascii="Times New Roman" w:eastAsia="Times New Roman" w:hAnsi="Times New Roman" w:cs="Times New Roman"/>
          <w:szCs w:val="22"/>
        </w:rPr>
        <w:t xml:space="preserve">Τα συστήματα </w:t>
      </w:r>
      <w:r w:rsidRPr="00060C26">
        <w:rPr>
          <w:rFonts w:ascii="Times New Roman" w:eastAsia="Times New Roman" w:hAnsi="Times New Roman" w:cs="Times New Roman"/>
          <w:szCs w:val="22"/>
          <w:lang w:val="en-US"/>
        </w:rPr>
        <w:t>computer</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based</w:t>
      </w:r>
      <w:r w:rsidRPr="00060C26">
        <w:rPr>
          <w:rFonts w:ascii="Times New Roman" w:eastAsia="Times New Roman" w:hAnsi="Times New Roman" w:cs="Times New Roman"/>
          <w:szCs w:val="22"/>
        </w:rPr>
        <w:t xml:space="preserve"> </w:t>
      </w:r>
      <w:r w:rsidRPr="00060C26">
        <w:rPr>
          <w:rFonts w:ascii="Times New Roman" w:eastAsia="Times New Roman" w:hAnsi="Times New Roman" w:cs="Times New Roman"/>
          <w:szCs w:val="22"/>
          <w:lang w:val="en-US"/>
        </w:rPr>
        <w:t>education</w:t>
      </w:r>
      <w:r w:rsidRPr="00060C26">
        <w:rPr>
          <w:rFonts w:ascii="Times New Roman" w:eastAsia="Times New Roman" w:hAnsi="Times New Roman" w:cs="Times New Roman"/>
          <w:szCs w:val="22"/>
        </w:rPr>
        <w:t xml:space="preserve"> αποτελούν περιβάλλοντα μάθησης όπου περιλαμβάνουν τύπο τεχνολογίας υπολογιστών, όπως εφαρμογές για επιφάνεια εργασίας, ώστε να στηρίξουν την ηλεκτρονική μάθηση </w:t>
      </w:r>
      <w:r w:rsidRPr="00060C26">
        <w:rPr>
          <w:rFonts w:ascii="Times New Roman" w:hAnsi="Times New Roman" w:cs="Times New Roman"/>
          <w:szCs w:val="22"/>
        </w:rPr>
        <w:t>(</w:t>
      </w:r>
      <w:r w:rsidRPr="00060C26">
        <w:rPr>
          <w:rFonts w:ascii="Times New Roman" w:eastAsia="Times New Roman" w:hAnsi="Times New Roman" w:cs="Times New Roman"/>
          <w:szCs w:val="22"/>
          <w:highlight w:val="white"/>
        </w:rPr>
        <w:t>Papamitsiou &amp; Economides, 2014</w:t>
      </w:r>
      <w:r w:rsidRPr="00060C26">
        <w:rPr>
          <w:rFonts w:ascii="Times New Roman" w:eastAsia="Times New Roman" w:hAnsi="Times New Roman" w:cs="Times New Roman"/>
          <w:szCs w:val="22"/>
        </w:rPr>
        <w:t xml:space="preserve">, σελ. 52).  Τα περιβάλλοντα τύπου </w:t>
      </w:r>
      <w:r w:rsidRPr="00060C26">
        <w:rPr>
          <w:rFonts w:ascii="Times New Roman" w:eastAsia="Times New Roman" w:hAnsi="Times New Roman" w:cs="Times New Roman"/>
          <w:szCs w:val="22"/>
          <w:lang w:val="en-US"/>
        </w:rPr>
        <w:t>multimodality</w:t>
      </w:r>
      <w:r w:rsidRPr="00060C26">
        <w:rPr>
          <w:rFonts w:ascii="Times New Roman" w:eastAsia="Times New Roman" w:hAnsi="Times New Roman" w:cs="Times New Roman"/>
          <w:szCs w:val="22"/>
        </w:rPr>
        <w:t xml:space="preserve"> και </w:t>
      </w:r>
      <w:r w:rsidRPr="00060C26">
        <w:rPr>
          <w:rFonts w:ascii="Times New Roman" w:eastAsia="Times New Roman" w:hAnsi="Times New Roman" w:cs="Times New Roman"/>
          <w:szCs w:val="22"/>
          <w:lang w:val="en-US"/>
        </w:rPr>
        <w:t>mobility</w:t>
      </w:r>
      <w:r w:rsidRPr="00060C26">
        <w:rPr>
          <w:rFonts w:ascii="Times New Roman" w:eastAsia="Times New Roman" w:hAnsi="Times New Roman" w:cs="Times New Roman"/>
          <w:szCs w:val="22"/>
        </w:rPr>
        <w:t xml:space="preserve"> αποτελούν περιβάλλοντα με δεδομένα μαθητών σε διαφορετικά μέτρα και κινητές συσκευές που χρησιμοποιούνται ως βασικό μαθησιακό μεσολαβητή αντίστοιχα </w:t>
      </w:r>
      <w:r w:rsidRPr="00060C26">
        <w:rPr>
          <w:rFonts w:ascii="Times New Roman" w:hAnsi="Times New Roman" w:cs="Times New Roman"/>
          <w:szCs w:val="22"/>
        </w:rPr>
        <w:t>(</w:t>
      </w:r>
      <w:r w:rsidRPr="00060C26">
        <w:rPr>
          <w:rFonts w:ascii="Times New Roman" w:eastAsia="Times New Roman" w:hAnsi="Times New Roman" w:cs="Times New Roman"/>
          <w:szCs w:val="22"/>
          <w:highlight w:val="white"/>
        </w:rPr>
        <w:t>Papamitsiou &amp; Economides, 2014</w:t>
      </w:r>
      <w:r w:rsidRPr="00060C26">
        <w:rPr>
          <w:rFonts w:ascii="Times New Roman" w:eastAsia="Times New Roman" w:hAnsi="Times New Roman" w:cs="Times New Roman"/>
          <w:szCs w:val="22"/>
        </w:rPr>
        <w:t xml:space="preserve">, σελ. 52). </w:t>
      </w:r>
    </w:p>
    <w:p w14:paraId="7110B453" w14:textId="318B8581" w:rsidR="00060C26" w:rsidRDefault="00060C26" w:rsidP="00060C26">
      <w:pPr>
        <w:pStyle w:val="Default"/>
        <w:spacing w:before="240" w:line="360" w:lineRule="auto"/>
        <w:ind w:right="-7" w:firstLine="284"/>
        <w:jc w:val="both"/>
        <w:rPr>
          <w:rFonts w:eastAsia="Times New Roman"/>
          <w:sz w:val="22"/>
          <w:szCs w:val="22"/>
          <w:lang w:val="el-GR"/>
        </w:rPr>
      </w:pPr>
      <w:r w:rsidRPr="00060C26">
        <w:rPr>
          <w:rFonts w:eastAsia="Times New Roman"/>
          <w:sz w:val="22"/>
          <w:szCs w:val="22"/>
          <w:lang w:val="el-GR"/>
        </w:rPr>
        <w:t xml:space="preserve">Οι </w:t>
      </w:r>
      <w:r w:rsidRPr="00060C26">
        <w:rPr>
          <w:rFonts w:eastAsia="Times New Roman"/>
          <w:i/>
          <w:sz w:val="22"/>
          <w:szCs w:val="22"/>
          <w:lang w:val="el-GR"/>
        </w:rPr>
        <w:t>μέθοδοι ανάλυσης</w:t>
      </w:r>
      <w:r w:rsidRPr="00060C26">
        <w:rPr>
          <w:rFonts w:eastAsia="Times New Roman"/>
          <w:sz w:val="22"/>
          <w:szCs w:val="22"/>
          <w:lang w:val="el-GR"/>
        </w:rPr>
        <w:t xml:space="preserve"> με βάση τις οποίες έχουν κατηγοριοποι</w:t>
      </w:r>
      <w:r w:rsidR="00CA1C16">
        <w:rPr>
          <w:rFonts w:eastAsia="Times New Roman"/>
          <w:sz w:val="22"/>
          <w:szCs w:val="22"/>
          <w:lang w:val="el-GR"/>
        </w:rPr>
        <w:t>η</w:t>
      </w:r>
      <w:r w:rsidR="001925B3">
        <w:rPr>
          <w:rFonts w:eastAsia="Times New Roman"/>
          <w:sz w:val="22"/>
          <w:szCs w:val="22"/>
          <w:lang w:val="el-GR"/>
        </w:rPr>
        <w:t xml:space="preserve">θεί οι εργασίες από τους </w:t>
      </w:r>
      <w:r w:rsidR="001925B3" w:rsidRPr="00060C26">
        <w:rPr>
          <w:rFonts w:eastAsia="Times New Roman"/>
          <w:szCs w:val="22"/>
          <w:highlight w:val="white"/>
        </w:rPr>
        <w:t>Papamitsiou</w:t>
      </w:r>
      <w:r w:rsidR="001925B3">
        <w:rPr>
          <w:rFonts w:eastAsia="Times New Roman"/>
          <w:szCs w:val="22"/>
          <w:highlight w:val="white"/>
          <w:lang w:val="el-GR"/>
        </w:rPr>
        <w:t xml:space="preserve"> και</w:t>
      </w:r>
      <w:r w:rsidR="001925B3" w:rsidRPr="001925B3">
        <w:rPr>
          <w:rFonts w:eastAsia="Times New Roman"/>
          <w:szCs w:val="22"/>
          <w:highlight w:val="white"/>
          <w:lang w:val="el-GR"/>
        </w:rPr>
        <w:t xml:space="preserve"> </w:t>
      </w:r>
      <w:r w:rsidR="001925B3" w:rsidRPr="00060C26">
        <w:rPr>
          <w:rFonts w:eastAsia="Times New Roman"/>
          <w:szCs w:val="22"/>
          <w:highlight w:val="white"/>
        </w:rPr>
        <w:t>Economides</w:t>
      </w:r>
      <w:r w:rsidR="001925B3">
        <w:rPr>
          <w:rFonts w:eastAsia="Times New Roman"/>
          <w:szCs w:val="22"/>
          <w:lang w:val="el-GR"/>
        </w:rPr>
        <w:t xml:space="preserve"> (2014)</w:t>
      </w:r>
      <w:r w:rsidR="001925B3">
        <w:rPr>
          <w:rFonts w:eastAsia="Times New Roman"/>
          <w:sz w:val="22"/>
          <w:szCs w:val="22"/>
          <w:lang w:val="el-GR"/>
        </w:rPr>
        <w:t xml:space="preserve"> είναι οι εξής:</w:t>
      </w:r>
      <w:r w:rsidRPr="00060C26">
        <w:rPr>
          <w:rFonts w:eastAsia="Times New Roman"/>
          <w:sz w:val="22"/>
          <w:szCs w:val="22"/>
          <w:lang w:val="el-GR"/>
        </w:rPr>
        <w:t xml:space="preserve"> </w:t>
      </w:r>
      <w:r w:rsidRPr="00060C26">
        <w:rPr>
          <w:rFonts w:eastAsia="Times New Roman"/>
          <w:sz w:val="22"/>
          <w:szCs w:val="22"/>
          <w:lang w:val="en-US"/>
        </w:rPr>
        <w:t>classification</w:t>
      </w:r>
      <w:r w:rsidRPr="00060C26">
        <w:rPr>
          <w:rFonts w:eastAsia="Times New Roman"/>
          <w:sz w:val="22"/>
          <w:szCs w:val="22"/>
          <w:lang w:val="el-GR"/>
        </w:rPr>
        <w:t xml:space="preserve"> (κατηγοριοποίηση), </w:t>
      </w:r>
      <w:r w:rsidRPr="00060C26">
        <w:rPr>
          <w:rFonts w:eastAsia="Times New Roman"/>
          <w:sz w:val="22"/>
          <w:szCs w:val="22"/>
          <w:lang w:val="en-US"/>
        </w:rPr>
        <w:t>clustering</w:t>
      </w:r>
      <w:r w:rsidRPr="00060C26">
        <w:rPr>
          <w:rFonts w:eastAsia="Times New Roman"/>
          <w:sz w:val="22"/>
          <w:szCs w:val="22"/>
          <w:lang w:val="el-GR"/>
        </w:rPr>
        <w:t xml:space="preserve"> (ομαδοποίηση), </w:t>
      </w:r>
      <w:r w:rsidRPr="00060C26">
        <w:rPr>
          <w:rFonts w:eastAsia="Times New Roman"/>
          <w:sz w:val="22"/>
          <w:szCs w:val="22"/>
          <w:lang w:val="en-US"/>
        </w:rPr>
        <w:t>regression</w:t>
      </w:r>
      <w:r w:rsidRPr="00060C26">
        <w:rPr>
          <w:rFonts w:eastAsia="Times New Roman"/>
          <w:sz w:val="22"/>
          <w:szCs w:val="22"/>
          <w:lang w:val="el-GR"/>
        </w:rPr>
        <w:t xml:space="preserve"> (παλινδρόμηση), </w:t>
      </w:r>
      <w:r w:rsidRPr="00060C26">
        <w:rPr>
          <w:rFonts w:eastAsia="Times New Roman"/>
          <w:sz w:val="22"/>
          <w:szCs w:val="22"/>
          <w:lang w:val="en-US"/>
        </w:rPr>
        <w:t>text</w:t>
      </w:r>
      <w:r w:rsidRPr="00060C26">
        <w:rPr>
          <w:rFonts w:eastAsia="Times New Roman"/>
          <w:sz w:val="22"/>
          <w:szCs w:val="22"/>
          <w:lang w:val="el-GR"/>
        </w:rPr>
        <w:t xml:space="preserve"> </w:t>
      </w:r>
      <w:r w:rsidRPr="00060C26">
        <w:rPr>
          <w:rFonts w:eastAsia="Times New Roman"/>
          <w:sz w:val="22"/>
          <w:szCs w:val="22"/>
          <w:lang w:val="en-US"/>
        </w:rPr>
        <w:t>mining</w:t>
      </w:r>
      <w:r w:rsidRPr="00060C26">
        <w:rPr>
          <w:rFonts w:eastAsia="Times New Roman"/>
          <w:sz w:val="22"/>
          <w:szCs w:val="22"/>
          <w:lang w:val="el-GR"/>
        </w:rPr>
        <w:t xml:space="preserve"> (εξόρυξη κειμένου), </w:t>
      </w:r>
      <w:r w:rsidRPr="00060C26">
        <w:rPr>
          <w:rFonts w:eastAsia="Times New Roman"/>
          <w:sz w:val="22"/>
          <w:szCs w:val="22"/>
          <w:lang w:val="en-US"/>
        </w:rPr>
        <w:t>association</w:t>
      </w:r>
      <w:r w:rsidRPr="00060C26">
        <w:rPr>
          <w:rFonts w:eastAsia="Times New Roman"/>
          <w:sz w:val="22"/>
          <w:szCs w:val="22"/>
          <w:lang w:val="el-GR"/>
        </w:rPr>
        <w:t xml:space="preserve"> </w:t>
      </w:r>
      <w:r w:rsidRPr="00060C26">
        <w:rPr>
          <w:rFonts w:eastAsia="Times New Roman"/>
          <w:sz w:val="22"/>
          <w:szCs w:val="22"/>
          <w:lang w:val="en-US"/>
        </w:rPr>
        <w:t>rule</w:t>
      </w:r>
      <w:r w:rsidRPr="00060C26">
        <w:rPr>
          <w:rFonts w:eastAsia="Times New Roman"/>
          <w:sz w:val="22"/>
          <w:szCs w:val="22"/>
          <w:lang w:val="el-GR"/>
        </w:rPr>
        <w:t xml:space="preserve"> </w:t>
      </w:r>
      <w:r w:rsidRPr="00060C26">
        <w:rPr>
          <w:rFonts w:eastAsia="Times New Roman"/>
          <w:sz w:val="22"/>
          <w:szCs w:val="22"/>
          <w:lang w:val="en-US"/>
        </w:rPr>
        <w:t>mining</w:t>
      </w:r>
      <w:r w:rsidRPr="00060C26">
        <w:rPr>
          <w:rFonts w:eastAsia="Times New Roman"/>
          <w:sz w:val="22"/>
          <w:szCs w:val="22"/>
          <w:lang w:val="el-GR"/>
        </w:rPr>
        <w:t xml:space="preserve"> (εξόρυξη κανόνων συνεργασίας), </w:t>
      </w:r>
      <w:r w:rsidRPr="00060C26">
        <w:rPr>
          <w:rFonts w:eastAsia="Times New Roman"/>
          <w:sz w:val="22"/>
          <w:szCs w:val="22"/>
          <w:lang w:val="en-US"/>
        </w:rPr>
        <w:t>social</w:t>
      </w:r>
      <w:r w:rsidRPr="00060C26">
        <w:rPr>
          <w:rFonts w:eastAsia="Times New Roman"/>
          <w:sz w:val="22"/>
          <w:szCs w:val="22"/>
          <w:lang w:val="el-GR"/>
        </w:rPr>
        <w:t xml:space="preserve"> </w:t>
      </w:r>
      <w:r w:rsidRPr="00060C26">
        <w:rPr>
          <w:rFonts w:eastAsia="Times New Roman"/>
          <w:sz w:val="22"/>
          <w:szCs w:val="22"/>
          <w:lang w:val="en-US"/>
        </w:rPr>
        <w:t>network</w:t>
      </w:r>
      <w:r w:rsidRPr="00060C26">
        <w:rPr>
          <w:rFonts w:eastAsia="Times New Roman"/>
          <w:sz w:val="22"/>
          <w:szCs w:val="22"/>
          <w:lang w:val="el-GR"/>
        </w:rPr>
        <w:t xml:space="preserve"> </w:t>
      </w:r>
      <w:r w:rsidRPr="00060C26">
        <w:rPr>
          <w:rFonts w:eastAsia="Times New Roman"/>
          <w:sz w:val="22"/>
          <w:szCs w:val="22"/>
          <w:lang w:val="en-US"/>
        </w:rPr>
        <w:t>analysis</w:t>
      </w:r>
      <w:r w:rsidRPr="00060C26">
        <w:rPr>
          <w:rFonts w:eastAsia="Times New Roman"/>
          <w:sz w:val="22"/>
          <w:szCs w:val="22"/>
          <w:lang w:val="el-GR"/>
        </w:rPr>
        <w:t xml:space="preserve"> (ανάλυση κοινωνικού δικτύου),  </w:t>
      </w:r>
      <w:r w:rsidRPr="00060C26">
        <w:rPr>
          <w:rFonts w:eastAsia="Times New Roman"/>
          <w:sz w:val="22"/>
          <w:szCs w:val="22"/>
          <w:lang w:val="en-US"/>
        </w:rPr>
        <w:t>discovery</w:t>
      </w:r>
      <w:r w:rsidRPr="00060C26">
        <w:rPr>
          <w:rFonts w:eastAsia="Times New Roman"/>
          <w:sz w:val="22"/>
          <w:szCs w:val="22"/>
          <w:lang w:val="el-GR"/>
        </w:rPr>
        <w:t xml:space="preserve"> </w:t>
      </w:r>
      <w:r w:rsidRPr="00060C26">
        <w:rPr>
          <w:rFonts w:eastAsia="Times New Roman"/>
          <w:sz w:val="22"/>
          <w:szCs w:val="22"/>
          <w:lang w:val="en-US"/>
        </w:rPr>
        <w:t>with</w:t>
      </w:r>
      <w:r w:rsidRPr="00060C26">
        <w:rPr>
          <w:rFonts w:eastAsia="Times New Roman"/>
          <w:sz w:val="22"/>
          <w:szCs w:val="22"/>
          <w:lang w:val="el-GR"/>
        </w:rPr>
        <w:t xml:space="preserve"> </w:t>
      </w:r>
      <w:r w:rsidRPr="00060C26">
        <w:rPr>
          <w:rFonts w:eastAsia="Times New Roman"/>
          <w:sz w:val="22"/>
          <w:szCs w:val="22"/>
          <w:lang w:val="en-US"/>
        </w:rPr>
        <w:t>models</w:t>
      </w:r>
      <w:r w:rsidRPr="00060C26">
        <w:rPr>
          <w:rFonts w:eastAsia="Times New Roman"/>
          <w:sz w:val="22"/>
          <w:szCs w:val="22"/>
          <w:lang w:val="el-GR"/>
        </w:rPr>
        <w:t xml:space="preserve"> (ανακάλυψη με μοντέλα), </w:t>
      </w:r>
      <w:r w:rsidRPr="00060C26">
        <w:rPr>
          <w:rFonts w:eastAsia="Times New Roman"/>
          <w:sz w:val="22"/>
          <w:szCs w:val="22"/>
          <w:lang w:val="en-US"/>
        </w:rPr>
        <w:t>visualization</w:t>
      </w:r>
      <w:r w:rsidRPr="00060C26">
        <w:rPr>
          <w:rFonts w:eastAsia="Times New Roman"/>
          <w:sz w:val="22"/>
          <w:szCs w:val="22"/>
          <w:lang w:val="el-GR"/>
        </w:rPr>
        <w:t xml:space="preserve"> (οπτικοποίηση) και </w:t>
      </w:r>
      <w:r w:rsidRPr="00060C26">
        <w:rPr>
          <w:rFonts w:eastAsia="Times New Roman"/>
          <w:sz w:val="22"/>
          <w:szCs w:val="22"/>
          <w:lang w:val="en-US"/>
        </w:rPr>
        <w:t>statistics</w:t>
      </w:r>
      <w:r w:rsidRPr="00060C26">
        <w:rPr>
          <w:rFonts w:eastAsia="Times New Roman"/>
          <w:sz w:val="22"/>
          <w:szCs w:val="22"/>
          <w:lang w:val="el-GR"/>
        </w:rPr>
        <w:t xml:space="preserve"> (στατιστική). </w:t>
      </w:r>
    </w:p>
    <w:p w14:paraId="28E2D40F" w14:textId="77777777" w:rsidR="00060C26" w:rsidRPr="00060C26" w:rsidRDefault="00060C26" w:rsidP="00060C26">
      <w:pPr>
        <w:pStyle w:val="Default"/>
        <w:spacing w:before="240" w:line="360" w:lineRule="auto"/>
        <w:ind w:right="-7" w:firstLine="284"/>
        <w:jc w:val="both"/>
        <w:rPr>
          <w:rFonts w:eastAsia="Times New Roman"/>
          <w:sz w:val="22"/>
          <w:szCs w:val="22"/>
          <w:lang w:val="el-GR"/>
        </w:rPr>
      </w:pPr>
      <w:r w:rsidRPr="00060C26">
        <w:rPr>
          <w:rFonts w:eastAsia="Times New Roman"/>
          <w:sz w:val="22"/>
          <w:szCs w:val="22"/>
          <w:lang w:val="el-GR"/>
        </w:rPr>
        <w:t xml:space="preserve">Ένα άλλο κριτήριο είναι οι </w:t>
      </w:r>
      <w:r w:rsidRPr="00060C26">
        <w:rPr>
          <w:rFonts w:eastAsia="Times New Roman"/>
          <w:i/>
          <w:sz w:val="22"/>
          <w:szCs w:val="22"/>
          <w:lang w:val="el-GR"/>
        </w:rPr>
        <w:t>στόχοι που έχουν τεθεί σε μια έρευνα</w:t>
      </w:r>
      <w:r w:rsidRPr="00060C26">
        <w:rPr>
          <w:rFonts w:eastAsia="Times New Roman"/>
          <w:sz w:val="22"/>
          <w:szCs w:val="22"/>
          <w:lang w:val="el-GR"/>
        </w:rPr>
        <w:t xml:space="preserve">. Ένας πρώτος στόχος είναι η </w:t>
      </w:r>
      <w:r w:rsidRPr="00E74D0A">
        <w:rPr>
          <w:rFonts w:eastAsia="Times New Roman"/>
          <w:i/>
          <w:sz w:val="22"/>
          <w:szCs w:val="22"/>
          <w:lang w:val="el-GR"/>
        </w:rPr>
        <w:t>μοντελοποίηση της συμπεριφοράς του μαθητή</w:t>
      </w:r>
      <w:r w:rsidRPr="00060C26">
        <w:rPr>
          <w:rFonts w:eastAsia="Times New Roman"/>
          <w:sz w:val="22"/>
          <w:szCs w:val="22"/>
          <w:lang w:val="el-GR"/>
        </w:rPr>
        <w:t xml:space="preserve"> </w:t>
      </w:r>
      <w:r w:rsidRPr="00060C26">
        <w:rPr>
          <w:sz w:val="22"/>
          <w:szCs w:val="22"/>
          <w:lang w:val="el-GR" w:eastAsia="el-GR"/>
        </w:rPr>
        <w:t>(</w:t>
      </w:r>
      <w:r w:rsidRPr="00060C26">
        <w:rPr>
          <w:rFonts w:eastAsia="Times New Roman"/>
          <w:sz w:val="22"/>
          <w:szCs w:val="22"/>
          <w:highlight w:val="white"/>
          <w:lang w:val="en-US"/>
        </w:rPr>
        <w:t>Papamitsiou</w:t>
      </w:r>
      <w:r w:rsidRPr="00060C26">
        <w:rPr>
          <w:rFonts w:eastAsia="Times New Roman"/>
          <w:sz w:val="22"/>
          <w:szCs w:val="22"/>
          <w:highlight w:val="white"/>
          <w:lang w:val="el-GR"/>
        </w:rPr>
        <w:t xml:space="preserve"> &amp; </w:t>
      </w:r>
      <w:r w:rsidRPr="00060C26">
        <w:rPr>
          <w:rFonts w:eastAsia="Times New Roman"/>
          <w:sz w:val="22"/>
          <w:szCs w:val="22"/>
          <w:highlight w:val="white"/>
          <w:lang w:val="en-US"/>
        </w:rPr>
        <w:t>Economides</w:t>
      </w:r>
      <w:r w:rsidRPr="00060C26">
        <w:rPr>
          <w:rFonts w:eastAsia="Times New Roman"/>
          <w:sz w:val="22"/>
          <w:szCs w:val="22"/>
          <w:highlight w:val="white"/>
          <w:lang w:val="el-GR"/>
        </w:rPr>
        <w:t>, 2014</w:t>
      </w:r>
      <w:r w:rsidRPr="00060C26">
        <w:rPr>
          <w:rFonts w:eastAsia="Times New Roman"/>
          <w:sz w:val="22"/>
          <w:szCs w:val="22"/>
          <w:lang w:val="el-GR"/>
        </w:rPr>
        <w:t xml:space="preserve">, σελ. 53). Συγκεκριμένα, οι </w:t>
      </w:r>
      <w:r w:rsidRPr="00060C26">
        <w:rPr>
          <w:rFonts w:eastAsia="Times New Roman"/>
          <w:sz w:val="22"/>
          <w:szCs w:val="22"/>
        </w:rPr>
        <w:t>Abdous</w:t>
      </w:r>
      <w:r w:rsidRPr="00060C26">
        <w:rPr>
          <w:rFonts w:eastAsia="Times New Roman"/>
          <w:sz w:val="22"/>
          <w:szCs w:val="22"/>
          <w:lang w:val="el-GR"/>
        </w:rPr>
        <w:t xml:space="preserve">, </w:t>
      </w:r>
      <w:r w:rsidRPr="00060C26">
        <w:rPr>
          <w:rFonts w:eastAsia="Times New Roman"/>
          <w:sz w:val="22"/>
          <w:szCs w:val="22"/>
        </w:rPr>
        <w:t>He</w:t>
      </w:r>
      <w:r w:rsidR="0066747C">
        <w:rPr>
          <w:rFonts w:eastAsia="Times New Roman"/>
          <w:sz w:val="22"/>
          <w:szCs w:val="22"/>
          <w:lang w:val="el-GR"/>
        </w:rPr>
        <w:t>,</w:t>
      </w:r>
      <w:r w:rsidRPr="00060C26">
        <w:rPr>
          <w:rFonts w:eastAsia="Times New Roman"/>
          <w:sz w:val="22"/>
          <w:szCs w:val="22"/>
          <w:lang w:val="el-GR"/>
        </w:rPr>
        <w:t xml:space="preserve"> και </w:t>
      </w:r>
      <w:r w:rsidRPr="00060C26">
        <w:rPr>
          <w:rFonts w:eastAsia="Times New Roman"/>
          <w:sz w:val="22"/>
          <w:szCs w:val="22"/>
        </w:rPr>
        <w:t>Yen</w:t>
      </w:r>
      <w:r w:rsidRPr="00060C26">
        <w:rPr>
          <w:rFonts w:eastAsia="Times New Roman"/>
          <w:sz w:val="22"/>
          <w:szCs w:val="22"/>
          <w:lang w:val="el-GR"/>
        </w:rPr>
        <w:t xml:space="preserve"> (2012, όπ. αναφ. στους </w:t>
      </w:r>
      <w:r w:rsidRPr="00060C26">
        <w:rPr>
          <w:rFonts w:eastAsia="Times New Roman"/>
          <w:sz w:val="22"/>
          <w:szCs w:val="22"/>
          <w:highlight w:val="white"/>
          <w:lang w:val="en-US"/>
        </w:rPr>
        <w:t>Papamitsiou</w:t>
      </w:r>
      <w:r w:rsidRPr="00060C26">
        <w:rPr>
          <w:rFonts w:eastAsia="Times New Roman"/>
          <w:sz w:val="22"/>
          <w:szCs w:val="22"/>
          <w:highlight w:val="white"/>
          <w:lang w:val="el-GR"/>
        </w:rPr>
        <w:t xml:space="preserve"> &amp; </w:t>
      </w:r>
      <w:r w:rsidRPr="00060C26">
        <w:rPr>
          <w:rFonts w:eastAsia="Times New Roman"/>
          <w:sz w:val="22"/>
          <w:szCs w:val="22"/>
          <w:highlight w:val="white"/>
          <w:lang w:val="en-US"/>
        </w:rPr>
        <w:t>Economides</w:t>
      </w:r>
      <w:r w:rsidRPr="00060C26">
        <w:rPr>
          <w:rFonts w:eastAsia="Times New Roman"/>
          <w:sz w:val="22"/>
          <w:szCs w:val="22"/>
          <w:lang w:val="el-GR"/>
        </w:rPr>
        <w:t xml:space="preserve">, 2014, σελ. 54) και ο </w:t>
      </w:r>
      <w:r w:rsidRPr="00060C26">
        <w:rPr>
          <w:rFonts w:eastAsia="Times New Roman"/>
          <w:sz w:val="22"/>
          <w:szCs w:val="22"/>
          <w:lang w:val="en-US"/>
        </w:rPr>
        <w:t>He</w:t>
      </w:r>
      <w:r w:rsidRPr="00060C26">
        <w:rPr>
          <w:rFonts w:eastAsia="Times New Roman"/>
          <w:sz w:val="22"/>
          <w:szCs w:val="22"/>
          <w:lang w:val="el-GR"/>
        </w:rPr>
        <w:t xml:space="preserve"> (2013, όπ. αναφ. στους </w:t>
      </w:r>
      <w:r w:rsidRPr="00060C26">
        <w:rPr>
          <w:rFonts w:eastAsia="Times New Roman"/>
          <w:sz w:val="22"/>
          <w:szCs w:val="22"/>
          <w:highlight w:val="white"/>
          <w:lang w:val="en-US"/>
        </w:rPr>
        <w:t>Papamitsiou</w:t>
      </w:r>
      <w:r w:rsidRPr="00060C26">
        <w:rPr>
          <w:rFonts w:eastAsia="Times New Roman"/>
          <w:sz w:val="22"/>
          <w:szCs w:val="22"/>
          <w:highlight w:val="white"/>
          <w:lang w:val="el-GR"/>
        </w:rPr>
        <w:t xml:space="preserve"> &amp; </w:t>
      </w:r>
      <w:r w:rsidRPr="00060C26">
        <w:rPr>
          <w:rFonts w:eastAsia="Times New Roman"/>
          <w:sz w:val="22"/>
          <w:szCs w:val="22"/>
          <w:highlight w:val="white"/>
          <w:lang w:val="en-US"/>
        </w:rPr>
        <w:t>Economides</w:t>
      </w:r>
      <w:r w:rsidRPr="00060C26">
        <w:rPr>
          <w:rFonts w:eastAsia="Times New Roman"/>
          <w:sz w:val="22"/>
          <w:szCs w:val="22"/>
          <w:lang w:val="el-GR"/>
        </w:rPr>
        <w:t xml:space="preserve">, 2014, σελ. 54) προσπάθησαν μέσα από την έρευνα τους να συσχετίσουν την αλληλεπίδραση που είχαν οι μαθητές στο περιβάλλον μάθησης  </w:t>
      </w:r>
      <w:r w:rsidRPr="00060C26">
        <w:rPr>
          <w:rFonts w:eastAsia="Times New Roman"/>
          <w:sz w:val="22"/>
          <w:szCs w:val="22"/>
          <w:lang w:val="en-US"/>
        </w:rPr>
        <w:t>Live</w:t>
      </w:r>
      <w:r w:rsidRPr="00060C26">
        <w:rPr>
          <w:rFonts w:eastAsia="Times New Roman"/>
          <w:sz w:val="22"/>
          <w:szCs w:val="22"/>
          <w:lang w:val="el-GR"/>
        </w:rPr>
        <w:t xml:space="preserve"> </w:t>
      </w:r>
      <w:r w:rsidRPr="00060C26">
        <w:rPr>
          <w:rFonts w:eastAsia="Times New Roman"/>
          <w:sz w:val="22"/>
          <w:szCs w:val="22"/>
          <w:lang w:val="en-US"/>
        </w:rPr>
        <w:t>Video</w:t>
      </w:r>
      <w:r w:rsidRPr="00060C26">
        <w:rPr>
          <w:rFonts w:eastAsia="Times New Roman"/>
          <w:sz w:val="22"/>
          <w:szCs w:val="22"/>
          <w:lang w:val="el-GR"/>
        </w:rPr>
        <w:t xml:space="preserve"> </w:t>
      </w:r>
      <w:r w:rsidRPr="00060C26">
        <w:rPr>
          <w:rFonts w:eastAsia="Times New Roman"/>
          <w:sz w:val="22"/>
          <w:szCs w:val="22"/>
          <w:lang w:val="en-US"/>
        </w:rPr>
        <w:t>Streaming</w:t>
      </w:r>
      <w:r w:rsidRPr="00060C26">
        <w:rPr>
          <w:rFonts w:eastAsia="Times New Roman"/>
          <w:sz w:val="22"/>
          <w:szCs w:val="22"/>
          <w:lang w:val="el-GR"/>
        </w:rPr>
        <w:t xml:space="preserve"> (</w:t>
      </w:r>
      <w:r w:rsidRPr="00060C26">
        <w:rPr>
          <w:rFonts w:eastAsia="Times New Roman"/>
          <w:sz w:val="22"/>
          <w:szCs w:val="22"/>
          <w:lang w:val="en-US"/>
        </w:rPr>
        <w:t>LVS</w:t>
      </w:r>
      <w:r w:rsidRPr="00060C26">
        <w:rPr>
          <w:rFonts w:eastAsia="Times New Roman"/>
          <w:sz w:val="22"/>
          <w:szCs w:val="22"/>
          <w:lang w:val="el-GR"/>
        </w:rPr>
        <w:t xml:space="preserve">) με τους τελικούς βαθμούς. </w:t>
      </w:r>
    </w:p>
    <w:p w14:paraId="6482AFA1" w14:textId="178A26D2" w:rsidR="00060C26" w:rsidRPr="00060C26" w:rsidRDefault="00060C26" w:rsidP="00AA04D1">
      <w:pPr>
        <w:pStyle w:val="Default"/>
        <w:spacing w:before="240" w:line="360" w:lineRule="auto"/>
        <w:ind w:right="-7" w:firstLine="284"/>
        <w:jc w:val="both"/>
        <w:rPr>
          <w:rFonts w:eastAsia="Times New Roman"/>
          <w:sz w:val="22"/>
          <w:szCs w:val="22"/>
          <w:lang w:val="el-GR"/>
        </w:rPr>
      </w:pPr>
      <w:r w:rsidRPr="00060C26">
        <w:rPr>
          <w:rFonts w:eastAsia="Times New Roman"/>
          <w:sz w:val="22"/>
          <w:szCs w:val="22"/>
          <w:lang w:val="el-GR"/>
        </w:rPr>
        <w:t>Μέσα από αυτή τη συσχέτιση</w:t>
      </w:r>
      <w:r w:rsidR="0050325B" w:rsidRPr="0048339D">
        <w:rPr>
          <w:rFonts w:eastAsia="Times New Roman"/>
          <w:sz w:val="22"/>
          <w:szCs w:val="22"/>
          <w:lang w:val="el-GR"/>
        </w:rPr>
        <w:t>,</w:t>
      </w:r>
      <w:r w:rsidRPr="00060C26">
        <w:rPr>
          <w:rFonts w:eastAsia="Times New Roman"/>
          <w:sz w:val="22"/>
          <w:szCs w:val="22"/>
          <w:lang w:val="el-GR"/>
        </w:rPr>
        <w:t xml:space="preserve"> οι </w:t>
      </w:r>
      <w:r w:rsidRPr="00060C26">
        <w:rPr>
          <w:rFonts w:eastAsia="Times New Roman"/>
          <w:sz w:val="22"/>
          <w:szCs w:val="22"/>
        </w:rPr>
        <w:t>Abdous</w:t>
      </w:r>
      <w:r w:rsidR="0050325B">
        <w:rPr>
          <w:rFonts w:eastAsia="Times New Roman"/>
          <w:sz w:val="22"/>
          <w:szCs w:val="22"/>
          <w:lang w:val="el-GR"/>
        </w:rPr>
        <w:t xml:space="preserve"> </w:t>
      </w:r>
      <w:r w:rsidR="0050325B">
        <w:rPr>
          <w:rFonts w:eastAsia="Times New Roman"/>
          <w:sz w:val="22"/>
          <w:szCs w:val="22"/>
          <w:lang w:val="en-US"/>
        </w:rPr>
        <w:t>et</w:t>
      </w:r>
      <w:r w:rsidR="0050325B" w:rsidRPr="0050325B">
        <w:rPr>
          <w:rFonts w:eastAsia="Times New Roman"/>
          <w:sz w:val="22"/>
          <w:szCs w:val="22"/>
          <w:lang w:val="el-GR"/>
        </w:rPr>
        <w:t xml:space="preserve"> </w:t>
      </w:r>
      <w:r w:rsidR="0050325B">
        <w:rPr>
          <w:rFonts w:eastAsia="Times New Roman"/>
          <w:sz w:val="22"/>
          <w:szCs w:val="22"/>
          <w:lang w:val="en-US"/>
        </w:rPr>
        <w:t>al</w:t>
      </w:r>
      <w:r w:rsidR="0050325B" w:rsidRPr="0050325B">
        <w:rPr>
          <w:rFonts w:eastAsia="Times New Roman"/>
          <w:sz w:val="22"/>
          <w:szCs w:val="22"/>
          <w:lang w:val="el-GR"/>
        </w:rPr>
        <w:t xml:space="preserve">. </w:t>
      </w:r>
      <w:r w:rsidRPr="00060C26">
        <w:rPr>
          <w:rFonts w:eastAsia="Times New Roman"/>
          <w:sz w:val="22"/>
          <w:szCs w:val="22"/>
          <w:lang w:val="el-GR"/>
        </w:rPr>
        <w:t xml:space="preserve">(2012, όπ. αναφ. στους </w:t>
      </w:r>
      <w:r w:rsidRPr="00060C26">
        <w:rPr>
          <w:rFonts w:eastAsia="Times New Roman"/>
          <w:sz w:val="22"/>
          <w:szCs w:val="22"/>
          <w:highlight w:val="white"/>
          <w:lang w:val="en-US"/>
        </w:rPr>
        <w:t>Papamitsiou</w:t>
      </w:r>
      <w:r w:rsidRPr="00060C26">
        <w:rPr>
          <w:rFonts w:eastAsia="Times New Roman"/>
          <w:sz w:val="22"/>
          <w:szCs w:val="22"/>
          <w:highlight w:val="white"/>
          <w:lang w:val="el-GR"/>
        </w:rPr>
        <w:t xml:space="preserve"> &amp; </w:t>
      </w:r>
      <w:r w:rsidRPr="00060C26">
        <w:rPr>
          <w:rFonts w:eastAsia="Times New Roman"/>
          <w:sz w:val="22"/>
          <w:szCs w:val="22"/>
          <w:highlight w:val="white"/>
          <w:lang w:val="en-US"/>
        </w:rPr>
        <w:t>Economides</w:t>
      </w:r>
      <w:r w:rsidRPr="00060C26">
        <w:rPr>
          <w:rFonts w:eastAsia="Times New Roman"/>
          <w:sz w:val="22"/>
          <w:szCs w:val="22"/>
          <w:lang w:val="el-GR"/>
        </w:rPr>
        <w:t xml:space="preserve">, 2014, σελ. 54) και ο </w:t>
      </w:r>
      <w:r w:rsidRPr="00060C26">
        <w:rPr>
          <w:rFonts w:eastAsia="Times New Roman"/>
          <w:sz w:val="22"/>
          <w:szCs w:val="22"/>
          <w:lang w:val="en-US"/>
        </w:rPr>
        <w:t>He</w:t>
      </w:r>
      <w:r w:rsidRPr="00060C26">
        <w:rPr>
          <w:rFonts w:eastAsia="Times New Roman"/>
          <w:sz w:val="22"/>
          <w:szCs w:val="22"/>
          <w:lang w:val="el-GR"/>
        </w:rPr>
        <w:t xml:space="preserve"> (2013, όπ. αναφ. στους </w:t>
      </w:r>
      <w:r w:rsidRPr="00060C26">
        <w:rPr>
          <w:rFonts w:eastAsia="Times New Roman"/>
          <w:sz w:val="22"/>
          <w:szCs w:val="22"/>
          <w:highlight w:val="white"/>
          <w:lang w:val="en-US"/>
        </w:rPr>
        <w:t>Papamitsiou</w:t>
      </w:r>
      <w:r w:rsidRPr="00060C26">
        <w:rPr>
          <w:rFonts w:eastAsia="Times New Roman"/>
          <w:sz w:val="22"/>
          <w:szCs w:val="22"/>
          <w:highlight w:val="white"/>
          <w:lang w:val="el-GR"/>
        </w:rPr>
        <w:t xml:space="preserve"> &amp; </w:t>
      </w:r>
      <w:r w:rsidRPr="00060C26">
        <w:rPr>
          <w:rFonts w:eastAsia="Times New Roman"/>
          <w:sz w:val="22"/>
          <w:szCs w:val="22"/>
          <w:highlight w:val="white"/>
          <w:lang w:val="en-US"/>
        </w:rPr>
        <w:t>Economides</w:t>
      </w:r>
      <w:r w:rsidRPr="00060C26">
        <w:rPr>
          <w:rFonts w:eastAsia="Times New Roman"/>
          <w:sz w:val="22"/>
          <w:szCs w:val="22"/>
          <w:lang w:val="el-GR"/>
        </w:rPr>
        <w:t>, 2014, σελ. 54) επιδιώκουν να προβ</w:t>
      </w:r>
      <w:r w:rsidR="00E74D0A">
        <w:rPr>
          <w:rFonts w:eastAsia="Times New Roman"/>
          <w:sz w:val="22"/>
          <w:szCs w:val="22"/>
          <w:lang w:val="el-GR"/>
        </w:rPr>
        <w:t xml:space="preserve">λέψουν την απόδοση των μαθητών και να ανακαλύψουν </w:t>
      </w:r>
      <w:r w:rsidR="001925B3">
        <w:rPr>
          <w:rFonts w:eastAsia="Times New Roman"/>
          <w:sz w:val="22"/>
          <w:szCs w:val="22"/>
          <w:lang w:val="el-GR"/>
        </w:rPr>
        <w:t xml:space="preserve">μοτίβα συμπεριφορών τα οποία </w:t>
      </w:r>
      <w:r w:rsidRPr="00060C26">
        <w:rPr>
          <w:rFonts w:eastAsia="Times New Roman"/>
          <w:sz w:val="22"/>
          <w:szCs w:val="22"/>
          <w:lang w:val="el-GR"/>
        </w:rPr>
        <w:t>θα μπ</w:t>
      </w:r>
      <w:r w:rsidR="00E74D0A">
        <w:rPr>
          <w:rFonts w:eastAsia="Times New Roman"/>
          <w:sz w:val="22"/>
          <w:szCs w:val="22"/>
          <w:lang w:val="el-GR"/>
        </w:rPr>
        <w:t xml:space="preserve">ορούσαν να χρησιμοποιηθούν με σκοπό </w:t>
      </w:r>
      <w:r w:rsidRPr="00060C26">
        <w:rPr>
          <w:rFonts w:eastAsia="Times New Roman"/>
          <w:sz w:val="22"/>
          <w:szCs w:val="22"/>
          <w:lang w:val="el-GR"/>
        </w:rPr>
        <w:t xml:space="preserve">να βελτιωθεί η απόδοση των εκπαιδευόμενων </w:t>
      </w:r>
      <w:r w:rsidR="00E74D0A">
        <w:rPr>
          <w:rFonts w:eastAsia="Times New Roman"/>
          <w:sz w:val="22"/>
          <w:szCs w:val="22"/>
          <w:lang w:val="el-GR"/>
        </w:rPr>
        <w:t xml:space="preserve">αλλά </w:t>
      </w:r>
      <w:r w:rsidRPr="00060C26">
        <w:rPr>
          <w:rFonts w:eastAsia="Times New Roman"/>
          <w:sz w:val="22"/>
          <w:szCs w:val="22"/>
          <w:lang w:val="el-GR"/>
        </w:rPr>
        <w:t xml:space="preserve">και </w:t>
      </w:r>
      <w:r w:rsidR="001925B3">
        <w:rPr>
          <w:rFonts w:eastAsia="Times New Roman"/>
          <w:sz w:val="22"/>
          <w:szCs w:val="22"/>
          <w:lang w:val="el-GR"/>
        </w:rPr>
        <w:t>να γίνει κατανοητός ο</w:t>
      </w:r>
      <w:r w:rsidRPr="00060C26">
        <w:rPr>
          <w:rFonts w:eastAsia="Times New Roman"/>
          <w:sz w:val="22"/>
          <w:szCs w:val="22"/>
          <w:lang w:val="el-GR"/>
        </w:rPr>
        <w:t xml:space="preserve"> τρόπο</w:t>
      </w:r>
      <w:r w:rsidR="001925B3">
        <w:rPr>
          <w:rFonts w:eastAsia="Times New Roman"/>
          <w:sz w:val="22"/>
          <w:szCs w:val="22"/>
          <w:lang w:val="el-GR"/>
        </w:rPr>
        <w:t>ς</w:t>
      </w:r>
      <w:r w:rsidRPr="00060C26">
        <w:rPr>
          <w:rFonts w:eastAsia="Times New Roman"/>
          <w:sz w:val="22"/>
          <w:szCs w:val="22"/>
          <w:lang w:val="el-GR"/>
        </w:rPr>
        <w:t xml:space="preserve"> με τον οποίο οι μαθητές εμπλέκονται στι</w:t>
      </w:r>
      <w:r w:rsidR="00AA04D1">
        <w:rPr>
          <w:rFonts w:eastAsia="Times New Roman"/>
          <w:sz w:val="22"/>
          <w:szCs w:val="22"/>
          <w:lang w:val="el-GR"/>
        </w:rPr>
        <w:t xml:space="preserve">ς διαδικτυακές δραστηριότητες.  </w:t>
      </w:r>
      <w:r w:rsidRPr="00060C26">
        <w:rPr>
          <w:rFonts w:eastAsia="Times New Roman"/>
          <w:sz w:val="22"/>
          <w:szCs w:val="22"/>
          <w:lang w:val="el-GR"/>
        </w:rPr>
        <w:t xml:space="preserve">Στη έρευνα του </w:t>
      </w:r>
      <w:r w:rsidRPr="00060C26">
        <w:rPr>
          <w:rFonts w:eastAsia="Times New Roman"/>
          <w:sz w:val="22"/>
          <w:szCs w:val="22"/>
          <w:lang w:val="en-US"/>
        </w:rPr>
        <w:t>Blikstein</w:t>
      </w:r>
      <w:r w:rsidRPr="00060C26">
        <w:rPr>
          <w:rFonts w:eastAsia="Times New Roman"/>
          <w:sz w:val="22"/>
          <w:szCs w:val="22"/>
          <w:lang w:val="el-GR"/>
        </w:rPr>
        <w:t xml:space="preserve"> (2011, όπ. αναφ. στους </w:t>
      </w:r>
      <w:r w:rsidRPr="00060C26">
        <w:rPr>
          <w:rFonts w:eastAsia="Times New Roman"/>
          <w:sz w:val="22"/>
          <w:szCs w:val="22"/>
          <w:highlight w:val="white"/>
          <w:lang w:val="en-US"/>
        </w:rPr>
        <w:t>Papamitsiou</w:t>
      </w:r>
      <w:r w:rsidRPr="00060C26">
        <w:rPr>
          <w:rFonts w:eastAsia="Times New Roman"/>
          <w:sz w:val="22"/>
          <w:szCs w:val="22"/>
          <w:highlight w:val="white"/>
          <w:lang w:val="el-GR"/>
        </w:rPr>
        <w:t xml:space="preserve"> &amp; </w:t>
      </w:r>
      <w:r w:rsidRPr="00060C26">
        <w:rPr>
          <w:rFonts w:eastAsia="Times New Roman"/>
          <w:sz w:val="22"/>
          <w:szCs w:val="22"/>
          <w:highlight w:val="white"/>
          <w:lang w:val="en-US"/>
        </w:rPr>
        <w:t>Economides</w:t>
      </w:r>
      <w:r w:rsidRPr="00060C26">
        <w:rPr>
          <w:rFonts w:eastAsia="Times New Roman"/>
          <w:sz w:val="22"/>
          <w:szCs w:val="22"/>
          <w:lang w:val="el-GR"/>
        </w:rPr>
        <w:t>, 2014, σελ. 54), καταχωρήθηκαν δεδομένα μαθητών τα οποία προέκυψαν μέσα από προγ</w:t>
      </w:r>
      <w:r w:rsidR="00B9146F">
        <w:rPr>
          <w:rFonts w:eastAsia="Times New Roman"/>
          <w:sz w:val="22"/>
          <w:szCs w:val="22"/>
          <w:lang w:val="el-GR"/>
        </w:rPr>
        <w:t xml:space="preserve">ραμματισμένη δραστηριότητα, </w:t>
      </w:r>
      <w:r w:rsidR="00AA04D1">
        <w:rPr>
          <w:rFonts w:eastAsia="Times New Roman"/>
          <w:sz w:val="22"/>
          <w:szCs w:val="22"/>
          <w:lang w:val="el-GR"/>
        </w:rPr>
        <w:t>ώστε να γίνει κατανοητή</w:t>
      </w:r>
      <w:r w:rsidRPr="00060C26">
        <w:rPr>
          <w:rFonts w:eastAsia="Times New Roman"/>
          <w:sz w:val="22"/>
          <w:szCs w:val="22"/>
          <w:lang w:val="el-GR"/>
        </w:rPr>
        <w:t xml:space="preserve"> η καμπύλη τροχιάς των μαθητών και να εντοπιστούν προγραμματισμένες στρατηγικές μέσα στο περιβάλλον Open-Ended Learning Environments (OELEs). </w:t>
      </w:r>
    </w:p>
    <w:p w14:paraId="0498A276" w14:textId="6DB71B6A" w:rsidR="00060C26" w:rsidRPr="00060C26" w:rsidRDefault="00060C26" w:rsidP="00D011C3">
      <w:pPr>
        <w:pStyle w:val="Default"/>
        <w:spacing w:before="240" w:line="360" w:lineRule="auto"/>
        <w:ind w:right="-7" w:firstLine="284"/>
        <w:jc w:val="both"/>
        <w:rPr>
          <w:rFonts w:eastAsia="Times New Roman"/>
          <w:sz w:val="22"/>
          <w:szCs w:val="22"/>
          <w:lang w:val="el-GR"/>
        </w:rPr>
      </w:pPr>
      <w:r w:rsidRPr="00060C26">
        <w:rPr>
          <w:rFonts w:eastAsia="Times New Roman"/>
          <w:sz w:val="22"/>
          <w:szCs w:val="22"/>
          <w:lang w:val="el-GR"/>
        </w:rPr>
        <w:lastRenderedPageBreak/>
        <w:t xml:space="preserve"> Η </w:t>
      </w:r>
      <w:r w:rsidRPr="00E74D0A">
        <w:rPr>
          <w:rFonts w:eastAsia="Times New Roman"/>
          <w:i/>
          <w:sz w:val="22"/>
          <w:szCs w:val="22"/>
          <w:lang w:val="el-GR"/>
        </w:rPr>
        <w:t>πρόβλεψη της απόδοσης των μαθητών</w:t>
      </w:r>
      <w:r w:rsidRPr="00060C26">
        <w:rPr>
          <w:rFonts w:eastAsia="Times New Roman"/>
          <w:i/>
          <w:sz w:val="22"/>
          <w:szCs w:val="22"/>
          <w:lang w:val="el-GR"/>
        </w:rPr>
        <w:t xml:space="preserve"> </w:t>
      </w:r>
      <w:r w:rsidRPr="00060C26">
        <w:rPr>
          <w:rFonts w:eastAsia="Times New Roman"/>
          <w:sz w:val="22"/>
          <w:szCs w:val="22"/>
          <w:lang w:val="el-GR"/>
        </w:rPr>
        <w:t xml:space="preserve">είναι ένας στόχος που έχει τεθεί από άλλες εργασίες. Πιο αναλυτικά, έγινε προσπάθεια αναζήτησης, αναγνώρισης και αξιολόγησης διαφόρων παραγόντων ως δείκτες πρόβλεψης της απόδοσης </w:t>
      </w:r>
      <w:r w:rsidRPr="00060C26">
        <w:rPr>
          <w:sz w:val="22"/>
          <w:szCs w:val="22"/>
          <w:lang w:val="el-GR" w:eastAsia="el-GR"/>
        </w:rPr>
        <w:t>(</w:t>
      </w:r>
      <w:r w:rsidRPr="00060C26">
        <w:rPr>
          <w:rFonts w:eastAsia="Times New Roman"/>
          <w:sz w:val="22"/>
          <w:szCs w:val="22"/>
          <w:highlight w:val="white"/>
          <w:lang w:val="en-US"/>
        </w:rPr>
        <w:t>Papamitsiou</w:t>
      </w:r>
      <w:r w:rsidRPr="00060C26">
        <w:rPr>
          <w:rFonts w:eastAsia="Times New Roman"/>
          <w:sz w:val="22"/>
          <w:szCs w:val="22"/>
          <w:highlight w:val="white"/>
          <w:lang w:val="el-GR"/>
        </w:rPr>
        <w:t xml:space="preserve"> &amp; </w:t>
      </w:r>
      <w:r w:rsidRPr="00060C26">
        <w:rPr>
          <w:rFonts w:eastAsia="Times New Roman"/>
          <w:sz w:val="22"/>
          <w:szCs w:val="22"/>
          <w:highlight w:val="white"/>
          <w:lang w:val="en-US"/>
        </w:rPr>
        <w:t>Economides</w:t>
      </w:r>
      <w:r w:rsidRPr="00060C26">
        <w:rPr>
          <w:rFonts w:eastAsia="Times New Roman"/>
          <w:sz w:val="22"/>
          <w:szCs w:val="22"/>
          <w:highlight w:val="white"/>
          <w:lang w:val="el-GR"/>
        </w:rPr>
        <w:t>, 2014</w:t>
      </w:r>
      <w:r w:rsidRPr="00060C26">
        <w:rPr>
          <w:rFonts w:eastAsia="Times New Roman"/>
          <w:sz w:val="22"/>
          <w:szCs w:val="22"/>
          <w:lang w:val="el-GR"/>
        </w:rPr>
        <w:t>, σελ. 54).</w:t>
      </w:r>
      <w:r w:rsidR="00D011C3">
        <w:rPr>
          <w:rFonts w:eastAsia="Times New Roman"/>
          <w:sz w:val="22"/>
          <w:szCs w:val="22"/>
          <w:lang w:val="el-GR"/>
        </w:rPr>
        <w:t xml:space="preserve"> </w:t>
      </w:r>
      <w:r w:rsidRPr="00060C26">
        <w:rPr>
          <w:rFonts w:eastAsia="Times New Roman"/>
          <w:sz w:val="22"/>
          <w:szCs w:val="22"/>
          <w:lang w:val="el-GR"/>
        </w:rPr>
        <w:t xml:space="preserve">Για παράδειγμα, οι </w:t>
      </w:r>
      <w:r w:rsidRPr="00060C26">
        <w:rPr>
          <w:rFonts w:eastAsia="Times New Roman"/>
          <w:sz w:val="22"/>
          <w:szCs w:val="22"/>
          <w:lang w:val="en-US"/>
        </w:rPr>
        <w:t>Macfadyen</w:t>
      </w:r>
      <w:r w:rsidRPr="00060C26">
        <w:rPr>
          <w:rFonts w:eastAsia="Times New Roman"/>
          <w:sz w:val="22"/>
          <w:szCs w:val="22"/>
          <w:lang w:val="el-GR"/>
        </w:rPr>
        <w:t xml:space="preserve"> και </w:t>
      </w:r>
      <w:r w:rsidRPr="00060C26">
        <w:rPr>
          <w:rFonts w:eastAsia="Times New Roman"/>
          <w:sz w:val="22"/>
          <w:szCs w:val="22"/>
          <w:lang w:val="en-US"/>
        </w:rPr>
        <w:t>Dawson</w:t>
      </w:r>
      <w:r w:rsidRPr="00060C26">
        <w:rPr>
          <w:rFonts w:eastAsia="Times New Roman"/>
          <w:sz w:val="22"/>
          <w:szCs w:val="22"/>
          <w:lang w:val="el-GR"/>
        </w:rPr>
        <w:t xml:space="preserve"> (2010, όπ. αναφ. στους </w:t>
      </w:r>
      <w:r w:rsidRPr="00060C26">
        <w:rPr>
          <w:rFonts w:eastAsia="Times New Roman"/>
          <w:sz w:val="22"/>
          <w:szCs w:val="22"/>
          <w:highlight w:val="white"/>
          <w:lang w:val="en-US"/>
        </w:rPr>
        <w:t>Papamitsiou</w:t>
      </w:r>
      <w:r w:rsidRPr="00060C26">
        <w:rPr>
          <w:rFonts w:eastAsia="Times New Roman"/>
          <w:sz w:val="22"/>
          <w:szCs w:val="22"/>
          <w:highlight w:val="white"/>
          <w:lang w:val="el-GR"/>
        </w:rPr>
        <w:t xml:space="preserve"> &amp; </w:t>
      </w:r>
      <w:r w:rsidRPr="00060C26">
        <w:rPr>
          <w:rFonts w:eastAsia="Times New Roman"/>
          <w:sz w:val="22"/>
          <w:szCs w:val="22"/>
          <w:highlight w:val="white"/>
          <w:lang w:val="en-US"/>
        </w:rPr>
        <w:t>Economides</w:t>
      </w:r>
      <w:r w:rsidRPr="00060C26">
        <w:rPr>
          <w:rFonts w:eastAsia="Times New Roman"/>
          <w:sz w:val="22"/>
          <w:szCs w:val="22"/>
          <w:lang w:val="el-GR"/>
        </w:rPr>
        <w:t>, 2014, σελ. 54) εξέτασαν την επίδραση των μεταβλητών</w:t>
      </w:r>
      <w:r w:rsidR="005A533A">
        <w:rPr>
          <w:rFonts w:eastAsia="Times New Roman"/>
          <w:sz w:val="22"/>
          <w:szCs w:val="22"/>
          <w:lang w:val="el-GR"/>
        </w:rPr>
        <w:t xml:space="preserve"> </w:t>
      </w:r>
      <w:r w:rsidRPr="00060C26">
        <w:rPr>
          <w:rFonts w:eastAsia="Times New Roman"/>
          <w:sz w:val="22"/>
          <w:szCs w:val="22"/>
          <w:lang w:val="el-GR"/>
        </w:rPr>
        <w:t xml:space="preserve">όπου εντοπίστηκαν μέσα στο μάθημα που γινόταν σε σύστημα </w:t>
      </w:r>
      <w:r w:rsidRPr="00060C26">
        <w:rPr>
          <w:rFonts w:eastAsia="Times New Roman"/>
          <w:sz w:val="22"/>
          <w:szCs w:val="22"/>
          <w:lang w:val="en-US"/>
        </w:rPr>
        <w:t>LMS</w:t>
      </w:r>
      <w:r w:rsidR="005F1450">
        <w:rPr>
          <w:rFonts w:eastAsia="Times New Roman"/>
          <w:sz w:val="22"/>
          <w:szCs w:val="22"/>
          <w:lang w:val="el-GR"/>
        </w:rPr>
        <w:t xml:space="preserve"> </w:t>
      </w:r>
      <w:r w:rsidR="005F1450" w:rsidRPr="002355C6">
        <w:rPr>
          <w:rFonts w:eastAsia="Times New Roman"/>
          <w:sz w:val="22"/>
          <w:szCs w:val="22"/>
          <w:lang w:val="el-GR"/>
        </w:rPr>
        <w:t>(</w:t>
      </w:r>
      <w:r w:rsidR="005F1450" w:rsidRPr="00060C26">
        <w:rPr>
          <w:rFonts w:eastAsia="Times New Roman"/>
          <w:sz w:val="22"/>
          <w:szCs w:val="22"/>
          <w:lang w:val="el-GR"/>
        </w:rPr>
        <w:t xml:space="preserve">ο συνολικός αριθμός των μηνυμάτων που αναρτήθηκαν στη συζήτηση, τον συνολικό χρόνο που οι μαθητές ήταν συνδεδεμένοι στο σύστημα, ο αριθμός των </w:t>
      </w:r>
      <w:r w:rsidR="005F1450">
        <w:rPr>
          <w:rFonts w:eastAsia="Times New Roman"/>
          <w:sz w:val="22"/>
          <w:szCs w:val="22"/>
          <w:lang w:val="el-GR"/>
        </w:rPr>
        <w:t>υπερσυνδέσμων που επισκέφτηκαν</w:t>
      </w:r>
      <w:r w:rsidR="005F1450" w:rsidRPr="002355C6">
        <w:rPr>
          <w:rFonts w:eastAsia="Times New Roman"/>
          <w:sz w:val="22"/>
          <w:szCs w:val="22"/>
          <w:lang w:val="el-GR"/>
        </w:rPr>
        <w:t>)</w:t>
      </w:r>
      <w:r w:rsidR="005F1450">
        <w:rPr>
          <w:rFonts w:eastAsia="Times New Roman"/>
          <w:sz w:val="22"/>
          <w:szCs w:val="22"/>
          <w:lang w:val="el-GR"/>
        </w:rPr>
        <w:t xml:space="preserve"> </w:t>
      </w:r>
      <w:r w:rsidRPr="00060C26">
        <w:rPr>
          <w:rFonts w:eastAsia="Times New Roman"/>
          <w:sz w:val="22"/>
          <w:szCs w:val="22"/>
          <w:lang w:val="el-GR"/>
        </w:rPr>
        <w:t xml:space="preserve">πάνω στην απόδοση που είχαν οι μαθητές στη τελική εξέταση.     </w:t>
      </w:r>
    </w:p>
    <w:p w14:paraId="6E9D3CB7" w14:textId="55E7ABEF" w:rsidR="00060C26" w:rsidRPr="00060C26" w:rsidRDefault="00060C26" w:rsidP="00060C26">
      <w:pPr>
        <w:pStyle w:val="Default"/>
        <w:spacing w:before="240" w:line="360" w:lineRule="auto"/>
        <w:ind w:right="-7" w:firstLine="284"/>
        <w:jc w:val="both"/>
        <w:rPr>
          <w:rFonts w:eastAsia="Times New Roman"/>
          <w:sz w:val="22"/>
          <w:szCs w:val="22"/>
          <w:lang w:val="el-GR"/>
        </w:rPr>
      </w:pPr>
      <w:r w:rsidRPr="00060C26">
        <w:rPr>
          <w:rFonts w:eastAsia="Times New Roman"/>
          <w:sz w:val="22"/>
          <w:szCs w:val="22"/>
          <w:lang w:val="el-GR"/>
        </w:rPr>
        <w:t xml:space="preserve">Η </w:t>
      </w:r>
      <w:r w:rsidRPr="00AE031D">
        <w:rPr>
          <w:rFonts w:eastAsia="Times New Roman"/>
          <w:i/>
          <w:sz w:val="22"/>
          <w:szCs w:val="22"/>
          <w:lang w:val="el-GR"/>
        </w:rPr>
        <w:t>αύξηση του (αυτο) συλλογισμού και της (αυτο) επίγνωσης</w:t>
      </w:r>
      <w:r w:rsidRPr="00060C26">
        <w:rPr>
          <w:rFonts w:eastAsia="Times New Roman"/>
          <w:sz w:val="22"/>
          <w:szCs w:val="22"/>
          <w:lang w:val="el-GR"/>
        </w:rPr>
        <w:t xml:space="preserve"> έχει τεθεί ως στόχος εργασιών οι οπο</w:t>
      </w:r>
      <w:r w:rsidR="002A62FE">
        <w:rPr>
          <w:rFonts w:eastAsia="Times New Roman"/>
          <w:sz w:val="22"/>
          <w:szCs w:val="22"/>
          <w:lang w:val="el-GR"/>
        </w:rPr>
        <w:t xml:space="preserve">ίες προσπαθούν </w:t>
      </w:r>
      <w:r w:rsidRPr="00060C26">
        <w:rPr>
          <w:rFonts w:eastAsia="Times New Roman"/>
          <w:sz w:val="22"/>
          <w:szCs w:val="22"/>
          <w:lang w:val="el-GR"/>
        </w:rPr>
        <w:t xml:space="preserve">να αυξήσουν την επίγνωση των εκπαιδευτικών, να αναγνωρίσουν τους μαθητές οι οποίοι αποσυνδέονται και να αξιολογήσουν οπτικοποιήσεις σχετικά με την ικανότητα τους στο να ενημερώνουν τους μαθητές για την πρόοδο που έχουν κάνει </w:t>
      </w:r>
      <w:r w:rsidR="00564406">
        <w:rPr>
          <w:rFonts w:eastAsia="Times New Roman"/>
          <w:sz w:val="22"/>
          <w:szCs w:val="22"/>
          <w:lang w:val="el-GR"/>
        </w:rPr>
        <w:t xml:space="preserve">αλλά </w:t>
      </w:r>
      <w:r w:rsidRPr="00060C26">
        <w:rPr>
          <w:rFonts w:eastAsia="Times New Roman"/>
          <w:sz w:val="22"/>
          <w:szCs w:val="22"/>
          <w:lang w:val="el-GR"/>
        </w:rPr>
        <w:t xml:space="preserve">και σε σύγκριση με τους συνομηλίκους τους </w:t>
      </w:r>
      <w:r w:rsidRPr="00060C26">
        <w:rPr>
          <w:sz w:val="22"/>
          <w:szCs w:val="22"/>
          <w:lang w:val="el-GR" w:eastAsia="el-GR"/>
        </w:rPr>
        <w:t>(</w:t>
      </w:r>
      <w:r w:rsidRPr="00060C26">
        <w:rPr>
          <w:rFonts w:eastAsia="Times New Roman"/>
          <w:sz w:val="22"/>
          <w:szCs w:val="22"/>
          <w:highlight w:val="white"/>
          <w:lang w:val="en-US"/>
        </w:rPr>
        <w:t>Papamitsiou</w:t>
      </w:r>
      <w:r w:rsidRPr="00060C26">
        <w:rPr>
          <w:rFonts w:eastAsia="Times New Roman"/>
          <w:sz w:val="22"/>
          <w:szCs w:val="22"/>
          <w:highlight w:val="white"/>
          <w:lang w:val="el-GR"/>
        </w:rPr>
        <w:t xml:space="preserve"> &amp; </w:t>
      </w:r>
      <w:r w:rsidRPr="00060C26">
        <w:rPr>
          <w:rFonts w:eastAsia="Times New Roman"/>
          <w:sz w:val="22"/>
          <w:szCs w:val="22"/>
          <w:highlight w:val="white"/>
          <w:lang w:val="en-US"/>
        </w:rPr>
        <w:t>Economides</w:t>
      </w:r>
      <w:r w:rsidRPr="00060C26">
        <w:rPr>
          <w:rFonts w:eastAsia="Times New Roman"/>
          <w:sz w:val="22"/>
          <w:szCs w:val="22"/>
          <w:highlight w:val="white"/>
          <w:lang w:val="el-GR"/>
        </w:rPr>
        <w:t>, 2014</w:t>
      </w:r>
      <w:r w:rsidRPr="00060C26">
        <w:rPr>
          <w:rFonts w:eastAsia="Times New Roman"/>
          <w:sz w:val="22"/>
          <w:szCs w:val="22"/>
          <w:lang w:val="el-GR"/>
        </w:rPr>
        <w:t xml:space="preserve">, σελ. 55). </w:t>
      </w:r>
    </w:p>
    <w:p w14:paraId="212F2CFF" w14:textId="1D58B45D" w:rsidR="00D4374C" w:rsidRPr="00A06A42" w:rsidRDefault="00060C26" w:rsidP="00060C26">
      <w:pPr>
        <w:pStyle w:val="Default"/>
        <w:spacing w:before="240" w:line="360" w:lineRule="auto"/>
        <w:ind w:right="-7" w:firstLine="284"/>
        <w:jc w:val="both"/>
        <w:rPr>
          <w:rFonts w:eastAsia="Times New Roman"/>
          <w:sz w:val="22"/>
          <w:szCs w:val="22"/>
          <w:lang w:val="el-GR"/>
        </w:rPr>
      </w:pPr>
      <w:r w:rsidRPr="00060C26">
        <w:rPr>
          <w:rFonts w:eastAsia="Times New Roman"/>
          <w:sz w:val="22"/>
          <w:szCs w:val="22"/>
          <w:lang w:val="el-GR"/>
        </w:rPr>
        <w:t xml:space="preserve">Πιο συγκεκριμένα, οι ερευνητές προσπαθούν να διευκολύνουν την αυτοματοποιημένη διαδικασία κωδικοποίησης μέσα από μια αποθήκη από αναρτήσεις σε ένα διαδικτυακό μάθημα ώστε να χρειάζεται λιγότερος έλεγχος της συζήτησης από τον εκπαιδευτικό </w:t>
      </w:r>
      <w:r w:rsidRPr="00060C26">
        <w:rPr>
          <w:sz w:val="22"/>
          <w:szCs w:val="22"/>
          <w:lang w:val="el-GR" w:eastAsia="el-GR"/>
        </w:rPr>
        <w:t>(</w:t>
      </w:r>
      <w:r w:rsidRPr="00060C26">
        <w:rPr>
          <w:rFonts w:eastAsia="Times New Roman"/>
          <w:sz w:val="22"/>
          <w:szCs w:val="22"/>
          <w:highlight w:val="white"/>
          <w:lang w:val="en-US"/>
        </w:rPr>
        <w:t>Papamitsiou</w:t>
      </w:r>
      <w:r w:rsidRPr="00060C26">
        <w:rPr>
          <w:rFonts w:eastAsia="Times New Roman"/>
          <w:sz w:val="22"/>
          <w:szCs w:val="22"/>
          <w:highlight w:val="white"/>
          <w:lang w:val="el-GR"/>
        </w:rPr>
        <w:t xml:space="preserve"> &amp; </w:t>
      </w:r>
      <w:r w:rsidRPr="00060C26">
        <w:rPr>
          <w:rFonts w:eastAsia="Times New Roman"/>
          <w:sz w:val="22"/>
          <w:szCs w:val="22"/>
          <w:highlight w:val="white"/>
          <w:lang w:val="en-US"/>
        </w:rPr>
        <w:t>Economides</w:t>
      </w:r>
      <w:r w:rsidRPr="00060C26">
        <w:rPr>
          <w:rFonts w:eastAsia="Times New Roman"/>
          <w:sz w:val="22"/>
          <w:szCs w:val="22"/>
          <w:highlight w:val="white"/>
          <w:lang w:val="el-GR"/>
        </w:rPr>
        <w:t>, 2014</w:t>
      </w:r>
      <w:r w:rsidRPr="00060C26">
        <w:rPr>
          <w:rFonts w:eastAsia="Times New Roman"/>
          <w:sz w:val="22"/>
          <w:szCs w:val="22"/>
          <w:lang w:val="el-GR"/>
        </w:rPr>
        <w:t xml:space="preserve">, σελ. 55). Αναλυτικά, οι </w:t>
      </w:r>
      <w:r w:rsidRPr="00060C26">
        <w:rPr>
          <w:rFonts w:eastAsia="Times New Roman"/>
          <w:sz w:val="22"/>
          <w:szCs w:val="22"/>
          <w:lang w:val="en-US"/>
        </w:rPr>
        <w:t>Macfadyen</w:t>
      </w:r>
      <w:r w:rsidRPr="00060C26">
        <w:rPr>
          <w:rFonts w:eastAsia="Times New Roman"/>
          <w:sz w:val="22"/>
          <w:szCs w:val="22"/>
          <w:lang w:val="el-GR"/>
        </w:rPr>
        <w:t xml:space="preserve"> και </w:t>
      </w:r>
      <w:r w:rsidRPr="00060C26">
        <w:rPr>
          <w:rFonts w:eastAsia="Times New Roman"/>
          <w:sz w:val="22"/>
          <w:szCs w:val="22"/>
          <w:lang w:val="en-US"/>
        </w:rPr>
        <w:t>Dawson</w:t>
      </w:r>
      <w:r w:rsidRPr="00060C26">
        <w:rPr>
          <w:rFonts w:eastAsia="Times New Roman"/>
          <w:sz w:val="22"/>
          <w:szCs w:val="22"/>
          <w:lang w:val="el-GR"/>
        </w:rPr>
        <w:t xml:space="preserve"> (2010, όπ. αναφ. στους </w:t>
      </w:r>
      <w:r w:rsidRPr="00060C26">
        <w:rPr>
          <w:rFonts w:eastAsia="Times New Roman"/>
          <w:sz w:val="22"/>
          <w:szCs w:val="22"/>
          <w:highlight w:val="white"/>
          <w:lang w:val="en-US"/>
        </w:rPr>
        <w:t>Papamitsiou</w:t>
      </w:r>
      <w:r w:rsidRPr="00060C26">
        <w:rPr>
          <w:rFonts w:eastAsia="Times New Roman"/>
          <w:sz w:val="22"/>
          <w:szCs w:val="22"/>
          <w:highlight w:val="white"/>
          <w:lang w:val="el-GR"/>
        </w:rPr>
        <w:t xml:space="preserve"> &amp; </w:t>
      </w:r>
      <w:r w:rsidRPr="00060C26">
        <w:rPr>
          <w:rFonts w:eastAsia="Times New Roman"/>
          <w:sz w:val="22"/>
          <w:szCs w:val="22"/>
          <w:highlight w:val="white"/>
          <w:lang w:val="en-US"/>
        </w:rPr>
        <w:t>Economides</w:t>
      </w:r>
      <w:r w:rsidRPr="00060C26">
        <w:rPr>
          <w:rFonts w:eastAsia="Times New Roman"/>
          <w:sz w:val="22"/>
          <w:szCs w:val="22"/>
          <w:lang w:val="el-GR"/>
        </w:rPr>
        <w:t>, 2</w:t>
      </w:r>
      <w:r w:rsidR="00F66DD3">
        <w:rPr>
          <w:rFonts w:eastAsia="Times New Roman"/>
          <w:sz w:val="22"/>
          <w:szCs w:val="22"/>
          <w:lang w:val="el-GR"/>
        </w:rPr>
        <w:t>014, σελ. 55) χρησιμοποίησαν τη</w:t>
      </w:r>
      <w:r w:rsidRPr="00060C26">
        <w:rPr>
          <w:rFonts w:eastAsia="Times New Roman"/>
          <w:sz w:val="22"/>
          <w:szCs w:val="22"/>
          <w:lang w:val="el-GR"/>
        </w:rPr>
        <w:t xml:space="preserve"> μέθοδο association rule mining για να εξάγουν νοηματικούς κανόνες συνδέσεων</w:t>
      </w:r>
      <w:r w:rsidR="00372825">
        <w:rPr>
          <w:rFonts w:eastAsia="Times New Roman"/>
          <w:sz w:val="22"/>
          <w:szCs w:val="22"/>
          <w:lang w:val="el-GR"/>
        </w:rPr>
        <w:t xml:space="preserve"> των δεδομένων</w:t>
      </w:r>
      <w:r w:rsidRPr="00060C26">
        <w:rPr>
          <w:rFonts w:eastAsia="Times New Roman"/>
          <w:sz w:val="22"/>
          <w:szCs w:val="22"/>
          <w:lang w:val="el-GR"/>
        </w:rPr>
        <w:t xml:space="preserve"> ώστε να ενημερώ</w:t>
      </w:r>
      <w:r w:rsidR="00F66DD3">
        <w:rPr>
          <w:rFonts w:eastAsia="Times New Roman"/>
          <w:sz w:val="22"/>
          <w:szCs w:val="22"/>
          <w:lang w:val="el-GR"/>
        </w:rPr>
        <w:t>σουν τους εκπαιδευτικούς για τη</w:t>
      </w:r>
      <w:r w:rsidRPr="00060C26">
        <w:rPr>
          <w:rFonts w:eastAsia="Times New Roman"/>
          <w:sz w:val="22"/>
          <w:szCs w:val="22"/>
          <w:lang w:val="el-GR"/>
        </w:rPr>
        <w:t xml:space="preserve"> χρήση των επιπλέον υλικών μάθησης</w:t>
      </w:r>
      <w:r w:rsidR="00B4084E">
        <w:rPr>
          <w:rFonts w:eastAsia="Times New Roman"/>
          <w:sz w:val="22"/>
          <w:szCs w:val="22"/>
          <w:lang w:val="el-GR"/>
        </w:rPr>
        <w:t xml:space="preserve"> από τους μαθητές</w:t>
      </w:r>
      <w:r w:rsidR="00F66DD3">
        <w:rPr>
          <w:rFonts w:eastAsia="Times New Roman"/>
          <w:sz w:val="22"/>
          <w:szCs w:val="22"/>
          <w:lang w:val="el-GR"/>
        </w:rPr>
        <w:t>. Οι ερευνητές εξέτασαν τη</w:t>
      </w:r>
      <w:r w:rsidRPr="00060C26">
        <w:rPr>
          <w:rFonts w:eastAsia="Times New Roman"/>
          <w:sz w:val="22"/>
          <w:szCs w:val="22"/>
          <w:lang w:val="el-GR"/>
        </w:rPr>
        <w:t xml:space="preserve"> χρήση που έκαναν οι μαθητές στους μαθησιακούς πόρους και τις εργασίες της αυτοαξιολόγησης αλλά και τη πιθανή επίδραση τους στον τελικό βαθμό </w:t>
      </w:r>
      <w:r w:rsidRPr="00060C26">
        <w:rPr>
          <w:sz w:val="22"/>
          <w:szCs w:val="22"/>
          <w:lang w:val="el-GR" w:eastAsia="el-GR"/>
        </w:rPr>
        <w:t>(</w:t>
      </w:r>
      <w:r w:rsidRPr="00060C26">
        <w:rPr>
          <w:rFonts w:eastAsia="Times New Roman"/>
          <w:sz w:val="22"/>
          <w:szCs w:val="22"/>
          <w:highlight w:val="white"/>
          <w:lang w:val="en-US"/>
        </w:rPr>
        <w:t>Papamitsiou</w:t>
      </w:r>
      <w:r w:rsidRPr="00060C26">
        <w:rPr>
          <w:rFonts w:eastAsia="Times New Roman"/>
          <w:sz w:val="22"/>
          <w:szCs w:val="22"/>
          <w:highlight w:val="white"/>
          <w:lang w:val="el-GR"/>
        </w:rPr>
        <w:t xml:space="preserve"> &amp; </w:t>
      </w:r>
      <w:r w:rsidRPr="00060C26">
        <w:rPr>
          <w:rFonts w:eastAsia="Times New Roman"/>
          <w:sz w:val="22"/>
          <w:szCs w:val="22"/>
          <w:highlight w:val="white"/>
          <w:lang w:val="en-US"/>
        </w:rPr>
        <w:t>Economides</w:t>
      </w:r>
      <w:r w:rsidRPr="00060C26">
        <w:rPr>
          <w:rFonts w:eastAsia="Times New Roman"/>
          <w:sz w:val="22"/>
          <w:szCs w:val="22"/>
          <w:highlight w:val="white"/>
          <w:lang w:val="el-GR"/>
        </w:rPr>
        <w:t>, 2014</w:t>
      </w:r>
      <w:r w:rsidRPr="00060C26">
        <w:rPr>
          <w:rFonts w:eastAsia="Times New Roman"/>
          <w:sz w:val="22"/>
          <w:szCs w:val="22"/>
          <w:lang w:val="el-GR"/>
        </w:rPr>
        <w:t>, σελ. 55).</w:t>
      </w:r>
    </w:p>
    <w:p w14:paraId="29DDF77F" w14:textId="77777777" w:rsidR="00D4374C" w:rsidRPr="0055727B" w:rsidRDefault="00D4374C" w:rsidP="00D4374C">
      <w:pPr>
        <w:pStyle w:val="Default"/>
        <w:spacing w:before="240" w:line="360" w:lineRule="auto"/>
        <w:ind w:right="-7" w:firstLine="284"/>
        <w:jc w:val="both"/>
        <w:rPr>
          <w:rFonts w:eastAsia="Times New Roman"/>
          <w:sz w:val="22"/>
          <w:szCs w:val="22"/>
          <w:lang w:val="el-GR"/>
        </w:rPr>
      </w:pPr>
      <w:r w:rsidRPr="0055727B">
        <w:rPr>
          <w:rFonts w:eastAsia="Times New Roman"/>
          <w:sz w:val="22"/>
          <w:szCs w:val="22"/>
          <w:lang w:val="el-GR"/>
        </w:rPr>
        <w:t xml:space="preserve">Στην εργασία τους οι Hernández-García, González-González, Jiménez-Zarco, και Chaparro-Peláez (2014) έκαναν προσπάθεια να παρατηρήσουν τις ορατές αλλά και τις μη ορατές κοινωνικές διαδικτυακές δομές που δημιουργούνται από μαθητές και εκπαιδευτικούς μέσα σε διαδικτυακές τάξεις αλλά και η σχέση τους με την απόδοση των μαθητών. Συγκεκριμένα, εξετάζεται η σχέση που υπάρχει μεταξύ των παραμέτρων των διαδικτυακών κοινωνικών δικτύων και τάξεων (που έχουν τεθεί και εξηγηθεί από την έρευνα) και της απόδοσης των μαθητών (Hernández-García et al., 2014). </w:t>
      </w:r>
    </w:p>
    <w:p w14:paraId="38649947" w14:textId="3CC47855" w:rsidR="00060C26" w:rsidRPr="00060C26" w:rsidRDefault="00D4374C" w:rsidP="00C809CD">
      <w:pPr>
        <w:pStyle w:val="Default"/>
        <w:spacing w:before="240" w:line="360" w:lineRule="auto"/>
        <w:ind w:right="-7" w:firstLine="284"/>
        <w:jc w:val="both"/>
        <w:rPr>
          <w:rFonts w:eastAsia="Times New Roman"/>
          <w:sz w:val="22"/>
          <w:szCs w:val="22"/>
          <w:lang w:val="el-GR"/>
        </w:rPr>
      </w:pPr>
      <w:r w:rsidRPr="0055727B">
        <w:rPr>
          <w:rFonts w:eastAsia="Times New Roman"/>
          <w:sz w:val="22"/>
          <w:szCs w:val="22"/>
          <w:lang w:val="el-GR"/>
        </w:rPr>
        <w:lastRenderedPageBreak/>
        <w:t xml:space="preserve">Ένας άλλος στόχος της έρευνας των Hernández-García et al. </w:t>
      </w:r>
      <w:r w:rsidR="00F66DD3">
        <w:rPr>
          <w:rFonts w:eastAsia="Times New Roman"/>
          <w:sz w:val="22"/>
          <w:szCs w:val="22"/>
          <w:lang w:val="el-GR"/>
        </w:rPr>
        <w:t xml:space="preserve">(2014) είναι να </w:t>
      </w:r>
      <w:r w:rsidR="00F66DD3" w:rsidRPr="00C809CD">
        <w:rPr>
          <w:rFonts w:eastAsia="Times New Roman"/>
          <w:i/>
          <w:sz w:val="22"/>
          <w:szCs w:val="22"/>
          <w:lang w:val="el-GR"/>
        </w:rPr>
        <w:t>εξερευνήσουν τη</w:t>
      </w:r>
      <w:r w:rsidRPr="00C809CD">
        <w:rPr>
          <w:rFonts w:eastAsia="Times New Roman"/>
          <w:i/>
          <w:sz w:val="22"/>
          <w:szCs w:val="22"/>
          <w:lang w:val="el-GR"/>
        </w:rPr>
        <w:t xml:space="preserve"> δυνατότητα που δίνουν οι οπτικοποιήσεις κοινωνικού δικτύου</w:t>
      </w:r>
      <w:r w:rsidRPr="0055727B">
        <w:rPr>
          <w:rFonts w:eastAsia="Times New Roman"/>
          <w:sz w:val="22"/>
          <w:szCs w:val="22"/>
          <w:lang w:val="el-GR"/>
        </w:rPr>
        <w:t xml:space="preserve"> στο να γίνουν παρατηρήσιμες οι συμπεριφορές των μαθητών και των εκπαιδευτικών μέσα από αυτές. Ο απώτερος σκοπός της έρευνας είναι να βοηθήσει στη βελτίωση της μαθησιακής διαδικασίας</w:t>
      </w:r>
      <w:r>
        <w:rPr>
          <w:rFonts w:eastAsia="Times New Roman"/>
          <w:sz w:val="22"/>
          <w:szCs w:val="22"/>
          <w:lang w:val="el-GR"/>
        </w:rPr>
        <w:t xml:space="preserve"> και της απόδοσης των μαθητών.</w:t>
      </w:r>
      <w:r w:rsidR="00C809CD">
        <w:rPr>
          <w:rFonts w:eastAsia="Times New Roman"/>
          <w:sz w:val="22"/>
          <w:szCs w:val="22"/>
          <w:lang w:val="el-GR"/>
        </w:rPr>
        <w:t xml:space="preserve"> </w:t>
      </w:r>
      <w:r w:rsidR="00DE71C3">
        <w:rPr>
          <w:rFonts w:eastAsia="Times New Roman"/>
          <w:sz w:val="22"/>
          <w:szCs w:val="22"/>
          <w:lang w:val="el-GR"/>
        </w:rPr>
        <w:t>Η π</w:t>
      </w:r>
      <w:r w:rsidR="00060C26" w:rsidRPr="0015424A">
        <w:rPr>
          <w:rFonts w:eastAsia="Times New Roman"/>
          <w:sz w:val="22"/>
          <w:szCs w:val="22"/>
          <w:lang w:val="el-GR"/>
        </w:rPr>
        <w:t xml:space="preserve">ρόβλεψη όσων αποσύρονται αλλά και όσων </w:t>
      </w:r>
      <w:r w:rsidR="00DE71C3">
        <w:rPr>
          <w:rFonts w:eastAsia="Times New Roman"/>
          <w:sz w:val="22"/>
          <w:szCs w:val="22"/>
          <w:lang w:val="el-GR"/>
        </w:rPr>
        <w:t>‘</w:t>
      </w:r>
      <w:r w:rsidR="00060C26" w:rsidRPr="0015424A">
        <w:rPr>
          <w:rFonts w:eastAsia="Times New Roman"/>
          <w:sz w:val="22"/>
          <w:szCs w:val="22"/>
          <w:lang w:val="el-GR"/>
        </w:rPr>
        <w:t>επιμένουν</w:t>
      </w:r>
      <w:r w:rsidR="00DE71C3">
        <w:rPr>
          <w:rFonts w:eastAsia="Times New Roman"/>
          <w:sz w:val="22"/>
          <w:szCs w:val="22"/>
          <w:lang w:val="el-GR"/>
        </w:rPr>
        <w:t>’</w:t>
      </w:r>
      <w:r w:rsidR="00060C26" w:rsidRPr="0015424A">
        <w:rPr>
          <w:rFonts w:eastAsia="Times New Roman"/>
          <w:sz w:val="22"/>
          <w:szCs w:val="22"/>
          <w:lang w:val="el-GR"/>
        </w:rPr>
        <w:t xml:space="preserve"> σε ένα περιβάλλον μάθησης</w:t>
      </w:r>
      <w:r w:rsidR="00060C26" w:rsidRPr="00060C26">
        <w:rPr>
          <w:rFonts w:eastAsia="Times New Roman"/>
          <w:sz w:val="22"/>
          <w:szCs w:val="22"/>
          <w:lang w:val="el-GR"/>
        </w:rPr>
        <w:t xml:space="preserve"> αποτελεί </w:t>
      </w:r>
      <w:r w:rsidR="00DE71C3">
        <w:rPr>
          <w:rFonts w:eastAsia="Times New Roman"/>
          <w:sz w:val="22"/>
          <w:szCs w:val="22"/>
          <w:lang w:val="el-GR"/>
        </w:rPr>
        <w:t>το στόχο</w:t>
      </w:r>
      <w:r w:rsidR="00DE71C3" w:rsidRPr="00060C26">
        <w:rPr>
          <w:rFonts w:eastAsia="Times New Roman"/>
          <w:sz w:val="22"/>
          <w:szCs w:val="22"/>
          <w:lang w:val="el-GR"/>
        </w:rPr>
        <w:t xml:space="preserve"> </w:t>
      </w:r>
      <w:r w:rsidR="00060C26" w:rsidRPr="00060C26">
        <w:rPr>
          <w:rFonts w:eastAsia="Times New Roman"/>
          <w:sz w:val="22"/>
          <w:szCs w:val="22"/>
          <w:lang w:val="el-GR"/>
        </w:rPr>
        <w:t>της ερευνητικής εργασίας</w:t>
      </w:r>
      <w:r w:rsidR="00060C26" w:rsidRPr="00060C26">
        <w:rPr>
          <w:rFonts w:eastAsia="Times New Roman"/>
          <w:b/>
          <w:sz w:val="22"/>
          <w:szCs w:val="22"/>
          <w:lang w:val="el-GR"/>
        </w:rPr>
        <w:t xml:space="preserve"> </w:t>
      </w:r>
      <w:r w:rsidR="00DE71C3">
        <w:rPr>
          <w:rFonts w:eastAsia="Times New Roman"/>
          <w:sz w:val="22"/>
          <w:szCs w:val="22"/>
          <w:lang w:val="el-GR"/>
        </w:rPr>
        <w:t>των</w:t>
      </w:r>
      <w:r w:rsidR="00DE71C3" w:rsidRPr="00060C26">
        <w:rPr>
          <w:rFonts w:eastAsia="Times New Roman"/>
          <w:sz w:val="22"/>
          <w:szCs w:val="22"/>
          <w:lang w:val="el-GR"/>
        </w:rPr>
        <w:t xml:space="preserve"> </w:t>
      </w:r>
      <w:r w:rsidR="00060C26" w:rsidRPr="00060C26">
        <w:rPr>
          <w:rFonts w:eastAsia="Times New Roman"/>
          <w:sz w:val="22"/>
          <w:szCs w:val="22"/>
          <w:lang w:val="en-US"/>
        </w:rPr>
        <w:t>Lykourentzou</w:t>
      </w:r>
      <w:r w:rsidR="00060C26" w:rsidRPr="00060C26">
        <w:rPr>
          <w:rFonts w:eastAsia="Times New Roman"/>
          <w:sz w:val="22"/>
          <w:szCs w:val="22"/>
          <w:lang w:val="el-GR"/>
        </w:rPr>
        <w:t xml:space="preserve"> </w:t>
      </w:r>
      <w:r w:rsidR="00060C26" w:rsidRPr="00060C26">
        <w:rPr>
          <w:rFonts w:eastAsia="Times New Roman"/>
          <w:sz w:val="22"/>
          <w:szCs w:val="22"/>
          <w:lang w:val="en-US"/>
        </w:rPr>
        <w:t>et</w:t>
      </w:r>
      <w:r w:rsidR="00060C26" w:rsidRPr="00060C26">
        <w:rPr>
          <w:rFonts w:eastAsia="Times New Roman"/>
          <w:sz w:val="22"/>
          <w:szCs w:val="22"/>
          <w:lang w:val="el-GR"/>
        </w:rPr>
        <w:t xml:space="preserve"> </w:t>
      </w:r>
      <w:r w:rsidR="00060C26" w:rsidRPr="00060C26">
        <w:rPr>
          <w:rFonts w:eastAsia="Times New Roman"/>
          <w:sz w:val="22"/>
          <w:szCs w:val="22"/>
          <w:lang w:val="en-US"/>
        </w:rPr>
        <w:t>al</w:t>
      </w:r>
      <w:r w:rsidR="00060C26" w:rsidRPr="00060C26">
        <w:rPr>
          <w:rFonts w:eastAsia="Times New Roman"/>
          <w:sz w:val="22"/>
          <w:szCs w:val="22"/>
          <w:lang w:val="el-GR"/>
        </w:rPr>
        <w:t>. (2009</w:t>
      </w:r>
      <w:r w:rsidR="00060C26" w:rsidRPr="00060C26">
        <w:rPr>
          <w:rFonts w:eastAsia="Times New Roman"/>
          <w:sz w:val="22"/>
          <w:szCs w:val="22"/>
          <w:lang w:val="en-US"/>
        </w:rPr>
        <w:t>a</w:t>
      </w:r>
      <w:r w:rsidR="00060C26" w:rsidRPr="00060C26">
        <w:rPr>
          <w:rFonts w:eastAsia="Times New Roman"/>
          <w:sz w:val="22"/>
          <w:szCs w:val="22"/>
          <w:lang w:val="el-GR"/>
        </w:rPr>
        <w:t xml:space="preserve">, όπ. αναφ. στους </w:t>
      </w:r>
      <w:r w:rsidR="00060C26" w:rsidRPr="00060C26">
        <w:rPr>
          <w:rFonts w:eastAsia="Times New Roman"/>
          <w:sz w:val="22"/>
          <w:szCs w:val="22"/>
          <w:highlight w:val="white"/>
          <w:lang w:val="en-US"/>
        </w:rPr>
        <w:t>Papamitsiou</w:t>
      </w:r>
      <w:r w:rsidR="00060C26" w:rsidRPr="00060C26">
        <w:rPr>
          <w:rFonts w:eastAsia="Times New Roman"/>
          <w:sz w:val="22"/>
          <w:szCs w:val="22"/>
          <w:highlight w:val="white"/>
          <w:lang w:val="el-GR"/>
        </w:rPr>
        <w:t xml:space="preserve"> &amp; </w:t>
      </w:r>
      <w:r w:rsidR="00060C26" w:rsidRPr="00060C26">
        <w:rPr>
          <w:rFonts w:eastAsia="Times New Roman"/>
          <w:sz w:val="22"/>
          <w:szCs w:val="22"/>
          <w:highlight w:val="white"/>
          <w:lang w:val="en-US"/>
        </w:rPr>
        <w:t>Economides</w:t>
      </w:r>
      <w:r w:rsidR="00060C26" w:rsidRPr="00060C26">
        <w:rPr>
          <w:rFonts w:eastAsia="Times New Roman"/>
          <w:sz w:val="22"/>
          <w:szCs w:val="22"/>
          <w:lang w:val="el-GR"/>
        </w:rPr>
        <w:t>, 2014, σελ. 55)</w:t>
      </w:r>
      <w:r w:rsidR="00DE71C3">
        <w:rPr>
          <w:rFonts w:eastAsia="Times New Roman"/>
          <w:sz w:val="22"/>
          <w:szCs w:val="22"/>
          <w:lang w:val="el-GR"/>
        </w:rPr>
        <w:t>. Στην εργασία αυτή για να</w:t>
      </w:r>
      <w:r w:rsidR="00060C26" w:rsidRPr="00060C26">
        <w:rPr>
          <w:rFonts w:eastAsia="Times New Roman"/>
          <w:sz w:val="22"/>
          <w:szCs w:val="22"/>
          <w:lang w:val="el-GR"/>
        </w:rPr>
        <w:t xml:space="preserve"> μπορέσ</w:t>
      </w:r>
      <w:r w:rsidR="00DE71C3">
        <w:rPr>
          <w:rFonts w:eastAsia="Times New Roman"/>
          <w:sz w:val="22"/>
          <w:szCs w:val="22"/>
          <w:lang w:val="el-GR"/>
        </w:rPr>
        <w:t>ουν</w:t>
      </w:r>
      <w:r w:rsidR="00C809CD">
        <w:rPr>
          <w:rFonts w:eastAsia="Times New Roman"/>
          <w:sz w:val="22"/>
          <w:szCs w:val="22"/>
          <w:lang w:val="el-GR"/>
        </w:rPr>
        <w:t xml:space="preserve"> να προβλέψουν</w:t>
      </w:r>
      <w:r w:rsidR="00060C26" w:rsidRPr="00060C26">
        <w:rPr>
          <w:rFonts w:eastAsia="Times New Roman"/>
          <w:sz w:val="22"/>
          <w:szCs w:val="22"/>
          <w:lang w:val="el-GR"/>
        </w:rPr>
        <w:t xml:space="preserve"> την απόσυρση των μ</w:t>
      </w:r>
      <w:r w:rsidR="00C809CD">
        <w:rPr>
          <w:rFonts w:eastAsia="Times New Roman"/>
          <w:sz w:val="22"/>
          <w:szCs w:val="22"/>
          <w:lang w:val="el-GR"/>
        </w:rPr>
        <w:t>αθητών στα πρώτα στάδια εφάρμοσαν</w:t>
      </w:r>
      <w:r w:rsidR="00060C26" w:rsidRPr="00060C26">
        <w:rPr>
          <w:rFonts w:eastAsia="Times New Roman"/>
          <w:sz w:val="22"/>
          <w:szCs w:val="22"/>
          <w:lang w:val="el-GR"/>
        </w:rPr>
        <w:t xml:space="preserve"> ένα συνδυασμό από τρεις τεχνικές μάθησης μηχανών σε λεπτομερή προφίλ μαθητών από ένα περιβάλλον </w:t>
      </w:r>
      <w:r w:rsidR="00060C26" w:rsidRPr="00060C26">
        <w:rPr>
          <w:rFonts w:eastAsia="Times New Roman"/>
          <w:sz w:val="22"/>
          <w:szCs w:val="22"/>
          <w:lang w:val="en-US"/>
        </w:rPr>
        <w:t>LMS</w:t>
      </w:r>
      <w:r w:rsidR="00060C26" w:rsidRPr="00060C26">
        <w:rPr>
          <w:rFonts w:eastAsia="Times New Roman"/>
          <w:sz w:val="22"/>
          <w:szCs w:val="22"/>
          <w:lang w:val="el-GR"/>
        </w:rPr>
        <w:t>.</w:t>
      </w:r>
    </w:p>
    <w:p w14:paraId="06591136" w14:textId="66928AC2" w:rsidR="00060C26" w:rsidRPr="00060C26" w:rsidRDefault="00060C26" w:rsidP="00060C26">
      <w:pPr>
        <w:pStyle w:val="Default"/>
        <w:spacing w:before="240" w:line="360" w:lineRule="auto"/>
        <w:ind w:right="-7" w:firstLine="284"/>
        <w:jc w:val="both"/>
        <w:rPr>
          <w:rFonts w:eastAsia="Times New Roman"/>
          <w:b/>
          <w:sz w:val="22"/>
          <w:szCs w:val="22"/>
          <w:lang w:val="el-GR"/>
        </w:rPr>
      </w:pPr>
      <w:r w:rsidRPr="00060C26">
        <w:rPr>
          <w:rFonts w:eastAsia="Times New Roman"/>
          <w:sz w:val="22"/>
          <w:szCs w:val="22"/>
          <w:lang w:val="el-GR"/>
        </w:rPr>
        <w:t xml:space="preserve"> </w:t>
      </w:r>
      <w:r w:rsidR="00DE71C3">
        <w:rPr>
          <w:rFonts w:eastAsia="Times New Roman"/>
          <w:sz w:val="22"/>
          <w:szCs w:val="22"/>
          <w:lang w:val="el-GR"/>
        </w:rPr>
        <w:t>Αντίστοιχα</w:t>
      </w:r>
      <w:r w:rsidRPr="00060C26">
        <w:rPr>
          <w:rFonts w:eastAsia="Times New Roman"/>
          <w:sz w:val="22"/>
          <w:szCs w:val="22"/>
          <w:lang w:val="el-GR"/>
        </w:rPr>
        <w:t xml:space="preserve">, οι </w:t>
      </w:r>
      <w:r w:rsidRPr="00060C26">
        <w:rPr>
          <w:rFonts w:eastAsia="Times New Roman"/>
          <w:sz w:val="22"/>
          <w:szCs w:val="22"/>
          <w:lang w:val="en-US"/>
        </w:rPr>
        <w:t>Dekker</w:t>
      </w:r>
      <w:r w:rsidRPr="00060C26">
        <w:rPr>
          <w:rFonts w:eastAsia="Times New Roman"/>
          <w:sz w:val="22"/>
          <w:szCs w:val="22"/>
          <w:lang w:val="el-GR"/>
        </w:rPr>
        <w:t xml:space="preserve"> </w:t>
      </w:r>
      <w:r w:rsidRPr="00060C26">
        <w:rPr>
          <w:rFonts w:eastAsia="Times New Roman"/>
          <w:sz w:val="22"/>
          <w:szCs w:val="22"/>
          <w:lang w:val="en-US"/>
        </w:rPr>
        <w:t>et</w:t>
      </w:r>
      <w:r w:rsidRPr="00060C26">
        <w:rPr>
          <w:rFonts w:eastAsia="Times New Roman"/>
          <w:sz w:val="22"/>
          <w:szCs w:val="22"/>
          <w:lang w:val="el-GR"/>
        </w:rPr>
        <w:t xml:space="preserve"> </w:t>
      </w:r>
      <w:r w:rsidRPr="00060C26">
        <w:rPr>
          <w:rFonts w:eastAsia="Times New Roman"/>
          <w:sz w:val="22"/>
          <w:szCs w:val="22"/>
          <w:lang w:val="en-US"/>
        </w:rPr>
        <w:t>al</w:t>
      </w:r>
      <w:r w:rsidRPr="00060C26">
        <w:rPr>
          <w:rFonts w:eastAsia="Times New Roman"/>
          <w:sz w:val="22"/>
          <w:szCs w:val="22"/>
          <w:lang w:val="el-GR"/>
        </w:rPr>
        <w:t xml:space="preserve">. (2009, όπ. αναφ. στους </w:t>
      </w:r>
      <w:r w:rsidRPr="00060C26">
        <w:rPr>
          <w:rFonts w:eastAsia="Times New Roman"/>
          <w:sz w:val="22"/>
          <w:szCs w:val="22"/>
          <w:highlight w:val="white"/>
          <w:lang w:val="en-US"/>
        </w:rPr>
        <w:t>Papamitsiou</w:t>
      </w:r>
      <w:r w:rsidRPr="00060C26">
        <w:rPr>
          <w:rFonts w:eastAsia="Times New Roman"/>
          <w:sz w:val="22"/>
          <w:szCs w:val="22"/>
          <w:highlight w:val="white"/>
          <w:lang w:val="el-GR"/>
        </w:rPr>
        <w:t xml:space="preserve"> &amp; </w:t>
      </w:r>
      <w:r w:rsidRPr="00060C26">
        <w:rPr>
          <w:rFonts w:eastAsia="Times New Roman"/>
          <w:sz w:val="22"/>
          <w:szCs w:val="22"/>
          <w:highlight w:val="white"/>
          <w:lang w:val="en-US"/>
        </w:rPr>
        <w:t>Economides</w:t>
      </w:r>
      <w:r w:rsidRPr="00060C26">
        <w:rPr>
          <w:rFonts w:eastAsia="Times New Roman"/>
          <w:sz w:val="22"/>
          <w:szCs w:val="22"/>
          <w:lang w:val="el-GR"/>
        </w:rPr>
        <w:t>, 2014, σελ. 55) προσπάθησαν να προβλέψουν την απόσυρση των μαθητών και να αναγνωρίσουν  παράγοντες επιτυχίας όπου βασίζο</w:t>
      </w:r>
      <w:r w:rsidR="00E15FCE">
        <w:rPr>
          <w:rFonts w:eastAsia="Times New Roman"/>
          <w:sz w:val="22"/>
          <w:szCs w:val="22"/>
          <w:lang w:val="el-GR"/>
        </w:rPr>
        <w:t>νται στη χρήση διαφορετικών αλγορί</w:t>
      </w:r>
      <w:r w:rsidRPr="00060C26">
        <w:rPr>
          <w:rFonts w:eastAsia="Times New Roman"/>
          <w:sz w:val="22"/>
          <w:szCs w:val="22"/>
          <w:lang w:val="el-GR"/>
        </w:rPr>
        <w:t xml:space="preserve">θμων κατηγοριοποίησης. Επιπλέον, οι </w:t>
      </w:r>
      <w:r w:rsidRPr="00060C26">
        <w:rPr>
          <w:rFonts w:eastAsia="Times New Roman"/>
          <w:sz w:val="22"/>
          <w:szCs w:val="22"/>
          <w:lang w:val="en-US"/>
        </w:rPr>
        <w:t>Kizilcec</w:t>
      </w:r>
      <w:r w:rsidRPr="00060C26">
        <w:rPr>
          <w:rFonts w:eastAsia="Times New Roman"/>
          <w:sz w:val="22"/>
          <w:szCs w:val="22"/>
          <w:lang w:val="el-GR"/>
        </w:rPr>
        <w:t xml:space="preserve"> </w:t>
      </w:r>
      <w:r w:rsidRPr="00060C26">
        <w:rPr>
          <w:rFonts w:eastAsia="Times New Roman"/>
          <w:sz w:val="22"/>
          <w:szCs w:val="22"/>
          <w:lang w:val="en-US"/>
        </w:rPr>
        <w:t>et</w:t>
      </w:r>
      <w:r w:rsidRPr="00060C26">
        <w:rPr>
          <w:rFonts w:eastAsia="Times New Roman"/>
          <w:sz w:val="22"/>
          <w:szCs w:val="22"/>
          <w:lang w:val="el-GR"/>
        </w:rPr>
        <w:t xml:space="preserve"> </w:t>
      </w:r>
      <w:r w:rsidRPr="00060C26">
        <w:rPr>
          <w:rFonts w:eastAsia="Times New Roman"/>
          <w:sz w:val="22"/>
          <w:szCs w:val="22"/>
          <w:lang w:val="en-US"/>
        </w:rPr>
        <w:t>al</w:t>
      </w:r>
      <w:r w:rsidRPr="00060C26">
        <w:rPr>
          <w:rFonts w:eastAsia="Times New Roman"/>
          <w:sz w:val="22"/>
          <w:szCs w:val="22"/>
          <w:lang w:val="el-GR"/>
        </w:rPr>
        <w:t xml:space="preserve">. (2013, όπ. αναφ. στους </w:t>
      </w:r>
      <w:r w:rsidRPr="00060C26">
        <w:rPr>
          <w:rFonts w:eastAsia="Times New Roman"/>
          <w:sz w:val="22"/>
          <w:szCs w:val="22"/>
          <w:highlight w:val="white"/>
          <w:lang w:val="en-US"/>
        </w:rPr>
        <w:t>Papamitsiou</w:t>
      </w:r>
      <w:r w:rsidRPr="00060C26">
        <w:rPr>
          <w:rFonts w:eastAsia="Times New Roman"/>
          <w:sz w:val="22"/>
          <w:szCs w:val="22"/>
          <w:highlight w:val="white"/>
          <w:lang w:val="el-GR"/>
        </w:rPr>
        <w:t xml:space="preserve"> &amp; </w:t>
      </w:r>
      <w:r w:rsidRPr="00060C26">
        <w:rPr>
          <w:rFonts w:eastAsia="Times New Roman"/>
          <w:sz w:val="22"/>
          <w:szCs w:val="22"/>
          <w:highlight w:val="white"/>
          <w:lang w:val="en-US"/>
        </w:rPr>
        <w:t>Economides</w:t>
      </w:r>
      <w:r w:rsidRPr="00060C26">
        <w:rPr>
          <w:rFonts w:eastAsia="Times New Roman"/>
          <w:sz w:val="22"/>
          <w:szCs w:val="22"/>
          <w:lang w:val="el-GR"/>
        </w:rPr>
        <w:t>, 2014, σελ. 55) κατηγοριοποίησαν τους μαθητές βασιζόμενοι στις αλληλεπιδράσεις τους με το περιεχόμενο του μαθήματος</w:t>
      </w:r>
      <w:r w:rsidR="00E82256" w:rsidRPr="00E82256">
        <w:rPr>
          <w:rFonts w:eastAsia="Times New Roman"/>
          <w:sz w:val="22"/>
          <w:szCs w:val="22"/>
          <w:lang w:val="el-GR"/>
        </w:rPr>
        <w:t xml:space="preserve"> </w:t>
      </w:r>
      <w:r w:rsidR="00E82256">
        <w:rPr>
          <w:rFonts w:eastAsia="Times New Roman"/>
          <w:sz w:val="22"/>
          <w:szCs w:val="22"/>
          <w:lang w:val="el-GR"/>
        </w:rPr>
        <w:t xml:space="preserve">και </w:t>
      </w:r>
      <w:r w:rsidRPr="00060C26">
        <w:rPr>
          <w:rFonts w:eastAsia="Times New Roman"/>
          <w:sz w:val="22"/>
          <w:szCs w:val="22"/>
          <w:lang w:val="el-GR"/>
        </w:rPr>
        <w:t xml:space="preserve">στις μαθησιακές δραστηριότητες που λαμβάνουν χώρα μέσα σε ένα σύστημα </w:t>
      </w:r>
      <w:r w:rsidRPr="00060C26">
        <w:rPr>
          <w:rFonts w:eastAsia="Times New Roman"/>
          <w:sz w:val="22"/>
          <w:szCs w:val="22"/>
          <w:lang w:val="en-US"/>
        </w:rPr>
        <w:t>MOOC</w:t>
      </w:r>
      <w:r w:rsidR="00E15FCE">
        <w:rPr>
          <w:rFonts w:eastAsia="Times New Roman"/>
          <w:sz w:val="22"/>
          <w:szCs w:val="22"/>
          <w:lang w:val="el-GR"/>
        </w:rPr>
        <w:t>. Σ</w:t>
      </w:r>
      <w:r w:rsidRPr="00060C26">
        <w:rPr>
          <w:rFonts w:eastAsia="Times New Roman"/>
          <w:sz w:val="22"/>
          <w:szCs w:val="22"/>
          <w:lang w:val="el-GR"/>
        </w:rPr>
        <w:t>τη πορεία ομαδοποίησαν δεσμευμένα πρότυπα και τελικά σύγκριναν τις ομάδες βασιζόμενοι στα χαρακτηριστικά κ</w:t>
      </w:r>
      <w:r w:rsidR="0024779B">
        <w:rPr>
          <w:rFonts w:eastAsia="Times New Roman"/>
          <w:sz w:val="22"/>
          <w:szCs w:val="22"/>
          <w:lang w:val="el-GR"/>
        </w:rPr>
        <w:t>αι στη συμπεριφορά των εκπαιδευομέ</w:t>
      </w:r>
      <w:r w:rsidRPr="00060C26">
        <w:rPr>
          <w:rFonts w:eastAsia="Times New Roman"/>
          <w:sz w:val="22"/>
          <w:szCs w:val="22"/>
          <w:lang w:val="el-GR"/>
        </w:rPr>
        <w:t>νων</w:t>
      </w:r>
      <w:r w:rsidR="00E15FCE">
        <w:rPr>
          <w:rFonts w:eastAsia="Times New Roman"/>
          <w:sz w:val="22"/>
          <w:szCs w:val="22"/>
          <w:lang w:val="el-GR"/>
        </w:rPr>
        <w:t xml:space="preserve"> (</w:t>
      </w:r>
      <w:r w:rsidR="00E15FCE" w:rsidRPr="00060C26">
        <w:rPr>
          <w:rFonts w:eastAsia="Times New Roman"/>
          <w:sz w:val="22"/>
          <w:szCs w:val="22"/>
          <w:lang w:val="en-US"/>
        </w:rPr>
        <w:t>Kizilcec</w:t>
      </w:r>
      <w:r w:rsidR="00E15FCE" w:rsidRPr="00060C26">
        <w:rPr>
          <w:rFonts w:eastAsia="Times New Roman"/>
          <w:sz w:val="22"/>
          <w:szCs w:val="22"/>
          <w:lang w:val="el-GR"/>
        </w:rPr>
        <w:t xml:space="preserve"> </w:t>
      </w:r>
      <w:r w:rsidR="00E15FCE" w:rsidRPr="00060C26">
        <w:rPr>
          <w:rFonts w:eastAsia="Times New Roman"/>
          <w:sz w:val="22"/>
          <w:szCs w:val="22"/>
          <w:lang w:val="en-US"/>
        </w:rPr>
        <w:t>et</w:t>
      </w:r>
      <w:r w:rsidR="00E15FCE" w:rsidRPr="00060C26">
        <w:rPr>
          <w:rFonts w:eastAsia="Times New Roman"/>
          <w:sz w:val="22"/>
          <w:szCs w:val="22"/>
          <w:lang w:val="el-GR"/>
        </w:rPr>
        <w:t xml:space="preserve"> </w:t>
      </w:r>
      <w:r w:rsidR="00E15FCE" w:rsidRPr="00060C26">
        <w:rPr>
          <w:rFonts w:eastAsia="Times New Roman"/>
          <w:sz w:val="22"/>
          <w:szCs w:val="22"/>
          <w:lang w:val="en-US"/>
        </w:rPr>
        <w:t>al</w:t>
      </w:r>
      <w:r w:rsidR="00E15FCE">
        <w:rPr>
          <w:rFonts w:eastAsia="Times New Roman"/>
          <w:sz w:val="22"/>
          <w:szCs w:val="22"/>
          <w:lang w:val="el-GR"/>
        </w:rPr>
        <w:t xml:space="preserve">., </w:t>
      </w:r>
      <w:r w:rsidR="00E15FCE" w:rsidRPr="00060C26">
        <w:rPr>
          <w:rFonts w:eastAsia="Times New Roman"/>
          <w:sz w:val="22"/>
          <w:szCs w:val="22"/>
          <w:lang w:val="el-GR"/>
        </w:rPr>
        <w:t xml:space="preserve">2013, όπ. αναφ. στους </w:t>
      </w:r>
      <w:r w:rsidR="00E15FCE" w:rsidRPr="00060C26">
        <w:rPr>
          <w:rFonts w:eastAsia="Times New Roman"/>
          <w:sz w:val="22"/>
          <w:szCs w:val="22"/>
          <w:highlight w:val="white"/>
          <w:lang w:val="en-US"/>
        </w:rPr>
        <w:t>Papamitsiou</w:t>
      </w:r>
      <w:r w:rsidR="00E15FCE" w:rsidRPr="00060C26">
        <w:rPr>
          <w:rFonts w:eastAsia="Times New Roman"/>
          <w:sz w:val="22"/>
          <w:szCs w:val="22"/>
          <w:highlight w:val="white"/>
          <w:lang w:val="el-GR"/>
        </w:rPr>
        <w:t xml:space="preserve"> &amp; </w:t>
      </w:r>
      <w:r w:rsidR="00E15FCE" w:rsidRPr="00060C26">
        <w:rPr>
          <w:rFonts w:eastAsia="Times New Roman"/>
          <w:sz w:val="22"/>
          <w:szCs w:val="22"/>
          <w:highlight w:val="white"/>
          <w:lang w:val="en-US"/>
        </w:rPr>
        <w:t>Economides</w:t>
      </w:r>
      <w:r w:rsidR="00E15FCE" w:rsidRPr="00060C26">
        <w:rPr>
          <w:rFonts w:eastAsia="Times New Roman"/>
          <w:sz w:val="22"/>
          <w:szCs w:val="22"/>
          <w:lang w:val="el-GR"/>
        </w:rPr>
        <w:t>, 2014, σελ. 55)</w:t>
      </w:r>
      <w:r w:rsidRPr="00060C26">
        <w:rPr>
          <w:rFonts w:eastAsia="Times New Roman"/>
          <w:sz w:val="22"/>
          <w:szCs w:val="22"/>
          <w:lang w:val="el-GR"/>
        </w:rPr>
        <w:t xml:space="preserve">.       </w:t>
      </w:r>
      <w:r w:rsidRPr="00060C26">
        <w:rPr>
          <w:rFonts w:eastAsia="Times New Roman"/>
          <w:b/>
          <w:sz w:val="22"/>
          <w:szCs w:val="22"/>
          <w:lang w:val="el-GR"/>
        </w:rPr>
        <w:t xml:space="preserve"> </w:t>
      </w:r>
    </w:p>
    <w:p w14:paraId="21F604FC" w14:textId="2C5EF842" w:rsidR="00060C26" w:rsidRPr="00060C26" w:rsidRDefault="00060C26" w:rsidP="00060C26">
      <w:pPr>
        <w:pStyle w:val="Default"/>
        <w:spacing w:before="240" w:line="360" w:lineRule="auto"/>
        <w:ind w:right="-7" w:firstLine="284"/>
        <w:jc w:val="both"/>
        <w:rPr>
          <w:rFonts w:eastAsia="Times New Roman"/>
          <w:sz w:val="22"/>
          <w:szCs w:val="22"/>
          <w:lang w:val="el-GR"/>
        </w:rPr>
      </w:pPr>
      <w:r w:rsidRPr="00060C26">
        <w:rPr>
          <w:rFonts w:eastAsia="Times New Roman"/>
          <w:sz w:val="22"/>
          <w:szCs w:val="22"/>
          <w:lang w:val="el-GR"/>
        </w:rPr>
        <w:t xml:space="preserve">Σύμφωνα με τους </w:t>
      </w:r>
      <w:r w:rsidRPr="00060C26">
        <w:rPr>
          <w:rFonts w:eastAsia="Times New Roman"/>
          <w:sz w:val="22"/>
          <w:szCs w:val="22"/>
          <w:highlight w:val="white"/>
          <w:lang w:val="en-US"/>
        </w:rPr>
        <w:t>Papamitsiou</w:t>
      </w:r>
      <w:r w:rsidRPr="00060C26">
        <w:rPr>
          <w:rFonts w:eastAsia="Times New Roman"/>
          <w:sz w:val="22"/>
          <w:szCs w:val="22"/>
          <w:highlight w:val="white"/>
          <w:lang w:val="el-GR"/>
        </w:rPr>
        <w:t xml:space="preserve"> και </w:t>
      </w:r>
      <w:r w:rsidRPr="00060C26">
        <w:rPr>
          <w:rFonts w:eastAsia="Times New Roman"/>
          <w:sz w:val="22"/>
          <w:szCs w:val="22"/>
          <w:highlight w:val="white"/>
          <w:lang w:val="en-US"/>
        </w:rPr>
        <w:t>Economides</w:t>
      </w:r>
      <w:r w:rsidRPr="00060C26">
        <w:rPr>
          <w:rFonts w:eastAsia="Times New Roman"/>
          <w:sz w:val="22"/>
          <w:szCs w:val="22"/>
          <w:lang w:val="el-GR"/>
        </w:rPr>
        <w:t xml:space="preserve"> (2014, σελ. 53), ένας άλλος στόχος είναι η </w:t>
      </w:r>
      <w:r w:rsidRPr="00E15FCE">
        <w:rPr>
          <w:rFonts w:eastAsia="Times New Roman"/>
          <w:i/>
          <w:sz w:val="22"/>
          <w:szCs w:val="22"/>
          <w:lang w:val="el-GR"/>
        </w:rPr>
        <w:t>βελτίωση των υπηρεσιών αξιολόγησης και ανατροφοδότησης</w:t>
      </w:r>
      <w:r w:rsidRPr="00060C26">
        <w:rPr>
          <w:rFonts w:eastAsia="Times New Roman"/>
          <w:sz w:val="22"/>
          <w:szCs w:val="22"/>
          <w:lang w:val="el-GR"/>
        </w:rPr>
        <w:t xml:space="preserve">. Για παράδειγμα, οι </w:t>
      </w:r>
      <w:r w:rsidRPr="00060C26">
        <w:rPr>
          <w:rFonts w:eastAsia="Times New Roman"/>
          <w:sz w:val="22"/>
          <w:szCs w:val="22"/>
          <w:lang w:val="en-US"/>
        </w:rPr>
        <w:t>Leong</w:t>
      </w:r>
      <w:r w:rsidRPr="00060C26">
        <w:rPr>
          <w:rFonts w:eastAsia="Times New Roman"/>
          <w:sz w:val="22"/>
          <w:szCs w:val="22"/>
          <w:lang w:val="el-GR"/>
        </w:rPr>
        <w:t xml:space="preserve"> </w:t>
      </w:r>
      <w:r w:rsidRPr="00060C26">
        <w:rPr>
          <w:rFonts w:eastAsia="Times New Roman"/>
          <w:sz w:val="22"/>
          <w:szCs w:val="22"/>
          <w:lang w:val="en-US"/>
        </w:rPr>
        <w:t>et</w:t>
      </w:r>
      <w:r w:rsidRPr="00060C26">
        <w:rPr>
          <w:rFonts w:eastAsia="Times New Roman"/>
          <w:sz w:val="22"/>
          <w:szCs w:val="22"/>
          <w:lang w:val="el-GR"/>
        </w:rPr>
        <w:t xml:space="preserve"> </w:t>
      </w:r>
      <w:r w:rsidRPr="00060C26">
        <w:rPr>
          <w:rFonts w:eastAsia="Times New Roman"/>
          <w:sz w:val="22"/>
          <w:szCs w:val="22"/>
          <w:lang w:val="en-US"/>
        </w:rPr>
        <w:t>al</w:t>
      </w:r>
      <w:r w:rsidRPr="00060C26">
        <w:rPr>
          <w:rFonts w:eastAsia="Times New Roman"/>
          <w:sz w:val="22"/>
          <w:szCs w:val="22"/>
          <w:lang w:val="el-GR"/>
        </w:rPr>
        <w:t xml:space="preserve">. (2012, όπ. αναφ. στους </w:t>
      </w:r>
      <w:r w:rsidRPr="00060C26">
        <w:rPr>
          <w:rFonts w:eastAsia="Times New Roman"/>
          <w:sz w:val="22"/>
          <w:szCs w:val="22"/>
          <w:highlight w:val="white"/>
          <w:lang w:val="en-US"/>
        </w:rPr>
        <w:t>Papamitsiou</w:t>
      </w:r>
      <w:r w:rsidRPr="00060C26">
        <w:rPr>
          <w:rFonts w:eastAsia="Times New Roman"/>
          <w:sz w:val="22"/>
          <w:szCs w:val="22"/>
          <w:highlight w:val="white"/>
          <w:lang w:val="el-GR"/>
        </w:rPr>
        <w:t xml:space="preserve"> &amp; </w:t>
      </w:r>
      <w:r w:rsidRPr="00060C26">
        <w:rPr>
          <w:rFonts w:eastAsia="Times New Roman"/>
          <w:sz w:val="22"/>
          <w:szCs w:val="22"/>
          <w:highlight w:val="white"/>
          <w:lang w:val="en-US"/>
        </w:rPr>
        <w:t>Economides</w:t>
      </w:r>
      <w:r w:rsidRPr="00060C26">
        <w:rPr>
          <w:rFonts w:eastAsia="Times New Roman"/>
          <w:sz w:val="22"/>
          <w:szCs w:val="22"/>
          <w:lang w:val="el-GR"/>
        </w:rPr>
        <w:t>, 2014, σελ. 56) εξερεύνησαν την επίδραση και την αξία της ανατροφοδότησης που προέρχεται από δωρεάν μηνύματα κειμένου στους εκπαιδευτικούς τα οποία εμπεριέχουν τα αισθήματα των μαθητών μετά το μάθημα. Ο στόχος της συγκεκριμένης μορφής ανατροφοδότησης είναι να οπτικοποιήσει θετικές αλλά και αρνητικές πλευρές ενός μαθήματος εκμεταλλευόμενη το περιορισμένο μέγεθος των μηνυμάτων και τη χ</w:t>
      </w:r>
      <w:r w:rsidR="00CA1C16">
        <w:rPr>
          <w:rFonts w:eastAsia="Times New Roman"/>
          <w:sz w:val="22"/>
          <w:szCs w:val="22"/>
          <w:lang w:val="el-GR"/>
        </w:rPr>
        <w:t>ρήση εμότικον</w:t>
      </w:r>
      <w:r w:rsidR="00A46E27">
        <w:rPr>
          <w:rFonts w:eastAsia="Times New Roman"/>
          <w:sz w:val="22"/>
          <w:szCs w:val="22"/>
          <w:lang w:val="el-GR"/>
        </w:rPr>
        <w:t xml:space="preserve"> (</w:t>
      </w:r>
      <w:r w:rsidR="00A46E27">
        <w:rPr>
          <w:rFonts w:eastAsia="Times New Roman"/>
          <w:sz w:val="22"/>
          <w:szCs w:val="22"/>
          <w:lang w:val="en-US"/>
        </w:rPr>
        <w:t>emoticon</w:t>
      </w:r>
      <w:r w:rsidR="00A46E27" w:rsidRPr="00A46E27">
        <w:rPr>
          <w:rFonts w:eastAsia="Times New Roman"/>
          <w:sz w:val="22"/>
          <w:szCs w:val="22"/>
          <w:lang w:val="el-GR"/>
        </w:rPr>
        <w:t>)</w:t>
      </w:r>
      <w:r w:rsidR="00CA1C16">
        <w:rPr>
          <w:rFonts w:eastAsia="Times New Roman"/>
          <w:sz w:val="22"/>
          <w:szCs w:val="22"/>
          <w:lang w:val="el-GR"/>
        </w:rPr>
        <w:t>, ώστε τελικά να δο</w:t>
      </w:r>
      <w:r w:rsidRPr="00060C26">
        <w:rPr>
          <w:rFonts w:eastAsia="Times New Roman"/>
          <w:sz w:val="22"/>
          <w:szCs w:val="22"/>
          <w:lang w:val="el-GR"/>
        </w:rPr>
        <w:t>θεί ανατροφοδότηση στον εκπαιδευτικό σε μορφή ελεύθερου κειμένου (</w:t>
      </w:r>
      <w:r w:rsidRPr="00060C26">
        <w:rPr>
          <w:rFonts w:eastAsia="Times New Roman"/>
          <w:sz w:val="22"/>
          <w:szCs w:val="22"/>
          <w:highlight w:val="white"/>
          <w:lang w:val="en-US"/>
        </w:rPr>
        <w:t>Papamitsiou</w:t>
      </w:r>
      <w:r w:rsidRPr="00060C26">
        <w:rPr>
          <w:rFonts w:eastAsia="Times New Roman"/>
          <w:sz w:val="22"/>
          <w:szCs w:val="22"/>
          <w:highlight w:val="white"/>
          <w:lang w:val="el-GR"/>
        </w:rPr>
        <w:t xml:space="preserve"> και </w:t>
      </w:r>
      <w:r w:rsidRPr="00060C26">
        <w:rPr>
          <w:rFonts w:eastAsia="Times New Roman"/>
          <w:sz w:val="22"/>
          <w:szCs w:val="22"/>
          <w:highlight w:val="white"/>
          <w:lang w:val="en-US"/>
        </w:rPr>
        <w:t>Economides</w:t>
      </w:r>
      <w:r w:rsidRPr="00060C26">
        <w:rPr>
          <w:rFonts w:eastAsia="Times New Roman"/>
          <w:sz w:val="22"/>
          <w:szCs w:val="22"/>
          <w:lang w:val="el-GR"/>
        </w:rPr>
        <w:t xml:space="preserve">, 2014, σελ. 53).     </w:t>
      </w:r>
    </w:p>
    <w:p w14:paraId="7629EC25" w14:textId="74853558" w:rsidR="004710CB" w:rsidRPr="004B4B6E" w:rsidRDefault="00060C26" w:rsidP="00060C26">
      <w:pPr>
        <w:pStyle w:val="Default"/>
        <w:spacing w:before="240" w:line="360" w:lineRule="auto"/>
        <w:ind w:right="-7" w:firstLine="284"/>
        <w:jc w:val="both"/>
        <w:rPr>
          <w:rFonts w:eastAsia="Times New Roman"/>
          <w:sz w:val="22"/>
          <w:szCs w:val="22"/>
          <w:lang w:val="el-GR"/>
        </w:rPr>
      </w:pPr>
      <w:r w:rsidRPr="00060C26">
        <w:rPr>
          <w:rFonts w:eastAsia="Times New Roman"/>
          <w:sz w:val="22"/>
          <w:szCs w:val="22"/>
          <w:lang w:val="el-GR"/>
        </w:rPr>
        <w:t>Ένα</w:t>
      </w:r>
      <w:r w:rsidR="00B9527A">
        <w:rPr>
          <w:rFonts w:eastAsia="Times New Roman"/>
          <w:sz w:val="22"/>
          <w:szCs w:val="22"/>
          <w:lang w:val="el-GR"/>
        </w:rPr>
        <w:t>ς τελευταίος στόχος είναι να δο</w:t>
      </w:r>
      <w:r w:rsidR="009145C1">
        <w:rPr>
          <w:rFonts w:eastAsia="Times New Roman"/>
          <w:sz w:val="22"/>
          <w:szCs w:val="22"/>
          <w:lang w:val="el-GR"/>
        </w:rPr>
        <w:t>θ</w:t>
      </w:r>
      <w:r w:rsidR="00B9527A">
        <w:rPr>
          <w:rFonts w:eastAsia="Times New Roman"/>
          <w:sz w:val="22"/>
          <w:szCs w:val="22"/>
          <w:lang w:val="el-GR"/>
        </w:rPr>
        <w:t>ού</w:t>
      </w:r>
      <w:r w:rsidRPr="00060C26">
        <w:rPr>
          <w:rFonts w:eastAsia="Times New Roman"/>
          <w:sz w:val="22"/>
          <w:szCs w:val="22"/>
          <w:lang w:val="el-GR"/>
        </w:rPr>
        <w:t xml:space="preserve">ν </w:t>
      </w:r>
      <w:r w:rsidRPr="003E466E">
        <w:rPr>
          <w:rFonts w:eastAsia="Times New Roman"/>
          <w:i/>
          <w:sz w:val="22"/>
          <w:szCs w:val="22"/>
          <w:lang w:val="el-GR"/>
        </w:rPr>
        <w:t>παραδείγματα πόρων δεδομένων αλλά και τρόπους διαχείρισης αυτών</w:t>
      </w:r>
      <w:r w:rsidRPr="00060C26">
        <w:rPr>
          <w:rFonts w:eastAsia="Times New Roman"/>
          <w:sz w:val="22"/>
          <w:szCs w:val="22"/>
          <w:lang w:val="el-GR"/>
        </w:rPr>
        <w:t xml:space="preserve">. Οι </w:t>
      </w:r>
      <w:r w:rsidRPr="00060C26">
        <w:rPr>
          <w:rFonts w:eastAsia="Times New Roman"/>
          <w:sz w:val="22"/>
          <w:szCs w:val="22"/>
          <w:lang w:val="en-US"/>
        </w:rPr>
        <w:t>Verbert</w:t>
      </w:r>
      <w:r w:rsidRPr="00060C26">
        <w:rPr>
          <w:rFonts w:eastAsia="Times New Roman"/>
          <w:sz w:val="22"/>
          <w:szCs w:val="22"/>
          <w:lang w:val="el-GR"/>
        </w:rPr>
        <w:t xml:space="preserve"> </w:t>
      </w:r>
      <w:r w:rsidRPr="00060C26">
        <w:rPr>
          <w:rFonts w:eastAsia="Times New Roman"/>
          <w:sz w:val="22"/>
          <w:szCs w:val="22"/>
          <w:lang w:val="en-US"/>
        </w:rPr>
        <w:t>et</w:t>
      </w:r>
      <w:r w:rsidRPr="00060C26">
        <w:rPr>
          <w:rFonts w:eastAsia="Times New Roman"/>
          <w:sz w:val="22"/>
          <w:szCs w:val="22"/>
          <w:lang w:val="el-GR"/>
        </w:rPr>
        <w:t xml:space="preserve"> </w:t>
      </w:r>
      <w:r w:rsidRPr="00060C26">
        <w:rPr>
          <w:rFonts w:eastAsia="Times New Roman"/>
          <w:sz w:val="22"/>
          <w:szCs w:val="22"/>
          <w:lang w:val="en-US"/>
        </w:rPr>
        <w:t>al</w:t>
      </w:r>
      <w:r w:rsidRPr="00060C26">
        <w:rPr>
          <w:rFonts w:eastAsia="Times New Roman"/>
          <w:sz w:val="22"/>
          <w:szCs w:val="22"/>
          <w:lang w:val="el-GR"/>
        </w:rPr>
        <w:t xml:space="preserve">. (2011, όπ. αναφ. στους </w:t>
      </w:r>
      <w:r w:rsidRPr="00060C26">
        <w:rPr>
          <w:rFonts w:eastAsia="Times New Roman"/>
          <w:sz w:val="22"/>
          <w:szCs w:val="22"/>
          <w:highlight w:val="white"/>
          <w:lang w:val="en-US"/>
        </w:rPr>
        <w:t>Papamitsiou</w:t>
      </w:r>
      <w:r w:rsidRPr="00060C26">
        <w:rPr>
          <w:rFonts w:eastAsia="Times New Roman"/>
          <w:sz w:val="22"/>
          <w:szCs w:val="22"/>
          <w:highlight w:val="white"/>
          <w:lang w:val="el-GR"/>
        </w:rPr>
        <w:t xml:space="preserve"> &amp; </w:t>
      </w:r>
      <w:r w:rsidRPr="00060C26">
        <w:rPr>
          <w:rFonts w:eastAsia="Times New Roman"/>
          <w:sz w:val="22"/>
          <w:szCs w:val="22"/>
          <w:highlight w:val="white"/>
          <w:lang w:val="en-US"/>
        </w:rPr>
        <w:t>Economides</w:t>
      </w:r>
      <w:r w:rsidRPr="00060C26">
        <w:rPr>
          <w:rFonts w:eastAsia="Times New Roman"/>
          <w:sz w:val="22"/>
          <w:szCs w:val="22"/>
          <w:lang w:val="el-GR"/>
        </w:rPr>
        <w:t xml:space="preserve">, 2014, σελ. 56) παρουσιάζουν μια ανάλυση δημοσιοποιημένων διαθέσιμων βάσεων δεδομένων για </w:t>
      </w:r>
      <w:r w:rsidRPr="00060C26">
        <w:rPr>
          <w:rFonts w:eastAsia="Times New Roman"/>
          <w:sz w:val="22"/>
          <w:szCs w:val="22"/>
          <w:lang w:val="en-US"/>
        </w:rPr>
        <w:t>TEL</w:t>
      </w:r>
      <w:r w:rsidRPr="00060C26">
        <w:rPr>
          <w:rFonts w:eastAsia="Times New Roman"/>
          <w:sz w:val="22"/>
          <w:szCs w:val="22"/>
          <w:lang w:val="el-GR"/>
        </w:rPr>
        <w:t xml:space="preserve"> όπου μπορεί να χρησιμοποιηθεί για </w:t>
      </w:r>
      <w:r w:rsidR="00B61331">
        <w:rPr>
          <w:rFonts w:eastAsia="Times New Roman"/>
          <w:sz w:val="22"/>
          <w:szCs w:val="22"/>
          <w:lang w:val="en-US"/>
        </w:rPr>
        <w:t>L</w:t>
      </w:r>
      <w:r w:rsidRPr="00060C26">
        <w:rPr>
          <w:rFonts w:eastAsia="Times New Roman"/>
          <w:sz w:val="22"/>
          <w:szCs w:val="22"/>
          <w:lang w:val="en-US"/>
        </w:rPr>
        <w:t>earning</w:t>
      </w:r>
      <w:r w:rsidRPr="00060C26">
        <w:rPr>
          <w:rFonts w:eastAsia="Times New Roman"/>
          <w:sz w:val="22"/>
          <w:szCs w:val="22"/>
          <w:lang w:val="el-GR"/>
        </w:rPr>
        <w:t xml:space="preserve"> </w:t>
      </w:r>
      <w:r w:rsidR="00B61331">
        <w:rPr>
          <w:rFonts w:eastAsia="Times New Roman"/>
          <w:sz w:val="22"/>
          <w:szCs w:val="22"/>
          <w:lang w:val="en-US"/>
        </w:rPr>
        <w:t>A</w:t>
      </w:r>
      <w:r w:rsidRPr="00060C26">
        <w:rPr>
          <w:rFonts w:eastAsia="Times New Roman"/>
          <w:sz w:val="22"/>
          <w:szCs w:val="22"/>
          <w:lang w:val="en-US"/>
        </w:rPr>
        <w:t>nalytics</w:t>
      </w:r>
      <w:r w:rsidR="007863D3">
        <w:rPr>
          <w:rFonts w:eastAsia="Times New Roman"/>
          <w:sz w:val="22"/>
          <w:szCs w:val="22"/>
          <w:lang w:val="el-GR"/>
        </w:rPr>
        <w:t xml:space="preserve"> με στόχο</w:t>
      </w:r>
      <w:r w:rsidRPr="00060C26">
        <w:rPr>
          <w:rFonts w:eastAsia="Times New Roman"/>
          <w:sz w:val="22"/>
          <w:szCs w:val="22"/>
          <w:lang w:val="el-GR"/>
        </w:rPr>
        <w:t xml:space="preserve"> να υποστηρίξει προτάσεις για τη μάθηση. Επιπλέον, οι συγγραφείς αξιολόγησαν την απόδοση φιλτραρισμένων συνεργατικών </w:t>
      </w:r>
      <w:r w:rsidRPr="00060C26">
        <w:rPr>
          <w:rFonts w:eastAsia="Times New Roman"/>
          <w:sz w:val="22"/>
          <w:szCs w:val="22"/>
          <w:lang w:val="el-GR"/>
        </w:rPr>
        <w:lastRenderedPageBreak/>
        <w:t xml:space="preserve">αλγορίθμων που βασίζονται τόσο στο χρήστη </w:t>
      </w:r>
      <w:r w:rsidR="004A5D3C">
        <w:rPr>
          <w:rFonts w:eastAsia="Times New Roman"/>
          <w:sz w:val="22"/>
          <w:szCs w:val="22"/>
          <w:lang w:val="el-GR"/>
        </w:rPr>
        <w:t>όσο και και στο αντικείμενο, μετρώντας</w:t>
      </w:r>
      <w:r w:rsidRPr="00060C26">
        <w:rPr>
          <w:rFonts w:eastAsia="Times New Roman"/>
          <w:sz w:val="22"/>
          <w:szCs w:val="22"/>
          <w:lang w:val="el-GR"/>
        </w:rPr>
        <w:t xml:space="preserve"> την ακρίβεια και την κάλυψη των αλγορίθμων αυτών μέσα από την εφαρμογή μετρήσεων (</w:t>
      </w:r>
      <w:r w:rsidRPr="00060C26">
        <w:rPr>
          <w:rFonts w:eastAsia="Times New Roman"/>
          <w:sz w:val="22"/>
          <w:szCs w:val="22"/>
          <w:highlight w:val="white"/>
          <w:lang w:val="en-US"/>
        </w:rPr>
        <w:t>Papamitsiou</w:t>
      </w:r>
      <w:r w:rsidRPr="00060C26">
        <w:rPr>
          <w:rFonts w:eastAsia="Times New Roman"/>
          <w:sz w:val="22"/>
          <w:szCs w:val="22"/>
          <w:highlight w:val="white"/>
          <w:lang w:val="el-GR"/>
        </w:rPr>
        <w:t xml:space="preserve"> και </w:t>
      </w:r>
      <w:r w:rsidRPr="00060C26">
        <w:rPr>
          <w:rFonts w:eastAsia="Times New Roman"/>
          <w:sz w:val="22"/>
          <w:szCs w:val="22"/>
          <w:highlight w:val="white"/>
          <w:lang w:val="en-US"/>
        </w:rPr>
        <w:t>Economides</w:t>
      </w:r>
      <w:r w:rsidRPr="00060C26">
        <w:rPr>
          <w:rFonts w:eastAsia="Times New Roman"/>
          <w:sz w:val="22"/>
          <w:szCs w:val="22"/>
          <w:lang w:val="el-GR"/>
        </w:rPr>
        <w:t xml:space="preserve">, 2014, σελ. 56). </w:t>
      </w:r>
    </w:p>
    <w:p w14:paraId="7CDBB704" w14:textId="0AEA9C87" w:rsidR="004710CB" w:rsidRPr="004710CB" w:rsidRDefault="00060C26" w:rsidP="0032578B">
      <w:pPr>
        <w:pStyle w:val="Default"/>
        <w:spacing w:before="240" w:line="360" w:lineRule="auto"/>
        <w:ind w:right="-7" w:firstLine="284"/>
        <w:jc w:val="both"/>
        <w:rPr>
          <w:rFonts w:eastAsia="Times New Roman"/>
          <w:sz w:val="22"/>
          <w:szCs w:val="22"/>
          <w:lang w:val="el-GR"/>
        </w:rPr>
      </w:pPr>
      <w:r w:rsidRPr="00060C26">
        <w:rPr>
          <w:rFonts w:eastAsia="Times New Roman"/>
          <w:sz w:val="22"/>
          <w:szCs w:val="22"/>
          <w:lang w:val="el-GR"/>
        </w:rPr>
        <w:t xml:space="preserve">Οι </w:t>
      </w:r>
      <w:r w:rsidRPr="00060C26">
        <w:rPr>
          <w:rFonts w:eastAsia="Times New Roman"/>
          <w:sz w:val="22"/>
          <w:szCs w:val="22"/>
          <w:lang w:val="en-US"/>
        </w:rPr>
        <w:t>Romero</w:t>
      </w:r>
      <w:r w:rsidRPr="00060C26">
        <w:rPr>
          <w:rFonts w:eastAsia="Times New Roman"/>
          <w:sz w:val="22"/>
          <w:szCs w:val="22"/>
          <w:lang w:val="el-GR"/>
        </w:rPr>
        <w:t xml:space="preserve"> </w:t>
      </w:r>
      <w:r w:rsidRPr="00060C26">
        <w:rPr>
          <w:rFonts w:eastAsia="Times New Roman"/>
          <w:sz w:val="22"/>
          <w:szCs w:val="22"/>
          <w:lang w:val="en-US"/>
        </w:rPr>
        <w:t>et</w:t>
      </w:r>
      <w:r w:rsidRPr="00060C26">
        <w:rPr>
          <w:rFonts w:eastAsia="Times New Roman"/>
          <w:sz w:val="22"/>
          <w:szCs w:val="22"/>
          <w:lang w:val="el-GR"/>
        </w:rPr>
        <w:t xml:space="preserve"> </w:t>
      </w:r>
      <w:r w:rsidRPr="00060C26">
        <w:rPr>
          <w:rFonts w:eastAsia="Times New Roman"/>
          <w:sz w:val="22"/>
          <w:szCs w:val="22"/>
          <w:lang w:val="en-US"/>
        </w:rPr>
        <w:t>al</w:t>
      </w:r>
      <w:r w:rsidRPr="00060C26">
        <w:rPr>
          <w:rFonts w:eastAsia="Times New Roman"/>
          <w:sz w:val="22"/>
          <w:szCs w:val="22"/>
          <w:lang w:val="el-GR"/>
        </w:rPr>
        <w:t xml:space="preserve">. (2009, όπ. αναφ. στους </w:t>
      </w:r>
      <w:r w:rsidRPr="00060C26">
        <w:rPr>
          <w:rFonts w:eastAsia="Times New Roman"/>
          <w:sz w:val="22"/>
          <w:szCs w:val="22"/>
          <w:highlight w:val="white"/>
          <w:lang w:val="en-US"/>
        </w:rPr>
        <w:t>Papamitsiou</w:t>
      </w:r>
      <w:r w:rsidRPr="00060C26">
        <w:rPr>
          <w:rFonts w:eastAsia="Times New Roman"/>
          <w:sz w:val="22"/>
          <w:szCs w:val="22"/>
          <w:highlight w:val="white"/>
          <w:lang w:val="el-GR"/>
        </w:rPr>
        <w:t xml:space="preserve"> &amp; </w:t>
      </w:r>
      <w:r w:rsidRPr="00060C26">
        <w:rPr>
          <w:rFonts w:eastAsia="Times New Roman"/>
          <w:sz w:val="22"/>
          <w:szCs w:val="22"/>
          <w:highlight w:val="white"/>
          <w:lang w:val="en-US"/>
        </w:rPr>
        <w:t>Economides</w:t>
      </w:r>
      <w:r w:rsidRPr="00060C26">
        <w:rPr>
          <w:rFonts w:eastAsia="Times New Roman"/>
          <w:sz w:val="22"/>
          <w:szCs w:val="22"/>
          <w:lang w:val="el-GR"/>
        </w:rPr>
        <w:t xml:space="preserve">, 2014, σελ. 56) εξερεύνησαν πληροφορίες που προέρχονται από τα προφίλ των χρηστών και </w:t>
      </w:r>
      <w:r w:rsidR="003D3BA8">
        <w:rPr>
          <w:rFonts w:eastAsia="Times New Roman"/>
          <w:sz w:val="22"/>
          <w:szCs w:val="22"/>
          <w:lang w:val="el-GR"/>
        </w:rPr>
        <w:t>από τη χρήση του Δ</w:t>
      </w:r>
      <w:r w:rsidRPr="00060C26">
        <w:rPr>
          <w:rFonts w:eastAsia="Times New Roman"/>
          <w:sz w:val="22"/>
          <w:szCs w:val="22"/>
          <w:lang w:val="el-GR"/>
        </w:rPr>
        <w:t>ιαδικτύου για την παροχή συμβουλών όσο αναφορά τις πηγές. Συγκεκριμένα, οι ερευνητές σύγκριναν την απόδοση τριών διαφορετικών αλγορίθμων (</w:t>
      </w:r>
      <w:r w:rsidRPr="00060C26">
        <w:rPr>
          <w:rFonts w:eastAsia="Times New Roman"/>
          <w:sz w:val="22"/>
          <w:szCs w:val="22"/>
          <w:highlight w:val="white"/>
          <w:lang w:val="en-US"/>
        </w:rPr>
        <w:t>Papamitsiou</w:t>
      </w:r>
      <w:r w:rsidRPr="00060C26">
        <w:rPr>
          <w:rFonts w:eastAsia="Times New Roman"/>
          <w:sz w:val="22"/>
          <w:szCs w:val="22"/>
          <w:highlight w:val="white"/>
          <w:lang w:val="el-GR"/>
        </w:rPr>
        <w:t xml:space="preserve"> και </w:t>
      </w:r>
      <w:r w:rsidRPr="00060C26">
        <w:rPr>
          <w:rFonts w:eastAsia="Times New Roman"/>
          <w:sz w:val="22"/>
          <w:szCs w:val="22"/>
          <w:highlight w:val="white"/>
          <w:lang w:val="en-US"/>
        </w:rPr>
        <w:t>Economides</w:t>
      </w:r>
      <w:r w:rsidRPr="00060C26">
        <w:rPr>
          <w:rFonts w:eastAsia="Times New Roman"/>
          <w:sz w:val="22"/>
          <w:szCs w:val="22"/>
          <w:lang w:val="el-GR"/>
        </w:rPr>
        <w:t>, 2014, σελ. 56).</w:t>
      </w:r>
      <w:r w:rsidR="0032578B">
        <w:rPr>
          <w:rFonts w:eastAsia="Times New Roman"/>
          <w:sz w:val="22"/>
          <w:szCs w:val="22"/>
          <w:lang w:val="el-GR"/>
        </w:rPr>
        <w:t xml:space="preserve"> </w:t>
      </w:r>
      <w:r w:rsidR="004710CB">
        <w:rPr>
          <w:rFonts w:eastAsia="Times New Roman"/>
          <w:sz w:val="22"/>
          <w:szCs w:val="22"/>
          <w:lang w:val="el-GR"/>
        </w:rPr>
        <w:t>Ο</w:t>
      </w:r>
      <w:r w:rsidR="004710CB" w:rsidRPr="004710CB">
        <w:rPr>
          <w:rFonts w:eastAsia="Times New Roman"/>
          <w:sz w:val="22"/>
          <w:szCs w:val="22"/>
          <w:lang w:val="el-GR"/>
        </w:rPr>
        <w:t>ι Ali, Ha</w:t>
      </w:r>
      <w:r w:rsidR="00A1030A">
        <w:rPr>
          <w:rFonts w:eastAsia="Times New Roman"/>
          <w:sz w:val="22"/>
          <w:szCs w:val="22"/>
          <w:lang w:val="el-GR"/>
        </w:rPr>
        <w:t>tala, Gašević, και Jovanović</w:t>
      </w:r>
      <w:r w:rsidR="004710CB" w:rsidRPr="004710CB">
        <w:rPr>
          <w:rFonts w:eastAsia="Times New Roman"/>
          <w:sz w:val="22"/>
          <w:szCs w:val="22"/>
          <w:lang w:val="el-GR"/>
        </w:rPr>
        <w:t xml:space="preserve"> (2012) ασχολήθηκαν με την αξιολόγηση του εργαλείου LOCO- Analyst. Το LOCO- Analyst αποτελεί εργαλείο του κλάδου  Learning Analytics το οποίο επιτρέπει στον χρήστη να παρουσιάζει και να συνδέει δεδομένα μαθησιακού περιεχομένου από διαφορετικά περιβάλλοντα ή από διαφορετικές υπηρεσίες μέσα στο ίδιο μαθησιακό περιβάλλον (π.χ. chat rooms και discussion forums) με σκοπό να δώσει ανατροφοδότηση στον εκπαιδευτικό για την πορεία των μαθητών στην εκπαιδευτική διαδικασία (Ali et al., 2012).</w:t>
      </w:r>
    </w:p>
    <w:p w14:paraId="140915A2" w14:textId="1C2EC2F8" w:rsidR="005E6DE2" w:rsidRDefault="004710CB" w:rsidP="004710CB">
      <w:pPr>
        <w:pStyle w:val="Default"/>
        <w:spacing w:before="240" w:line="360" w:lineRule="auto"/>
        <w:ind w:right="-7" w:firstLine="284"/>
        <w:jc w:val="both"/>
        <w:rPr>
          <w:rFonts w:eastAsia="Times New Roman"/>
          <w:sz w:val="22"/>
          <w:szCs w:val="22"/>
          <w:lang w:val="el-GR"/>
        </w:rPr>
      </w:pPr>
      <w:r w:rsidRPr="004710CB">
        <w:rPr>
          <w:rFonts w:eastAsia="Times New Roman"/>
          <w:sz w:val="22"/>
          <w:szCs w:val="22"/>
          <w:lang w:val="el-GR"/>
        </w:rPr>
        <w:t xml:space="preserve">Συγκεκριμένα, στην έρευνα τους οι Ali et al. (2012) αναφέρουν τα αποτελέσματα από την πρώτη αξιολόγηση του εργαλείου LOCO- Analyst, τα οποία χρησιμοποιήθηκαν για τη βελτίωση του και μέσα από τη δεύτερη αξιολόγηση του έγινε εμφανές κατά πόσο οι βελτιώσεις που έγιναν σε αυτό επηρέασαν την άποψη των χρηστών </w:t>
      </w:r>
      <w:r w:rsidR="00BE6C25">
        <w:rPr>
          <w:rFonts w:eastAsia="Times New Roman"/>
          <w:sz w:val="22"/>
          <w:szCs w:val="22"/>
          <w:lang w:val="el-GR"/>
        </w:rPr>
        <w:t>για τη χρησιμότητα του</w:t>
      </w:r>
      <w:r w:rsidRPr="004710CB">
        <w:rPr>
          <w:rFonts w:eastAsia="Times New Roman"/>
          <w:sz w:val="22"/>
          <w:szCs w:val="22"/>
          <w:lang w:val="el-GR"/>
        </w:rPr>
        <w:t xml:space="preserve">. Επίσης, αναφέρονται τα αποτελέσματα από τη σύγκριση των δύο αξιολογήσεων και γίνεται συζήτηση για το τι έμαθαν μέσα από αυτή τη σύγκριση (Ali et al., 2012). </w:t>
      </w:r>
    </w:p>
    <w:p w14:paraId="3B8FA106" w14:textId="33721A3B" w:rsidR="004710CB" w:rsidRDefault="005E6DE2" w:rsidP="004710CB">
      <w:pPr>
        <w:pStyle w:val="Default"/>
        <w:spacing w:before="240" w:line="360" w:lineRule="auto"/>
        <w:ind w:right="-7" w:firstLine="284"/>
        <w:jc w:val="both"/>
        <w:rPr>
          <w:rFonts w:eastAsia="Times New Roman"/>
          <w:sz w:val="22"/>
          <w:szCs w:val="22"/>
          <w:lang w:val="el-GR"/>
        </w:rPr>
      </w:pPr>
      <w:r>
        <w:rPr>
          <w:rFonts w:eastAsia="Times New Roman"/>
          <w:sz w:val="22"/>
          <w:szCs w:val="22"/>
          <w:lang w:val="el-GR"/>
        </w:rPr>
        <w:t xml:space="preserve">Το εργαλείο </w:t>
      </w:r>
      <w:r w:rsidRPr="004710CB">
        <w:rPr>
          <w:rFonts w:eastAsia="Times New Roman"/>
          <w:sz w:val="22"/>
          <w:szCs w:val="22"/>
          <w:lang w:val="el-GR"/>
        </w:rPr>
        <w:t>LOCO- Analyst</w:t>
      </w:r>
      <w:r w:rsidRPr="005E6DE2">
        <w:rPr>
          <w:rFonts w:eastAsia="Times New Roman"/>
          <w:sz w:val="22"/>
          <w:szCs w:val="22"/>
          <w:lang w:val="el-GR"/>
        </w:rPr>
        <w:t xml:space="preserve"> </w:t>
      </w:r>
      <w:r>
        <w:rPr>
          <w:rFonts w:eastAsia="Times New Roman"/>
          <w:sz w:val="22"/>
          <w:szCs w:val="22"/>
          <w:lang w:val="el-GR"/>
        </w:rPr>
        <w:t>χρησιμοποιήθηκε πάλι</w:t>
      </w:r>
      <w:r w:rsidR="00F6657C">
        <w:rPr>
          <w:rFonts w:eastAsia="Times New Roman"/>
          <w:sz w:val="22"/>
          <w:szCs w:val="22"/>
          <w:lang w:val="el-GR"/>
        </w:rPr>
        <w:t xml:space="preserve"> αλλά με διαφορετικό σκοπό</w:t>
      </w:r>
      <w:r>
        <w:rPr>
          <w:rFonts w:eastAsia="Times New Roman"/>
          <w:sz w:val="22"/>
          <w:szCs w:val="22"/>
          <w:lang w:val="el-GR"/>
        </w:rPr>
        <w:t xml:space="preserve"> στην έρευνα που υλοποιήθηκε από τους </w:t>
      </w:r>
      <w:r w:rsidRPr="005E6DE2">
        <w:rPr>
          <w:rFonts w:eastAsia="Times New Roman"/>
          <w:sz w:val="22"/>
          <w:szCs w:val="22"/>
          <w:lang w:val="el-GR"/>
        </w:rPr>
        <w:t>Ali, Asadi, Gašević, Jovanović, και  Hatala (2013)</w:t>
      </w:r>
      <w:r w:rsidR="00F66DD3">
        <w:rPr>
          <w:rFonts w:eastAsia="Times New Roman"/>
          <w:sz w:val="22"/>
          <w:szCs w:val="22"/>
          <w:lang w:val="el-GR"/>
        </w:rPr>
        <w:t>. Στη</w:t>
      </w:r>
      <w:r>
        <w:rPr>
          <w:rFonts w:eastAsia="Times New Roman"/>
          <w:sz w:val="22"/>
          <w:szCs w:val="22"/>
          <w:lang w:val="el-GR"/>
        </w:rPr>
        <w:t xml:space="preserve"> συγκεκριμένη έρευνα, </w:t>
      </w:r>
      <w:r w:rsidRPr="005E6DE2">
        <w:rPr>
          <w:rFonts w:eastAsia="Times New Roman"/>
          <w:sz w:val="22"/>
          <w:szCs w:val="22"/>
          <w:lang w:val="el-GR"/>
        </w:rPr>
        <w:t>ασχολήθηκαν με το μοντέλο LAAM (Learning Analytics Acceptance Model) που περιλαμβάνει παράγοντες όπου επηρεάζουν τα πιστεύω των εκπαιδευτικών για την υιοθέτηση εργαλείων Learning Analytics στην εκπαιδευτική διαδικασία</w:t>
      </w:r>
      <w:r>
        <w:rPr>
          <w:rFonts w:eastAsia="Times New Roman"/>
          <w:sz w:val="22"/>
          <w:szCs w:val="22"/>
          <w:lang w:val="el-GR"/>
        </w:rPr>
        <w:t xml:space="preserve"> </w:t>
      </w:r>
      <w:r w:rsidRPr="005E6DE2">
        <w:rPr>
          <w:rFonts w:eastAsia="Times New Roman"/>
          <w:sz w:val="22"/>
          <w:szCs w:val="22"/>
          <w:lang w:val="el-GR"/>
        </w:rPr>
        <w:t>(Ali et al., 2013)</w:t>
      </w:r>
      <w:r>
        <w:rPr>
          <w:rFonts w:eastAsia="Times New Roman"/>
          <w:sz w:val="22"/>
          <w:szCs w:val="22"/>
          <w:lang w:val="el-GR"/>
        </w:rPr>
        <w:t xml:space="preserve">. </w:t>
      </w:r>
      <w:r w:rsidRPr="005E6DE2">
        <w:rPr>
          <w:rFonts w:eastAsia="Times New Roman"/>
          <w:sz w:val="22"/>
          <w:szCs w:val="22"/>
          <w:lang w:val="el-GR"/>
        </w:rPr>
        <w:t>Συγκεκριμένα, το μοντέλο αυτό αξιολογήθηκε μέσα από την αξιο</w:t>
      </w:r>
      <w:r w:rsidR="00F6657C">
        <w:rPr>
          <w:rFonts w:eastAsia="Times New Roman"/>
          <w:sz w:val="22"/>
          <w:szCs w:val="22"/>
          <w:lang w:val="el-GR"/>
        </w:rPr>
        <w:t xml:space="preserve">λόγηση του εργαλείου </w:t>
      </w:r>
      <w:r w:rsidRPr="005E6DE2">
        <w:rPr>
          <w:rFonts w:eastAsia="Times New Roman"/>
          <w:sz w:val="22"/>
          <w:szCs w:val="22"/>
          <w:lang w:val="el-GR"/>
        </w:rPr>
        <w:t>Loco- Analyst (Ali et al., 2013).</w:t>
      </w:r>
      <w:r w:rsidR="00F6657C">
        <w:rPr>
          <w:rFonts w:eastAsia="Times New Roman"/>
          <w:sz w:val="22"/>
          <w:szCs w:val="22"/>
          <w:lang w:val="el-GR"/>
        </w:rPr>
        <w:t xml:space="preserve"> </w:t>
      </w:r>
      <w:r>
        <w:rPr>
          <w:rFonts w:eastAsia="Times New Roman"/>
          <w:sz w:val="22"/>
          <w:szCs w:val="22"/>
          <w:lang w:val="el-GR"/>
        </w:rPr>
        <w:t xml:space="preserve"> </w:t>
      </w:r>
    </w:p>
    <w:p w14:paraId="10212D5D" w14:textId="484C279E" w:rsidR="00F6657C" w:rsidRPr="004710CB" w:rsidRDefault="00F6657C" w:rsidP="004710CB">
      <w:pPr>
        <w:pStyle w:val="Default"/>
        <w:spacing w:before="240" w:line="360" w:lineRule="auto"/>
        <w:ind w:right="-7" w:firstLine="284"/>
        <w:jc w:val="both"/>
        <w:rPr>
          <w:rFonts w:eastAsia="Times New Roman"/>
          <w:sz w:val="22"/>
          <w:szCs w:val="22"/>
          <w:lang w:val="el-GR"/>
        </w:rPr>
      </w:pPr>
      <w:r w:rsidRPr="00F6657C">
        <w:rPr>
          <w:rFonts w:eastAsia="Times New Roman"/>
          <w:sz w:val="22"/>
          <w:szCs w:val="22"/>
          <w:lang w:val="el-GR"/>
        </w:rPr>
        <w:t>Μέσα από τη χρήση ερωτηματολογίων που δόθηκαν στους εκπαιδευτικούς που έλαβαν</w:t>
      </w:r>
      <w:r w:rsidR="00BE6C25">
        <w:rPr>
          <w:rFonts w:eastAsia="Times New Roman"/>
          <w:sz w:val="22"/>
          <w:szCs w:val="22"/>
          <w:lang w:val="el-GR"/>
        </w:rPr>
        <w:t xml:space="preserve"> μέρος στην έρευνα, έγινε εμφανή</w:t>
      </w:r>
      <w:r w:rsidRPr="00F6657C">
        <w:rPr>
          <w:rFonts w:eastAsia="Times New Roman"/>
          <w:sz w:val="22"/>
          <w:szCs w:val="22"/>
          <w:lang w:val="el-GR"/>
        </w:rPr>
        <w:t>ς η αντίληψη τους για τη χρησιμότητα του εργαλείου (Ali et al., 2013). Στη συνέχεια</w:t>
      </w:r>
      <w:r>
        <w:rPr>
          <w:rFonts w:eastAsia="Times New Roman"/>
          <w:sz w:val="22"/>
          <w:szCs w:val="22"/>
          <w:lang w:val="el-GR"/>
        </w:rPr>
        <w:t>,</w:t>
      </w:r>
      <w:r w:rsidRPr="00F6657C">
        <w:rPr>
          <w:rFonts w:eastAsia="Times New Roman"/>
          <w:sz w:val="22"/>
          <w:szCs w:val="22"/>
          <w:lang w:val="el-GR"/>
        </w:rPr>
        <w:t xml:space="preserve"> μέσα από τη συσχέτιση των απαντήσεων που δόθηκαν με τα ερευνητικά </w:t>
      </w:r>
      <w:r w:rsidRPr="00F6657C">
        <w:rPr>
          <w:rFonts w:eastAsia="Times New Roman"/>
          <w:sz w:val="22"/>
          <w:szCs w:val="22"/>
          <w:lang w:val="el-GR"/>
        </w:rPr>
        <w:lastRenderedPageBreak/>
        <w:t>ερωτήματα έγινε αντιληπτό ποιοι είναι οι παράγοντες που σχετίζονται με την υιοθέτηση ε</w:t>
      </w:r>
      <w:r w:rsidR="00206720">
        <w:rPr>
          <w:rFonts w:eastAsia="Times New Roman"/>
          <w:sz w:val="22"/>
          <w:szCs w:val="22"/>
          <w:lang w:val="el-GR"/>
        </w:rPr>
        <w:t xml:space="preserve">ργαλείων </w:t>
      </w:r>
      <w:r w:rsidR="00206720" w:rsidRPr="00F6657C">
        <w:rPr>
          <w:rFonts w:eastAsia="Times New Roman"/>
          <w:sz w:val="22"/>
          <w:szCs w:val="22"/>
          <w:lang w:val="el-GR"/>
        </w:rPr>
        <w:t>Learning Analytics</w:t>
      </w:r>
      <w:r w:rsidR="00206720">
        <w:rPr>
          <w:rFonts w:eastAsia="Times New Roman"/>
          <w:sz w:val="22"/>
          <w:szCs w:val="22"/>
          <w:lang w:val="el-GR"/>
        </w:rPr>
        <w:t xml:space="preserve"> στην εκπαίδευση </w:t>
      </w:r>
      <w:r w:rsidRPr="00F6657C">
        <w:rPr>
          <w:rFonts w:eastAsia="Times New Roman"/>
          <w:sz w:val="22"/>
          <w:szCs w:val="22"/>
          <w:lang w:val="el-GR"/>
        </w:rPr>
        <w:t>(Ali et al., 2013).</w:t>
      </w:r>
      <w:r>
        <w:rPr>
          <w:rFonts w:eastAsia="Times New Roman"/>
          <w:sz w:val="22"/>
          <w:szCs w:val="22"/>
          <w:lang w:val="el-GR"/>
        </w:rPr>
        <w:t xml:space="preserve"> </w:t>
      </w:r>
    </w:p>
    <w:p w14:paraId="63D5F584" w14:textId="77777777" w:rsidR="00060C26" w:rsidRPr="00060C26" w:rsidRDefault="00887EB6" w:rsidP="00060C26">
      <w:pPr>
        <w:pStyle w:val="Default"/>
        <w:spacing w:before="240" w:line="360" w:lineRule="auto"/>
        <w:ind w:right="-7" w:firstLine="284"/>
        <w:jc w:val="both"/>
        <w:rPr>
          <w:rFonts w:eastAsia="Times New Roman"/>
          <w:sz w:val="22"/>
          <w:szCs w:val="22"/>
          <w:lang w:val="el-GR"/>
        </w:rPr>
      </w:pPr>
      <w:r>
        <w:rPr>
          <w:rFonts w:eastAsia="Times New Roman"/>
          <w:sz w:val="22"/>
          <w:szCs w:val="22"/>
          <w:lang w:val="el-GR"/>
        </w:rPr>
        <w:t xml:space="preserve">Στο άρθρο του </w:t>
      </w:r>
      <w:r w:rsidR="00060C26" w:rsidRPr="00060C26">
        <w:rPr>
          <w:color w:val="222222"/>
          <w:sz w:val="22"/>
          <w:szCs w:val="22"/>
          <w:shd w:val="clear" w:color="auto" w:fill="FFFFFF"/>
          <w:lang w:val="en-US"/>
        </w:rPr>
        <w:t>Pe</w:t>
      </w:r>
      <w:r w:rsidR="00060C26" w:rsidRPr="00060C26">
        <w:rPr>
          <w:color w:val="222222"/>
          <w:sz w:val="22"/>
          <w:szCs w:val="22"/>
          <w:shd w:val="clear" w:color="auto" w:fill="FFFFFF"/>
          <w:lang w:val="el-GR"/>
        </w:rPr>
        <w:t>ñ</w:t>
      </w:r>
      <w:r w:rsidR="00060C26" w:rsidRPr="00060C26">
        <w:rPr>
          <w:color w:val="222222"/>
          <w:sz w:val="22"/>
          <w:szCs w:val="22"/>
          <w:shd w:val="clear" w:color="auto" w:fill="FFFFFF"/>
          <w:lang w:val="en-US"/>
        </w:rPr>
        <w:t>a</w:t>
      </w:r>
      <w:r w:rsidR="00060C26" w:rsidRPr="00060C26">
        <w:rPr>
          <w:color w:val="222222"/>
          <w:sz w:val="22"/>
          <w:szCs w:val="22"/>
          <w:shd w:val="clear" w:color="auto" w:fill="FFFFFF"/>
          <w:lang w:val="el-GR"/>
        </w:rPr>
        <w:t>-</w:t>
      </w:r>
      <w:r w:rsidR="00060C26" w:rsidRPr="00060C26">
        <w:rPr>
          <w:color w:val="222222"/>
          <w:sz w:val="22"/>
          <w:szCs w:val="22"/>
          <w:shd w:val="clear" w:color="auto" w:fill="FFFFFF"/>
          <w:lang w:val="en-US"/>
        </w:rPr>
        <w:t>Ayala</w:t>
      </w:r>
      <w:r>
        <w:rPr>
          <w:color w:val="222222"/>
          <w:sz w:val="22"/>
          <w:szCs w:val="22"/>
          <w:shd w:val="clear" w:color="auto" w:fill="FFFFFF"/>
          <w:lang w:val="el-GR"/>
        </w:rPr>
        <w:t xml:space="preserve"> (2014) </w:t>
      </w:r>
      <w:r w:rsidR="00482663">
        <w:rPr>
          <w:color w:val="222222"/>
          <w:sz w:val="22"/>
          <w:szCs w:val="22"/>
          <w:shd w:val="clear" w:color="auto" w:fill="FFFFFF"/>
          <w:lang w:val="el-GR"/>
        </w:rPr>
        <w:t>αναλύονται</w:t>
      </w:r>
      <w:r w:rsidR="00060C26" w:rsidRPr="00060C26">
        <w:rPr>
          <w:color w:val="222222"/>
          <w:sz w:val="22"/>
          <w:szCs w:val="22"/>
          <w:shd w:val="clear" w:color="auto" w:fill="FFFFFF"/>
          <w:lang w:val="el-GR"/>
        </w:rPr>
        <w:t xml:space="preserve"> 240 εργασίες που έχουν ως αντικείμενο έρευνας τον κλάδο του </w:t>
      </w:r>
      <w:r w:rsidR="00482663">
        <w:rPr>
          <w:color w:val="222222"/>
          <w:sz w:val="22"/>
          <w:szCs w:val="22"/>
          <w:shd w:val="clear" w:color="auto" w:fill="FFFFFF"/>
          <w:lang w:val="en-US"/>
        </w:rPr>
        <w:t>E</w:t>
      </w:r>
      <w:r w:rsidR="00060C26" w:rsidRPr="00060C26">
        <w:rPr>
          <w:color w:val="222222"/>
          <w:sz w:val="22"/>
          <w:szCs w:val="22"/>
          <w:shd w:val="clear" w:color="auto" w:fill="FFFFFF"/>
          <w:lang w:val="en-US"/>
        </w:rPr>
        <w:t>ducational</w:t>
      </w:r>
      <w:r w:rsidR="00060C26" w:rsidRPr="00060C26">
        <w:rPr>
          <w:color w:val="222222"/>
          <w:sz w:val="22"/>
          <w:szCs w:val="22"/>
          <w:shd w:val="clear" w:color="auto" w:fill="FFFFFF"/>
          <w:lang w:val="el-GR"/>
        </w:rPr>
        <w:t xml:space="preserve"> </w:t>
      </w:r>
      <w:r w:rsidR="00482663">
        <w:rPr>
          <w:color w:val="222222"/>
          <w:sz w:val="22"/>
          <w:szCs w:val="22"/>
          <w:shd w:val="clear" w:color="auto" w:fill="FFFFFF"/>
          <w:lang w:val="en-US"/>
        </w:rPr>
        <w:t>D</w:t>
      </w:r>
      <w:r w:rsidR="00060C26" w:rsidRPr="00060C26">
        <w:rPr>
          <w:color w:val="222222"/>
          <w:sz w:val="22"/>
          <w:szCs w:val="22"/>
          <w:shd w:val="clear" w:color="auto" w:fill="FFFFFF"/>
          <w:lang w:val="en-US"/>
        </w:rPr>
        <w:t>ata</w:t>
      </w:r>
      <w:r w:rsidR="00060C26" w:rsidRPr="00060C26">
        <w:rPr>
          <w:color w:val="222222"/>
          <w:sz w:val="22"/>
          <w:szCs w:val="22"/>
          <w:shd w:val="clear" w:color="auto" w:fill="FFFFFF"/>
          <w:lang w:val="el-GR"/>
        </w:rPr>
        <w:t xml:space="preserve"> </w:t>
      </w:r>
      <w:r w:rsidR="00482663">
        <w:rPr>
          <w:color w:val="222222"/>
          <w:sz w:val="22"/>
          <w:szCs w:val="22"/>
          <w:shd w:val="clear" w:color="auto" w:fill="FFFFFF"/>
          <w:lang w:val="en-US"/>
        </w:rPr>
        <w:t>M</w:t>
      </w:r>
      <w:r w:rsidR="00060C26" w:rsidRPr="00060C26">
        <w:rPr>
          <w:color w:val="222222"/>
          <w:sz w:val="22"/>
          <w:szCs w:val="22"/>
          <w:shd w:val="clear" w:color="auto" w:fill="FFFFFF"/>
          <w:lang w:val="en-US"/>
        </w:rPr>
        <w:t>ining</w:t>
      </w:r>
      <w:r w:rsidR="00060C26" w:rsidRPr="00060C26">
        <w:rPr>
          <w:color w:val="222222"/>
          <w:sz w:val="22"/>
          <w:szCs w:val="22"/>
          <w:shd w:val="clear" w:color="auto" w:fill="FFFFFF"/>
          <w:lang w:val="el-GR"/>
        </w:rPr>
        <w:t xml:space="preserve"> και έχουν δημοσιευτεί από το 2010 μέχρι το πρώτο τέταρτο του 2013. Οι συγκεκριμένες εργασίες έχουν χωριστεί με βάση το τι </w:t>
      </w:r>
      <w:r w:rsidR="00060C26" w:rsidRPr="00060C26">
        <w:rPr>
          <w:i/>
          <w:color w:val="222222"/>
          <w:sz w:val="22"/>
          <w:szCs w:val="22"/>
          <w:shd w:val="clear" w:color="auto" w:fill="FFFFFF"/>
          <w:lang w:val="el-GR"/>
        </w:rPr>
        <w:t>προσεγγίζουν στην έρευνα τους</w:t>
      </w:r>
      <w:r w:rsidR="00060C26" w:rsidRPr="00060C26">
        <w:rPr>
          <w:color w:val="222222"/>
          <w:sz w:val="22"/>
          <w:szCs w:val="22"/>
          <w:shd w:val="clear" w:color="auto" w:fill="FFFFFF"/>
          <w:lang w:val="el-GR"/>
        </w:rPr>
        <w:t>. Πιο αναλυτικά, με το αν στοχεύουν στη μοντελοποίηση του μαθητή (</w:t>
      </w:r>
      <w:r w:rsidR="00060C26" w:rsidRPr="00060C26">
        <w:rPr>
          <w:color w:val="222222"/>
          <w:sz w:val="22"/>
          <w:szCs w:val="22"/>
          <w:shd w:val="clear" w:color="auto" w:fill="FFFFFF"/>
          <w:lang w:val="en-US"/>
        </w:rPr>
        <w:t>student</w:t>
      </w:r>
      <w:r w:rsidR="00060C26" w:rsidRPr="00060C26">
        <w:rPr>
          <w:color w:val="222222"/>
          <w:sz w:val="22"/>
          <w:szCs w:val="22"/>
          <w:shd w:val="clear" w:color="auto" w:fill="FFFFFF"/>
          <w:lang w:val="el-GR"/>
        </w:rPr>
        <w:t xml:space="preserve"> </w:t>
      </w:r>
      <w:r w:rsidR="00060C26" w:rsidRPr="00060C26">
        <w:rPr>
          <w:color w:val="222222"/>
          <w:sz w:val="22"/>
          <w:szCs w:val="22"/>
          <w:shd w:val="clear" w:color="auto" w:fill="FFFFFF"/>
          <w:lang w:val="en-US"/>
        </w:rPr>
        <w:t>modeling</w:t>
      </w:r>
      <w:r w:rsidR="00060C26" w:rsidRPr="00060C26">
        <w:rPr>
          <w:color w:val="222222"/>
          <w:sz w:val="22"/>
          <w:szCs w:val="22"/>
          <w:shd w:val="clear" w:color="auto" w:fill="FFFFFF"/>
          <w:lang w:val="el-GR"/>
        </w:rPr>
        <w:t>), της συμπεριφοράς του (</w:t>
      </w:r>
      <w:r w:rsidR="00060C26" w:rsidRPr="00060C26">
        <w:rPr>
          <w:color w:val="222222"/>
          <w:sz w:val="22"/>
          <w:szCs w:val="22"/>
          <w:shd w:val="clear" w:color="auto" w:fill="FFFFFF"/>
          <w:lang w:val="en-US"/>
        </w:rPr>
        <w:t>student</w:t>
      </w:r>
      <w:r w:rsidR="00060C26" w:rsidRPr="00060C26">
        <w:rPr>
          <w:color w:val="222222"/>
          <w:sz w:val="22"/>
          <w:szCs w:val="22"/>
          <w:shd w:val="clear" w:color="auto" w:fill="FFFFFF"/>
          <w:lang w:val="el-GR"/>
        </w:rPr>
        <w:t xml:space="preserve"> </w:t>
      </w:r>
      <w:r w:rsidR="00060C26" w:rsidRPr="00060C26">
        <w:rPr>
          <w:color w:val="222222"/>
          <w:sz w:val="22"/>
          <w:szCs w:val="22"/>
          <w:shd w:val="clear" w:color="auto" w:fill="FFFFFF"/>
          <w:lang w:val="en-US"/>
        </w:rPr>
        <w:t>behavior</w:t>
      </w:r>
      <w:r w:rsidR="00060C26" w:rsidRPr="00060C26">
        <w:rPr>
          <w:color w:val="222222"/>
          <w:sz w:val="22"/>
          <w:szCs w:val="22"/>
          <w:shd w:val="clear" w:color="auto" w:fill="FFFFFF"/>
          <w:lang w:val="el-GR"/>
        </w:rPr>
        <w:t xml:space="preserve"> </w:t>
      </w:r>
      <w:r w:rsidR="00060C26" w:rsidRPr="00060C26">
        <w:rPr>
          <w:color w:val="222222"/>
          <w:sz w:val="22"/>
          <w:szCs w:val="22"/>
          <w:shd w:val="clear" w:color="auto" w:fill="FFFFFF"/>
          <w:lang w:val="en-US"/>
        </w:rPr>
        <w:t>modeling</w:t>
      </w:r>
      <w:r w:rsidR="00060C26" w:rsidRPr="00060C26">
        <w:rPr>
          <w:color w:val="222222"/>
          <w:sz w:val="22"/>
          <w:szCs w:val="22"/>
          <w:shd w:val="clear" w:color="auto" w:fill="FFFFFF"/>
          <w:lang w:val="el-GR"/>
        </w:rPr>
        <w:t>), της απόδοσης του (</w:t>
      </w:r>
      <w:r w:rsidR="00060C26" w:rsidRPr="00060C26">
        <w:rPr>
          <w:color w:val="222222"/>
          <w:sz w:val="22"/>
          <w:szCs w:val="22"/>
          <w:shd w:val="clear" w:color="auto" w:fill="FFFFFF"/>
          <w:lang w:val="en-US"/>
        </w:rPr>
        <w:t>student</w:t>
      </w:r>
      <w:r w:rsidR="00060C26" w:rsidRPr="00060C26">
        <w:rPr>
          <w:color w:val="222222"/>
          <w:sz w:val="22"/>
          <w:szCs w:val="22"/>
          <w:shd w:val="clear" w:color="auto" w:fill="FFFFFF"/>
          <w:lang w:val="el-GR"/>
        </w:rPr>
        <w:t xml:space="preserve"> </w:t>
      </w:r>
      <w:r w:rsidR="00060C26" w:rsidRPr="00060C26">
        <w:rPr>
          <w:color w:val="222222"/>
          <w:sz w:val="22"/>
          <w:szCs w:val="22"/>
          <w:shd w:val="clear" w:color="auto" w:fill="FFFFFF"/>
          <w:lang w:val="en-US"/>
        </w:rPr>
        <w:t>performance</w:t>
      </w:r>
      <w:r w:rsidR="00060C26" w:rsidRPr="00060C26">
        <w:rPr>
          <w:color w:val="222222"/>
          <w:sz w:val="22"/>
          <w:szCs w:val="22"/>
          <w:shd w:val="clear" w:color="auto" w:fill="FFFFFF"/>
          <w:lang w:val="el-GR"/>
        </w:rPr>
        <w:t xml:space="preserve"> </w:t>
      </w:r>
      <w:r w:rsidR="00060C26" w:rsidRPr="00060C26">
        <w:rPr>
          <w:color w:val="222222"/>
          <w:sz w:val="22"/>
          <w:szCs w:val="22"/>
          <w:shd w:val="clear" w:color="auto" w:fill="FFFFFF"/>
          <w:lang w:val="en-US"/>
        </w:rPr>
        <w:t>modeling</w:t>
      </w:r>
      <w:r w:rsidR="00060C26" w:rsidRPr="00060C26">
        <w:rPr>
          <w:color w:val="222222"/>
          <w:sz w:val="22"/>
          <w:szCs w:val="22"/>
          <w:shd w:val="clear" w:color="auto" w:fill="FFFFFF"/>
          <w:lang w:val="el-GR"/>
        </w:rPr>
        <w:t>), την αξιολόγηση (</w:t>
      </w:r>
      <w:r w:rsidR="00060C26" w:rsidRPr="00060C26">
        <w:rPr>
          <w:color w:val="222222"/>
          <w:sz w:val="22"/>
          <w:szCs w:val="22"/>
          <w:shd w:val="clear" w:color="auto" w:fill="FFFFFF"/>
          <w:lang w:val="en-US"/>
        </w:rPr>
        <w:t>assessment</w:t>
      </w:r>
      <w:r w:rsidR="00060C26" w:rsidRPr="00060C26">
        <w:rPr>
          <w:color w:val="222222"/>
          <w:sz w:val="22"/>
          <w:szCs w:val="22"/>
          <w:shd w:val="clear" w:color="auto" w:fill="FFFFFF"/>
          <w:lang w:val="el-GR"/>
        </w:rPr>
        <w:t>), στην υποστήριξη του μαθητή και ανατροφοδότηση (</w:t>
      </w:r>
      <w:r w:rsidR="00060C26" w:rsidRPr="00060C26">
        <w:rPr>
          <w:color w:val="222222"/>
          <w:sz w:val="22"/>
          <w:szCs w:val="22"/>
          <w:shd w:val="clear" w:color="auto" w:fill="FFFFFF"/>
          <w:lang w:val="en-US"/>
        </w:rPr>
        <w:t>student</w:t>
      </w:r>
      <w:r w:rsidR="00060C26" w:rsidRPr="00060C26">
        <w:rPr>
          <w:color w:val="222222"/>
          <w:sz w:val="22"/>
          <w:szCs w:val="22"/>
          <w:shd w:val="clear" w:color="auto" w:fill="FFFFFF"/>
          <w:lang w:val="el-GR"/>
        </w:rPr>
        <w:t xml:space="preserve"> </w:t>
      </w:r>
      <w:r w:rsidR="00060C26" w:rsidRPr="00060C26">
        <w:rPr>
          <w:color w:val="222222"/>
          <w:sz w:val="22"/>
          <w:szCs w:val="22"/>
          <w:shd w:val="clear" w:color="auto" w:fill="FFFFFF"/>
          <w:lang w:val="en-US"/>
        </w:rPr>
        <w:t>support</w:t>
      </w:r>
      <w:r w:rsidR="00060C26" w:rsidRPr="00060C26">
        <w:rPr>
          <w:color w:val="222222"/>
          <w:sz w:val="22"/>
          <w:szCs w:val="22"/>
          <w:shd w:val="clear" w:color="auto" w:fill="FFFFFF"/>
          <w:lang w:val="el-GR"/>
        </w:rPr>
        <w:t xml:space="preserve"> </w:t>
      </w:r>
      <w:r w:rsidR="00060C26" w:rsidRPr="00060C26">
        <w:rPr>
          <w:color w:val="222222"/>
          <w:sz w:val="22"/>
          <w:szCs w:val="22"/>
          <w:shd w:val="clear" w:color="auto" w:fill="FFFFFF"/>
          <w:lang w:val="en-US"/>
        </w:rPr>
        <w:t>and</w:t>
      </w:r>
      <w:r w:rsidR="00060C26" w:rsidRPr="00060C26">
        <w:rPr>
          <w:color w:val="222222"/>
          <w:sz w:val="22"/>
          <w:szCs w:val="22"/>
          <w:shd w:val="clear" w:color="auto" w:fill="FFFFFF"/>
          <w:lang w:val="el-GR"/>
        </w:rPr>
        <w:t xml:space="preserve"> </w:t>
      </w:r>
      <w:r w:rsidR="00060C26" w:rsidRPr="00060C26">
        <w:rPr>
          <w:color w:val="222222"/>
          <w:sz w:val="22"/>
          <w:szCs w:val="22"/>
          <w:shd w:val="clear" w:color="auto" w:fill="FFFFFF"/>
          <w:lang w:val="en-US"/>
        </w:rPr>
        <w:t>feedback</w:t>
      </w:r>
      <w:r w:rsidR="00060C26" w:rsidRPr="00060C26">
        <w:rPr>
          <w:color w:val="222222"/>
          <w:sz w:val="22"/>
          <w:szCs w:val="22"/>
          <w:shd w:val="clear" w:color="auto" w:fill="FFFFFF"/>
          <w:lang w:val="el-GR"/>
        </w:rPr>
        <w:t>), τα μαθήματα, τη περιοχή γνώσης, την αλληλουχία, την υποστήριξη του δασκάλου (</w:t>
      </w:r>
      <w:r w:rsidR="00060C26" w:rsidRPr="00060C26">
        <w:rPr>
          <w:color w:val="222222"/>
          <w:sz w:val="22"/>
          <w:szCs w:val="22"/>
          <w:shd w:val="clear" w:color="auto" w:fill="FFFFFF"/>
          <w:lang w:val="en-US"/>
        </w:rPr>
        <w:t>curriculum</w:t>
      </w:r>
      <w:r w:rsidR="00060C26" w:rsidRPr="00060C26">
        <w:rPr>
          <w:color w:val="222222"/>
          <w:sz w:val="22"/>
          <w:szCs w:val="22"/>
          <w:shd w:val="clear" w:color="auto" w:fill="FFFFFF"/>
          <w:lang w:val="el-GR"/>
        </w:rPr>
        <w:t xml:space="preserve">, </w:t>
      </w:r>
      <w:r w:rsidR="00060C26" w:rsidRPr="00060C26">
        <w:rPr>
          <w:color w:val="222222"/>
          <w:sz w:val="22"/>
          <w:szCs w:val="22"/>
          <w:shd w:val="clear" w:color="auto" w:fill="FFFFFF"/>
          <w:lang w:val="en-US"/>
        </w:rPr>
        <w:t>domain</w:t>
      </w:r>
      <w:r w:rsidR="00060C26" w:rsidRPr="00060C26">
        <w:rPr>
          <w:color w:val="222222"/>
          <w:sz w:val="22"/>
          <w:szCs w:val="22"/>
          <w:shd w:val="clear" w:color="auto" w:fill="FFFFFF"/>
          <w:lang w:val="el-GR"/>
        </w:rPr>
        <w:t xml:space="preserve"> </w:t>
      </w:r>
      <w:r w:rsidR="00060C26" w:rsidRPr="00060C26">
        <w:rPr>
          <w:color w:val="222222"/>
          <w:sz w:val="22"/>
          <w:szCs w:val="22"/>
          <w:shd w:val="clear" w:color="auto" w:fill="FFFFFF"/>
          <w:lang w:val="en-US"/>
        </w:rPr>
        <w:t>knowledge</w:t>
      </w:r>
      <w:r w:rsidR="00060C26" w:rsidRPr="00060C26">
        <w:rPr>
          <w:color w:val="222222"/>
          <w:sz w:val="22"/>
          <w:szCs w:val="22"/>
          <w:shd w:val="clear" w:color="auto" w:fill="FFFFFF"/>
          <w:lang w:val="el-GR"/>
        </w:rPr>
        <w:t xml:space="preserve">, </w:t>
      </w:r>
      <w:r w:rsidR="00060C26" w:rsidRPr="00060C26">
        <w:rPr>
          <w:color w:val="222222"/>
          <w:sz w:val="22"/>
          <w:szCs w:val="22"/>
          <w:shd w:val="clear" w:color="auto" w:fill="FFFFFF"/>
          <w:lang w:val="en-US"/>
        </w:rPr>
        <w:t>sequencing</w:t>
      </w:r>
      <w:r w:rsidR="00060C26" w:rsidRPr="00060C26">
        <w:rPr>
          <w:color w:val="222222"/>
          <w:sz w:val="22"/>
          <w:szCs w:val="22"/>
          <w:shd w:val="clear" w:color="auto" w:fill="FFFFFF"/>
          <w:lang w:val="el-GR"/>
        </w:rPr>
        <w:t xml:space="preserve"> </w:t>
      </w:r>
      <w:r w:rsidR="00060C26" w:rsidRPr="00060C26">
        <w:rPr>
          <w:color w:val="222222"/>
          <w:sz w:val="22"/>
          <w:szCs w:val="22"/>
          <w:shd w:val="clear" w:color="auto" w:fill="FFFFFF"/>
          <w:lang w:val="en-US"/>
        </w:rPr>
        <w:t>and</w:t>
      </w:r>
      <w:r w:rsidR="00060C26" w:rsidRPr="00060C26">
        <w:rPr>
          <w:color w:val="222222"/>
          <w:sz w:val="22"/>
          <w:szCs w:val="22"/>
          <w:shd w:val="clear" w:color="auto" w:fill="FFFFFF"/>
          <w:lang w:val="el-GR"/>
        </w:rPr>
        <w:t xml:space="preserve"> </w:t>
      </w:r>
      <w:r w:rsidR="00060C26" w:rsidRPr="00060C26">
        <w:rPr>
          <w:color w:val="222222"/>
          <w:sz w:val="22"/>
          <w:szCs w:val="22"/>
          <w:shd w:val="clear" w:color="auto" w:fill="FFFFFF"/>
          <w:lang w:val="en-US"/>
        </w:rPr>
        <w:t>teacher</w:t>
      </w:r>
      <w:r w:rsidR="00060C26" w:rsidRPr="00060C26">
        <w:rPr>
          <w:color w:val="222222"/>
          <w:sz w:val="22"/>
          <w:szCs w:val="22"/>
          <w:shd w:val="clear" w:color="auto" w:fill="FFFFFF"/>
          <w:lang w:val="el-GR"/>
        </w:rPr>
        <w:t xml:space="preserve"> </w:t>
      </w:r>
      <w:r w:rsidR="00060C26" w:rsidRPr="00060C26">
        <w:rPr>
          <w:color w:val="222222"/>
          <w:sz w:val="22"/>
          <w:szCs w:val="22"/>
          <w:shd w:val="clear" w:color="auto" w:fill="FFFFFF"/>
          <w:lang w:val="en-US"/>
        </w:rPr>
        <w:t>support</w:t>
      </w:r>
      <w:r w:rsidR="00060C26" w:rsidRPr="00060C26">
        <w:rPr>
          <w:color w:val="222222"/>
          <w:sz w:val="22"/>
          <w:szCs w:val="22"/>
          <w:shd w:val="clear" w:color="auto" w:fill="FFFFFF"/>
          <w:lang w:val="el-GR"/>
        </w:rPr>
        <w:t>) και τα εργαλεία (</w:t>
      </w:r>
      <w:r w:rsidR="00060C26" w:rsidRPr="00060C26">
        <w:rPr>
          <w:color w:val="222222"/>
          <w:sz w:val="22"/>
          <w:szCs w:val="22"/>
          <w:shd w:val="clear" w:color="auto" w:fill="FFFFFF"/>
          <w:lang w:val="en-US"/>
        </w:rPr>
        <w:t>tools</w:t>
      </w:r>
      <w:r w:rsidR="00060C26" w:rsidRPr="00060C26">
        <w:rPr>
          <w:color w:val="222222"/>
          <w:sz w:val="22"/>
          <w:szCs w:val="22"/>
          <w:shd w:val="clear" w:color="auto" w:fill="FFFFFF"/>
          <w:lang w:val="el-GR"/>
        </w:rPr>
        <w:t>) (</w:t>
      </w:r>
      <w:r w:rsidR="00060C26" w:rsidRPr="00060C26">
        <w:rPr>
          <w:color w:val="222222"/>
          <w:sz w:val="22"/>
          <w:szCs w:val="22"/>
          <w:shd w:val="clear" w:color="auto" w:fill="FFFFFF"/>
          <w:lang w:val="en-US"/>
        </w:rPr>
        <w:t>Pe</w:t>
      </w:r>
      <w:r w:rsidR="00060C26" w:rsidRPr="00060C26">
        <w:rPr>
          <w:color w:val="222222"/>
          <w:sz w:val="22"/>
          <w:szCs w:val="22"/>
          <w:shd w:val="clear" w:color="auto" w:fill="FFFFFF"/>
          <w:lang w:val="el-GR"/>
        </w:rPr>
        <w:t>ñ</w:t>
      </w:r>
      <w:r w:rsidR="00060C26" w:rsidRPr="00060C26">
        <w:rPr>
          <w:color w:val="222222"/>
          <w:sz w:val="22"/>
          <w:szCs w:val="22"/>
          <w:shd w:val="clear" w:color="auto" w:fill="FFFFFF"/>
          <w:lang w:val="en-US"/>
        </w:rPr>
        <w:t>a</w:t>
      </w:r>
      <w:r w:rsidR="00060C26" w:rsidRPr="00060C26">
        <w:rPr>
          <w:color w:val="222222"/>
          <w:sz w:val="22"/>
          <w:szCs w:val="22"/>
          <w:shd w:val="clear" w:color="auto" w:fill="FFFFFF"/>
          <w:lang w:val="el-GR"/>
        </w:rPr>
        <w:t>-</w:t>
      </w:r>
      <w:r w:rsidR="00060C26" w:rsidRPr="00060C26">
        <w:rPr>
          <w:color w:val="222222"/>
          <w:sz w:val="22"/>
          <w:szCs w:val="22"/>
          <w:shd w:val="clear" w:color="auto" w:fill="FFFFFF"/>
          <w:lang w:val="en-US"/>
        </w:rPr>
        <w:t>Ayala</w:t>
      </w:r>
      <w:r w:rsidR="00060C26" w:rsidRPr="00060C26">
        <w:rPr>
          <w:color w:val="222222"/>
          <w:sz w:val="22"/>
          <w:szCs w:val="22"/>
          <w:shd w:val="clear" w:color="auto" w:fill="FFFFFF"/>
          <w:lang w:val="el-GR"/>
        </w:rPr>
        <w:t>, 2014).</w:t>
      </w:r>
      <w:r w:rsidR="00060C26" w:rsidRPr="00060C26">
        <w:rPr>
          <w:rFonts w:eastAsia="Times New Roman"/>
          <w:sz w:val="22"/>
          <w:szCs w:val="22"/>
          <w:lang w:val="el-GR"/>
        </w:rPr>
        <w:t xml:space="preserve"> </w:t>
      </w:r>
    </w:p>
    <w:p w14:paraId="2238B3A7" w14:textId="5A41E9CB" w:rsidR="00060C26" w:rsidRPr="00060C26" w:rsidRDefault="00060C26" w:rsidP="00060C26">
      <w:pPr>
        <w:pStyle w:val="Default"/>
        <w:spacing w:before="240" w:line="360" w:lineRule="auto"/>
        <w:ind w:right="-7" w:firstLine="284"/>
        <w:jc w:val="both"/>
        <w:rPr>
          <w:color w:val="222222"/>
          <w:sz w:val="22"/>
          <w:szCs w:val="22"/>
          <w:shd w:val="clear" w:color="auto" w:fill="FFFFFF"/>
          <w:lang w:val="el-GR"/>
        </w:rPr>
      </w:pPr>
      <w:r w:rsidRPr="00060C26">
        <w:rPr>
          <w:rFonts w:eastAsia="Times New Roman"/>
          <w:sz w:val="22"/>
          <w:szCs w:val="22"/>
          <w:lang w:val="el-GR"/>
        </w:rPr>
        <w:t xml:space="preserve">Στην έρευνα του  </w:t>
      </w:r>
      <w:r w:rsidRPr="00060C26">
        <w:rPr>
          <w:color w:val="222222"/>
          <w:sz w:val="22"/>
          <w:szCs w:val="22"/>
          <w:shd w:val="clear" w:color="auto" w:fill="FFFFFF"/>
          <w:lang w:val="en-US"/>
        </w:rPr>
        <w:t>Pe</w:t>
      </w:r>
      <w:r w:rsidRPr="00060C26">
        <w:rPr>
          <w:color w:val="222222"/>
          <w:sz w:val="22"/>
          <w:szCs w:val="22"/>
          <w:shd w:val="clear" w:color="auto" w:fill="FFFFFF"/>
          <w:lang w:val="el-GR"/>
        </w:rPr>
        <w:t>ñ</w:t>
      </w:r>
      <w:r w:rsidRPr="00060C26">
        <w:rPr>
          <w:color w:val="222222"/>
          <w:sz w:val="22"/>
          <w:szCs w:val="22"/>
          <w:shd w:val="clear" w:color="auto" w:fill="FFFFFF"/>
          <w:lang w:val="en-US"/>
        </w:rPr>
        <w:t>a</w:t>
      </w:r>
      <w:r w:rsidRPr="00060C26">
        <w:rPr>
          <w:color w:val="222222"/>
          <w:sz w:val="22"/>
          <w:szCs w:val="22"/>
          <w:shd w:val="clear" w:color="auto" w:fill="FFFFFF"/>
          <w:lang w:val="el-GR"/>
        </w:rPr>
        <w:t>-</w:t>
      </w:r>
      <w:r w:rsidRPr="00060C26">
        <w:rPr>
          <w:color w:val="222222"/>
          <w:sz w:val="22"/>
          <w:szCs w:val="22"/>
          <w:shd w:val="clear" w:color="auto" w:fill="FFFFFF"/>
          <w:lang w:val="en-US"/>
        </w:rPr>
        <w:t>Ayala</w:t>
      </w:r>
      <w:r w:rsidRPr="00060C26">
        <w:rPr>
          <w:color w:val="222222"/>
          <w:sz w:val="22"/>
          <w:szCs w:val="22"/>
          <w:shd w:val="clear" w:color="auto" w:fill="FFFFFF"/>
          <w:lang w:val="el-GR"/>
        </w:rPr>
        <w:t xml:space="preserve"> (2014), σε κάθε προσέγγιση υπάρχουν αναλυτικά στοιχεία αυτής δηλαδή επιστημονικός κλάδος (</w:t>
      </w:r>
      <w:r w:rsidRPr="00060C26">
        <w:rPr>
          <w:color w:val="222222"/>
          <w:sz w:val="22"/>
          <w:szCs w:val="22"/>
          <w:shd w:val="clear" w:color="auto" w:fill="FFFFFF"/>
          <w:lang w:val="en-US"/>
        </w:rPr>
        <w:t>discipline</w:t>
      </w:r>
      <w:r w:rsidRPr="00060C26">
        <w:rPr>
          <w:color w:val="222222"/>
          <w:sz w:val="22"/>
          <w:szCs w:val="22"/>
          <w:shd w:val="clear" w:color="auto" w:fill="FFFFFF"/>
          <w:lang w:val="el-GR"/>
        </w:rPr>
        <w:t>), μοντέλο (</w:t>
      </w:r>
      <w:r w:rsidRPr="00060C26">
        <w:rPr>
          <w:color w:val="222222"/>
          <w:sz w:val="22"/>
          <w:szCs w:val="22"/>
          <w:shd w:val="clear" w:color="auto" w:fill="FFFFFF"/>
          <w:lang w:val="en-US"/>
        </w:rPr>
        <w:t>model</w:t>
      </w:r>
      <w:r w:rsidRPr="00060C26">
        <w:rPr>
          <w:color w:val="222222"/>
          <w:sz w:val="22"/>
          <w:szCs w:val="22"/>
          <w:shd w:val="clear" w:color="auto" w:fill="FFFFFF"/>
          <w:lang w:val="el-GR"/>
        </w:rPr>
        <w:t>), μέθοδοι και τεχνικές (</w:t>
      </w:r>
      <w:r w:rsidRPr="00060C26">
        <w:rPr>
          <w:color w:val="222222"/>
          <w:sz w:val="22"/>
          <w:szCs w:val="22"/>
          <w:shd w:val="clear" w:color="auto" w:fill="FFFFFF"/>
          <w:lang w:val="en-US"/>
        </w:rPr>
        <w:t>task</w:t>
      </w:r>
      <w:r w:rsidRPr="00060C26">
        <w:rPr>
          <w:color w:val="222222"/>
          <w:sz w:val="22"/>
          <w:szCs w:val="22"/>
          <w:shd w:val="clear" w:color="auto" w:fill="FFFFFF"/>
          <w:lang w:val="el-GR"/>
        </w:rPr>
        <w:t xml:space="preserve">, </w:t>
      </w:r>
      <w:r w:rsidRPr="00060C26">
        <w:rPr>
          <w:color w:val="222222"/>
          <w:sz w:val="22"/>
          <w:szCs w:val="22"/>
          <w:shd w:val="clear" w:color="auto" w:fill="FFFFFF"/>
          <w:lang w:val="en-US"/>
        </w:rPr>
        <w:t>method</w:t>
      </w:r>
      <w:r w:rsidRPr="00060C26">
        <w:rPr>
          <w:color w:val="222222"/>
          <w:sz w:val="22"/>
          <w:szCs w:val="22"/>
          <w:shd w:val="clear" w:color="auto" w:fill="FFFFFF"/>
          <w:lang w:val="el-GR"/>
        </w:rPr>
        <w:t xml:space="preserve">, </w:t>
      </w:r>
      <w:r w:rsidRPr="00060C26">
        <w:rPr>
          <w:color w:val="222222"/>
          <w:sz w:val="22"/>
          <w:szCs w:val="22"/>
          <w:shd w:val="clear" w:color="auto" w:fill="FFFFFF"/>
          <w:lang w:val="en-US"/>
        </w:rPr>
        <w:t>technique</w:t>
      </w:r>
      <w:r w:rsidRPr="00060C26">
        <w:rPr>
          <w:color w:val="222222"/>
          <w:sz w:val="22"/>
          <w:szCs w:val="22"/>
          <w:shd w:val="clear" w:color="auto" w:fill="FFFFFF"/>
          <w:lang w:val="el-GR"/>
        </w:rPr>
        <w:t>), αλγόριθμοι (</w:t>
      </w:r>
      <w:r w:rsidRPr="00060C26">
        <w:rPr>
          <w:color w:val="222222"/>
          <w:sz w:val="22"/>
          <w:szCs w:val="22"/>
          <w:shd w:val="clear" w:color="auto" w:fill="FFFFFF"/>
          <w:lang w:val="en-US"/>
        </w:rPr>
        <w:t>algorithm</w:t>
      </w:r>
      <w:r w:rsidRPr="00060C26">
        <w:rPr>
          <w:color w:val="222222"/>
          <w:sz w:val="22"/>
          <w:szCs w:val="22"/>
          <w:shd w:val="clear" w:color="auto" w:fill="FFFFFF"/>
          <w:lang w:val="el-GR"/>
        </w:rPr>
        <w:t>), εξισώσεις (</w:t>
      </w:r>
      <w:r w:rsidRPr="00060C26">
        <w:rPr>
          <w:color w:val="222222"/>
          <w:sz w:val="22"/>
          <w:szCs w:val="22"/>
          <w:shd w:val="clear" w:color="auto" w:fill="FFFFFF"/>
          <w:lang w:val="en-US"/>
        </w:rPr>
        <w:t>equation</w:t>
      </w:r>
      <w:r w:rsidRPr="00060C26">
        <w:rPr>
          <w:color w:val="222222"/>
          <w:sz w:val="22"/>
          <w:szCs w:val="22"/>
          <w:shd w:val="clear" w:color="auto" w:fill="FFFFFF"/>
          <w:lang w:val="el-GR"/>
        </w:rPr>
        <w:t>) και το πλαίσιο αυτής (</w:t>
      </w:r>
      <w:r w:rsidRPr="00060C26">
        <w:rPr>
          <w:color w:val="222222"/>
          <w:sz w:val="22"/>
          <w:szCs w:val="22"/>
          <w:shd w:val="clear" w:color="auto" w:fill="FFFFFF"/>
          <w:lang w:val="en-US"/>
        </w:rPr>
        <w:t>frame</w:t>
      </w:r>
      <w:r w:rsidRPr="00060C26">
        <w:rPr>
          <w:color w:val="222222"/>
          <w:sz w:val="22"/>
          <w:szCs w:val="22"/>
          <w:shd w:val="clear" w:color="auto" w:fill="FFFFFF"/>
          <w:lang w:val="el-GR"/>
        </w:rPr>
        <w:t>) αλλά και το έτος που δημοσιεύτηκε. Όσο</w:t>
      </w:r>
      <w:r w:rsidR="004B3125">
        <w:rPr>
          <w:color w:val="222222"/>
          <w:sz w:val="22"/>
          <w:szCs w:val="22"/>
          <w:shd w:val="clear" w:color="auto" w:fill="FFFFFF"/>
          <w:lang w:val="el-GR"/>
        </w:rPr>
        <w:t>ν</w:t>
      </w:r>
      <w:r w:rsidRPr="00060C26">
        <w:rPr>
          <w:color w:val="222222"/>
          <w:sz w:val="22"/>
          <w:szCs w:val="22"/>
          <w:shd w:val="clear" w:color="auto" w:fill="FFFFFF"/>
          <w:lang w:val="el-GR"/>
        </w:rPr>
        <w:t xml:space="preserve"> αφορά τον επιστημονικό κλάδο (</w:t>
      </w:r>
      <w:r w:rsidRPr="00060C26">
        <w:rPr>
          <w:color w:val="222222"/>
          <w:sz w:val="22"/>
          <w:szCs w:val="22"/>
          <w:shd w:val="clear" w:color="auto" w:fill="FFFFFF"/>
          <w:lang w:val="en-US"/>
        </w:rPr>
        <w:t>discipline</w:t>
      </w:r>
      <w:r w:rsidRPr="00060C26">
        <w:rPr>
          <w:color w:val="222222"/>
          <w:sz w:val="22"/>
          <w:szCs w:val="22"/>
          <w:shd w:val="clear" w:color="auto" w:fill="FFFFFF"/>
          <w:lang w:val="el-GR"/>
        </w:rPr>
        <w:t>) κάθε έρευνας από τις εννιά που βρέθηκαν οι πρώτες τρεις (</w:t>
      </w:r>
      <w:r w:rsidRPr="00060C26">
        <w:rPr>
          <w:color w:val="222222"/>
          <w:sz w:val="22"/>
          <w:szCs w:val="22"/>
          <w:shd w:val="clear" w:color="auto" w:fill="FFFFFF"/>
          <w:lang w:val="en-US"/>
        </w:rPr>
        <w:t>probability</w:t>
      </w:r>
      <w:r w:rsidRPr="00060C26">
        <w:rPr>
          <w:color w:val="222222"/>
          <w:sz w:val="22"/>
          <w:szCs w:val="22"/>
          <w:shd w:val="clear" w:color="auto" w:fill="FFFFFF"/>
          <w:lang w:val="el-GR"/>
        </w:rPr>
        <w:t xml:space="preserve">, </w:t>
      </w:r>
      <w:r w:rsidRPr="00060C26">
        <w:rPr>
          <w:color w:val="222222"/>
          <w:sz w:val="22"/>
          <w:szCs w:val="22"/>
          <w:shd w:val="clear" w:color="auto" w:fill="FFFFFF"/>
          <w:lang w:val="en-US"/>
        </w:rPr>
        <w:t>machine</w:t>
      </w:r>
      <w:r w:rsidRPr="00060C26">
        <w:rPr>
          <w:color w:val="222222"/>
          <w:sz w:val="22"/>
          <w:szCs w:val="22"/>
          <w:shd w:val="clear" w:color="auto" w:fill="FFFFFF"/>
          <w:lang w:val="el-GR"/>
        </w:rPr>
        <w:t xml:space="preserve"> </w:t>
      </w:r>
      <w:r w:rsidRPr="00060C26">
        <w:rPr>
          <w:color w:val="222222"/>
          <w:sz w:val="22"/>
          <w:szCs w:val="22"/>
          <w:shd w:val="clear" w:color="auto" w:fill="FFFFFF"/>
          <w:lang w:val="en-US"/>
        </w:rPr>
        <w:t>learning</w:t>
      </w:r>
      <w:r w:rsidRPr="00060C26">
        <w:rPr>
          <w:color w:val="222222"/>
          <w:sz w:val="22"/>
          <w:szCs w:val="22"/>
          <w:shd w:val="clear" w:color="auto" w:fill="FFFFFF"/>
          <w:lang w:val="el-GR"/>
        </w:rPr>
        <w:t xml:space="preserve"> και </w:t>
      </w:r>
      <w:r w:rsidRPr="00060C26">
        <w:rPr>
          <w:color w:val="222222"/>
          <w:sz w:val="22"/>
          <w:szCs w:val="22"/>
          <w:shd w:val="clear" w:color="auto" w:fill="FFFFFF"/>
          <w:lang w:val="en-US"/>
        </w:rPr>
        <w:t>statistic</w:t>
      </w:r>
      <w:r w:rsidRPr="00060C26">
        <w:rPr>
          <w:color w:val="222222"/>
          <w:sz w:val="22"/>
          <w:szCs w:val="22"/>
          <w:shd w:val="clear" w:color="auto" w:fill="FFFFFF"/>
          <w:lang w:val="el-GR"/>
        </w:rPr>
        <w:t>) χρησιμοποιούνται από το 88% των προσεγγίσεων (</w:t>
      </w:r>
      <w:r w:rsidRPr="00060C26">
        <w:rPr>
          <w:color w:val="222222"/>
          <w:sz w:val="22"/>
          <w:szCs w:val="22"/>
          <w:shd w:val="clear" w:color="auto" w:fill="FFFFFF"/>
          <w:lang w:val="en-US"/>
        </w:rPr>
        <w:t>Pe</w:t>
      </w:r>
      <w:r w:rsidRPr="00060C26">
        <w:rPr>
          <w:color w:val="222222"/>
          <w:sz w:val="22"/>
          <w:szCs w:val="22"/>
          <w:shd w:val="clear" w:color="auto" w:fill="FFFFFF"/>
          <w:lang w:val="el-GR"/>
        </w:rPr>
        <w:t>ñ</w:t>
      </w:r>
      <w:r w:rsidRPr="00060C26">
        <w:rPr>
          <w:color w:val="222222"/>
          <w:sz w:val="22"/>
          <w:szCs w:val="22"/>
          <w:shd w:val="clear" w:color="auto" w:fill="FFFFFF"/>
          <w:lang w:val="en-US"/>
        </w:rPr>
        <w:t>a</w:t>
      </w:r>
      <w:r w:rsidRPr="00060C26">
        <w:rPr>
          <w:color w:val="222222"/>
          <w:sz w:val="22"/>
          <w:szCs w:val="22"/>
          <w:shd w:val="clear" w:color="auto" w:fill="FFFFFF"/>
          <w:lang w:val="el-GR"/>
        </w:rPr>
        <w:t>-</w:t>
      </w:r>
      <w:r w:rsidRPr="00060C26">
        <w:rPr>
          <w:color w:val="222222"/>
          <w:sz w:val="22"/>
          <w:szCs w:val="22"/>
          <w:shd w:val="clear" w:color="auto" w:fill="FFFFFF"/>
          <w:lang w:val="en-US"/>
        </w:rPr>
        <w:t>Ayala</w:t>
      </w:r>
      <w:r w:rsidRPr="00060C26">
        <w:rPr>
          <w:color w:val="222222"/>
          <w:sz w:val="22"/>
          <w:szCs w:val="22"/>
          <w:shd w:val="clear" w:color="auto" w:fill="FFFFFF"/>
          <w:lang w:val="el-GR"/>
        </w:rPr>
        <w:t xml:space="preserve">, 2014, σελ. 1435). Στις υπόλοιπες προσεγγίσεις χρησιμοποιήθηκαν ο κλάδος </w:t>
      </w:r>
      <w:r w:rsidRPr="00060C26">
        <w:rPr>
          <w:color w:val="222222"/>
          <w:sz w:val="22"/>
          <w:szCs w:val="22"/>
          <w:shd w:val="clear" w:color="auto" w:fill="FFFFFF"/>
          <w:lang w:val="en-US"/>
        </w:rPr>
        <w:t>dynamic</w:t>
      </w:r>
      <w:r w:rsidRPr="00060C26">
        <w:rPr>
          <w:color w:val="222222"/>
          <w:sz w:val="22"/>
          <w:szCs w:val="22"/>
          <w:shd w:val="clear" w:color="auto" w:fill="FFFFFF"/>
          <w:lang w:val="el-GR"/>
        </w:rPr>
        <w:t xml:space="preserve"> </w:t>
      </w:r>
      <w:r w:rsidRPr="00060C26">
        <w:rPr>
          <w:color w:val="222222"/>
          <w:sz w:val="22"/>
          <w:szCs w:val="22"/>
          <w:shd w:val="clear" w:color="auto" w:fill="FFFFFF"/>
          <w:lang w:val="en-US"/>
        </w:rPr>
        <w:t>programming</w:t>
      </w:r>
      <w:r w:rsidRPr="00060C26">
        <w:rPr>
          <w:color w:val="222222"/>
          <w:sz w:val="22"/>
          <w:szCs w:val="22"/>
          <w:shd w:val="clear" w:color="auto" w:fill="FFFFFF"/>
          <w:lang w:val="el-GR"/>
        </w:rPr>
        <w:t xml:space="preserve"> και σε κάποιες συνδυασμός των εννιά επιστημονικών κλάδων με βάση τις οποίες είναι οργανωμένες (</w:t>
      </w:r>
      <w:r w:rsidRPr="00060C26">
        <w:rPr>
          <w:color w:val="222222"/>
          <w:sz w:val="22"/>
          <w:szCs w:val="22"/>
          <w:shd w:val="clear" w:color="auto" w:fill="FFFFFF"/>
          <w:lang w:val="en-US"/>
        </w:rPr>
        <w:t>Pe</w:t>
      </w:r>
      <w:r w:rsidRPr="00060C26">
        <w:rPr>
          <w:color w:val="222222"/>
          <w:sz w:val="22"/>
          <w:szCs w:val="22"/>
          <w:shd w:val="clear" w:color="auto" w:fill="FFFFFF"/>
          <w:lang w:val="el-GR"/>
        </w:rPr>
        <w:t>ñ</w:t>
      </w:r>
      <w:r w:rsidRPr="00060C26">
        <w:rPr>
          <w:color w:val="222222"/>
          <w:sz w:val="22"/>
          <w:szCs w:val="22"/>
          <w:shd w:val="clear" w:color="auto" w:fill="FFFFFF"/>
          <w:lang w:val="en-US"/>
        </w:rPr>
        <w:t>a</w:t>
      </w:r>
      <w:r w:rsidRPr="00060C26">
        <w:rPr>
          <w:color w:val="222222"/>
          <w:sz w:val="22"/>
          <w:szCs w:val="22"/>
          <w:shd w:val="clear" w:color="auto" w:fill="FFFFFF"/>
          <w:lang w:val="el-GR"/>
        </w:rPr>
        <w:t>-</w:t>
      </w:r>
      <w:r w:rsidRPr="00060C26">
        <w:rPr>
          <w:color w:val="222222"/>
          <w:sz w:val="22"/>
          <w:szCs w:val="22"/>
          <w:shd w:val="clear" w:color="auto" w:fill="FFFFFF"/>
          <w:lang w:val="en-US"/>
        </w:rPr>
        <w:t>Ayala</w:t>
      </w:r>
      <w:r w:rsidR="009E6FFF">
        <w:rPr>
          <w:color w:val="222222"/>
          <w:sz w:val="22"/>
          <w:szCs w:val="22"/>
          <w:shd w:val="clear" w:color="auto" w:fill="FFFFFF"/>
          <w:lang w:val="el-GR"/>
        </w:rPr>
        <w:t>, 2014, σελ. 1435). Όσον α</w:t>
      </w:r>
      <w:r w:rsidRPr="00060C26">
        <w:rPr>
          <w:color w:val="222222"/>
          <w:sz w:val="22"/>
          <w:szCs w:val="22"/>
          <w:shd w:val="clear" w:color="auto" w:fill="FFFFFF"/>
          <w:lang w:val="el-GR"/>
        </w:rPr>
        <w:t>φορά τα μοντέλα (</w:t>
      </w:r>
      <w:r w:rsidRPr="00060C26">
        <w:rPr>
          <w:color w:val="222222"/>
          <w:sz w:val="22"/>
          <w:szCs w:val="22"/>
          <w:shd w:val="clear" w:color="auto" w:fill="FFFFFF"/>
          <w:lang w:val="en-US"/>
        </w:rPr>
        <w:t>model</w:t>
      </w:r>
      <w:r w:rsidRPr="00060C26">
        <w:rPr>
          <w:color w:val="222222"/>
          <w:sz w:val="22"/>
          <w:szCs w:val="22"/>
          <w:shd w:val="clear" w:color="auto" w:fill="FFFFFF"/>
          <w:lang w:val="el-GR"/>
        </w:rPr>
        <w:t>) χρησιμοποιούνται δύο, τα περιγραφικά και τα προγνωστικά (</w:t>
      </w:r>
      <w:r w:rsidRPr="00060C26">
        <w:rPr>
          <w:color w:val="222222"/>
          <w:sz w:val="22"/>
          <w:szCs w:val="22"/>
          <w:shd w:val="clear" w:color="auto" w:fill="FFFFFF"/>
          <w:lang w:val="en-US"/>
        </w:rPr>
        <w:t>Pe</w:t>
      </w:r>
      <w:r w:rsidRPr="00060C26">
        <w:rPr>
          <w:color w:val="222222"/>
          <w:sz w:val="22"/>
          <w:szCs w:val="22"/>
          <w:shd w:val="clear" w:color="auto" w:fill="FFFFFF"/>
          <w:lang w:val="el-GR"/>
        </w:rPr>
        <w:t>ñ</w:t>
      </w:r>
      <w:r w:rsidRPr="00060C26">
        <w:rPr>
          <w:color w:val="222222"/>
          <w:sz w:val="22"/>
          <w:szCs w:val="22"/>
          <w:shd w:val="clear" w:color="auto" w:fill="FFFFFF"/>
          <w:lang w:val="en-US"/>
        </w:rPr>
        <w:t>a</w:t>
      </w:r>
      <w:r w:rsidRPr="00060C26">
        <w:rPr>
          <w:color w:val="222222"/>
          <w:sz w:val="22"/>
          <w:szCs w:val="22"/>
          <w:shd w:val="clear" w:color="auto" w:fill="FFFFFF"/>
          <w:lang w:val="el-GR"/>
        </w:rPr>
        <w:t>-</w:t>
      </w:r>
      <w:r w:rsidRPr="00060C26">
        <w:rPr>
          <w:color w:val="222222"/>
          <w:sz w:val="22"/>
          <w:szCs w:val="22"/>
          <w:shd w:val="clear" w:color="auto" w:fill="FFFFFF"/>
          <w:lang w:val="en-US"/>
        </w:rPr>
        <w:t>Ayala</w:t>
      </w:r>
      <w:r w:rsidRPr="00060C26">
        <w:rPr>
          <w:color w:val="222222"/>
          <w:sz w:val="22"/>
          <w:szCs w:val="22"/>
          <w:shd w:val="clear" w:color="auto" w:fill="FFFFFF"/>
          <w:lang w:val="el-GR"/>
        </w:rPr>
        <w:t xml:space="preserve">, 2014, σελ. 1435).  </w:t>
      </w:r>
    </w:p>
    <w:p w14:paraId="7450DA51" w14:textId="22DDDCAA" w:rsidR="00060C26" w:rsidRPr="00060C26" w:rsidRDefault="00060C26" w:rsidP="00060C26">
      <w:pPr>
        <w:pStyle w:val="Default"/>
        <w:spacing w:before="240" w:line="360" w:lineRule="auto"/>
        <w:ind w:right="-7" w:firstLine="284"/>
        <w:jc w:val="both"/>
        <w:rPr>
          <w:color w:val="222222"/>
          <w:sz w:val="22"/>
          <w:szCs w:val="22"/>
          <w:shd w:val="clear" w:color="auto" w:fill="FFFFFF"/>
          <w:lang w:val="el-GR"/>
        </w:rPr>
      </w:pPr>
      <w:r w:rsidRPr="00060C26">
        <w:rPr>
          <w:color w:val="222222"/>
          <w:sz w:val="22"/>
          <w:szCs w:val="22"/>
          <w:shd w:val="clear" w:color="auto" w:fill="FFFFFF"/>
          <w:lang w:val="el-GR"/>
        </w:rPr>
        <w:t>Η εφαρμογή των μοντέλων προκύπτει μέσα από τη χρήση εργασιών (</w:t>
      </w:r>
      <w:r w:rsidRPr="00060C26">
        <w:rPr>
          <w:color w:val="222222"/>
          <w:sz w:val="22"/>
          <w:szCs w:val="22"/>
          <w:shd w:val="clear" w:color="auto" w:fill="FFFFFF"/>
          <w:lang w:val="en-US"/>
        </w:rPr>
        <w:t>task</w:t>
      </w:r>
      <w:r w:rsidRPr="00060C26">
        <w:rPr>
          <w:color w:val="222222"/>
          <w:sz w:val="22"/>
          <w:szCs w:val="22"/>
          <w:shd w:val="clear" w:color="auto" w:fill="FFFFFF"/>
          <w:lang w:val="el-GR"/>
        </w:rPr>
        <w:t>) όπως η κατηγοριοποίηση (</w:t>
      </w:r>
      <w:r w:rsidRPr="00060C26">
        <w:rPr>
          <w:color w:val="222222"/>
          <w:sz w:val="22"/>
          <w:szCs w:val="22"/>
          <w:shd w:val="clear" w:color="auto" w:fill="FFFFFF"/>
          <w:lang w:val="en-US"/>
        </w:rPr>
        <w:t>classification</w:t>
      </w:r>
      <w:r w:rsidRPr="00060C26">
        <w:rPr>
          <w:color w:val="222222"/>
          <w:sz w:val="22"/>
          <w:szCs w:val="22"/>
          <w:shd w:val="clear" w:color="auto" w:fill="FFFFFF"/>
          <w:lang w:val="el-GR"/>
        </w:rPr>
        <w:t>) και η ομαδοποίηση (</w:t>
      </w:r>
      <w:r w:rsidRPr="00060C26">
        <w:rPr>
          <w:color w:val="222222"/>
          <w:sz w:val="22"/>
          <w:szCs w:val="22"/>
          <w:shd w:val="clear" w:color="auto" w:fill="FFFFFF"/>
          <w:lang w:val="en-US"/>
        </w:rPr>
        <w:t>clustering</w:t>
      </w:r>
      <w:r w:rsidRPr="00060C26">
        <w:rPr>
          <w:color w:val="222222"/>
          <w:sz w:val="22"/>
          <w:szCs w:val="22"/>
          <w:shd w:val="clear" w:color="auto" w:fill="FFFFFF"/>
          <w:lang w:val="el-GR"/>
        </w:rPr>
        <w:t>)</w:t>
      </w:r>
      <w:r w:rsidR="00BE6C25">
        <w:rPr>
          <w:color w:val="222222"/>
          <w:sz w:val="22"/>
          <w:szCs w:val="22"/>
          <w:shd w:val="clear" w:color="auto" w:fill="FFFFFF"/>
          <w:lang w:val="el-GR"/>
        </w:rPr>
        <w:t>,</w:t>
      </w:r>
      <w:r w:rsidRPr="00060C26">
        <w:rPr>
          <w:color w:val="222222"/>
          <w:sz w:val="22"/>
          <w:szCs w:val="22"/>
          <w:shd w:val="clear" w:color="auto" w:fill="FFFFFF"/>
          <w:lang w:val="el-GR"/>
        </w:rPr>
        <w:t xml:space="preserve"> οι οποίες έδειξε ότι χρησιμοποιούνται από το 69% των προσεγγίσεων (</w:t>
      </w:r>
      <w:r w:rsidRPr="00060C26">
        <w:rPr>
          <w:color w:val="222222"/>
          <w:sz w:val="22"/>
          <w:szCs w:val="22"/>
          <w:shd w:val="clear" w:color="auto" w:fill="FFFFFF"/>
          <w:lang w:val="en-US"/>
        </w:rPr>
        <w:t>Pe</w:t>
      </w:r>
      <w:r w:rsidRPr="00060C26">
        <w:rPr>
          <w:color w:val="222222"/>
          <w:sz w:val="22"/>
          <w:szCs w:val="22"/>
          <w:shd w:val="clear" w:color="auto" w:fill="FFFFFF"/>
          <w:lang w:val="el-GR"/>
        </w:rPr>
        <w:t>ñ</w:t>
      </w:r>
      <w:r w:rsidRPr="00060C26">
        <w:rPr>
          <w:color w:val="222222"/>
          <w:sz w:val="22"/>
          <w:szCs w:val="22"/>
          <w:shd w:val="clear" w:color="auto" w:fill="FFFFFF"/>
          <w:lang w:val="en-US"/>
        </w:rPr>
        <w:t>a</w:t>
      </w:r>
      <w:r w:rsidRPr="00060C26">
        <w:rPr>
          <w:color w:val="222222"/>
          <w:sz w:val="22"/>
          <w:szCs w:val="22"/>
          <w:shd w:val="clear" w:color="auto" w:fill="FFFFFF"/>
          <w:lang w:val="el-GR"/>
        </w:rPr>
        <w:t>-</w:t>
      </w:r>
      <w:r w:rsidRPr="00060C26">
        <w:rPr>
          <w:color w:val="222222"/>
          <w:sz w:val="22"/>
          <w:szCs w:val="22"/>
          <w:shd w:val="clear" w:color="auto" w:fill="FFFFFF"/>
          <w:lang w:val="en-US"/>
        </w:rPr>
        <w:t>Ayala</w:t>
      </w:r>
      <w:r w:rsidRPr="00060C26">
        <w:rPr>
          <w:color w:val="222222"/>
          <w:sz w:val="22"/>
          <w:szCs w:val="22"/>
          <w:shd w:val="clear" w:color="auto" w:fill="FFFFFF"/>
          <w:lang w:val="el-GR"/>
        </w:rPr>
        <w:t>, 2014, σελ. 1435).</w:t>
      </w:r>
      <w:r w:rsidRPr="00060C26">
        <w:rPr>
          <w:rFonts w:eastAsia="Times New Roman"/>
          <w:sz w:val="22"/>
          <w:szCs w:val="22"/>
          <w:lang w:val="el-GR"/>
        </w:rPr>
        <w:t xml:space="preserve"> Άλλες εργασίες αποτελούν η παλινδρόμηση (</w:t>
      </w:r>
      <w:r w:rsidRPr="00060C26">
        <w:rPr>
          <w:rFonts w:eastAsia="Times New Roman"/>
          <w:sz w:val="22"/>
          <w:szCs w:val="22"/>
          <w:lang w:val="en-US"/>
        </w:rPr>
        <w:t>regression</w:t>
      </w:r>
      <w:r w:rsidRPr="00060C26">
        <w:rPr>
          <w:rFonts w:eastAsia="Times New Roman"/>
          <w:sz w:val="22"/>
          <w:szCs w:val="22"/>
          <w:lang w:val="el-GR"/>
        </w:rPr>
        <w:t>) και οι κανόνες συνεργασίας (</w:t>
      </w:r>
      <w:r w:rsidRPr="00060C26">
        <w:rPr>
          <w:rFonts w:eastAsia="Times New Roman"/>
          <w:sz w:val="22"/>
          <w:szCs w:val="22"/>
          <w:lang w:val="en-US"/>
        </w:rPr>
        <w:t>association</w:t>
      </w:r>
      <w:r w:rsidRPr="00060C26">
        <w:rPr>
          <w:rFonts w:eastAsia="Times New Roman"/>
          <w:sz w:val="22"/>
          <w:szCs w:val="22"/>
          <w:lang w:val="el-GR"/>
        </w:rPr>
        <w:t xml:space="preserve"> </w:t>
      </w:r>
      <w:r w:rsidRPr="00060C26">
        <w:rPr>
          <w:rFonts w:eastAsia="Times New Roman"/>
          <w:sz w:val="22"/>
          <w:szCs w:val="22"/>
          <w:lang w:val="en-US"/>
        </w:rPr>
        <w:t>rules</w:t>
      </w:r>
      <w:r w:rsidRPr="00060C26">
        <w:rPr>
          <w:rFonts w:eastAsia="Times New Roman"/>
          <w:sz w:val="22"/>
          <w:szCs w:val="22"/>
          <w:lang w:val="el-GR"/>
        </w:rPr>
        <w:t xml:space="preserve">) αλλά και ο συνδυασμός των 10 εργασιών με βάση των οποίων είναι οργανωμένες οι προσεγγίσεις της έρευνας του </w:t>
      </w:r>
      <w:r w:rsidRPr="00060C26">
        <w:rPr>
          <w:color w:val="222222"/>
          <w:sz w:val="22"/>
          <w:szCs w:val="22"/>
          <w:shd w:val="clear" w:color="auto" w:fill="FFFFFF"/>
          <w:lang w:val="en-US"/>
        </w:rPr>
        <w:t>Pe</w:t>
      </w:r>
      <w:r w:rsidRPr="00060C26">
        <w:rPr>
          <w:color w:val="222222"/>
          <w:sz w:val="22"/>
          <w:szCs w:val="22"/>
          <w:shd w:val="clear" w:color="auto" w:fill="FFFFFF"/>
          <w:lang w:val="el-GR"/>
        </w:rPr>
        <w:t>ñ</w:t>
      </w:r>
      <w:r w:rsidRPr="00060C26">
        <w:rPr>
          <w:color w:val="222222"/>
          <w:sz w:val="22"/>
          <w:szCs w:val="22"/>
          <w:shd w:val="clear" w:color="auto" w:fill="FFFFFF"/>
          <w:lang w:val="en-US"/>
        </w:rPr>
        <w:t>a</w:t>
      </w:r>
      <w:r w:rsidRPr="00060C26">
        <w:rPr>
          <w:color w:val="222222"/>
          <w:sz w:val="22"/>
          <w:szCs w:val="22"/>
          <w:shd w:val="clear" w:color="auto" w:fill="FFFFFF"/>
          <w:lang w:val="el-GR"/>
        </w:rPr>
        <w:t>-</w:t>
      </w:r>
      <w:r w:rsidRPr="00060C26">
        <w:rPr>
          <w:color w:val="222222"/>
          <w:sz w:val="22"/>
          <w:szCs w:val="22"/>
          <w:shd w:val="clear" w:color="auto" w:fill="FFFFFF"/>
          <w:lang w:val="en-US"/>
        </w:rPr>
        <w:t>Ayala</w:t>
      </w:r>
      <w:r w:rsidRPr="00060C26">
        <w:rPr>
          <w:color w:val="222222"/>
          <w:sz w:val="22"/>
          <w:szCs w:val="22"/>
          <w:shd w:val="clear" w:color="auto" w:fill="FFFFFF"/>
          <w:lang w:val="el-GR"/>
        </w:rPr>
        <w:t xml:space="preserve"> (2014, σελ. 1435). Όταν τα μοντέλα και οι εργασίες έχουν αποσαφηνιστεί στη συνέχεια επιλέγονται οι μέθοδοι </w:t>
      </w:r>
      <w:r w:rsidR="00603B5D" w:rsidRPr="00060C26">
        <w:rPr>
          <w:color w:val="222222"/>
          <w:sz w:val="22"/>
          <w:szCs w:val="22"/>
          <w:shd w:val="clear" w:color="auto" w:fill="FFFFFF"/>
          <w:lang w:val="el-GR"/>
        </w:rPr>
        <w:t>(</w:t>
      </w:r>
      <w:r w:rsidR="00603B5D" w:rsidRPr="00060C26">
        <w:rPr>
          <w:color w:val="222222"/>
          <w:sz w:val="22"/>
          <w:szCs w:val="22"/>
          <w:shd w:val="clear" w:color="auto" w:fill="FFFFFF"/>
          <w:lang w:val="en-US"/>
        </w:rPr>
        <w:t>method</w:t>
      </w:r>
      <w:r w:rsidR="00603B5D">
        <w:rPr>
          <w:color w:val="222222"/>
          <w:sz w:val="22"/>
          <w:szCs w:val="22"/>
          <w:shd w:val="clear" w:color="auto" w:fill="FFFFFF"/>
          <w:lang w:val="en-US"/>
        </w:rPr>
        <w:t>s</w:t>
      </w:r>
      <w:r w:rsidR="00603B5D" w:rsidRPr="00060C26">
        <w:rPr>
          <w:color w:val="222222"/>
          <w:sz w:val="22"/>
          <w:szCs w:val="22"/>
          <w:shd w:val="clear" w:color="auto" w:fill="FFFFFF"/>
          <w:lang w:val="el-GR"/>
        </w:rPr>
        <w:t>)</w:t>
      </w:r>
      <w:r w:rsidR="00603B5D" w:rsidRPr="00603B5D">
        <w:rPr>
          <w:color w:val="222222"/>
          <w:sz w:val="22"/>
          <w:szCs w:val="22"/>
          <w:shd w:val="clear" w:color="auto" w:fill="FFFFFF"/>
          <w:lang w:val="el-GR"/>
        </w:rPr>
        <w:t xml:space="preserve"> </w:t>
      </w:r>
      <w:r w:rsidRPr="00060C26">
        <w:rPr>
          <w:color w:val="222222"/>
          <w:sz w:val="22"/>
          <w:szCs w:val="22"/>
          <w:shd w:val="clear" w:color="auto" w:fill="FFFFFF"/>
          <w:lang w:val="el-GR"/>
        </w:rPr>
        <w:t>και οι τεχνικές</w:t>
      </w:r>
      <w:r w:rsidR="00603B5D" w:rsidRPr="00603B5D">
        <w:rPr>
          <w:color w:val="222222"/>
          <w:sz w:val="22"/>
          <w:szCs w:val="22"/>
          <w:shd w:val="clear" w:color="auto" w:fill="FFFFFF"/>
          <w:lang w:val="el-GR"/>
        </w:rPr>
        <w:t xml:space="preserve"> </w:t>
      </w:r>
      <w:r w:rsidR="00603B5D" w:rsidRPr="00060C26">
        <w:rPr>
          <w:color w:val="222222"/>
          <w:sz w:val="22"/>
          <w:szCs w:val="22"/>
          <w:shd w:val="clear" w:color="auto" w:fill="FFFFFF"/>
          <w:lang w:val="el-GR"/>
        </w:rPr>
        <w:t>(</w:t>
      </w:r>
      <w:r w:rsidR="00603B5D" w:rsidRPr="00060C26">
        <w:rPr>
          <w:color w:val="222222"/>
          <w:sz w:val="22"/>
          <w:szCs w:val="22"/>
          <w:shd w:val="clear" w:color="auto" w:fill="FFFFFF"/>
          <w:lang w:val="en-US"/>
        </w:rPr>
        <w:t>technique</w:t>
      </w:r>
      <w:r w:rsidR="00603B5D">
        <w:rPr>
          <w:color w:val="222222"/>
          <w:sz w:val="22"/>
          <w:szCs w:val="22"/>
          <w:shd w:val="clear" w:color="auto" w:fill="FFFFFF"/>
          <w:lang w:val="en-US"/>
        </w:rPr>
        <w:t>s</w:t>
      </w:r>
      <w:r w:rsidR="00603B5D">
        <w:rPr>
          <w:color w:val="222222"/>
          <w:sz w:val="22"/>
          <w:szCs w:val="22"/>
          <w:shd w:val="clear" w:color="auto" w:fill="FFFFFF"/>
          <w:lang w:val="el-GR"/>
        </w:rPr>
        <w:t>)</w:t>
      </w:r>
      <w:r w:rsidRPr="00060C26">
        <w:rPr>
          <w:color w:val="222222"/>
          <w:sz w:val="22"/>
          <w:szCs w:val="22"/>
          <w:shd w:val="clear" w:color="auto" w:fill="FFFFFF"/>
          <w:lang w:val="el-GR"/>
        </w:rPr>
        <w:t xml:space="preserve"> με βάση τον επιστημονικό κλάδο (</w:t>
      </w:r>
      <w:r w:rsidRPr="00060C26">
        <w:rPr>
          <w:color w:val="222222"/>
          <w:sz w:val="22"/>
          <w:szCs w:val="22"/>
          <w:shd w:val="clear" w:color="auto" w:fill="FFFFFF"/>
          <w:lang w:val="en-US"/>
        </w:rPr>
        <w:t>Pe</w:t>
      </w:r>
      <w:r w:rsidRPr="00060C26">
        <w:rPr>
          <w:color w:val="222222"/>
          <w:sz w:val="22"/>
          <w:szCs w:val="22"/>
          <w:shd w:val="clear" w:color="auto" w:fill="FFFFFF"/>
          <w:lang w:val="el-GR"/>
        </w:rPr>
        <w:t>ñ</w:t>
      </w:r>
      <w:r w:rsidRPr="00060C26">
        <w:rPr>
          <w:color w:val="222222"/>
          <w:sz w:val="22"/>
          <w:szCs w:val="22"/>
          <w:shd w:val="clear" w:color="auto" w:fill="FFFFFF"/>
          <w:lang w:val="en-US"/>
        </w:rPr>
        <w:t>a</w:t>
      </w:r>
      <w:r w:rsidRPr="00060C26">
        <w:rPr>
          <w:color w:val="222222"/>
          <w:sz w:val="22"/>
          <w:szCs w:val="22"/>
          <w:shd w:val="clear" w:color="auto" w:fill="FFFFFF"/>
          <w:lang w:val="el-GR"/>
        </w:rPr>
        <w:t>-</w:t>
      </w:r>
      <w:r w:rsidRPr="00060C26">
        <w:rPr>
          <w:color w:val="222222"/>
          <w:sz w:val="22"/>
          <w:szCs w:val="22"/>
          <w:shd w:val="clear" w:color="auto" w:fill="FFFFFF"/>
          <w:lang w:val="en-US"/>
        </w:rPr>
        <w:t>Ayala</w:t>
      </w:r>
      <w:r w:rsidRPr="00060C26">
        <w:rPr>
          <w:color w:val="222222"/>
          <w:sz w:val="22"/>
          <w:szCs w:val="22"/>
          <w:shd w:val="clear" w:color="auto" w:fill="FFFFFF"/>
          <w:lang w:val="el-GR"/>
        </w:rPr>
        <w:t xml:space="preserve">, 2014, σελ. 1435).  </w:t>
      </w:r>
    </w:p>
    <w:p w14:paraId="5CD44EA9" w14:textId="75648A79" w:rsidR="00060C26" w:rsidRPr="00060C26" w:rsidRDefault="00060C26" w:rsidP="00060C26">
      <w:pPr>
        <w:pStyle w:val="Default"/>
        <w:spacing w:before="240" w:line="360" w:lineRule="auto"/>
        <w:ind w:right="-7" w:firstLine="284"/>
        <w:jc w:val="both"/>
        <w:rPr>
          <w:color w:val="222222"/>
          <w:sz w:val="22"/>
          <w:szCs w:val="22"/>
          <w:shd w:val="clear" w:color="auto" w:fill="FFFFFF"/>
          <w:lang w:val="el-GR"/>
        </w:rPr>
      </w:pPr>
      <w:r w:rsidRPr="00060C26">
        <w:rPr>
          <w:color w:val="222222"/>
          <w:sz w:val="22"/>
          <w:szCs w:val="22"/>
          <w:shd w:val="clear" w:color="auto" w:fill="FFFFFF"/>
          <w:lang w:val="el-GR"/>
        </w:rPr>
        <w:t xml:space="preserve">Παραδείγματα μεθόδων  που είναι περισσότερο γνωστοί αποτελούν οι εξής: </w:t>
      </w:r>
      <w:r w:rsidRPr="00060C26">
        <w:rPr>
          <w:color w:val="222222"/>
          <w:sz w:val="22"/>
          <w:szCs w:val="22"/>
          <w:shd w:val="clear" w:color="auto" w:fill="FFFFFF"/>
          <w:lang w:val="en-US"/>
        </w:rPr>
        <w:t>Bayes</w:t>
      </w:r>
      <w:r w:rsidRPr="00060C26">
        <w:rPr>
          <w:color w:val="222222"/>
          <w:sz w:val="22"/>
          <w:szCs w:val="22"/>
          <w:shd w:val="clear" w:color="auto" w:fill="FFFFFF"/>
          <w:lang w:val="el-GR"/>
        </w:rPr>
        <w:t xml:space="preserve"> </w:t>
      </w:r>
      <w:r w:rsidRPr="00060C26">
        <w:rPr>
          <w:color w:val="222222"/>
          <w:sz w:val="22"/>
          <w:szCs w:val="22"/>
          <w:shd w:val="clear" w:color="auto" w:fill="FFFFFF"/>
          <w:lang w:val="en-US"/>
        </w:rPr>
        <w:t>theorem</w:t>
      </w:r>
      <w:r w:rsidRPr="00060C26">
        <w:rPr>
          <w:color w:val="222222"/>
          <w:sz w:val="22"/>
          <w:szCs w:val="22"/>
          <w:shd w:val="clear" w:color="auto" w:fill="FFFFFF"/>
          <w:lang w:val="el-GR"/>
        </w:rPr>
        <w:t xml:space="preserve">, </w:t>
      </w:r>
      <w:r w:rsidRPr="00060C26">
        <w:rPr>
          <w:color w:val="222222"/>
          <w:sz w:val="22"/>
          <w:szCs w:val="22"/>
          <w:shd w:val="clear" w:color="auto" w:fill="FFFFFF"/>
          <w:lang w:val="en-US"/>
        </w:rPr>
        <w:t>decision</w:t>
      </w:r>
      <w:r w:rsidRPr="00060C26">
        <w:rPr>
          <w:color w:val="222222"/>
          <w:sz w:val="22"/>
          <w:szCs w:val="22"/>
          <w:shd w:val="clear" w:color="auto" w:fill="FFFFFF"/>
          <w:lang w:val="el-GR"/>
        </w:rPr>
        <w:t xml:space="preserve"> </w:t>
      </w:r>
      <w:r w:rsidRPr="00060C26">
        <w:rPr>
          <w:color w:val="222222"/>
          <w:sz w:val="22"/>
          <w:szCs w:val="22"/>
          <w:shd w:val="clear" w:color="auto" w:fill="FFFFFF"/>
          <w:lang w:val="en-US"/>
        </w:rPr>
        <w:t>trees</w:t>
      </w:r>
      <w:r w:rsidRPr="00060C26">
        <w:rPr>
          <w:color w:val="222222"/>
          <w:sz w:val="22"/>
          <w:szCs w:val="22"/>
          <w:shd w:val="clear" w:color="auto" w:fill="FFFFFF"/>
          <w:lang w:val="el-GR"/>
        </w:rPr>
        <w:t xml:space="preserve">, </w:t>
      </w:r>
      <w:r w:rsidRPr="00060C26">
        <w:rPr>
          <w:color w:val="222222"/>
          <w:sz w:val="22"/>
          <w:szCs w:val="22"/>
          <w:shd w:val="clear" w:color="auto" w:fill="FFFFFF"/>
          <w:lang w:val="en-US"/>
        </w:rPr>
        <w:t>instances</w:t>
      </w:r>
      <w:r w:rsidRPr="00060C26">
        <w:rPr>
          <w:color w:val="222222"/>
          <w:sz w:val="22"/>
          <w:szCs w:val="22"/>
          <w:shd w:val="clear" w:color="auto" w:fill="FFFFFF"/>
          <w:lang w:val="el-GR"/>
        </w:rPr>
        <w:t>-</w:t>
      </w:r>
      <w:r w:rsidRPr="00060C26">
        <w:rPr>
          <w:color w:val="222222"/>
          <w:sz w:val="22"/>
          <w:szCs w:val="22"/>
          <w:shd w:val="clear" w:color="auto" w:fill="FFFFFF"/>
          <w:lang w:val="en-US"/>
        </w:rPr>
        <w:t>based</w:t>
      </w:r>
      <w:r w:rsidRPr="00060C26">
        <w:rPr>
          <w:color w:val="222222"/>
          <w:sz w:val="22"/>
          <w:szCs w:val="22"/>
          <w:shd w:val="clear" w:color="auto" w:fill="FFFFFF"/>
          <w:lang w:val="el-GR"/>
        </w:rPr>
        <w:t xml:space="preserve"> </w:t>
      </w:r>
      <w:r w:rsidRPr="00060C26">
        <w:rPr>
          <w:color w:val="222222"/>
          <w:sz w:val="22"/>
          <w:szCs w:val="22"/>
          <w:shd w:val="clear" w:color="auto" w:fill="FFFFFF"/>
          <w:lang w:val="en-US"/>
        </w:rPr>
        <w:t>learning</w:t>
      </w:r>
      <w:r w:rsidRPr="00060C26">
        <w:rPr>
          <w:color w:val="222222"/>
          <w:sz w:val="22"/>
          <w:szCs w:val="22"/>
          <w:shd w:val="clear" w:color="auto" w:fill="FFFFFF"/>
          <w:lang w:val="el-GR"/>
        </w:rPr>
        <w:t xml:space="preserve"> και </w:t>
      </w:r>
      <w:r w:rsidRPr="00060C26">
        <w:rPr>
          <w:color w:val="222222"/>
          <w:sz w:val="22"/>
          <w:szCs w:val="22"/>
          <w:shd w:val="clear" w:color="auto" w:fill="FFFFFF"/>
          <w:lang w:val="en-US"/>
        </w:rPr>
        <w:t>hidden</w:t>
      </w:r>
      <w:r w:rsidRPr="00060C26">
        <w:rPr>
          <w:color w:val="222222"/>
          <w:sz w:val="22"/>
          <w:szCs w:val="22"/>
          <w:shd w:val="clear" w:color="auto" w:fill="FFFFFF"/>
          <w:lang w:val="el-GR"/>
        </w:rPr>
        <w:t xml:space="preserve"> </w:t>
      </w:r>
      <w:r w:rsidRPr="00060C26">
        <w:rPr>
          <w:color w:val="222222"/>
          <w:sz w:val="22"/>
          <w:szCs w:val="22"/>
          <w:shd w:val="clear" w:color="auto" w:fill="FFFFFF"/>
          <w:lang w:val="en-US"/>
        </w:rPr>
        <w:t>Markov</w:t>
      </w:r>
      <w:r w:rsidRPr="00060C26">
        <w:rPr>
          <w:color w:val="222222"/>
          <w:sz w:val="22"/>
          <w:szCs w:val="22"/>
          <w:shd w:val="clear" w:color="auto" w:fill="FFFFFF"/>
          <w:lang w:val="el-GR"/>
        </w:rPr>
        <w:t xml:space="preserve"> </w:t>
      </w:r>
      <w:r w:rsidRPr="00060C26">
        <w:rPr>
          <w:color w:val="222222"/>
          <w:sz w:val="22"/>
          <w:szCs w:val="22"/>
          <w:shd w:val="clear" w:color="auto" w:fill="FFFFFF"/>
          <w:lang w:val="en-US"/>
        </w:rPr>
        <w:t>model</w:t>
      </w:r>
      <w:r w:rsidRPr="00060C26">
        <w:rPr>
          <w:color w:val="222222"/>
          <w:sz w:val="22"/>
          <w:szCs w:val="22"/>
          <w:shd w:val="clear" w:color="auto" w:fill="FFFFFF"/>
          <w:lang w:val="el-GR"/>
        </w:rPr>
        <w:t xml:space="preserve"> (</w:t>
      </w:r>
      <w:r w:rsidRPr="00060C26">
        <w:rPr>
          <w:color w:val="222222"/>
          <w:sz w:val="22"/>
          <w:szCs w:val="22"/>
          <w:shd w:val="clear" w:color="auto" w:fill="FFFFFF"/>
          <w:lang w:val="en-US"/>
        </w:rPr>
        <w:t>Pe</w:t>
      </w:r>
      <w:r w:rsidRPr="00060C26">
        <w:rPr>
          <w:color w:val="222222"/>
          <w:sz w:val="22"/>
          <w:szCs w:val="22"/>
          <w:shd w:val="clear" w:color="auto" w:fill="FFFFFF"/>
          <w:lang w:val="el-GR"/>
        </w:rPr>
        <w:t>ñ</w:t>
      </w:r>
      <w:r w:rsidRPr="00060C26">
        <w:rPr>
          <w:color w:val="222222"/>
          <w:sz w:val="22"/>
          <w:szCs w:val="22"/>
          <w:shd w:val="clear" w:color="auto" w:fill="FFFFFF"/>
          <w:lang w:val="en-US"/>
        </w:rPr>
        <w:t>a</w:t>
      </w:r>
      <w:r w:rsidRPr="00060C26">
        <w:rPr>
          <w:color w:val="222222"/>
          <w:sz w:val="22"/>
          <w:szCs w:val="22"/>
          <w:shd w:val="clear" w:color="auto" w:fill="FFFFFF"/>
          <w:lang w:val="el-GR"/>
        </w:rPr>
        <w:t>-</w:t>
      </w:r>
      <w:r w:rsidRPr="00060C26">
        <w:rPr>
          <w:color w:val="222222"/>
          <w:sz w:val="22"/>
          <w:szCs w:val="22"/>
          <w:shd w:val="clear" w:color="auto" w:fill="FFFFFF"/>
          <w:lang w:val="en-US"/>
        </w:rPr>
        <w:t>Ayala</w:t>
      </w:r>
      <w:r w:rsidRPr="00060C26">
        <w:rPr>
          <w:color w:val="222222"/>
          <w:sz w:val="22"/>
          <w:szCs w:val="22"/>
          <w:shd w:val="clear" w:color="auto" w:fill="FFFFFF"/>
          <w:lang w:val="el-GR"/>
        </w:rPr>
        <w:t xml:space="preserve">, 2014, σελ. 1436). </w:t>
      </w:r>
      <w:r w:rsidRPr="00060C26">
        <w:rPr>
          <w:color w:val="222222"/>
          <w:sz w:val="22"/>
          <w:szCs w:val="22"/>
          <w:shd w:val="clear" w:color="auto" w:fill="FFFFFF"/>
          <w:lang w:val="el-GR"/>
        </w:rPr>
        <w:lastRenderedPageBreak/>
        <w:t>Κάποιες προσεγγίσεις χρησιμοποιούν συνδυασμό περισσότερων από μιας μεθόδου των 52 με βάση των οποίων έχουν οργανωθεί οι προσεγγίσεις, ωστόσο οι μέθοδοι που αναφέρθηκαν στην αρχή της παραγράφου χρησιμοποιούνται από το 55% περίπου των προσεγγίσεων που εξετάζονται στη συγκεκριμένη εργασία (</w:t>
      </w:r>
      <w:r w:rsidRPr="00060C26">
        <w:rPr>
          <w:color w:val="222222"/>
          <w:sz w:val="22"/>
          <w:szCs w:val="22"/>
          <w:shd w:val="clear" w:color="auto" w:fill="FFFFFF"/>
          <w:lang w:val="en-US"/>
        </w:rPr>
        <w:t>Pe</w:t>
      </w:r>
      <w:r w:rsidRPr="00060C26">
        <w:rPr>
          <w:color w:val="222222"/>
          <w:sz w:val="22"/>
          <w:szCs w:val="22"/>
          <w:shd w:val="clear" w:color="auto" w:fill="FFFFFF"/>
          <w:lang w:val="el-GR"/>
        </w:rPr>
        <w:t>ñ</w:t>
      </w:r>
      <w:r w:rsidRPr="00060C26">
        <w:rPr>
          <w:color w:val="222222"/>
          <w:sz w:val="22"/>
          <w:szCs w:val="22"/>
          <w:shd w:val="clear" w:color="auto" w:fill="FFFFFF"/>
          <w:lang w:val="en-US"/>
        </w:rPr>
        <w:t>a</w:t>
      </w:r>
      <w:r w:rsidRPr="00060C26">
        <w:rPr>
          <w:color w:val="222222"/>
          <w:sz w:val="22"/>
          <w:szCs w:val="22"/>
          <w:shd w:val="clear" w:color="auto" w:fill="FFFFFF"/>
          <w:lang w:val="el-GR"/>
        </w:rPr>
        <w:t>-</w:t>
      </w:r>
      <w:r w:rsidRPr="00060C26">
        <w:rPr>
          <w:color w:val="222222"/>
          <w:sz w:val="22"/>
          <w:szCs w:val="22"/>
          <w:shd w:val="clear" w:color="auto" w:fill="FFFFFF"/>
          <w:lang w:val="en-US"/>
        </w:rPr>
        <w:t>Ayala</w:t>
      </w:r>
      <w:r w:rsidRPr="00060C26">
        <w:rPr>
          <w:color w:val="222222"/>
          <w:sz w:val="22"/>
          <w:szCs w:val="22"/>
          <w:shd w:val="clear" w:color="auto" w:fill="FFFFFF"/>
          <w:lang w:val="el-GR"/>
        </w:rPr>
        <w:t xml:space="preserve">, 2014, σελ. 1436). </w:t>
      </w:r>
    </w:p>
    <w:p w14:paraId="57DA7F56" w14:textId="50524DBE" w:rsidR="00060C26" w:rsidRPr="00060C26" w:rsidRDefault="00060C26" w:rsidP="00060C26">
      <w:pPr>
        <w:pStyle w:val="Default"/>
        <w:spacing w:before="240" w:line="360" w:lineRule="auto"/>
        <w:ind w:right="-7" w:firstLine="284"/>
        <w:jc w:val="both"/>
        <w:rPr>
          <w:color w:val="222222"/>
          <w:sz w:val="22"/>
          <w:szCs w:val="22"/>
          <w:shd w:val="clear" w:color="auto" w:fill="FFFFFF"/>
          <w:lang w:val="el-GR"/>
        </w:rPr>
      </w:pPr>
      <w:r w:rsidRPr="00060C26">
        <w:rPr>
          <w:color w:val="222222"/>
          <w:sz w:val="22"/>
          <w:szCs w:val="22"/>
          <w:shd w:val="clear" w:color="auto" w:fill="FFFFFF"/>
          <w:lang w:val="el-GR"/>
        </w:rPr>
        <w:t>Οι τεχνικές που χρησιμοποιούνται από το 45% περίπου των προσεγγίσεων που εξετάζονται είναι η λογιστική παλινδρόμηση (</w:t>
      </w:r>
      <w:r w:rsidRPr="00060C26">
        <w:rPr>
          <w:color w:val="222222"/>
          <w:sz w:val="22"/>
          <w:szCs w:val="22"/>
          <w:shd w:val="clear" w:color="auto" w:fill="FFFFFF"/>
          <w:lang w:val="en-US"/>
        </w:rPr>
        <w:t>l</w:t>
      </w:r>
      <w:r w:rsidRPr="00060C26">
        <w:rPr>
          <w:color w:val="222222"/>
          <w:sz w:val="22"/>
          <w:szCs w:val="22"/>
          <w:shd w:val="clear" w:color="auto" w:fill="FFFFFF"/>
          <w:lang w:val="el-GR"/>
        </w:rPr>
        <w:t>ogistic regression), η γραμμική παλινδρόμηση (</w:t>
      </w:r>
      <w:r w:rsidRPr="00060C26">
        <w:rPr>
          <w:color w:val="222222"/>
          <w:sz w:val="22"/>
          <w:szCs w:val="22"/>
          <w:shd w:val="clear" w:color="auto" w:fill="FFFFFF"/>
          <w:lang w:val="en-US"/>
        </w:rPr>
        <w:t>l</w:t>
      </w:r>
      <w:r w:rsidRPr="00060C26">
        <w:rPr>
          <w:color w:val="222222"/>
          <w:sz w:val="22"/>
          <w:szCs w:val="22"/>
          <w:shd w:val="clear" w:color="auto" w:fill="FFFFFF"/>
          <w:lang w:val="el-GR"/>
        </w:rPr>
        <w:t>inear regression), οι συχνότητες (</w:t>
      </w:r>
      <w:r w:rsidRPr="00060C26">
        <w:rPr>
          <w:color w:val="222222"/>
          <w:sz w:val="22"/>
          <w:szCs w:val="22"/>
          <w:shd w:val="clear" w:color="auto" w:fill="FFFFFF"/>
          <w:lang w:val="en-US"/>
        </w:rPr>
        <w:t>f</w:t>
      </w:r>
      <w:r w:rsidRPr="00060C26">
        <w:rPr>
          <w:color w:val="222222"/>
          <w:sz w:val="22"/>
          <w:szCs w:val="22"/>
          <w:shd w:val="clear" w:color="auto" w:fill="FFFFFF"/>
          <w:lang w:val="el-GR"/>
        </w:rPr>
        <w:t>requencies) και η ιεραρχική ομαδοποίηση (</w:t>
      </w:r>
      <w:r w:rsidRPr="00060C26">
        <w:rPr>
          <w:color w:val="222222"/>
          <w:sz w:val="22"/>
          <w:szCs w:val="22"/>
          <w:shd w:val="clear" w:color="auto" w:fill="FFFFFF"/>
          <w:lang w:val="en-US"/>
        </w:rPr>
        <w:t>h</w:t>
      </w:r>
      <w:r w:rsidRPr="00060C26">
        <w:rPr>
          <w:color w:val="222222"/>
          <w:sz w:val="22"/>
          <w:szCs w:val="22"/>
          <w:shd w:val="clear" w:color="auto" w:fill="FFFFFF"/>
          <w:lang w:val="el-GR"/>
        </w:rPr>
        <w:t>ierarchical clustering) (</w:t>
      </w:r>
      <w:r w:rsidRPr="00060C26">
        <w:rPr>
          <w:color w:val="222222"/>
          <w:sz w:val="22"/>
          <w:szCs w:val="22"/>
          <w:shd w:val="clear" w:color="auto" w:fill="FFFFFF"/>
          <w:lang w:val="en-US"/>
        </w:rPr>
        <w:t>Pe</w:t>
      </w:r>
      <w:r w:rsidRPr="00060C26">
        <w:rPr>
          <w:color w:val="222222"/>
          <w:sz w:val="22"/>
          <w:szCs w:val="22"/>
          <w:shd w:val="clear" w:color="auto" w:fill="FFFFFF"/>
          <w:lang w:val="el-GR"/>
        </w:rPr>
        <w:t>ñ</w:t>
      </w:r>
      <w:r w:rsidRPr="00060C26">
        <w:rPr>
          <w:color w:val="222222"/>
          <w:sz w:val="22"/>
          <w:szCs w:val="22"/>
          <w:shd w:val="clear" w:color="auto" w:fill="FFFFFF"/>
          <w:lang w:val="en-US"/>
        </w:rPr>
        <w:t>a</w:t>
      </w:r>
      <w:r w:rsidRPr="00060C26">
        <w:rPr>
          <w:color w:val="222222"/>
          <w:sz w:val="22"/>
          <w:szCs w:val="22"/>
          <w:shd w:val="clear" w:color="auto" w:fill="FFFFFF"/>
          <w:lang w:val="el-GR"/>
        </w:rPr>
        <w:t>-</w:t>
      </w:r>
      <w:r w:rsidRPr="00060C26">
        <w:rPr>
          <w:color w:val="222222"/>
          <w:sz w:val="22"/>
          <w:szCs w:val="22"/>
          <w:shd w:val="clear" w:color="auto" w:fill="FFFFFF"/>
          <w:lang w:val="en-US"/>
        </w:rPr>
        <w:t>Ayala</w:t>
      </w:r>
      <w:r w:rsidRPr="00060C26">
        <w:rPr>
          <w:color w:val="222222"/>
          <w:sz w:val="22"/>
          <w:szCs w:val="22"/>
          <w:shd w:val="clear" w:color="auto" w:fill="FFFFFF"/>
          <w:lang w:val="el-GR"/>
        </w:rPr>
        <w:t>, 2014, σελ. 1436). Ωστόσο, κάποιες χρησιμοποιούν συνδυασμό παραπάνω από μιας τεχνικής των 43 τεχνικών βάση των οποίων είναι οργανωμένες οι προσεγγίσεις (</w:t>
      </w:r>
      <w:r w:rsidRPr="00060C26">
        <w:rPr>
          <w:color w:val="222222"/>
          <w:sz w:val="22"/>
          <w:szCs w:val="22"/>
          <w:shd w:val="clear" w:color="auto" w:fill="FFFFFF"/>
          <w:lang w:val="en-US"/>
        </w:rPr>
        <w:t>Pe</w:t>
      </w:r>
      <w:r w:rsidRPr="00060C26">
        <w:rPr>
          <w:color w:val="222222"/>
          <w:sz w:val="22"/>
          <w:szCs w:val="22"/>
          <w:shd w:val="clear" w:color="auto" w:fill="FFFFFF"/>
          <w:lang w:val="el-GR"/>
        </w:rPr>
        <w:t>ñ</w:t>
      </w:r>
      <w:r w:rsidRPr="00060C26">
        <w:rPr>
          <w:color w:val="222222"/>
          <w:sz w:val="22"/>
          <w:szCs w:val="22"/>
          <w:shd w:val="clear" w:color="auto" w:fill="FFFFFF"/>
          <w:lang w:val="en-US"/>
        </w:rPr>
        <w:t>a</w:t>
      </w:r>
      <w:r w:rsidRPr="00060C26">
        <w:rPr>
          <w:color w:val="222222"/>
          <w:sz w:val="22"/>
          <w:szCs w:val="22"/>
          <w:shd w:val="clear" w:color="auto" w:fill="FFFFFF"/>
          <w:lang w:val="el-GR"/>
        </w:rPr>
        <w:t>-</w:t>
      </w:r>
      <w:r w:rsidRPr="00060C26">
        <w:rPr>
          <w:color w:val="222222"/>
          <w:sz w:val="22"/>
          <w:szCs w:val="22"/>
          <w:shd w:val="clear" w:color="auto" w:fill="FFFFFF"/>
          <w:lang w:val="en-US"/>
        </w:rPr>
        <w:t>Ayala</w:t>
      </w:r>
      <w:r w:rsidRPr="00060C26">
        <w:rPr>
          <w:color w:val="222222"/>
          <w:sz w:val="22"/>
          <w:szCs w:val="22"/>
          <w:shd w:val="clear" w:color="auto" w:fill="FFFFFF"/>
          <w:lang w:val="el-GR"/>
        </w:rPr>
        <w:t xml:space="preserve">, 2014, σελ. 1436).  </w:t>
      </w:r>
    </w:p>
    <w:p w14:paraId="7453ED31" w14:textId="0229451E" w:rsidR="00060C26" w:rsidRPr="00060C26" w:rsidRDefault="00060C26" w:rsidP="00060C26">
      <w:pPr>
        <w:pStyle w:val="Default"/>
        <w:spacing w:before="240" w:line="360" w:lineRule="auto"/>
        <w:ind w:right="-7" w:firstLine="284"/>
        <w:jc w:val="both"/>
        <w:rPr>
          <w:color w:val="222222"/>
          <w:sz w:val="22"/>
          <w:szCs w:val="22"/>
          <w:shd w:val="clear" w:color="auto" w:fill="FFFFFF"/>
          <w:lang w:val="el-GR"/>
        </w:rPr>
      </w:pPr>
      <w:r w:rsidRPr="00060C26">
        <w:rPr>
          <w:color w:val="222222"/>
          <w:sz w:val="22"/>
          <w:szCs w:val="22"/>
          <w:shd w:val="clear" w:color="auto" w:fill="FFFFFF"/>
          <w:lang w:val="el-GR"/>
        </w:rPr>
        <w:t>Στη συνέχεια ακολουθούν οι αλγόριθμοι (</w:t>
      </w:r>
      <w:r w:rsidRPr="00060C26">
        <w:rPr>
          <w:color w:val="222222"/>
          <w:sz w:val="22"/>
          <w:szCs w:val="22"/>
          <w:shd w:val="clear" w:color="auto" w:fill="FFFFFF"/>
          <w:lang w:val="en-US"/>
        </w:rPr>
        <w:t>algorithm</w:t>
      </w:r>
      <w:r w:rsidRPr="00060C26">
        <w:rPr>
          <w:color w:val="222222"/>
          <w:sz w:val="22"/>
          <w:szCs w:val="22"/>
          <w:shd w:val="clear" w:color="auto" w:fill="FFFFFF"/>
          <w:lang w:val="el-GR"/>
        </w:rPr>
        <w:t>), οι εξισώσεις (</w:t>
      </w:r>
      <w:r w:rsidRPr="00060C26">
        <w:rPr>
          <w:color w:val="222222"/>
          <w:sz w:val="22"/>
          <w:szCs w:val="22"/>
          <w:shd w:val="clear" w:color="auto" w:fill="FFFFFF"/>
          <w:lang w:val="en-US"/>
        </w:rPr>
        <w:t>equation</w:t>
      </w:r>
      <w:r w:rsidRPr="00060C26">
        <w:rPr>
          <w:color w:val="222222"/>
          <w:sz w:val="22"/>
          <w:szCs w:val="22"/>
          <w:shd w:val="clear" w:color="auto" w:fill="FFFFFF"/>
          <w:lang w:val="el-GR"/>
        </w:rPr>
        <w:t>) και το πλαίσιο (</w:t>
      </w:r>
      <w:r w:rsidRPr="00060C26">
        <w:rPr>
          <w:color w:val="222222"/>
          <w:sz w:val="22"/>
          <w:szCs w:val="22"/>
          <w:shd w:val="clear" w:color="auto" w:fill="FFFFFF"/>
          <w:lang w:val="en-US"/>
        </w:rPr>
        <w:t>frame</w:t>
      </w:r>
      <w:r w:rsidRPr="00060C26">
        <w:rPr>
          <w:color w:val="222222"/>
          <w:sz w:val="22"/>
          <w:szCs w:val="22"/>
          <w:shd w:val="clear" w:color="auto" w:fill="FFFFFF"/>
          <w:lang w:val="el-GR"/>
        </w:rPr>
        <w:t xml:space="preserve">), όπου εφαρμόζονται για την εξόρυξη των δεδομένων (Peña-Ayala, 2014, </w:t>
      </w:r>
      <w:r w:rsidRPr="00060C26">
        <w:rPr>
          <w:rFonts w:eastAsia="Times New Roman"/>
          <w:sz w:val="22"/>
          <w:szCs w:val="22"/>
          <w:lang w:val="el-GR"/>
        </w:rPr>
        <w:t>όπ. αναφ. στους Wu et al., 2008, σελ. 1436)</w:t>
      </w:r>
      <w:r w:rsidRPr="00060C26">
        <w:rPr>
          <w:color w:val="222222"/>
          <w:sz w:val="22"/>
          <w:szCs w:val="22"/>
          <w:shd w:val="clear" w:color="auto" w:fill="FFFFFF"/>
          <w:lang w:val="el-GR"/>
        </w:rPr>
        <w:t>. Όσο</w:t>
      </w:r>
      <w:r w:rsidR="00A13B41">
        <w:rPr>
          <w:color w:val="222222"/>
          <w:sz w:val="22"/>
          <w:szCs w:val="22"/>
          <w:shd w:val="clear" w:color="auto" w:fill="FFFFFF"/>
          <w:lang w:val="el-GR"/>
        </w:rPr>
        <w:t xml:space="preserve">ν </w:t>
      </w:r>
      <w:r w:rsidRPr="00060C26">
        <w:rPr>
          <w:color w:val="222222"/>
          <w:sz w:val="22"/>
          <w:szCs w:val="22"/>
          <w:shd w:val="clear" w:color="auto" w:fill="FFFFFF"/>
          <w:lang w:val="el-GR"/>
        </w:rPr>
        <w:t xml:space="preserve">αφορά τους αλγορίθμους που χρησιμοποιήθηκαν από το δείγμα της συγκεκριμένης έρευνας οι τέσσερις πιο διαδεδομένοι ήταν οι εξής: </w:t>
      </w:r>
      <w:r w:rsidRPr="00060C26">
        <w:rPr>
          <w:color w:val="222222"/>
          <w:sz w:val="22"/>
          <w:szCs w:val="22"/>
          <w:shd w:val="clear" w:color="auto" w:fill="FFFFFF"/>
          <w:lang w:val="en-US"/>
        </w:rPr>
        <w:t>k</w:t>
      </w:r>
      <w:r w:rsidRPr="00060C26">
        <w:rPr>
          <w:color w:val="222222"/>
          <w:sz w:val="22"/>
          <w:szCs w:val="22"/>
          <w:shd w:val="clear" w:color="auto" w:fill="FFFFFF"/>
          <w:lang w:val="el-GR"/>
        </w:rPr>
        <w:t xml:space="preserve">-means, </w:t>
      </w:r>
      <w:r w:rsidRPr="00060C26">
        <w:rPr>
          <w:color w:val="222222"/>
          <w:sz w:val="22"/>
          <w:szCs w:val="22"/>
          <w:shd w:val="clear" w:color="auto" w:fill="FFFFFF"/>
          <w:lang w:val="en-US"/>
        </w:rPr>
        <w:t>e</w:t>
      </w:r>
      <w:r w:rsidRPr="00060C26">
        <w:rPr>
          <w:color w:val="222222"/>
          <w:sz w:val="22"/>
          <w:szCs w:val="22"/>
          <w:shd w:val="clear" w:color="auto" w:fill="FFFFFF"/>
          <w:lang w:val="el-GR"/>
        </w:rPr>
        <w:t xml:space="preserve">xpectation maximization, J48 και </w:t>
      </w:r>
      <w:r w:rsidRPr="00060C26">
        <w:rPr>
          <w:color w:val="222222"/>
          <w:sz w:val="22"/>
          <w:szCs w:val="22"/>
          <w:shd w:val="clear" w:color="auto" w:fill="FFFFFF"/>
          <w:lang w:val="en-US"/>
        </w:rPr>
        <w:t>n</w:t>
      </w:r>
      <w:r w:rsidRPr="00060C26">
        <w:rPr>
          <w:color w:val="222222"/>
          <w:sz w:val="22"/>
          <w:szCs w:val="22"/>
          <w:shd w:val="clear" w:color="auto" w:fill="FFFFFF"/>
          <w:lang w:val="el-GR"/>
        </w:rPr>
        <w:t>aive</w:t>
      </w:r>
      <w:r w:rsidRPr="00060C26">
        <w:rPr>
          <w:color w:val="222222"/>
          <w:sz w:val="22"/>
          <w:szCs w:val="22"/>
          <w:shd w:val="clear" w:color="auto" w:fill="FFFFFF"/>
          <w:lang w:val="en-US"/>
        </w:rPr>
        <w:t>b</w:t>
      </w:r>
      <w:r w:rsidRPr="00060C26">
        <w:rPr>
          <w:color w:val="222222"/>
          <w:sz w:val="22"/>
          <w:szCs w:val="22"/>
          <w:shd w:val="clear" w:color="auto" w:fill="FFFFFF"/>
          <w:lang w:val="el-GR"/>
        </w:rPr>
        <w:t>ayes και πολλές προσεγγίσεις χρησιμοποίησαν συνδυασμό των συνολικά 143 αλγορίθμων (</w:t>
      </w:r>
      <w:r w:rsidRPr="00060C26">
        <w:rPr>
          <w:color w:val="222222"/>
          <w:sz w:val="22"/>
          <w:szCs w:val="22"/>
          <w:shd w:val="clear" w:color="auto" w:fill="FFFFFF"/>
          <w:lang w:val="en-US"/>
        </w:rPr>
        <w:t>Pe</w:t>
      </w:r>
      <w:r w:rsidRPr="00060C26">
        <w:rPr>
          <w:color w:val="222222"/>
          <w:sz w:val="22"/>
          <w:szCs w:val="22"/>
          <w:shd w:val="clear" w:color="auto" w:fill="FFFFFF"/>
          <w:lang w:val="el-GR"/>
        </w:rPr>
        <w:t>ñ</w:t>
      </w:r>
      <w:r w:rsidRPr="00060C26">
        <w:rPr>
          <w:color w:val="222222"/>
          <w:sz w:val="22"/>
          <w:szCs w:val="22"/>
          <w:shd w:val="clear" w:color="auto" w:fill="FFFFFF"/>
          <w:lang w:val="en-US"/>
        </w:rPr>
        <w:t>a</w:t>
      </w:r>
      <w:r w:rsidRPr="00060C26">
        <w:rPr>
          <w:color w:val="222222"/>
          <w:sz w:val="22"/>
          <w:szCs w:val="22"/>
          <w:shd w:val="clear" w:color="auto" w:fill="FFFFFF"/>
          <w:lang w:val="el-GR"/>
        </w:rPr>
        <w:t>-</w:t>
      </w:r>
      <w:r w:rsidRPr="00060C26">
        <w:rPr>
          <w:color w:val="222222"/>
          <w:sz w:val="22"/>
          <w:szCs w:val="22"/>
          <w:shd w:val="clear" w:color="auto" w:fill="FFFFFF"/>
          <w:lang w:val="en-US"/>
        </w:rPr>
        <w:t>Ayala</w:t>
      </w:r>
      <w:r w:rsidRPr="00060C26">
        <w:rPr>
          <w:color w:val="222222"/>
          <w:sz w:val="22"/>
          <w:szCs w:val="22"/>
          <w:shd w:val="clear" w:color="auto" w:fill="FFFFFF"/>
          <w:lang w:val="el-GR"/>
        </w:rPr>
        <w:t xml:space="preserve">, 2014, σελ. 1436). </w:t>
      </w:r>
    </w:p>
    <w:p w14:paraId="52BF60AB" w14:textId="77777777" w:rsidR="00060C26" w:rsidRPr="00060C26" w:rsidRDefault="00060C26" w:rsidP="00060C26">
      <w:pPr>
        <w:pStyle w:val="Default"/>
        <w:spacing w:before="240" w:line="360" w:lineRule="auto"/>
        <w:ind w:right="-7" w:firstLine="284"/>
        <w:jc w:val="both"/>
        <w:rPr>
          <w:color w:val="222222"/>
          <w:sz w:val="22"/>
          <w:szCs w:val="22"/>
          <w:shd w:val="clear" w:color="auto" w:fill="FFFFFF"/>
          <w:lang w:val="el-GR"/>
        </w:rPr>
      </w:pPr>
      <w:r w:rsidRPr="00060C26">
        <w:rPr>
          <w:color w:val="222222"/>
          <w:sz w:val="22"/>
          <w:szCs w:val="22"/>
          <w:shd w:val="clear" w:color="auto" w:fill="FFFFFF"/>
          <w:lang w:val="el-GR"/>
        </w:rPr>
        <w:t xml:space="preserve">Οι εξισώσεις </w:t>
      </w:r>
      <w:r w:rsidRPr="00060C26">
        <w:rPr>
          <w:color w:val="222222"/>
          <w:sz w:val="22"/>
          <w:szCs w:val="22"/>
          <w:shd w:val="clear" w:color="auto" w:fill="FFFFFF"/>
          <w:lang w:val="en-US"/>
        </w:rPr>
        <w:t>statistical</w:t>
      </w:r>
      <w:r w:rsidRPr="00060C26">
        <w:rPr>
          <w:color w:val="222222"/>
          <w:sz w:val="22"/>
          <w:szCs w:val="22"/>
          <w:shd w:val="clear" w:color="auto" w:fill="FFFFFF"/>
          <w:lang w:val="el-GR"/>
        </w:rPr>
        <w:t xml:space="preserve">, </w:t>
      </w:r>
      <w:r w:rsidRPr="00060C26">
        <w:rPr>
          <w:color w:val="222222"/>
          <w:sz w:val="22"/>
          <w:szCs w:val="22"/>
          <w:shd w:val="clear" w:color="auto" w:fill="FFFFFF"/>
          <w:lang w:val="en-US"/>
        </w:rPr>
        <w:t>descriptive</w:t>
      </w:r>
      <w:r w:rsidRPr="00060C26">
        <w:rPr>
          <w:color w:val="222222"/>
          <w:sz w:val="22"/>
          <w:szCs w:val="22"/>
          <w:shd w:val="clear" w:color="auto" w:fill="FFFFFF"/>
          <w:lang w:val="el-GR"/>
        </w:rPr>
        <w:t xml:space="preserve"> </w:t>
      </w:r>
      <w:r w:rsidRPr="00060C26">
        <w:rPr>
          <w:color w:val="222222"/>
          <w:sz w:val="22"/>
          <w:szCs w:val="22"/>
          <w:shd w:val="clear" w:color="auto" w:fill="FFFFFF"/>
          <w:lang w:val="en-US"/>
        </w:rPr>
        <w:t>statistical</w:t>
      </w:r>
      <w:r w:rsidRPr="00060C26">
        <w:rPr>
          <w:color w:val="222222"/>
          <w:sz w:val="22"/>
          <w:szCs w:val="22"/>
          <w:shd w:val="clear" w:color="auto" w:fill="FFFFFF"/>
          <w:lang w:val="el-GR"/>
        </w:rPr>
        <w:t xml:space="preserve"> και </w:t>
      </w:r>
      <w:r w:rsidRPr="00060C26">
        <w:rPr>
          <w:color w:val="222222"/>
          <w:sz w:val="22"/>
          <w:szCs w:val="22"/>
          <w:shd w:val="clear" w:color="auto" w:fill="FFFFFF"/>
          <w:lang w:val="en-US"/>
        </w:rPr>
        <w:t>logistic</w:t>
      </w:r>
      <w:r w:rsidRPr="00060C26">
        <w:rPr>
          <w:color w:val="222222"/>
          <w:sz w:val="22"/>
          <w:szCs w:val="22"/>
          <w:shd w:val="clear" w:color="auto" w:fill="FFFFFF"/>
          <w:lang w:val="el-GR"/>
        </w:rPr>
        <w:t xml:space="preserve"> </w:t>
      </w:r>
      <w:r w:rsidRPr="00060C26">
        <w:rPr>
          <w:color w:val="222222"/>
          <w:sz w:val="22"/>
          <w:szCs w:val="22"/>
          <w:shd w:val="clear" w:color="auto" w:fill="FFFFFF"/>
          <w:lang w:val="en-US"/>
        </w:rPr>
        <w:t>regression</w:t>
      </w:r>
      <w:r w:rsidRPr="00060C26">
        <w:rPr>
          <w:color w:val="222222"/>
          <w:sz w:val="22"/>
          <w:szCs w:val="22"/>
          <w:shd w:val="clear" w:color="auto" w:fill="FFFFFF"/>
          <w:lang w:val="el-GR"/>
        </w:rPr>
        <w:t xml:space="preserve"> είναι οι τρεις πρώτες στη λίστα με τις πιο πολυχρησιμοποιημένες εξισώσεις των προσεγγίσεων ενώ πολλές προσεγγίσεις χρησιμοποίησαν συνδυασμό των 40 εξισώσεων που βρέθηκαν (</w:t>
      </w:r>
      <w:r w:rsidRPr="00060C26">
        <w:rPr>
          <w:color w:val="222222"/>
          <w:sz w:val="22"/>
          <w:szCs w:val="22"/>
          <w:shd w:val="clear" w:color="auto" w:fill="FFFFFF"/>
          <w:lang w:val="en-US"/>
        </w:rPr>
        <w:t>Pe</w:t>
      </w:r>
      <w:r w:rsidRPr="00060C26">
        <w:rPr>
          <w:color w:val="222222"/>
          <w:sz w:val="22"/>
          <w:szCs w:val="22"/>
          <w:shd w:val="clear" w:color="auto" w:fill="FFFFFF"/>
          <w:lang w:val="el-GR"/>
        </w:rPr>
        <w:t>ñ</w:t>
      </w:r>
      <w:r w:rsidRPr="00060C26">
        <w:rPr>
          <w:color w:val="222222"/>
          <w:sz w:val="22"/>
          <w:szCs w:val="22"/>
          <w:shd w:val="clear" w:color="auto" w:fill="FFFFFF"/>
          <w:lang w:val="en-US"/>
        </w:rPr>
        <w:t>a</w:t>
      </w:r>
      <w:r w:rsidRPr="00060C26">
        <w:rPr>
          <w:color w:val="222222"/>
          <w:sz w:val="22"/>
          <w:szCs w:val="22"/>
          <w:shd w:val="clear" w:color="auto" w:fill="FFFFFF"/>
          <w:lang w:val="el-GR"/>
        </w:rPr>
        <w:t>-</w:t>
      </w:r>
      <w:r w:rsidRPr="00060C26">
        <w:rPr>
          <w:color w:val="222222"/>
          <w:sz w:val="22"/>
          <w:szCs w:val="22"/>
          <w:shd w:val="clear" w:color="auto" w:fill="FFFFFF"/>
          <w:lang w:val="en-US"/>
        </w:rPr>
        <w:t>Ayala</w:t>
      </w:r>
      <w:r w:rsidRPr="00060C26">
        <w:rPr>
          <w:color w:val="222222"/>
          <w:sz w:val="22"/>
          <w:szCs w:val="22"/>
          <w:shd w:val="clear" w:color="auto" w:fill="FFFFFF"/>
          <w:lang w:val="el-GR"/>
        </w:rPr>
        <w:t xml:space="preserve">, 2014, σελ. 1436). Επίσης, τα πλαίσια </w:t>
      </w:r>
      <w:r w:rsidRPr="00060C26">
        <w:rPr>
          <w:color w:val="222222"/>
          <w:sz w:val="22"/>
          <w:szCs w:val="22"/>
          <w:shd w:val="clear" w:color="auto" w:fill="FFFFFF"/>
          <w:lang w:val="en-US"/>
        </w:rPr>
        <w:t>bayesian</w:t>
      </w:r>
      <w:r w:rsidRPr="00060C26">
        <w:rPr>
          <w:color w:val="222222"/>
          <w:sz w:val="22"/>
          <w:szCs w:val="22"/>
          <w:shd w:val="clear" w:color="auto" w:fill="FFFFFF"/>
          <w:lang w:val="el-GR"/>
        </w:rPr>
        <w:t xml:space="preserve"> </w:t>
      </w:r>
      <w:r w:rsidRPr="00060C26">
        <w:rPr>
          <w:color w:val="222222"/>
          <w:sz w:val="22"/>
          <w:szCs w:val="22"/>
          <w:shd w:val="clear" w:color="auto" w:fill="FFFFFF"/>
          <w:lang w:val="en-US"/>
        </w:rPr>
        <w:t>networks</w:t>
      </w:r>
      <w:r w:rsidRPr="00060C26">
        <w:rPr>
          <w:color w:val="222222"/>
          <w:sz w:val="22"/>
          <w:szCs w:val="22"/>
          <w:shd w:val="clear" w:color="auto" w:fill="FFFFFF"/>
          <w:lang w:val="el-GR"/>
        </w:rPr>
        <w:t xml:space="preserve"> και </w:t>
      </w:r>
      <w:r w:rsidRPr="00060C26">
        <w:rPr>
          <w:color w:val="222222"/>
          <w:sz w:val="22"/>
          <w:szCs w:val="22"/>
          <w:shd w:val="clear" w:color="auto" w:fill="FFFFFF"/>
          <w:lang w:val="en-US"/>
        </w:rPr>
        <w:t>dynamical</w:t>
      </w:r>
      <w:r w:rsidRPr="00060C26">
        <w:rPr>
          <w:color w:val="222222"/>
          <w:sz w:val="22"/>
          <w:szCs w:val="22"/>
          <w:shd w:val="clear" w:color="auto" w:fill="FFFFFF"/>
          <w:lang w:val="el-GR"/>
        </w:rPr>
        <w:t xml:space="preserve"> </w:t>
      </w:r>
      <w:r w:rsidRPr="00060C26">
        <w:rPr>
          <w:color w:val="222222"/>
          <w:sz w:val="22"/>
          <w:szCs w:val="22"/>
          <w:shd w:val="clear" w:color="auto" w:fill="FFFFFF"/>
          <w:lang w:val="en-US"/>
        </w:rPr>
        <w:t>bayesian</w:t>
      </w:r>
      <w:r w:rsidRPr="00060C26">
        <w:rPr>
          <w:color w:val="222222"/>
          <w:sz w:val="22"/>
          <w:szCs w:val="22"/>
          <w:shd w:val="clear" w:color="auto" w:fill="FFFFFF"/>
          <w:lang w:val="el-GR"/>
        </w:rPr>
        <w:t xml:space="preserve"> </w:t>
      </w:r>
      <w:r w:rsidRPr="00060C26">
        <w:rPr>
          <w:color w:val="222222"/>
          <w:sz w:val="22"/>
          <w:szCs w:val="22"/>
          <w:shd w:val="clear" w:color="auto" w:fill="FFFFFF"/>
          <w:lang w:val="en-US"/>
        </w:rPr>
        <w:t>networks</w:t>
      </w:r>
      <w:r w:rsidRPr="00060C26">
        <w:rPr>
          <w:color w:val="222222"/>
          <w:sz w:val="22"/>
          <w:szCs w:val="22"/>
          <w:shd w:val="clear" w:color="auto" w:fill="FFFFFF"/>
          <w:lang w:val="el-GR"/>
        </w:rPr>
        <w:t xml:space="preserve"> είναι τα πιο γνωστά και κάποιες από τις προσεγγίσεις χρησιμοποιούν συνδυασμό των 18 πλαισίων βάση των οποίων είναι οργανωμένες</w:t>
      </w:r>
      <w:r w:rsidR="00E36F88" w:rsidRPr="00E36F88">
        <w:rPr>
          <w:color w:val="222222"/>
          <w:sz w:val="22"/>
          <w:szCs w:val="22"/>
          <w:shd w:val="clear" w:color="auto" w:fill="FFFFFF"/>
          <w:lang w:val="el-GR"/>
        </w:rPr>
        <w:t xml:space="preserve"> </w:t>
      </w:r>
      <w:r w:rsidR="00E36F88" w:rsidRPr="00060C26">
        <w:rPr>
          <w:color w:val="222222"/>
          <w:sz w:val="22"/>
          <w:szCs w:val="22"/>
          <w:shd w:val="clear" w:color="auto" w:fill="FFFFFF"/>
          <w:lang w:val="el-GR"/>
        </w:rPr>
        <w:t>(</w:t>
      </w:r>
      <w:r w:rsidR="00E36F88" w:rsidRPr="00060C26">
        <w:rPr>
          <w:color w:val="222222"/>
          <w:sz w:val="22"/>
          <w:szCs w:val="22"/>
          <w:shd w:val="clear" w:color="auto" w:fill="FFFFFF"/>
          <w:lang w:val="en-US"/>
        </w:rPr>
        <w:t>Pe</w:t>
      </w:r>
      <w:r w:rsidR="00E36F88" w:rsidRPr="00060C26">
        <w:rPr>
          <w:color w:val="222222"/>
          <w:sz w:val="22"/>
          <w:szCs w:val="22"/>
          <w:shd w:val="clear" w:color="auto" w:fill="FFFFFF"/>
          <w:lang w:val="el-GR"/>
        </w:rPr>
        <w:t>ñ</w:t>
      </w:r>
      <w:r w:rsidR="00E36F88" w:rsidRPr="00060C26">
        <w:rPr>
          <w:color w:val="222222"/>
          <w:sz w:val="22"/>
          <w:szCs w:val="22"/>
          <w:shd w:val="clear" w:color="auto" w:fill="FFFFFF"/>
          <w:lang w:val="en-US"/>
        </w:rPr>
        <w:t>a</w:t>
      </w:r>
      <w:r w:rsidR="00E36F88" w:rsidRPr="00060C26">
        <w:rPr>
          <w:color w:val="222222"/>
          <w:sz w:val="22"/>
          <w:szCs w:val="22"/>
          <w:shd w:val="clear" w:color="auto" w:fill="FFFFFF"/>
          <w:lang w:val="el-GR"/>
        </w:rPr>
        <w:t>-</w:t>
      </w:r>
      <w:r w:rsidR="00E36F88" w:rsidRPr="00060C26">
        <w:rPr>
          <w:color w:val="222222"/>
          <w:sz w:val="22"/>
          <w:szCs w:val="22"/>
          <w:shd w:val="clear" w:color="auto" w:fill="FFFFFF"/>
          <w:lang w:val="en-US"/>
        </w:rPr>
        <w:t>Ayala</w:t>
      </w:r>
      <w:r w:rsidR="00E36F88" w:rsidRPr="00060C26">
        <w:rPr>
          <w:color w:val="222222"/>
          <w:sz w:val="22"/>
          <w:szCs w:val="22"/>
          <w:shd w:val="clear" w:color="auto" w:fill="FFFFFF"/>
          <w:lang w:val="el-GR"/>
        </w:rPr>
        <w:t>, 2014</w:t>
      </w:r>
      <w:r w:rsidR="00E36F88" w:rsidRPr="00E36F88">
        <w:rPr>
          <w:color w:val="222222"/>
          <w:sz w:val="22"/>
          <w:szCs w:val="22"/>
          <w:shd w:val="clear" w:color="auto" w:fill="FFFFFF"/>
          <w:lang w:val="el-GR"/>
        </w:rPr>
        <w:t xml:space="preserve">, </w:t>
      </w:r>
      <w:r w:rsidR="00E36F88">
        <w:rPr>
          <w:color w:val="222222"/>
          <w:sz w:val="22"/>
          <w:szCs w:val="22"/>
          <w:shd w:val="clear" w:color="auto" w:fill="FFFFFF"/>
          <w:lang w:val="el-GR"/>
        </w:rPr>
        <w:t>σελ. 1437)</w:t>
      </w:r>
      <w:r w:rsidRPr="00060C26">
        <w:rPr>
          <w:color w:val="222222"/>
          <w:sz w:val="22"/>
          <w:szCs w:val="22"/>
          <w:shd w:val="clear" w:color="auto" w:fill="FFFFFF"/>
          <w:lang w:val="el-GR"/>
        </w:rPr>
        <w:t xml:space="preserve">. </w:t>
      </w:r>
    </w:p>
    <w:p w14:paraId="12EC614E" w14:textId="17047252" w:rsidR="007733B3" w:rsidRPr="00834DFA" w:rsidRDefault="00060C26" w:rsidP="00060C26">
      <w:pPr>
        <w:pStyle w:val="Default"/>
        <w:spacing w:before="240" w:line="360" w:lineRule="auto"/>
        <w:ind w:right="-7" w:firstLine="284"/>
        <w:jc w:val="both"/>
        <w:rPr>
          <w:color w:val="222222"/>
          <w:sz w:val="22"/>
          <w:szCs w:val="22"/>
          <w:shd w:val="clear" w:color="auto" w:fill="FFFFFF"/>
          <w:lang w:val="el-GR"/>
        </w:rPr>
      </w:pPr>
      <w:r w:rsidRPr="00060C26">
        <w:rPr>
          <w:color w:val="222222"/>
          <w:sz w:val="22"/>
          <w:szCs w:val="22"/>
          <w:shd w:val="clear" w:color="auto" w:fill="FFFFFF"/>
          <w:lang w:val="el-GR"/>
        </w:rPr>
        <w:t xml:space="preserve">Επιπλέον, με βάση την έρευνα του </w:t>
      </w:r>
      <w:r w:rsidRPr="00060C26">
        <w:rPr>
          <w:color w:val="222222"/>
          <w:sz w:val="22"/>
          <w:szCs w:val="22"/>
          <w:shd w:val="clear" w:color="auto" w:fill="FFFFFF"/>
          <w:lang w:val="en-US"/>
        </w:rPr>
        <w:t>Pe</w:t>
      </w:r>
      <w:r w:rsidRPr="00060C26">
        <w:rPr>
          <w:color w:val="222222"/>
          <w:sz w:val="22"/>
          <w:szCs w:val="22"/>
          <w:shd w:val="clear" w:color="auto" w:fill="FFFFFF"/>
          <w:lang w:val="el-GR"/>
        </w:rPr>
        <w:t>ñ</w:t>
      </w:r>
      <w:r w:rsidRPr="00060C26">
        <w:rPr>
          <w:color w:val="222222"/>
          <w:sz w:val="22"/>
          <w:szCs w:val="22"/>
          <w:shd w:val="clear" w:color="auto" w:fill="FFFFFF"/>
          <w:lang w:val="en-US"/>
        </w:rPr>
        <w:t>a</w:t>
      </w:r>
      <w:r w:rsidRPr="00060C26">
        <w:rPr>
          <w:color w:val="222222"/>
          <w:sz w:val="22"/>
          <w:szCs w:val="22"/>
          <w:shd w:val="clear" w:color="auto" w:fill="FFFFFF"/>
          <w:lang w:val="el-GR"/>
        </w:rPr>
        <w:t>-</w:t>
      </w:r>
      <w:r w:rsidRPr="00060C26">
        <w:rPr>
          <w:color w:val="222222"/>
          <w:sz w:val="22"/>
          <w:szCs w:val="22"/>
          <w:shd w:val="clear" w:color="auto" w:fill="FFFFFF"/>
          <w:lang w:val="en-US"/>
        </w:rPr>
        <w:t>Ayala</w:t>
      </w:r>
      <w:r w:rsidRPr="00060C26">
        <w:rPr>
          <w:color w:val="222222"/>
          <w:sz w:val="22"/>
          <w:szCs w:val="22"/>
          <w:shd w:val="clear" w:color="auto" w:fill="FFFFFF"/>
          <w:lang w:val="el-GR"/>
        </w:rPr>
        <w:t xml:space="preserve"> (2014, σελ. 1437) οι προσεγγίσεις του κλάδου </w:t>
      </w:r>
      <w:r w:rsidR="001C1A18">
        <w:rPr>
          <w:color w:val="222222"/>
          <w:sz w:val="22"/>
          <w:szCs w:val="22"/>
          <w:shd w:val="clear" w:color="auto" w:fill="FFFFFF"/>
          <w:lang w:val="en-US"/>
        </w:rPr>
        <w:t>E</w:t>
      </w:r>
      <w:r w:rsidRPr="00060C26">
        <w:rPr>
          <w:color w:val="222222"/>
          <w:sz w:val="22"/>
          <w:szCs w:val="22"/>
          <w:shd w:val="clear" w:color="auto" w:fill="FFFFFF"/>
          <w:lang w:val="en-US"/>
        </w:rPr>
        <w:t>ducational</w:t>
      </w:r>
      <w:r w:rsidRPr="00060C26">
        <w:rPr>
          <w:color w:val="222222"/>
          <w:sz w:val="22"/>
          <w:szCs w:val="22"/>
          <w:shd w:val="clear" w:color="auto" w:fill="FFFFFF"/>
          <w:lang w:val="el-GR"/>
        </w:rPr>
        <w:t xml:space="preserve"> </w:t>
      </w:r>
      <w:r w:rsidR="001C1A18">
        <w:rPr>
          <w:color w:val="222222"/>
          <w:sz w:val="22"/>
          <w:szCs w:val="22"/>
          <w:shd w:val="clear" w:color="auto" w:fill="FFFFFF"/>
          <w:lang w:val="en-US"/>
        </w:rPr>
        <w:t>D</w:t>
      </w:r>
      <w:r w:rsidRPr="00060C26">
        <w:rPr>
          <w:color w:val="222222"/>
          <w:sz w:val="22"/>
          <w:szCs w:val="22"/>
          <w:shd w:val="clear" w:color="auto" w:fill="FFFFFF"/>
          <w:lang w:val="en-US"/>
        </w:rPr>
        <w:t>ata</w:t>
      </w:r>
      <w:r w:rsidRPr="00060C26">
        <w:rPr>
          <w:color w:val="222222"/>
          <w:sz w:val="22"/>
          <w:szCs w:val="22"/>
          <w:shd w:val="clear" w:color="auto" w:fill="FFFFFF"/>
          <w:lang w:val="el-GR"/>
        </w:rPr>
        <w:t xml:space="preserve"> </w:t>
      </w:r>
      <w:r w:rsidR="001C1A18">
        <w:rPr>
          <w:color w:val="222222"/>
          <w:sz w:val="22"/>
          <w:szCs w:val="22"/>
          <w:shd w:val="clear" w:color="auto" w:fill="FFFFFF"/>
          <w:lang w:val="en-US"/>
        </w:rPr>
        <w:t>M</w:t>
      </w:r>
      <w:r w:rsidRPr="00060C26">
        <w:rPr>
          <w:color w:val="222222"/>
          <w:sz w:val="22"/>
          <w:szCs w:val="22"/>
          <w:shd w:val="clear" w:color="auto" w:fill="FFFFFF"/>
          <w:lang w:val="en-US"/>
        </w:rPr>
        <w:t>ining</w:t>
      </w:r>
      <w:r w:rsidRPr="00060C26">
        <w:rPr>
          <w:color w:val="222222"/>
          <w:sz w:val="22"/>
          <w:szCs w:val="22"/>
          <w:shd w:val="clear" w:color="auto" w:fill="FFFFFF"/>
          <w:lang w:val="el-GR"/>
        </w:rPr>
        <w:t xml:space="preserve"> είναι οργανωμ</w:t>
      </w:r>
      <w:r w:rsidR="00CC0E24">
        <w:rPr>
          <w:color w:val="222222"/>
          <w:sz w:val="22"/>
          <w:szCs w:val="22"/>
          <w:shd w:val="clear" w:color="auto" w:fill="FFFFFF"/>
          <w:lang w:val="el-GR"/>
        </w:rPr>
        <w:t xml:space="preserve">ένες </w:t>
      </w:r>
      <w:r w:rsidRPr="00060C26">
        <w:rPr>
          <w:color w:val="222222"/>
          <w:sz w:val="22"/>
          <w:szCs w:val="22"/>
          <w:shd w:val="clear" w:color="auto" w:fill="FFFFFF"/>
          <w:lang w:val="el-GR"/>
        </w:rPr>
        <w:t xml:space="preserve">βάση 37 εκπαιδευτικών συστημάτων με τα συστήματα </w:t>
      </w:r>
      <w:r w:rsidRPr="00060C26">
        <w:rPr>
          <w:color w:val="222222"/>
          <w:sz w:val="22"/>
          <w:szCs w:val="22"/>
          <w:shd w:val="clear" w:color="auto" w:fill="FFFFFF"/>
          <w:lang w:val="en-US"/>
        </w:rPr>
        <w:t>i</w:t>
      </w:r>
      <w:r w:rsidRPr="00060C26">
        <w:rPr>
          <w:color w:val="222222"/>
          <w:sz w:val="22"/>
          <w:szCs w:val="22"/>
          <w:shd w:val="clear" w:color="auto" w:fill="FFFFFF"/>
          <w:lang w:val="el-GR"/>
        </w:rPr>
        <w:t xml:space="preserve">ntelligent tutoring system, </w:t>
      </w:r>
      <w:r w:rsidRPr="00060C26">
        <w:rPr>
          <w:color w:val="222222"/>
          <w:sz w:val="22"/>
          <w:szCs w:val="22"/>
          <w:shd w:val="clear" w:color="auto" w:fill="FFFFFF"/>
          <w:lang w:val="en-US"/>
        </w:rPr>
        <w:t>l</w:t>
      </w:r>
      <w:r w:rsidRPr="00060C26">
        <w:rPr>
          <w:color w:val="222222"/>
          <w:sz w:val="22"/>
          <w:szCs w:val="22"/>
          <w:shd w:val="clear" w:color="auto" w:fill="FFFFFF"/>
          <w:lang w:val="el-GR"/>
        </w:rPr>
        <w:t xml:space="preserve">earning management system, </w:t>
      </w:r>
      <w:r w:rsidRPr="00060C26">
        <w:rPr>
          <w:color w:val="222222"/>
          <w:sz w:val="22"/>
          <w:szCs w:val="22"/>
          <w:shd w:val="clear" w:color="auto" w:fill="FFFFFF"/>
          <w:lang w:val="en-US"/>
        </w:rPr>
        <w:t>c</w:t>
      </w:r>
      <w:r w:rsidRPr="00060C26">
        <w:rPr>
          <w:color w:val="222222"/>
          <w:sz w:val="22"/>
          <w:szCs w:val="22"/>
          <w:shd w:val="clear" w:color="auto" w:fill="FFFFFF"/>
          <w:lang w:val="el-GR"/>
        </w:rPr>
        <w:t xml:space="preserve">onventional education και </w:t>
      </w:r>
      <w:r w:rsidRPr="00060C26">
        <w:rPr>
          <w:color w:val="222222"/>
          <w:sz w:val="22"/>
          <w:szCs w:val="22"/>
          <w:shd w:val="clear" w:color="auto" w:fill="FFFFFF"/>
          <w:lang w:val="en-US"/>
        </w:rPr>
        <w:t>c</w:t>
      </w:r>
      <w:r w:rsidRPr="00060C26">
        <w:rPr>
          <w:color w:val="222222"/>
          <w:sz w:val="22"/>
          <w:szCs w:val="22"/>
          <w:shd w:val="clear" w:color="auto" w:fill="FFFFFF"/>
          <w:lang w:val="el-GR"/>
        </w:rPr>
        <w:t>omputer-based educational system να είνα</w:t>
      </w:r>
      <w:r w:rsidR="0056675D">
        <w:rPr>
          <w:color w:val="222222"/>
          <w:sz w:val="22"/>
          <w:szCs w:val="22"/>
          <w:shd w:val="clear" w:color="auto" w:fill="FFFFFF"/>
          <w:lang w:val="el-GR"/>
        </w:rPr>
        <w:t>ι τα π</w:t>
      </w:r>
      <w:r w:rsidR="00C659FD">
        <w:rPr>
          <w:color w:val="222222"/>
          <w:sz w:val="22"/>
          <w:szCs w:val="22"/>
          <w:shd w:val="clear" w:color="auto" w:fill="FFFFFF"/>
          <w:lang w:val="el-GR"/>
        </w:rPr>
        <w:t>ρώτα τέσσερα στη σειρά. Επίσης</w:t>
      </w:r>
      <w:r w:rsidR="0056675D">
        <w:rPr>
          <w:color w:val="222222"/>
          <w:sz w:val="22"/>
          <w:szCs w:val="22"/>
          <w:shd w:val="clear" w:color="auto" w:fill="FFFFFF"/>
          <w:lang w:val="el-GR"/>
        </w:rPr>
        <w:t xml:space="preserve">, οι προσεγγίσεις του συγκεκριμένου κλάδου είναι οργανωμένες και με </w:t>
      </w:r>
      <w:r w:rsidR="00CC0E24">
        <w:rPr>
          <w:color w:val="222222"/>
          <w:sz w:val="22"/>
          <w:szCs w:val="22"/>
          <w:shd w:val="clear" w:color="auto" w:fill="FFFFFF"/>
          <w:lang w:val="el-GR"/>
        </w:rPr>
        <w:t>βάση</w:t>
      </w:r>
      <w:r w:rsidRPr="00060C26">
        <w:rPr>
          <w:color w:val="222222"/>
          <w:sz w:val="22"/>
          <w:szCs w:val="22"/>
          <w:shd w:val="clear" w:color="auto" w:fill="FFFFFF"/>
          <w:lang w:val="el-GR"/>
        </w:rPr>
        <w:t xml:space="preserve"> 37 συγκεκριμένων παραδειγμάτων εκπαιδευτικών συστημάτων όπου τα πρώτα τέσσερα είναι </w:t>
      </w:r>
      <w:r w:rsidRPr="00060C26">
        <w:rPr>
          <w:color w:val="222222"/>
          <w:sz w:val="22"/>
          <w:szCs w:val="22"/>
          <w:shd w:val="clear" w:color="auto" w:fill="FFFFFF"/>
          <w:lang w:val="en-US"/>
        </w:rPr>
        <w:t>a</w:t>
      </w:r>
      <w:r w:rsidRPr="00060C26">
        <w:rPr>
          <w:color w:val="222222"/>
          <w:sz w:val="22"/>
          <w:szCs w:val="22"/>
          <w:shd w:val="clear" w:color="auto" w:fill="FFFFFF"/>
          <w:lang w:val="el-GR"/>
        </w:rPr>
        <w:t xml:space="preserve">lgebra, ASSISTments, </w:t>
      </w:r>
      <w:r w:rsidRPr="00060C26">
        <w:rPr>
          <w:color w:val="222222"/>
          <w:sz w:val="22"/>
          <w:szCs w:val="22"/>
          <w:shd w:val="clear" w:color="auto" w:fill="FFFFFF"/>
          <w:lang w:val="en-US"/>
        </w:rPr>
        <w:t>m</w:t>
      </w:r>
      <w:r w:rsidRPr="00060C26">
        <w:rPr>
          <w:color w:val="222222"/>
          <w:sz w:val="22"/>
          <w:szCs w:val="22"/>
          <w:shd w:val="clear" w:color="auto" w:fill="FFFFFF"/>
          <w:lang w:val="el-GR"/>
        </w:rPr>
        <w:t>oodle,</w:t>
      </w:r>
      <w:r w:rsidRPr="00060C26">
        <w:rPr>
          <w:sz w:val="22"/>
          <w:szCs w:val="22"/>
          <w:lang w:val="el-GR"/>
        </w:rPr>
        <w:t xml:space="preserve"> </w:t>
      </w:r>
      <w:r w:rsidRPr="00060C26">
        <w:rPr>
          <w:color w:val="222222"/>
          <w:sz w:val="22"/>
          <w:szCs w:val="22"/>
          <w:shd w:val="clear" w:color="auto" w:fill="FFFFFF"/>
          <w:lang w:val="en-US"/>
        </w:rPr>
        <w:t>a</w:t>
      </w:r>
      <w:r w:rsidRPr="00060C26">
        <w:rPr>
          <w:color w:val="222222"/>
          <w:sz w:val="22"/>
          <w:szCs w:val="22"/>
          <w:shd w:val="clear" w:color="auto" w:fill="FFFFFF"/>
          <w:lang w:val="el-GR"/>
        </w:rPr>
        <w:t>lgebra-</w:t>
      </w:r>
      <w:r w:rsidRPr="00060C26">
        <w:rPr>
          <w:color w:val="222222"/>
          <w:sz w:val="22"/>
          <w:szCs w:val="22"/>
          <w:shd w:val="clear" w:color="auto" w:fill="FFFFFF"/>
          <w:lang w:val="en-US"/>
        </w:rPr>
        <w:t>b</w:t>
      </w:r>
      <w:r w:rsidR="0056675D">
        <w:rPr>
          <w:color w:val="222222"/>
          <w:sz w:val="22"/>
          <w:szCs w:val="22"/>
          <w:shd w:val="clear" w:color="auto" w:fill="FFFFFF"/>
          <w:lang w:val="el-GR"/>
        </w:rPr>
        <w:t>ridge</w:t>
      </w:r>
      <w:r w:rsidR="00C659FD">
        <w:rPr>
          <w:color w:val="222222"/>
          <w:sz w:val="22"/>
          <w:szCs w:val="22"/>
          <w:shd w:val="clear" w:color="auto" w:fill="FFFFFF"/>
          <w:lang w:val="el-GR"/>
        </w:rPr>
        <w:t xml:space="preserve"> (</w:t>
      </w:r>
      <w:r w:rsidR="00C659FD" w:rsidRPr="00060C26">
        <w:rPr>
          <w:color w:val="222222"/>
          <w:sz w:val="22"/>
          <w:szCs w:val="22"/>
          <w:shd w:val="clear" w:color="auto" w:fill="FFFFFF"/>
          <w:lang w:val="en-US"/>
        </w:rPr>
        <w:t>Pe</w:t>
      </w:r>
      <w:r w:rsidR="00C659FD" w:rsidRPr="00060C26">
        <w:rPr>
          <w:color w:val="222222"/>
          <w:sz w:val="22"/>
          <w:szCs w:val="22"/>
          <w:shd w:val="clear" w:color="auto" w:fill="FFFFFF"/>
          <w:lang w:val="el-GR"/>
        </w:rPr>
        <w:t>ñ</w:t>
      </w:r>
      <w:r w:rsidR="00C659FD" w:rsidRPr="00060C26">
        <w:rPr>
          <w:color w:val="222222"/>
          <w:sz w:val="22"/>
          <w:szCs w:val="22"/>
          <w:shd w:val="clear" w:color="auto" w:fill="FFFFFF"/>
          <w:lang w:val="en-US"/>
        </w:rPr>
        <w:t>a</w:t>
      </w:r>
      <w:r w:rsidR="00C659FD" w:rsidRPr="00060C26">
        <w:rPr>
          <w:color w:val="222222"/>
          <w:sz w:val="22"/>
          <w:szCs w:val="22"/>
          <w:shd w:val="clear" w:color="auto" w:fill="FFFFFF"/>
          <w:lang w:val="el-GR"/>
        </w:rPr>
        <w:t>-</w:t>
      </w:r>
      <w:r w:rsidR="00C659FD" w:rsidRPr="00060C26">
        <w:rPr>
          <w:color w:val="222222"/>
          <w:sz w:val="22"/>
          <w:szCs w:val="22"/>
          <w:shd w:val="clear" w:color="auto" w:fill="FFFFFF"/>
          <w:lang w:val="en-US"/>
        </w:rPr>
        <w:t>Ayala</w:t>
      </w:r>
      <w:r w:rsidR="00C659FD">
        <w:rPr>
          <w:color w:val="222222"/>
          <w:sz w:val="22"/>
          <w:szCs w:val="22"/>
          <w:shd w:val="clear" w:color="auto" w:fill="FFFFFF"/>
          <w:lang w:val="el-GR"/>
        </w:rPr>
        <w:t xml:space="preserve">, </w:t>
      </w:r>
      <w:r w:rsidR="00C659FD" w:rsidRPr="00060C26">
        <w:rPr>
          <w:color w:val="222222"/>
          <w:sz w:val="22"/>
          <w:szCs w:val="22"/>
          <w:shd w:val="clear" w:color="auto" w:fill="FFFFFF"/>
          <w:lang w:val="el-GR"/>
        </w:rPr>
        <w:t>2014, σελ. 1437)</w:t>
      </w:r>
      <w:r w:rsidRPr="00060C26">
        <w:rPr>
          <w:color w:val="222222"/>
          <w:sz w:val="22"/>
          <w:szCs w:val="22"/>
          <w:shd w:val="clear" w:color="auto" w:fill="FFFFFF"/>
          <w:lang w:val="el-GR"/>
        </w:rPr>
        <w:t>. Όσο</w:t>
      </w:r>
      <w:r w:rsidR="009E6FFF">
        <w:rPr>
          <w:color w:val="222222"/>
          <w:sz w:val="22"/>
          <w:szCs w:val="22"/>
          <w:shd w:val="clear" w:color="auto" w:fill="FFFFFF"/>
          <w:lang w:val="el-GR"/>
        </w:rPr>
        <w:t xml:space="preserve">ν </w:t>
      </w:r>
      <w:r w:rsidRPr="00060C26">
        <w:rPr>
          <w:color w:val="222222"/>
          <w:sz w:val="22"/>
          <w:szCs w:val="22"/>
          <w:shd w:val="clear" w:color="auto" w:fill="FFFFFF"/>
          <w:lang w:val="el-GR"/>
        </w:rPr>
        <w:t xml:space="preserve">αφορά τα εργαλεία του κλάδου </w:t>
      </w:r>
      <w:r w:rsidRPr="00060C26">
        <w:rPr>
          <w:color w:val="222222"/>
          <w:sz w:val="22"/>
          <w:szCs w:val="22"/>
          <w:shd w:val="clear" w:color="auto" w:fill="FFFFFF"/>
          <w:lang w:val="en-US"/>
        </w:rPr>
        <w:t>educational</w:t>
      </w:r>
      <w:r w:rsidRPr="00060C26">
        <w:rPr>
          <w:color w:val="222222"/>
          <w:sz w:val="22"/>
          <w:szCs w:val="22"/>
          <w:shd w:val="clear" w:color="auto" w:fill="FFFFFF"/>
          <w:lang w:val="el-GR"/>
        </w:rPr>
        <w:t xml:space="preserve"> </w:t>
      </w:r>
      <w:r w:rsidRPr="00060C26">
        <w:rPr>
          <w:color w:val="222222"/>
          <w:sz w:val="22"/>
          <w:szCs w:val="22"/>
          <w:shd w:val="clear" w:color="auto" w:fill="FFFFFF"/>
          <w:lang w:val="en-US"/>
        </w:rPr>
        <w:t>data</w:t>
      </w:r>
      <w:r w:rsidRPr="00060C26">
        <w:rPr>
          <w:color w:val="222222"/>
          <w:sz w:val="22"/>
          <w:szCs w:val="22"/>
          <w:shd w:val="clear" w:color="auto" w:fill="FFFFFF"/>
          <w:lang w:val="el-GR"/>
        </w:rPr>
        <w:t xml:space="preserve"> </w:t>
      </w:r>
      <w:r w:rsidRPr="00060C26">
        <w:rPr>
          <w:color w:val="222222"/>
          <w:sz w:val="22"/>
          <w:szCs w:val="22"/>
          <w:shd w:val="clear" w:color="auto" w:fill="FFFFFF"/>
          <w:lang w:val="en-US"/>
        </w:rPr>
        <w:t>mining</w:t>
      </w:r>
      <w:r w:rsidRPr="00060C26">
        <w:rPr>
          <w:color w:val="222222"/>
          <w:sz w:val="22"/>
          <w:szCs w:val="22"/>
          <w:shd w:val="clear" w:color="auto" w:fill="FFFFFF"/>
          <w:lang w:val="el-GR"/>
        </w:rPr>
        <w:t>, φαίνεται να συμπεριλαμβάνονται οι εξής κατηγορίες: εξαγωγή (</w:t>
      </w:r>
      <w:r w:rsidRPr="00060C26">
        <w:rPr>
          <w:color w:val="222222"/>
          <w:sz w:val="22"/>
          <w:szCs w:val="22"/>
          <w:shd w:val="clear" w:color="auto" w:fill="FFFFFF"/>
          <w:lang w:val="en-US"/>
        </w:rPr>
        <w:t>e</w:t>
      </w:r>
      <w:r w:rsidRPr="00060C26">
        <w:rPr>
          <w:color w:val="222222"/>
          <w:sz w:val="22"/>
          <w:szCs w:val="22"/>
          <w:shd w:val="clear" w:color="auto" w:fill="FFFFFF"/>
          <w:lang w:val="el-GR"/>
        </w:rPr>
        <w:t xml:space="preserve">xtraction), υποστήριξη μάθησης (learning support), χαρακτηριστικά μηχανικής </w:t>
      </w:r>
      <w:r w:rsidRPr="00060C26">
        <w:rPr>
          <w:color w:val="222222"/>
          <w:sz w:val="22"/>
          <w:szCs w:val="22"/>
          <w:shd w:val="clear" w:color="auto" w:fill="FFFFFF"/>
          <w:lang w:val="el-GR"/>
        </w:rPr>
        <w:lastRenderedPageBreak/>
        <w:t>(feature engineering), οπτικοποίηση (</w:t>
      </w:r>
      <w:r w:rsidRPr="00060C26">
        <w:rPr>
          <w:color w:val="222222"/>
          <w:sz w:val="22"/>
          <w:szCs w:val="22"/>
          <w:shd w:val="clear" w:color="auto" w:fill="FFFFFF"/>
          <w:lang w:val="en-US"/>
        </w:rPr>
        <w:t>v</w:t>
      </w:r>
      <w:r w:rsidRPr="00060C26">
        <w:rPr>
          <w:color w:val="222222"/>
          <w:sz w:val="22"/>
          <w:szCs w:val="22"/>
          <w:shd w:val="clear" w:color="auto" w:fill="FFFFFF"/>
          <w:lang w:val="el-GR"/>
        </w:rPr>
        <w:t>isualization) και υποστήριξη ανάλυσης (</w:t>
      </w:r>
      <w:r w:rsidRPr="00060C26">
        <w:rPr>
          <w:color w:val="222222"/>
          <w:sz w:val="22"/>
          <w:szCs w:val="22"/>
          <w:shd w:val="clear" w:color="auto" w:fill="FFFFFF"/>
          <w:lang w:val="en-US"/>
        </w:rPr>
        <w:t>a</w:t>
      </w:r>
      <w:r w:rsidRPr="00060C26">
        <w:rPr>
          <w:color w:val="222222"/>
          <w:sz w:val="22"/>
          <w:szCs w:val="22"/>
          <w:shd w:val="clear" w:color="auto" w:fill="FFFFFF"/>
          <w:lang w:val="el-GR"/>
        </w:rPr>
        <w:t>nalysis support) (</w:t>
      </w:r>
      <w:r w:rsidRPr="00060C26">
        <w:rPr>
          <w:color w:val="222222"/>
          <w:sz w:val="22"/>
          <w:szCs w:val="22"/>
          <w:shd w:val="clear" w:color="auto" w:fill="FFFFFF"/>
          <w:lang w:val="en-US"/>
        </w:rPr>
        <w:t>Pe</w:t>
      </w:r>
      <w:r w:rsidRPr="00060C26">
        <w:rPr>
          <w:color w:val="222222"/>
          <w:sz w:val="22"/>
          <w:szCs w:val="22"/>
          <w:shd w:val="clear" w:color="auto" w:fill="FFFFFF"/>
          <w:lang w:val="el-GR"/>
        </w:rPr>
        <w:t>ñ</w:t>
      </w:r>
      <w:r w:rsidRPr="00060C26">
        <w:rPr>
          <w:color w:val="222222"/>
          <w:sz w:val="22"/>
          <w:szCs w:val="22"/>
          <w:shd w:val="clear" w:color="auto" w:fill="FFFFFF"/>
          <w:lang w:val="en-US"/>
        </w:rPr>
        <w:t>a</w:t>
      </w:r>
      <w:r w:rsidRPr="00060C26">
        <w:rPr>
          <w:color w:val="222222"/>
          <w:sz w:val="22"/>
          <w:szCs w:val="22"/>
          <w:shd w:val="clear" w:color="auto" w:fill="FFFFFF"/>
          <w:lang w:val="el-GR"/>
        </w:rPr>
        <w:t>-</w:t>
      </w:r>
      <w:r w:rsidRPr="00060C26">
        <w:rPr>
          <w:color w:val="222222"/>
          <w:sz w:val="22"/>
          <w:szCs w:val="22"/>
          <w:shd w:val="clear" w:color="auto" w:fill="FFFFFF"/>
          <w:lang w:val="en-US"/>
        </w:rPr>
        <w:t>Ayala</w:t>
      </w:r>
      <w:r w:rsidRPr="00060C26">
        <w:rPr>
          <w:color w:val="222222"/>
          <w:sz w:val="22"/>
          <w:szCs w:val="22"/>
          <w:shd w:val="clear" w:color="auto" w:fill="FFFFFF"/>
          <w:lang w:val="el-GR"/>
        </w:rPr>
        <w:t>, 2014, σελ. 1439).</w:t>
      </w:r>
    </w:p>
    <w:p w14:paraId="115DB75E" w14:textId="199094C9" w:rsidR="007232D3" w:rsidRDefault="007733B3" w:rsidP="00060C26">
      <w:pPr>
        <w:pStyle w:val="Default"/>
        <w:spacing w:before="240" w:line="360" w:lineRule="auto"/>
        <w:ind w:right="-7" w:firstLine="284"/>
        <w:jc w:val="both"/>
        <w:rPr>
          <w:bCs/>
          <w:color w:val="222222"/>
          <w:sz w:val="22"/>
          <w:szCs w:val="22"/>
          <w:shd w:val="clear" w:color="auto" w:fill="FFFFFF"/>
          <w:lang w:val="el-GR"/>
        </w:rPr>
      </w:pPr>
      <w:r>
        <w:rPr>
          <w:color w:val="222222"/>
          <w:sz w:val="22"/>
          <w:szCs w:val="22"/>
          <w:shd w:val="clear" w:color="auto" w:fill="FFFFFF"/>
          <w:lang w:val="el-GR"/>
        </w:rPr>
        <w:t>Παρακάτω</w:t>
      </w:r>
      <w:r w:rsidR="00CF7F46">
        <w:rPr>
          <w:color w:val="222222"/>
          <w:sz w:val="22"/>
          <w:szCs w:val="22"/>
          <w:shd w:val="clear" w:color="auto" w:fill="FFFFFF"/>
          <w:lang w:val="el-GR"/>
        </w:rPr>
        <w:t>,</w:t>
      </w:r>
      <w:r>
        <w:rPr>
          <w:color w:val="222222"/>
          <w:sz w:val="22"/>
          <w:szCs w:val="22"/>
          <w:shd w:val="clear" w:color="auto" w:fill="FFFFFF"/>
          <w:lang w:val="el-GR"/>
        </w:rPr>
        <w:t xml:space="preserve"> θα αναφερθούν κάποιες εργασίες όπου μας δίνουν μια ιδέα για την ποικιλία των προσεγγίσεων, των τεχνικών και το περιεχόμενο των εφαρμογών του κλάδου </w:t>
      </w:r>
      <w:r>
        <w:rPr>
          <w:color w:val="222222"/>
          <w:sz w:val="22"/>
          <w:szCs w:val="22"/>
          <w:shd w:val="clear" w:color="auto" w:fill="FFFFFF"/>
          <w:lang w:val="en-US"/>
        </w:rPr>
        <w:t>Learning</w:t>
      </w:r>
      <w:r w:rsidRPr="007733B3">
        <w:rPr>
          <w:color w:val="222222"/>
          <w:sz w:val="22"/>
          <w:szCs w:val="22"/>
          <w:shd w:val="clear" w:color="auto" w:fill="FFFFFF"/>
          <w:lang w:val="el-GR"/>
        </w:rPr>
        <w:t xml:space="preserve"> </w:t>
      </w:r>
      <w:r>
        <w:rPr>
          <w:color w:val="222222"/>
          <w:sz w:val="22"/>
          <w:szCs w:val="22"/>
          <w:shd w:val="clear" w:color="auto" w:fill="FFFFFF"/>
          <w:lang w:val="en-US"/>
        </w:rPr>
        <w:t>Analytics</w:t>
      </w:r>
      <w:r w:rsidRPr="007733B3">
        <w:rPr>
          <w:color w:val="222222"/>
          <w:sz w:val="22"/>
          <w:szCs w:val="22"/>
          <w:shd w:val="clear" w:color="auto" w:fill="FFFFFF"/>
          <w:lang w:val="el-GR"/>
        </w:rPr>
        <w:t xml:space="preserve"> </w:t>
      </w:r>
      <w:r>
        <w:rPr>
          <w:color w:val="222222"/>
          <w:sz w:val="22"/>
          <w:szCs w:val="22"/>
          <w:shd w:val="clear" w:color="auto" w:fill="FFFFFF"/>
          <w:lang w:val="el-GR"/>
        </w:rPr>
        <w:t>όπου κατευθύνοντ</w:t>
      </w:r>
      <w:r w:rsidR="00F90A71">
        <w:rPr>
          <w:color w:val="222222"/>
          <w:sz w:val="22"/>
          <w:szCs w:val="22"/>
          <w:shd w:val="clear" w:color="auto" w:fill="FFFFFF"/>
          <w:lang w:val="el-GR"/>
        </w:rPr>
        <w:t>αι προς στη</w:t>
      </w:r>
      <w:r w:rsidR="00FE33DF">
        <w:rPr>
          <w:color w:val="222222"/>
          <w:sz w:val="22"/>
          <w:szCs w:val="22"/>
          <w:shd w:val="clear" w:color="auto" w:fill="FFFFFF"/>
          <w:lang w:val="el-GR"/>
        </w:rPr>
        <w:t xml:space="preserve"> λήψη αποφάσεων στ</w:t>
      </w:r>
      <w:r>
        <w:rPr>
          <w:color w:val="222222"/>
          <w:sz w:val="22"/>
          <w:szCs w:val="22"/>
          <w:shd w:val="clear" w:color="auto" w:fill="FFFFFF"/>
          <w:lang w:val="el-GR"/>
        </w:rPr>
        <w:t>ον κλάδο της εκπαίδευσης</w:t>
      </w:r>
      <w:r w:rsidR="00C2610C">
        <w:rPr>
          <w:color w:val="222222"/>
          <w:sz w:val="22"/>
          <w:szCs w:val="22"/>
          <w:shd w:val="clear" w:color="auto" w:fill="FFFFFF"/>
          <w:lang w:val="el-GR"/>
        </w:rPr>
        <w:t xml:space="preserve"> (</w:t>
      </w:r>
      <w:r w:rsidR="00C2610C" w:rsidRPr="00C2610C">
        <w:rPr>
          <w:bCs/>
          <w:color w:val="222222"/>
          <w:sz w:val="22"/>
          <w:szCs w:val="22"/>
          <w:shd w:val="clear" w:color="auto" w:fill="FFFFFF"/>
        </w:rPr>
        <w:t>Conde</w:t>
      </w:r>
      <w:r w:rsidR="00C2610C">
        <w:rPr>
          <w:bCs/>
          <w:color w:val="222222"/>
          <w:sz w:val="22"/>
          <w:szCs w:val="22"/>
          <w:shd w:val="clear" w:color="auto" w:fill="FFFFFF"/>
          <w:lang w:val="el-GR"/>
        </w:rPr>
        <w:t xml:space="preserve"> </w:t>
      </w:r>
      <w:r w:rsidR="00C2610C" w:rsidRPr="00C2610C">
        <w:rPr>
          <w:bCs/>
          <w:color w:val="222222"/>
          <w:sz w:val="22"/>
          <w:szCs w:val="22"/>
          <w:shd w:val="clear" w:color="auto" w:fill="FFFFFF"/>
          <w:lang w:val="el-GR"/>
        </w:rPr>
        <w:t xml:space="preserve">&amp; </w:t>
      </w:r>
      <w:r w:rsidR="00C2610C" w:rsidRPr="00C2610C">
        <w:rPr>
          <w:bCs/>
          <w:color w:val="222222"/>
          <w:sz w:val="22"/>
          <w:szCs w:val="22"/>
          <w:shd w:val="clear" w:color="auto" w:fill="FFFFFF"/>
        </w:rPr>
        <w:t>Hern</w:t>
      </w:r>
      <w:r w:rsidR="00C2610C" w:rsidRPr="00C2610C">
        <w:rPr>
          <w:bCs/>
          <w:color w:val="222222"/>
          <w:sz w:val="22"/>
          <w:szCs w:val="22"/>
          <w:shd w:val="clear" w:color="auto" w:fill="FFFFFF"/>
          <w:lang w:val="el-GR"/>
        </w:rPr>
        <w:t>á</w:t>
      </w:r>
      <w:r w:rsidR="00C2610C" w:rsidRPr="00C2610C">
        <w:rPr>
          <w:bCs/>
          <w:color w:val="222222"/>
          <w:sz w:val="22"/>
          <w:szCs w:val="22"/>
          <w:shd w:val="clear" w:color="auto" w:fill="FFFFFF"/>
        </w:rPr>
        <w:t>ndez</w:t>
      </w:r>
      <w:r w:rsidR="00C2610C" w:rsidRPr="00C2610C">
        <w:rPr>
          <w:bCs/>
          <w:color w:val="222222"/>
          <w:sz w:val="22"/>
          <w:szCs w:val="22"/>
          <w:shd w:val="clear" w:color="auto" w:fill="FFFFFF"/>
          <w:lang w:val="el-GR"/>
        </w:rPr>
        <w:t>-</w:t>
      </w:r>
      <w:r w:rsidR="00C2610C" w:rsidRPr="00C2610C">
        <w:rPr>
          <w:bCs/>
          <w:color w:val="222222"/>
          <w:sz w:val="22"/>
          <w:szCs w:val="22"/>
          <w:shd w:val="clear" w:color="auto" w:fill="FFFFFF"/>
        </w:rPr>
        <w:t>Garc</w:t>
      </w:r>
      <w:r w:rsidR="00C2610C" w:rsidRPr="00C2610C">
        <w:rPr>
          <w:bCs/>
          <w:color w:val="222222"/>
          <w:sz w:val="22"/>
          <w:szCs w:val="22"/>
          <w:shd w:val="clear" w:color="auto" w:fill="FFFFFF"/>
          <w:lang w:val="el-GR"/>
        </w:rPr>
        <w:t>í</w:t>
      </w:r>
      <w:r w:rsidR="00C2610C" w:rsidRPr="00C2610C">
        <w:rPr>
          <w:bCs/>
          <w:color w:val="222222"/>
          <w:sz w:val="22"/>
          <w:szCs w:val="22"/>
          <w:shd w:val="clear" w:color="auto" w:fill="FFFFFF"/>
        </w:rPr>
        <w:t>a</w:t>
      </w:r>
      <w:r w:rsidR="00C2610C">
        <w:rPr>
          <w:bCs/>
          <w:color w:val="222222"/>
          <w:sz w:val="22"/>
          <w:szCs w:val="22"/>
          <w:shd w:val="clear" w:color="auto" w:fill="FFFFFF"/>
          <w:lang w:val="el-GR"/>
        </w:rPr>
        <w:t xml:space="preserve">, </w:t>
      </w:r>
      <w:r w:rsidR="00C2610C" w:rsidRPr="00C2610C">
        <w:rPr>
          <w:bCs/>
          <w:color w:val="222222"/>
          <w:sz w:val="22"/>
          <w:szCs w:val="22"/>
          <w:shd w:val="clear" w:color="auto" w:fill="FFFFFF"/>
          <w:lang w:val="el-GR"/>
        </w:rPr>
        <w:t>2015)</w:t>
      </w:r>
      <w:r w:rsidR="00C2610C">
        <w:rPr>
          <w:bCs/>
          <w:color w:val="222222"/>
          <w:sz w:val="22"/>
          <w:szCs w:val="22"/>
          <w:shd w:val="clear" w:color="auto" w:fill="FFFFFF"/>
          <w:lang w:val="el-GR"/>
        </w:rPr>
        <w:t>.</w:t>
      </w:r>
      <w:r w:rsidR="00442EE3">
        <w:rPr>
          <w:bCs/>
          <w:color w:val="222222"/>
          <w:sz w:val="22"/>
          <w:szCs w:val="22"/>
          <w:shd w:val="clear" w:color="auto" w:fill="FFFFFF"/>
          <w:lang w:val="el-GR"/>
        </w:rPr>
        <w:t xml:space="preserve"> Οι</w:t>
      </w:r>
      <w:r w:rsidR="00442EE3" w:rsidRPr="004F3049">
        <w:rPr>
          <w:bCs/>
          <w:color w:val="222222"/>
          <w:sz w:val="22"/>
          <w:szCs w:val="22"/>
          <w:shd w:val="clear" w:color="auto" w:fill="FFFFFF"/>
          <w:lang w:val="el-GR"/>
        </w:rPr>
        <w:t xml:space="preserve"> </w:t>
      </w:r>
      <w:r w:rsidR="00442EE3" w:rsidRPr="00442EE3">
        <w:rPr>
          <w:rFonts w:eastAsia="Times New Roman"/>
          <w:sz w:val="22"/>
          <w:szCs w:val="22"/>
          <w:lang w:val="en-US"/>
        </w:rPr>
        <w:t>Cruz</w:t>
      </w:r>
      <w:r w:rsidR="00442EE3" w:rsidRPr="004F3049">
        <w:rPr>
          <w:rFonts w:eastAsia="Times New Roman"/>
          <w:sz w:val="22"/>
          <w:szCs w:val="22"/>
          <w:lang w:val="el-GR"/>
        </w:rPr>
        <w:t>-</w:t>
      </w:r>
      <w:r w:rsidR="00442EE3" w:rsidRPr="00442EE3">
        <w:rPr>
          <w:rFonts w:eastAsia="Times New Roman"/>
          <w:sz w:val="22"/>
          <w:szCs w:val="22"/>
          <w:lang w:val="en-US"/>
        </w:rPr>
        <w:t>Benito</w:t>
      </w:r>
      <w:r w:rsidR="004F3049" w:rsidRPr="004F3049">
        <w:rPr>
          <w:rFonts w:eastAsia="Times New Roman"/>
          <w:sz w:val="22"/>
          <w:szCs w:val="22"/>
          <w:lang w:val="el-GR"/>
        </w:rPr>
        <w:t xml:space="preserve">, </w:t>
      </w:r>
      <w:r w:rsidR="004F3049">
        <w:rPr>
          <w:rFonts w:eastAsia="Times New Roman"/>
          <w:sz w:val="22"/>
          <w:szCs w:val="22"/>
          <w:lang w:val="en-US"/>
        </w:rPr>
        <w:t>Theron</w:t>
      </w:r>
      <w:r w:rsidR="004F3049" w:rsidRPr="004F3049">
        <w:rPr>
          <w:rFonts w:eastAsia="Times New Roman"/>
          <w:sz w:val="22"/>
          <w:szCs w:val="22"/>
          <w:lang w:val="el-GR"/>
        </w:rPr>
        <w:t xml:space="preserve">, </w:t>
      </w:r>
      <w:r w:rsidR="00442EE3" w:rsidRPr="00442EE3">
        <w:rPr>
          <w:rFonts w:eastAsia="Times New Roman"/>
          <w:sz w:val="22"/>
          <w:szCs w:val="22"/>
          <w:lang w:val="en-US"/>
        </w:rPr>
        <w:t>Garc</w:t>
      </w:r>
      <w:r w:rsidR="004F3049">
        <w:rPr>
          <w:rFonts w:eastAsia="Times New Roman"/>
          <w:sz w:val="22"/>
          <w:szCs w:val="22"/>
          <w:lang w:val="en-US"/>
        </w:rPr>
        <w:t>ia</w:t>
      </w:r>
      <w:r w:rsidR="004F3049" w:rsidRPr="004F3049">
        <w:rPr>
          <w:rFonts w:eastAsia="Times New Roman"/>
          <w:sz w:val="22"/>
          <w:szCs w:val="22"/>
          <w:lang w:val="el-GR"/>
        </w:rPr>
        <w:t>-</w:t>
      </w:r>
      <w:r w:rsidR="004F3049">
        <w:rPr>
          <w:rFonts w:eastAsia="Times New Roman"/>
          <w:sz w:val="22"/>
          <w:szCs w:val="22"/>
          <w:lang w:val="en-US"/>
        </w:rPr>
        <w:t>Penalvo</w:t>
      </w:r>
      <w:r w:rsidR="0074245E">
        <w:rPr>
          <w:rFonts w:eastAsia="Times New Roman"/>
          <w:sz w:val="22"/>
          <w:szCs w:val="22"/>
          <w:lang w:val="el-GR"/>
        </w:rPr>
        <w:t>,</w:t>
      </w:r>
      <w:r w:rsidR="004F3049" w:rsidRPr="004F3049">
        <w:rPr>
          <w:rFonts w:eastAsia="Times New Roman"/>
          <w:sz w:val="22"/>
          <w:szCs w:val="22"/>
          <w:lang w:val="el-GR"/>
        </w:rPr>
        <w:t xml:space="preserve"> </w:t>
      </w:r>
      <w:r w:rsidR="004F3049">
        <w:rPr>
          <w:rFonts w:eastAsia="Times New Roman"/>
          <w:sz w:val="22"/>
          <w:szCs w:val="22"/>
          <w:lang w:val="el-GR"/>
        </w:rPr>
        <w:t xml:space="preserve">και </w:t>
      </w:r>
      <w:r w:rsidR="00442EE3" w:rsidRPr="00442EE3">
        <w:rPr>
          <w:rFonts w:eastAsia="Times New Roman"/>
          <w:sz w:val="22"/>
          <w:szCs w:val="22"/>
          <w:lang w:val="en-US"/>
        </w:rPr>
        <w:t>Lucas</w:t>
      </w:r>
      <w:r w:rsidR="00442EE3" w:rsidRPr="004F3049">
        <w:rPr>
          <w:rFonts w:eastAsia="Times New Roman"/>
          <w:sz w:val="22"/>
          <w:szCs w:val="22"/>
          <w:lang w:val="el-GR"/>
        </w:rPr>
        <w:t xml:space="preserve"> </w:t>
      </w:r>
      <w:r w:rsidR="004F3049" w:rsidRPr="004F3049">
        <w:rPr>
          <w:rFonts w:eastAsia="Times New Roman"/>
          <w:sz w:val="22"/>
          <w:szCs w:val="22"/>
          <w:lang w:val="el-GR"/>
        </w:rPr>
        <w:t>(20</w:t>
      </w:r>
      <w:r w:rsidR="004F3049">
        <w:rPr>
          <w:rFonts w:eastAsia="Times New Roman"/>
          <w:sz w:val="22"/>
          <w:szCs w:val="22"/>
          <w:lang w:val="el-GR"/>
        </w:rPr>
        <w:t>14</w:t>
      </w:r>
      <w:r w:rsidR="00442EE3" w:rsidRPr="004F3049">
        <w:rPr>
          <w:rFonts w:eastAsia="Times New Roman"/>
          <w:sz w:val="22"/>
          <w:szCs w:val="22"/>
          <w:lang w:val="el-GR"/>
        </w:rPr>
        <w:t xml:space="preserve">, </w:t>
      </w:r>
      <w:r w:rsidR="00442EE3" w:rsidRPr="00060C26">
        <w:rPr>
          <w:rFonts w:eastAsia="Times New Roman"/>
          <w:sz w:val="22"/>
          <w:szCs w:val="22"/>
          <w:lang w:val="el-GR"/>
        </w:rPr>
        <w:t>όπ</w:t>
      </w:r>
      <w:r w:rsidR="00442EE3" w:rsidRPr="004F3049">
        <w:rPr>
          <w:rFonts w:eastAsia="Times New Roman"/>
          <w:sz w:val="22"/>
          <w:szCs w:val="22"/>
          <w:lang w:val="el-GR"/>
        </w:rPr>
        <w:t xml:space="preserve">. </w:t>
      </w:r>
      <w:r w:rsidR="00442EE3" w:rsidRPr="00060C26">
        <w:rPr>
          <w:rFonts w:eastAsia="Times New Roman"/>
          <w:sz w:val="22"/>
          <w:szCs w:val="22"/>
          <w:lang w:val="el-GR"/>
        </w:rPr>
        <w:t>αναφ</w:t>
      </w:r>
      <w:r w:rsidR="00442EE3" w:rsidRPr="004F3049">
        <w:rPr>
          <w:rFonts w:eastAsia="Times New Roman"/>
          <w:sz w:val="22"/>
          <w:szCs w:val="22"/>
          <w:lang w:val="el-GR"/>
        </w:rPr>
        <w:t xml:space="preserve">. </w:t>
      </w:r>
      <w:r w:rsidR="00442EE3" w:rsidRPr="00060C26">
        <w:rPr>
          <w:rFonts w:eastAsia="Times New Roman"/>
          <w:sz w:val="22"/>
          <w:szCs w:val="22"/>
          <w:lang w:val="el-GR"/>
        </w:rPr>
        <w:t>στους</w:t>
      </w:r>
      <w:r w:rsidR="00442EE3" w:rsidRPr="004F3049">
        <w:rPr>
          <w:rFonts w:eastAsia="Times New Roman"/>
          <w:sz w:val="22"/>
          <w:szCs w:val="22"/>
          <w:lang w:val="el-GR"/>
        </w:rPr>
        <w:t xml:space="preserve"> </w:t>
      </w:r>
      <w:r w:rsidR="004F3049" w:rsidRPr="004F3049">
        <w:rPr>
          <w:rFonts w:eastAsia="Times New Roman"/>
          <w:sz w:val="22"/>
          <w:szCs w:val="22"/>
          <w:lang w:val="en-US"/>
        </w:rPr>
        <w:t>Conde</w:t>
      </w:r>
      <w:r w:rsidR="004F3049" w:rsidRPr="004F3049">
        <w:rPr>
          <w:rFonts w:eastAsia="Times New Roman"/>
          <w:sz w:val="22"/>
          <w:szCs w:val="22"/>
          <w:lang w:val="el-GR"/>
        </w:rPr>
        <w:t xml:space="preserve"> &amp; </w:t>
      </w:r>
      <w:r w:rsidR="004F3049" w:rsidRPr="004F3049">
        <w:rPr>
          <w:rFonts w:eastAsia="Times New Roman"/>
          <w:sz w:val="22"/>
          <w:szCs w:val="22"/>
          <w:lang w:val="en-US"/>
        </w:rPr>
        <w:t>Hern</w:t>
      </w:r>
      <w:r w:rsidR="004F3049" w:rsidRPr="004F3049">
        <w:rPr>
          <w:rFonts w:eastAsia="Times New Roman"/>
          <w:sz w:val="22"/>
          <w:szCs w:val="22"/>
          <w:lang w:val="el-GR"/>
        </w:rPr>
        <w:t>á</w:t>
      </w:r>
      <w:r w:rsidR="004F3049" w:rsidRPr="004F3049">
        <w:rPr>
          <w:rFonts w:eastAsia="Times New Roman"/>
          <w:sz w:val="22"/>
          <w:szCs w:val="22"/>
          <w:lang w:val="en-US"/>
        </w:rPr>
        <w:t>ndez</w:t>
      </w:r>
      <w:r w:rsidR="004F3049" w:rsidRPr="004F3049">
        <w:rPr>
          <w:rFonts w:eastAsia="Times New Roman"/>
          <w:sz w:val="22"/>
          <w:szCs w:val="22"/>
          <w:lang w:val="el-GR"/>
        </w:rPr>
        <w:t>-</w:t>
      </w:r>
      <w:r w:rsidR="004F3049" w:rsidRPr="004F3049">
        <w:rPr>
          <w:rFonts w:eastAsia="Times New Roman"/>
          <w:sz w:val="22"/>
          <w:szCs w:val="22"/>
          <w:lang w:val="en-US"/>
        </w:rPr>
        <w:t>Garc</w:t>
      </w:r>
      <w:r w:rsidR="004F3049" w:rsidRPr="004F3049">
        <w:rPr>
          <w:rFonts w:eastAsia="Times New Roman"/>
          <w:sz w:val="22"/>
          <w:szCs w:val="22"/>
          <w:lang w:val="el-GR"/>
        </w:rPr>
        <w:t>í</w:t>
      </w:r>
      <w:r w:rsidR="004F3049" w:rsidRPr="004F3049">
        <w:rPr>
          <w:rFonts w:eastAsia="Times New Roman"/>
          <w:sz w:val="22"/>
          <w:szCs w:val="22"/>
          <w:lang w:val="en-US"/>
        </w:rPr>
        <w:t>a</w:t>
      </w:r>
      <w:r w:rsidR="004F3049" w:rsidRPr="004F3049">
        <w:rPr>
          <w:rFonts w:eastAsia="Times New Roman"/>
          <w:sz w:val="22"/>
          <w:szCs w:val="22"/>
          <w:lang w:val="el-GR"/>
        </w:rPr>
        <w:t>, 2015</w:t>
      </w:r>
      <w:r w:rsidR="00442EE3" w:rsidRPr="004F3049">
        <w:rPr>
          <w:rFonts w:eastAsia="Times New Roman"/>
          <w:sz w:val="22"/>
          <w:szCs w:val="22"/>
          <w:lang w:val="el-GR"/>
        </w:rPr>
        <w:t>)</w:t>
      </w:r>
      <w:r w:rsidR="004F3049">
        <w:rPr>
          <w:bCs/>
          <w:color w:val="222222"/>
          <w:sz w:val="22"/>
          <w:szCs w:val="22"/>
          <w:shd w:val="clear" w:color="auto" w:fill="FFFFFF"/>
          <w:lang w:val="el-GR"/>
        </w:rPr>
        <w:t xml:space="preserve"> </w:t>
      </w:r>
      <w:r w:rsidR="00035BA8">
        <w:rPr>
          <w:bCs/>
          <w:color w:val="222222"/>
          <w:sz w:val="22"/>
          <w:szCs w:val="22"/>
          <w:shd w:val="clear" w:color="auto" w:fill="FFFFFF"/>
          <w:lang w:val="el-GR"/>
        </w:rPr>
        <w:t xml:space="preserve">εξετάζουν </w:t>
      </w:r>
      <w:r w:rsidR="004F3049">
        <w:rPr>
          <w:bCs/>
          <w:color w:val="222222"/>
          <w:sz w:val="22"/>
          <w:szCs w:val="22"/>
          <w:shd w:val="clear" w:color="auto" w:fill="FFFFFF"/>
          <w:lang w:val="el-GR"/>
        </w:rPr>
        <w:t>στην εργασία τους πως να συλλέξουν</w:t>
      </w:r>
      <w:r w:rsidR="0006016F">
        <w:rPr>
          <w:bCs/>
          <w:color w:val="222222"/>
          <w:sz w:val="22"/>
          <w:szCs w:val="22"/>
          <w:shd w:val="clear" w:color="auto" w:fill="FFFFFF"/>
          <w:lang w:val="el-GR"/>
        </w:rPr>
        <w:t xml:space="preserve"> δεδομένα</w:t>
      </w:r>
      <w:r w:rsidR="004F3049">
        <w:rPr>
          <w:bCs/>
          <w:color w:val="222222"/>
          <w:sz w:val="22"/>
          <w:szCs w:val="22"/>
          <w:shd w:val="clear" w:color="auto" w:fill="FFFFFF"/>
          <w:lang w:val="el-GR"/>
        </w:rPr>
        <w:t xml:space="preserve"> σε εκπαιδευτικούς εικονικούς κόσμους. </w:t>
      </w:r>
    </w:p>
    <w:p w14:paraId="5350564E" w14:textId="74007CA6" w:rsidR="006A5FAD" w:rsidRDefault="004F3049" w:rsidP="00060C26">
      <w:pPr>
        <w:pStyle w:val="Default"/>
        <w:spacing w:before="240" w:line="360" w:lineRule="auto"/>
        <w:ind w:right="-7" w:firstLine="284"/>
        <w:jc w:val="both"/>
        <w:rPr>
          <w:bCs/>
          <w:color w:val="222222"/>
          <w:sz w:val="22"/>
          <w:szCs w:val="22"/>
          <w:shd w:val="clear" w:color="auto" w:fill="FFFFFF"/>
          <w:lang w:val="el-GR"/>
        </w:rPr>
      </w:pPr>
      <w:r>
        <w:rPr>
          <w:bCs/>
          <w:color w:val="222222"/>
          <w:sz w:val="22"/>
          <w:szCs w:val="22"/>
          <w:shd w:val="clear" w:color="auto" w:fill="FFFFFF"/>
          <w:lang w:val="el-GR"/>
        </w:rPr>
        <w:t>Τα συγκεκριμένα δεδομένα στη συνέχεια χρησιμοποιούνται για να αναγνωρίσουν τη συμπεριφορά τόσο των εκπαιδευόμ</w:t>
      </w:r>
      <w:r w:rsidR="00B85097">
        <w:rPr>
          <w:bCs/>
          <w:color w:val="222222"/>
          <w:sz w:val="22"/>
          <w:szCs w:val="22"/>
          <w:shd w:val="clear" w:color="auto" w:fill="FFFFFF"/>
          <w:lang w:val="el-GR"/>
        </w:rPr>
        <w:t xml:space="preserve">ενων όσο και των εκπαιδευτικών αλλά και </w:t>
      </w:r>
      <w:r>
        <w:rPr>
          <w:bCs/>
          <w:color w:val="222222"/>
          <w:sz w:val="22"/>
          <w:szCs w:val="22"/>
          <w:shd w:val="clear" w:color="auto" w:fill="FFFFFF"/>
          <w:lang w:val="el-GR"/>
        </w:rPr>
        <w:t xml:space="preserve">μοτίβα χρήσης και δείκτες </w:t>
      </w:r>
      <w:r w:rsidR="007232D3">
        <w:rPr>
          <w:bCs/>
          <w:color w:val="222222"/>
          <w:sz w:val="22"/>
          <w:szCs w:val="22"/>
          <w:shd w:val="clear" w:color="auto" w:fill="FFFFFF"/>
          <w:lang w:val="el-GR"/>
        </w:rPr>
        <w:t>που δείχνουν το πόσο εμπλέκονται οι χρήστε</w:t>
      </w:r>
      <w:r w:rsidR="00B85097">
        <w:rPr>
          <w:color w:val="222222"/>
          <w:sz w:val="22"/>
          <w:szCs w:val="22"/>
          <w:shd w:val="clear" w:color="auto" w:fill="FFFFFF"/>
          <w:lang w:val="el-GR"/>
        </w:rPr>
        <w:t xml:space="preserve">ς στο περιβάλλον </w:t>
      </w:r>
      <w:r w:rsidR="007232D3">
        <w:rPr>
          <w:color w:val="222222"/>
          <w:sz w:val="22"/>
          <w:szCs w:val="22"/>
          <w:shd w:val="clear" w:color="auto" w:fill="FFFFFF"/>
          <w:lang w:val="el-GR"/>
        </w:rPr>
        <w:t>(</w:t>
      </w:r>
      <w:r w:rsidR="007232D3" w:rsidRPr="00C2610C">
        <w:rPr>
          <w:bCs/>
          <w:color w:val="222222"/>
          <w:sz w:val="22"/>
          <w:szCs w:val="22"/>
          <w:shd w:val="clear" w:color="auto" w:fill="FFFFFF"/>
        </w:rPr>
        <w:t>Conde</w:t>
      </w:r>
      <w:r w:rsidR="007232D3">
        <w:rPr>
          <w:bCs/>
          <w:color w:val="222222"/>
          <w:sz w:val="22"/>
          <w:szCs w:val="22"/>
          <w:shd w:val="clear" w:color="auto" w:fill="FFFFFF"/>
          <w:lang w:val="el-GR"/>
        </w:rPr>
        <w:t xml:space="preserve"> </w:t>
      </w:r>
      <w:r w:rsidR="007232D3" w:rsidRPr="00C2610C">
        <w:rPr>
          <w:bCs/>
          <w:color w:val="222222"/>
          <w:sz w:val="22"/>
          <w:szCs w:val="22"/>
          <w:shd w:val="clear" w:color="auto" w:fill="FFFFFF"/>
          <w:lang w:val="el-GR"/>
        </w:rPr>
        <w:t xml:space="preserve">&amp; </w:t>
      </w:r>
      <w:r w:rsidR="007232D3" w:rsidRPr="00C2610C">
        <w:rPr>
          <w:bCs/>
          <w:color w:val="222222"/>
          <w:sz w:val="22"/>
          <w:szCs w:val="22"/>
          <w:shd w:val="clear" w:color="auto" w:fill="FFFFFF"/>
        </w:rPr>
        <w:t>Hern</w:t>
      </w:r>
      <w:r w:rsidR="007232D3" w:rsidRPr="00C2610C">
        <w:rPr>
          <w:bCs/>
          <w:color w:val="222222"/>
          <w:sz w:val="22"/>
          <w:szCs w:val="22"/>
          <w:shd w:val="clear" w:color="auto" w:fill="FFFFFF"/>
          <w:lang w:val="el-GR"/>
        </w:rPr>
        <w:t>á</w:t>
      </w:r>
      <w:r w:rsidR="007232D3" w:rsidRPr="00C2610C">
        <w:rPr>
          <w:bCs/>
          <w:color w:val="222222"/>
          <w:sz w:val="22"/>
          <w:szCs w:val="22"/>
          <w:shd w:val="clear" w:color="auto" w:fill="FFFFFF"/>
        </w:rPr>
        <w:t>ndez</w:t>
      </w:r>
      <w:r w:rsidR="007232D3" w:rsidRPr="00C2610C">
        <w:rPr>
          <w:bCs/>
          <w:color w:val="222222"/>
          <w:sz w:val="22"/>
          <w:szCs w:val="22"/>
          <w:shd w:val="clear" w:color="auto" w:fill="FFFFFF"/>
          <w:lang w:val="el-GR"/>
        </w:rPr>
        <w:t>-</w:t>
      </w:r>
      <w:r w:rsidR="007232D3" w:rsidRPr="00C2610C">
        <w:rPr>
          <w:bCs/>
          <w:color w:val="222222"/>
          <w:sz w:val="22"/>
          <w:szCs w:val="22"/>
          <w:shd w:val="clear" w:color="auto" w:fill="FFFFFF"/>
        </w:rPr>
        <w:t>Garc</w:t>
      </w:r>
      <w:r w:rsidR="007232D3" w:rsidRPr="00C2610C">
        <w:rPr>
          <w:bCs/>
          <w:color w:val="222222"/>
          <w:sz w:val="22"/>
          <w:szCs w:val="22"/>
          <w:shd w:val="clear" w:color="auto" w:fill="FFFFFF"/>
          <w:lang w:val="el-GR"/>
        </w:rPr>
        <w:t>í</w:t>
      </w:r>
      <w:r w:rsidR="007232D3" w:rsidRPr="00C2610C">
        <w:rPr>
          <w:bCs/>
          <w:color w:val="222222"/>
          <w:sz w:val="22"/>
          <w:szCs w:val="22"/>
          <w:shd w:val="clear" w:color="auto" w:fill="FFFFFF"/>
        </w:rPr>
        <w:t>a</w:t>
      </w:r>
      <w:r w:rsidR="007232D3">
        <w:rPr>
          <w:bCs/>
          <w:color w:val="222222"/>
          <w:sz w:val="22"/>
          <w:szCs w:val="22"/>
          <w:shd w:val="clear" w:color="auto" w:fill="FFFFFF"/>
          <w:lang w:val="el-GR"/>
        </w:rPr>
        <w:t xml:space="preserve">, </w:t>
      </w:r>
      <w:r w:rsidR="007232D3" w:rsidRPr="00C2610C">
        <w:rPr>
          <w:bCs/>
          <w:color w:val="222222"/>
          <w:sz w:val="22"/>
          <w:szCs w:val="22"/>
          <w:shd w:val="clear" w:color="auto" w:fill="FFFFFF"/>
          <w:lang w:val="el-GR"/>
        </w:rPr>
        <w:t>2015</w:t>
      </w:r>
      <w:r w:rsidR="007232D3">
        <w:rPr>
          <w:bCs/>
          <w:color w:val="222222"/>
          <w:sz w:val="22"/>
          <w:szCs w:val="22"/>
          <w:shd w:val="clear" w:color="auto" w:fill="FFFFFF"/>
          <w:lang w:val="el-GR"/>
        </w:rPr>
        <w:t>, σελ.1</w:t>
      </w:r>
      <w:r w:rsidR="007232D3" w:rsidRPr="00C2610C">
        <w:rPr>
          <w:bCs/>
          <w:color w:val="222222"/>
          <w:sz w:val="22"/>
          <w:szCs w:val="22"/>
          <w:shd w:val="clear" w:color="auto" w:fill="FFFFFF"/>
          <w:lang w:val="el-GR"/>
        </w:rPr>
        <w:t>)</w:t>
      </w:r>
      <w:r w:rsidR="007232D3">
        <w:rPr>
          <w:color w:val="222222"/>
          <w:sz w:val="22"/>
          <w:szCs w:val="22"/>
          <w:shd w:val="clear" w:color="auto" w:fill="FFFFFF"/>
          <w:lang w:val="el-GR"/>
        </w:rPr>
        <w:t>. Μέσα από την εξερεύνηση τω</w:t>
      </w:r>
      <w:r w:rsidR="007257D8">
        <w:rPr>
          <w:color w:val="222222"/>
          <w:sz w:val="22"/>
          <w:szCs w:val="22"/>
          <w:shd w:val="clear" w:color="auto" w:fill="FFFFFF"/>
          <w:lang w:val="el-GR"/>
        </w:rPr>
        <w:t>ν δεδομένων που προκύπτουν</w:t>
      </w:r>
      <w:r w:rsidR="007257D8" w:rsidRPr="007257D8">
        <w:rPr>
          <w:color w:val="222222"/>
          <w:sz w:val="22"/>
          <w:szCs w:val="22"/>
          <w:shd w:val="clear" w:color="auto" w:fill="FFFFFF"/>
          <w:lang w:val="el-GR"/>
        </w:rPr>
        <w:t xml:space="preserve"> </w:t>
      </w:r>
      <w:r w:rsidR="007232D3">
        <w:rPr>
          <w:color w:val="222222"/>
          <w:sz w:val="22"/>
          <w:szCs w:val="22"/>
          <w:shd w:val="clear" w:color="auto" w:fill="FFFFFF"/>
          <w:lang w:val="el-GR"/>
        </w:rPr>
        <w:t xml:space="preserve">από </w:t>
      </w:r>
      <w:r w:rsidR="00BE0F68">
        <w:rPr>
          <w:color w:val="222222"/>
          <w:sz w:val="22"/>
          <w:szCs w:val="22"/>
          <w:shd w:val="clear" w:color="auto" w:fill="FFFFFF"/>
          <w:lang w:val="el-GR"/>
        </w:rPr>
        <w:t xml:space="preserve">τις αλληλεπιδράσεις των υποκειμένων </w:t>
      </w:r>
      <w:r w:rsidR="00275042">
        <w:rPr>
          <w:color w:val="222222"/>
          <w:sz w:val="22"/>
          <w:szCs w:val="22"/>
          <w:shd w:val="clear" w:color="auto" w:fill="FFFFFF"/>
          <w:lang w:val="el-GR"/>
        </w:rPr>
        <w:t>στον εικονικό κόσμο παρέχονται</w:t>
      </w:r>
      <w:r w:rsidR="00777A66">
        <w:rPr>
          <w:color w:val="222222"/>
          <w:sz w:val="22"/>
          <w:szCs w:val="22"/>
          <w:shd w:val="clear" w:color="auto" w:fill="FFFFFF"/>
          <w:lang w:val="el-GR"/>
        </w:rPr>
        <w:t xml:space="preserve"> πληροφορίες </w:t>
      </w:r>
      <w:r w:rsidR="00BE0F68">
        <w:rPr>
          <w:color w:val="222222"/>
          <w:sz w:val="22"/>
          <w:szCs w:val="22"/>
          <w:shd w:val="clear" w:color="auto" w:fill="FFFFFF"/>
          <w:lang w:val="el-GR"/>
        </w:rPr>
        <w:t>για τις αντιλήψεις και τα κίνητρα</w:t>
      </w:r>
      <w:r w:rsidR="0006016F">
        <w:rPr>
          <w:color w:val="222222"/>
          <w:sz w:val="22"/>
          <w:szCs w:val="22"/>
          <w:shd w:val="clear" w:color="auto" w:fill="FFFFFF"/>
          <w:lang w:val="el-GR"/>
        </w:rPr>
        <w:t xml:space="preserve"> </w:t>
      </w:r>
      <w:r w:rsidR="00CD4182">
        <w:rPr>
          <w:color w:val="222222"/>
          <w:sz w:val="22"/>
          <w:szCs w:val="22"/>
          <w:shd w:val="clear" w:color="auto" w:fill="FFFFFF"/>
          <w:lang w:val="el-GR"/>
        </w:rPr>
        <w:t xml:space="preserve">αυτών </w:t>
      </w:r>
      <w:r w:rsidR="00BE0F68">
        <w:rPr>
          <w:color w:val="222222"/>
          <w:sz w:val="22"/>
          <w:szCs w:val="22"/>
          <w:shd w:val="clear" w:color="auto" w:fill="FFFFFF"/>
          <w:lang w:val="el-GR"/>
        </w:rPr>
        <w:t>(</w:t>
      </w:r>
      <w:r w:rsidR="00BE0F68" w:rsidRPr="00C2610C">
        <w:rPr>
          <w:bCs/>
          <w:color w:val="222222"/>
          <w:sz w:val="22"/>
          <w:szCs w:val="22"/>
          <w:shd w:val="clear" w:color="auto" w:fill="FFFFFF"/>
        </w:rPr>
        <w:t>Conde</w:t>
      </w:r>
      <w:r w:rsidR="00BE0F68">
        <w:rPr>
          <w:bCs/>
          <w:color w:val="222222"/>
          <w:sz w:val="22"/>
          <w:szCs w:val="22"/>
          <w:shd w:val="clear" w:color="auto" w:fill="FFFFFF"/>
          <w:lang w:val="el-GR"/>
        </w:rPr>
        <w:t xml:space="preserve"> </w:t>
      </w:r>
      <w:r w:rsidR="00BE0F68" w:rsidRPr="00C2610C">
        <w:rPr>
          <w:bCs/>
          <w:color w:val="222222"/>
          <w:sz w:val="22"/>
          <w:szCs w:val="22"/>
          <w:shd w:val="clear" w:color="auto" w:fill="FFFFFF"/>
          <w:lang w:val="el-GR"/>
        </w:rPr>
        <w:t xml:space="preserve">&amp; </w:t>
      </w:r>
      <w:r w:rsidR="00BE0F68" w:rsidRPr="00C2610C">
        <w:rPr>
          <w:bCs/>
          <w:color w:val="222222"/>
          <w:sz w:val="22"/>
          <w:szCs w:val="22"/>
          <w:shd w:val="clear" w:color="auto" w:fill="FFFFFF"/>
        </w:rPr>
        <w:t>Hern</w:t>
      </w:r>
      <w:r w:rsidR="00BE0F68" w:rsidRPr="00C2610C">
        <w:rPr>
          <w:bCs/>
          <w:color w:val="222222"/>
          <w:sz w:val="22"/>
          <w:szCs w:val="22"/>
          <w:shd w:val="clear" w:color="auto" w:fill="FFFFFF"/>
          <w:lang w:val="el-GR"/>
        </w:rPr>
        <w:t>á</w:t>
      </w:r>
      <w:r w:rsidR="00BE0F68" w:rsidRPr="00C2610C">
        <w:rPr>
          <w:bCs/>
          <w:color w:val="222222"/>
          <w:sz w:val="22"/>
          <w:szCs w:val="22"/>
          <w:shd w:val="clear" w:color="auto" w:fill="FFFFFF"/>
        </w:rPr>
        <w:t>ndez</w:t>
      </w:r>
      <w:r w:rsidR="00BE0F68" w:rsidRPr="00C2610C">
        <w:rPr>
          <w:bCs/>
          <w:color w:val="222222"/>
          <w:sz w:val="22"/>
          <w:szCs w:val="22"/>
          <w:shd w:val="clear" w:color="auto" w:fill="FFFFFF"/>
          <w:lang w:val="el-GR"/>
        </w:rPr>
        <w:t>-</w:t>
      </w:r>
      <w:r w:rsidR="00BE0F68" w:rsidRPr="00C2610C">
        <w:rPr>
          <w:bCs/>
          <w:color w:val="222222"/>
          <w:sz w:val="22"/>
          <w:szCs w:val="22"/>
          <w:shd w:val="clear" w:color="auto" w:fill="FFFFFF"/>
        </w:rPr>
        <w:t>Garc</w:t>
      </w:r>
      <w:r w:rsidR="00BE0F68" w:rsidRPr="00C2610C">
        <w:rPr>
          <w:bCs/>
          <w:color w:val="222222"/>
          <w:sz w:val="22"/>
          <w:szCs w:val="22"/>
          <w:shd w:val="clear" w:color="auto" w:fill="FFFFFF"/>
          <w:lang w:val="el-GR"/>
        </w:rPr>
        <w:t>í</w:t>
      </w:r>
      <w:r w:rsidR="00BE0F68" w:rsidRPr="00C2610C">
        <w:rPr>
          <w:bCs/>
          <w:color w:val="222222"/>
          <w:sz w:val="22"/>
          <w:szCs w:val="22"/>
          <w:shd w:val="clear" w:color="auto" w:fill="FFFFFF"/>
        </w:rPr>
        <w:t>a</w:t>
      </w:r>
      <w:r w:rsidR="00BE0F68">
        <w:rPr>
          <w:bCs/>
          <w:color w:val="222222"/>
          <w:sz w:val="22"/>
          <w:szCs w:val="22"/>
          <w:shd w:val="clear" w:color="auto" w:fill="FFFFFF"/>
          <w:lang w:val="el-GR"/>
        </w:rPr>
        <w:t xml:space="preserve">, </w:t>
      </w:r>
      <w:r w:rsidR="00BE0F68" w:rsidRPr="00C2610C">
        <w:rPr>
          <w:bCs/>
          <w:color w:val="222222"/>
          <w:sz w:val="22"/>
          <w:szCs w:val="22"/>
          <w:shd w:val="clear" w:color="auto" w:fill="FFFFFF"/>
          <w:lang w:val="el-GR"/>
        </w:rPr>
        <w:t>2015</w:t>
      </w:r>
      <w:r w:rsidR="00BE0F68">
        <w:rPr>
          <w:bCs/>
          <w:color w:val="222222"/>
          <w:sz w:val="22"/>
          <w:szCs w:val="22"/>
          <w:shd w:val="clear" w:color="auto" w:fill="FFFFFF"/>
          <w:lang w:val="el-GR"/>
        </w:rPr>
        <w:t>, σελ.1</w:t>
      </w:r>
      <w:r w:rsidR="00BE0F68" w:rsidRPr="00C2610C">
        <w:rPr>
          <w:bCs/>
          <w:color w:val="222222"/>
          <w:sz w:val="22"/>
          <w:szCs w:val="22"/>
          <w:shd w:val="clear" w:color="auto" w:fill="FFFFFF"/>
          <w:lang w:val="el-GR"/>
        </w:rPr>
        <w:t>)</w:t>
      </w:r>
      <w:r w:rsidR="00BE0F68">
        <w:rPr>
          <w:bCs/>
          <w:color w:val="222222"/>
          <w:sz w:val="22"/>
          <w:szCs w:val="22"/>
          <w:shd w:val="clear" w:color="auto" w:fill="FFFFFF"/>
          <w:lang w:val="el-GR"/>
        </w:rPr>
        <w:t>. Πάνω σε αυτή την ανάλυση, οι</w:t>
      </w:r>
      <w:r w:rsidR="00BE0F68" w:rsidRPr="00BE0F68">
        <w:rPr>
          <w:bCs/>
          <w:color w:val="222222"/>
          <w:sz w:val="22"/>
          <w:szCs w:val="22"/>
          <w:shd w:val="clear" w:color="auto" w:fill="FFFFFF"/>
          <w:lang w:val="el-GR"/>
        </w:rPr>
        <w:t xml:space="preserve"> </w:t>
      </w:r>
      <w:r w:rsidR="00BE0F68" w:rsidRPr="00442EE3">
        <w:rPr>
          <w:rFonts w:eastAsia="Times New Roman"/>
          <w:sz w:val="22"/>
          <w:szCs w:val="22"/>
          <w:lang w:val="en-US"/>
        </w:rPr>
        <w:t>Cruz</w:t>
      </w:r>
      <w:r w:rsidR="00BE0F68" w:rsidRPr="004F3049">
        <w:rPr>
          <w:rFonts w:eastAsia="Times New Roman"/>
          <w:sz w:val="22"/>
          <w:szCs w:val="22"/>
          <w:lang w:val="el-GR"/>
        </w:rPr>
        <w:t>-</w:t>
      </w:r>
      <w:r w:rsidR="00BE0F68" w:rsidRPr="00442EE3">
        <w:rPr>
          <w:rFonts w:eastAsia="Times New Roman"/>
          <w:sz w:val="22"/>
          <w:szCs w:val="22"/>
          <w:lang w:val="en-US"/>
        </w:rPr>
        <w:t>Benito</w:t>
      </w:r>
      <w:r w:rsidR="00BE0F68" w:rsidRPr="00BE0F68">
        <w:rPr>
          <w:rFonts w:eastAsia="Times New Roman"/>
          <w:sz w:val="22"/>
          <w:szCs w:val="22"/>
          <w:lang w:val="el-GR"/>
        </w:rPr>
        <w:t xml:space="preserve"> </w:t>
      </w:r>
      <w:r w:rsidR="00BE0F68">
        <w:rPr>
          <w:rFonts w:eastAsia="Times New Roman"/>
          <w:sz w:val="22"/>
          <w:szCs w:val="22"/>
          <w:lang w:val="en-US"/>
        </w:rPr>
        <w:t>et</w:t>
      </w:r>
      <w:r w:rsidR="00BE0F68" w:rsidRPr="00BE0F68">
        <w:rPr>
          <w:rFonts w:eastAsia="Times New Roman"/>
          <w:sz w:val="22"/>
          <w:szCs w:val="22"/>
          <w:lang w:val="el-GR"/>
        </w:rPr>
        <w:t xml:space="preserve"> </w:t>
      </w:r>
      <w:r w:rsidR="00BE0F68">
        <w:rPr>
          <w:rFonts w:eastAsia="Times New Roman"/>
          <w:sz w:val="22"/>
          <w:szCs w:val="22"/>
          <w:lang w:val="en-US"/>
        </w:rPr>
        <w:t>al</w:t>
      </w:r>
      <w:r w:rsidR="00BE0F68" w:rsidRPr="00BE0F68">
        <w:rPr>
          <w:rFonts w:eastAsia="Times New Roman"/>
          <w:sz w:val="22"/>
          <w:szCs w:val="22"/>
          <w:lang w:val="el-GR"/>
        </w:rPr>
        <w:t xml:space="preserve">. (2014, </w:t>
      </w:r>
      <w:r w:rsidR="00BE0F68" w:rsidRPr="00060C26">
        <w:rPr>
          <w:rFonts w:eastAsia="Times New Roman"/>
          <w:sz w:val="22"/>
          <w:szCs w:val="22"/>
          <w:lang w:val="el-GR"/>
        </w:rPr>
        <w:t>όπ</w:t>
      </w:r>
      <w:r w:rsidR="00BE0F68" w:rsidRPr="004F3049">
        <w:rPr>
          <w:rFonts w:eastAsia="Times New Roman"/>
          <w:sz w:val="22"/>
          <w:szCs w:val="22"/>
          <w:lang w:val="el-GR"/>
        </w:rPr>
        <w:t xml:space="preserve">. </w:t>
      </w:r>
      <w:r w:rsidR="00BE0F68" w:rsidRPr="00060C26">
        <w:rPr>
          <w:rFonts w:eastAsia="Times New Roman"/>
          <w:sz w:val="22"/>
          <w:szCs w:val="22"/>
          <w:lang w:val="el-GR"/>
        </w:rPr>
        <w:t>αναφ</w:t>
      </w:r>
      <w:r w:rsidR="00BE0F68" w:rsidRPr="004F3049">
        <w:rPr>
          <w:rFonts w:eastAsia="Times New Roman"/>
          <w:sz w:val="22"/>
          <w:szCs w:val="22"/>
          <w:lang w:val="el-GR"/>
        </w:rPr>
        <w:t xml:space="preserve">. </w:t>
      </w:r>
      <w:r w:rsidR="00BE0F68" w:rsidRPr="00060C26">
        <w:rPr>
          <w:rFonts w:eastAsia="Times New Roman"/>
          <w:sz w:val="22"/>
          <w:szCs w:val="22"/>
          <w:lang w:val="el-GR"/>
        </w:rPr>
        <w:t>στους</w:t>
      </w:r>
      <w:r w:rsidR="00BE0F68" w:rsidRPr="004F3049">
        <w:rPr>
          <w:rFonts w:eastAsia="Times New Roman"/>
          <w:sz w:val="22"/>
          <w:szCs w:val="22"/>
          <w:lang w:val="el-GR"/>
        </w:rPr>
        <w:t xml:space="preserve"> </w:t>
      </w:r>
      <w:r w:rsidR="00BE0F68" w:rsidRPr="004F3049">
        <w:rPr>
          <w:rFonts w:eastAsia="Times New Roman"/>
          <w:sz w:val="22"/>
          <w:szCs w:val="22"/>
          <w:lang w:val="en-US"/>
        </w:rPr>
        <w:t>Conde</w:t>
      </w:r>
      <w:r w:rsidR="00BE0F68" w:rsidRPr="004F3049">
        <w:rPr>
          <w:rFonts w:eastAsia="Times New Roman"/>
          <w:sz w:val="22"/>
          <w:szCs w:val="22"/>
          <w:lang w:val="el-GR"/>
        </w:rPr>
        <w:t xml:space="preserve"> &amp; </w:t>
      </w:r>
      <w:r w:rsidR="00BE0F68" w:rsidRPr="004F3049">
        <w:rPr>
          <w:rFonts w:eastAsia="Times New Roman"/>
          <w:sz w:val="22"/>
          <w:szCs w:val="22"/>
          <w:lang w:val="en-US"/>
        </w:rPr>
        <w:t>Hern</w:t>
      </w:r>
      <w:r w:rsidR="00BE0F68" w:rsidRPr="004F3049">
        <w:rPr>
          <w:rFonts w:eastAsia="Times New Roman"/>
          <w:sz w:val="22"/>
          <w:szCs w:val="22"/>
          <w:lang w:val="el-GR"/>
        </w:rPr>
        <w:t>á</w:t>
      </w:r>
      <w:r w:rsidR="00BE0F68" w:rsidRPr="004F3049">
        <w:rPr>
          <w:rFonts w:eastAsia="Times New Roman"/>
          <w:sz w:val="22"/>
          <w:szCs w:val="22"/>
          <w:lang w:val="en-US"/>
        </w:rPr>
        <w:t>ndez</w:t>
      </w:r>
      <w:r w:rsidR="00BE0F68" w:rsidRPr="004F3049">
        <w:rPr>
          <w:rFonts w:eastAsia="Times New Roman"/>
          <w:sz w:val="22"/>
          <w:szCs w:val="22"/>
          <w:lang w:val="el-GR"/>
        </w:rPr>
        <w:t>-</w:t>
      </w:r>
      <w:r w:rsidR="00BE0F68" w:rsidRPr="004F3049">
        <w:rPr>
          <w:rFonts w:eastAsia="Times New Roman"/>
          <w:sz w:val="22"/>
          <w:szCs w:val="22"/>
          <w:lang w:val="en-US"/>
        </w:rPr>
        <w:t>Garc</w:t>
      </w:r>
      <w:r w:rsidR="00BE0F68" w:rsidRPr="004F3049">
        <w:rPr>
          <w:rFonts w:eastAsia="Times New Roman"/>
          <w:sz w:val="22"/>
          <w:szCs w:val="22"/>
          <w:lang w:val="el-GR"/>
        </w:rPr>
        <w:t>í</w:t>
      </w:r>
      <w:r w:rsidR="00BE0F68" w:rsidRPr="004F3049">
        <w:rPr>
          <w:rFonts w:eastAsia="Times New Roman"/>
          <w:sz w:val="22"/>
          <w:szCs w:val="22"/>
          <w:lang w:val="en-US"/>
        </w:rPr>
        <w:t>a</w:t>
      </w:r>
      <w:r w:rsidR="00BE0F68" w:rsidRPr="004F3049">
        <w:rPr>
          <w:rFonts w:eastAsia="Times New Roman"/>
          <w:sz w:val="22"/>
          <w:szCs w:val="22"/>
          <w:lang w:val="el-GR"/>
        </w:rPr>
        <w:t>, 2015)</w:t>
      </w:r>
      <w:r w:rsidR="00BE0F68" w:rsidRPr="00BE0F68">
        <w:rPr>
          <w:bCs/>
          <w:color w:val="222222"/>
          <w:sz w:val="22"/>
          <w:szCs w:val="22"/>
          <w:shd w:val="clear" w:color="auto" w:fill="FFFFFF"/>
          <w:lang w:val="el-GR"/>
        </w:rPr>
        <w:t xml:space="preserve"> </w:t>
      </w:r>
      <w:r w:rsidR="00BE0F68">
        <w:rPr>
          <w:bCs/>
          <w:color w:val="222222"/>
          <w:sz w:val="22"/>
          <w:szCs w:val="22"/>
          <w:shd w:val="clear" w:color="auto" w:fill="FFFFFF"/>
          <w:lang w:val="el-GR"/>
        </w:rPr>
        <w:t xml:space="preserve">προτείνουν δράσεις όπου κατευθύνονται στην αύξηση </w:t>
      </w:r>
      <w:r w:rsidR="0006016F">
        <w:rPr>
          <w:bCs/>
          <w:color w:val="222222"/>
          <w:sz w:val="22"/>
          <w:szCs w:val="22"/>
          <w:shd w:val="clear" w:color="auto" w:fill="FFFFFF"/>
          <w:lang w:val="el-GR"/>
        </w:rPr>
        <w:t>τ</w:t>
      </w:r>
      <w:r w:rsidR="00B57FA2">
        <w:rPr>
          <w:bCs/>
          <w:color w:val="222222"/>
          <w:sz w:val="22"/>
          <w:szCs w:val="22"/>
          <w:shd w:val="clear" w:color="auto" w:fill="FFFFFF"/>
          <w:lang w:val="el-GR"/>
        </w:rPr>
        <w:t>ης απόδοσης της μάθησης και στη</w:t>
      </w:r>
      <w:r w:rsidR="0006016F">
        <w:rPr>
          <w:bCs/>
          <w:color w:val="222222"/>
          <w:sz w:val="22"/>
          <w:szCs w:val="22"/>
          <w:shd w:val="clear" w:color="auto" w:fill="FFFFFF"/>
          <w:lang w:val="el-GR"/>
        </w:rPr>
        <w:t xml:space="preserve"> διευκόλυνση</w:t>
      </w:r>
      <w:r w:rsidR="00BE0F68">
        <w:rPr>
          <w:bCs/>
          <w:color w:val="222222"/>
          <w:sz w:val="22"/>
          <w:szCs w:val="22"/>
          <w:shd w:val="clear" w:color="auto" w:fill="FFFFFF"/>
          <w:lang w:val="el-GR"/>
        </w:rPr>
        <w:t xml:space="preserve"> </w:t>
      </w:r>
      <w:r w:rsidR="0006016F">
        <w:rPr>
          <w:bCs/>
          <w:color w:val="222222"/>
          <w:sz w:val="22"/>
          <w:szCs w:val="22"/>
          <w:shd w:val="clear" w:color="auto" w:fill="FFFFFF"/>
          <w:lang w:val="el-GR"/>
        </w:rPr>
        <w:t>της υιοθέτησης των εκπαιδευτικών εικονικών κόσμων.</w:t>
      </w:r>
    </w:p>
    <w:p w14:paraId="4C0BE147" w14:textId="4A50FB0A" w:rsidR="00DF467A" w:rsidRDefault="006A5FAD" w:rsidP="00060C26">
      <w:pPr>
        <w:pStyle w:val="Default"/>
        <w:spacing w:before="240" w:line="360" w:lineRule="auto"/>
        <w:ind w:right="-7" w:firstLine="284"/>
        <w:jc w:val="both"/>
        <w:rPr>
          <w:color w:val="222222"/>
          <w:shd w:val="clear" w:color="auto" w:fill="FFFFFF"/>
          <w:lang w:val="el-GR"/>
        </w:rPr>
      </w:pPr>
      <w:r>
        <w:rPr>
          <w:bCs/>
          <w:color w:val="222222"/>
          <w:sz w:val="22"/>
          <w:szCs w:val="22"/>
          <w:shd w:val="clear" w:color="auto" w:fill="FFFFFF"/>
          <w:lang w:val="el-GR"/>
        </w:rPr>
        <w:t>Μια άλλη εργασία ασχολείται με το πρόβλημα του πως να εφ</w:t>
      </w:r>
      <w:r w:rsidR="001010C6">
        <w:rPr>
          <w:bCs/>
          <w:color w:val="222222"/>
          <w:sz w:val="22"/>
          <w:szCs w:val="22"/>
          <w:shd w:val="clear" w:color="auto" w:fill="FFFFFF"/>
          <w:lang w:val="el-GR"/>
        </w:rPr>
        <w:t xml:space="preserve">αρμόσουμε </w:t>
      </w:r>
      <w:r w:rsidR="00B83050">
        <w:rPr>
          <w:bCs/>
          <w:color w:val="222222"/>
          <w:sz w:val="22"/>
          <w:szCs w:val="22"/>
          <w:shd w:val="clear" w:color="auto" w:fill="FFFFFF"/>
          <w:lang w:val="el-GR"/>
        </w:rPr>
        <w:t xml:space="preserve">την </w:t>
      </w:r>
      <w:r w:rsidR="001010C6">
        <w:rPr>
          <w:bCs/>
          <w:color w:val="222222"/>
          <w:sz w:val="22"/>
          <w:szCs w:val="22"/>
          <w:shd w:val="clear" w:color="auto" w:fill="FFFFFF"/>
          <w:lang w:val="el-GR"/>
        </w:rPr>
        <w:t>ανάλυση των ενδείξεων της μάθησης σε κινητές συσκευές, στις οποίες οι εκπαιδευόμενοι όχι μ</w:t>
      </w:r>
      <w:r w:rsidR="00B9527A">
        <w:rPr>
          <w:bCs/>
          <w:color w:val="222222"/>
          <w:sz w:val="22"/>
          <w:szCs w:val="22"/>
          <w:shd w:val="clear" w:color="auto" w:fill="FFFFFF"/>
          <w:lang w:val="el-GR"/>
        </w:rPr>
        <w:t>όνο αλληλεπιδρούν με τους συνομηλί</w:t>
      </w:r>
      <w:r w:rsidR="001010C6">
        <w:rPr>
          <w:bCs/>
          <w:color w:val="222222"/>
          <w:sz w:val="22"/>
          <w:szCs w:val="22"/>
          <w:shd w:val="clear" w:color="auto" w:fill="FFFFFF"/>
          <w:lang w:val="el-GR"/>
        </w:rPr>
        <w:t>κους τους και με περιεχόμενα αλλά και με το γενικό πλαίσιο</w:t>
      </w:r>
      <w:r w:rsidR="00DF467A">
        <w:rPr>
          <w:bCs/>
          <w:color w:val="222222"/>
          <w:sz w:val="22"/>
          <w:szCs w:val="22"/>
          <w:shd w:val="clear" w:color="auto" w:fill="FFFFFF"/>
          <w:lang w:val="el-GR"/>
        </w:rPr>
        <w:t xml:space="preserve"> τους </w:t>
      </w:r>
      <w:r w:rsidR="001010C6">
        <w:rPr>
          <w:bCs/>
          <w:color w:val="222222"/>
          <w:sz w:val="22"/>
          <w:szCs w:val="22"/>
          <w:shd w:val="clear" w:color="auto" w:fill="FFFFFF"/>
          <w:lang w:val="el-GR"/>
        </w:rPr>
        <w:t xml:space="preserve"> (</w:t>
      </w:r>
      <w:r w:rsidR="001010C6">
        <w:rPr>
          <w:color w:val="222222"/>
          <w:shd w:val="clear" w:color="auto" w:fill="FFFFFF"/>
        </w:rPr>
        <w:t>Fulantelli</w:t>
      </w:r>
      <w:r w:rsidR="001010C6" w:rsidRPr="001010C6">
        <w:rPr>
          <w:color w:val="222222"/>
          <w:shd w:val="clear" w:color="auto" w:fill="FFFFFF"/>
          <w:lang w:val="el-GR"/>
        </w:rPr>
        <w:t xml:space="preserve">, </w:t>
      </w:r>
      <w:r w:rsidR="001010C6">
        <w:rPr>
          <w:color w:val="222222"/>
          <w:shd w:val="clear" w:color="auto" w:fill="FFFFFF"/>
        </w:rPr>
        <w:t>Taibi</w:t>
      </w:r>
      <w:r w:rsidR="001010C6">
        <w:rPr>
          <w:color w:val="222222"/>
          <w:shd w:val="clear" w:color="auto" w:fill="FFFFFF"/>
          <w:lang w:val="el-GR"/>
        </w:rPr>
        <w:t xml:space="preserve"> &amp; </w:t>
      </w:r>
      <w:r w:rsidR="001010C6">
        <w:rPr>
          <w:color w:val="222222"/>
          <w:shd w:val="clear" w:color="auto" w:fill="FFFFFF"/>
        </w:rPr>
        <w:t>Arrigo</w:t>
      </w:r>
      <w:r w:rsidR="001010C6">
        <w:rPr>
          <w:color w:val="222222"/>
          <w:shd w:val="clear" w:color="auto" w:fill="FFFFFF"/>
          <w:lang w:val="el-GR"/>
        </w:rPr>
        <w:t xml:space="preserve">, 2014, </w:t>
      </w:r>
      <w:r w:rsidR="001010C6" w:rsidRPr="00060C26">
        <w:rPr>
          <w:rFonts w:eastAsia="Times New Roman"/>
          <w:sz w:val="22"/>
          <w:szCs w:val="22"/>
          <w:lang w:val="el-GR"/>
        </w:rPr>
        <w:t>όπ</w:t>
      </w:r>
      <w:r w:rsidR="001010C6" w:rsidRPr="004F3049">
        <w:rPr>
          <w:rFonts w:eastAsia="Times New Roman"/>
          <w:sz w:val="22"/>
          <w:szCs w:val="22"/>
          <w:lang w:val="el-GR"/>
        </w:rPr>
        <w:t xml:space="preserve">. </w:t>
      </w:r>
      <w:r w:rsidR="001010C6" w:rsidRPr="00060C26">
        <w:rPr>
          <w:rFonts w:eastAsia="Times New Roman"/>
          <w:sz w:val="22"/>
          <w:szCs w:val="22"/>
          <w:lang w:val="el-GR"/>
        </w:rPr>
        <w:t>αναφ</w:t>
      </w:r>
      <w:r w:rsidR="001010C6" w:rsidRPr="004F3049">
        <w:rPr>
          <w:rFonts w:eastAsia="Times New Roman"/>
          <w:sz w:val="22"/>
          <w:szCs w:val="22"/>
          <w:lang w:val="el-GR"/>
        </w:rPr>
        <w:t xml:space="preserve">. </w:t>
      </w:r>
      <w:r w:rsidR="001010C6" w:rsidRPr="00060C26">
        <w:rPr>
          <w:rFonts w:eastAsia="Times New Roman"/>
          <w:sz w:val="22"/>
          <w:szCs w:val="22"/>
          <w:lang w:val="el-GR"/>
        </w:rPr>
        <w:t>στους</w:t>
      </w:r>
      <w:r w:rsidR="001010C6" w:rsidRPr="004F3049">
        <w:rPr>
          <w:rFonts w:eastAsia="Times New Roman"/>
          <w:sz w:val="22"/>
          <w:szCs w:val="22"/>
          <w:lang w:val="el-GR"/>
        </w:rPr>
        <w:t xml:space="preserve"> </w:t>
      </w:r>
      <w:r w:rsidR="001010C6" w:rsidRPr="004F3049">
        <w:rPr>
          <w:rFonts w:eastAsia="Times New Roman"/>
          <w:sz w:val="22"/>
          <w:szCs w:val="22"/>
          <w:lang w:val="en-US"/>
        </w:rPr>
        <w:t>Conde</w:t>
      </w:r>
      <w:r w:rsidR="001010C6" w:rsidRPr="004F3049">
        <w:rPr>
          <w:rFonts w:eastAsia="Times New Roman"/>
          <w:sz w:val="22"/>
          <w:szCs w:val="22"/>
          <w:lang w:val="el-GR"/>
        </w:rPr>
        <w:t xml:space="preserve"> &amp; </w:t>
      </w:r>
      <w:r w:rsidR="001010C6" w:rsidRPr="004F3049">
        <w:rPr>
          <w:rFonts w:eastAsia="Times New Roman"/>
          <w:sz w:val="22"/>
          <w:szCs w:val="22"/>
          <w:lang w:val="en-US"/>
        </w:rPr>
        <w:t>Hern</w:t>
      </w:r>
      <w:r w:rsidR="001010C6" w:rsidRPr="004F3049">
        <w:rPr>
          <w:rFonts w:eastAsia="Times New Roman"/>
          <w:sz w:val="22"/>
          <w:szCs w:val="22"/>
          <w:lang w:val="el-GR"/>
        </w:rPr>
        <w:t>á</w:t>
      </w:r>
      <w:r w:rsidR="001010C6" w:rsidRPr="004F3049">
        <w:rPr>
          <w:rFonts w:eastAsia="Times New Roman"/>
          <w:sz w:val="22"/>
          <w:szCs w:val="22"/>
          <w:lang w:val="en-US"/>
        </w:rPr>
        <w:t>ndez</w:t>
      </w:r>
      <w:r w:rsidR="001010C6" w:rsidRPr="004F3049">
        <w:rPr>
          <w:rFonts w:eastAsia="Times New Roman"/>
          <w:sz w:val="22"/>
          <w:szCs w:val="22"/>
          <w:lang w:val="el-GR"/>
        </w:rPr>
        <w:t>-</w:t>
      </w:r>
      <w:r w:rsidR="001010C6" w:rsidRPr="004F3049">
        <w:rPr>
          <w:rFonts w:eastAsia="Times New Roman"/>
          <w:sz w:val="22"/>
          <w:szCs w:val="22"/>
          <w:lang w:val="en-US"/>
        </w:rPr>
        <w:t>Garc</w:t>
      </w:r>
      <w:r w:rsidR="001010C6" w:rsidRPr="004F3049">
        <w:rPr>
          <w:rFonts w:eastAsia="Times New Roman"/>
          <w:sz w:val="22"/>
          <w:szCs w:val="22"/>
          <w:lang w:val="el-GR"/>
        </w:rPr>
        <w:t>í</w:t>
      </w:r>
      <w:r w:rsidR="001010C6" w:rsidRPr="004F3049">
        <w:rPr>
          <w:rFonts w:eastAsia="Times New Roman"/>
          <w:sz w:val="22"/>
          <w:szCs w:val="22"/>
          <w:lang w:val="en-US"/>
        </w:rPr>
        <w:t>a</w:t>
      </w:r>
      <w:r w:rsidR="001010C6" w:rsidRPr="004F3049">
        <w:rPr>
          <w:rFonts w:eastAsia="Times New Roman"/>
          <w:sz w:val="22"/>
          <w:szCs w:val="22"/>
          <w:lang w:val="el-GR"/>
        </w:rPr>
        <w:t>, 2015)</w:t>
      </w:r>
      <w:r w:rsidR="00965207">
        <w:rPr>
          <w:rFonts w:eastAsia="Times New Roman"/>
          <w:sz w:val="22"/>
          <w:szCs w:val="22"/>
          <w:lang w:val="el-GR"/>
        </w:rPr>
        <w:t>. Οι</w:t>
      </w:r>
      <w:r w:rsidR="00965207" w:rsidRPr="00834DFA">
        <w:rPr>
          <w:rFonts w:eastAsia="Times New Roman"/>
          <w:sz w:val="22"/>
          <w:szCs w:val="22"/>
          <w:lang w:val="el-GR"/>
        </w:rPr>
        <w:t xml:space="preserve"> </w:t>
      </w:r>
      <w:r w:rsidR="00965207" w:rsidRPr="00965207">
        <w:rPr>
          <w:color w:val="222222"/>
          <w:shd w:val="clear" w:color="auto" w:fill="FFFFFF"/>
          <w:lang w:val="en-US"/>
        </w:rPr>
        <w:t>Fulantelli</w:t>
      </w:r>
      <w:r w:rsidR="00965207" w:rsidRPr="00834DFA">
        <w:rPr>
          <w:color w:val="222222"/>
          <w:shd w:val="clear" w:color="auto" w:fill="FFFFFF"/>
          <w:lang w:val="el-GR"/>
        </w:rPr>
        <w:t xml:space="preserve"> </w:t>
      </w:r>
      <w:r w:rsidR="00965207">
        <w:rPr>
          <w:color w:val="222222"/>
          <w:shd w:val="clear" w:color="auto" w:fill="FFFFFF"/>
          <w:lang w:val="en-US"/>
        </w:rPr>
        <w:t>et</w:t>
      </w:r>
      <w:r w:rsidR="00965207" w:rsidRPr="00834DFA">
        <w:rPr>
          <w:color w:val="222222"/>
          <w:shd w:val="clear" w:color="auto" w:fill="FFFFFF"/>
          <w:lang w:val="el-GR"/>
        </w:rPr>
        <w:t xml:space="preserve"> </w:t>
      </w:r>
      <w:r w:rsidR="00965207">
        <w:rPr>
          <w:color w:val="222222"/>
          <w:shd w:val="clear" w:color="auto" w:fill="FFFFFF"/>
          <w:lang w:val="en-US"/>
        </w:rPr>
        <w:t>al</w:t>
      </w:r>
      <w:r w:rsidR="00965207" w:rsidRPr="00834DFA">
        <w:rPr>
          <w:color w:val="222222"/>
          <w:shd w:val="clear" w:color="auto" w:fill="FFFFFF"/>
          <w:lang w:val="el-GR"/>
        </w:rPr>
        <w:t xml:space="preserve">. </w:t>
      </w:r>
      <w:r w:rsidR="00965207" w:rsidRPr="00965207">
        <w:rPr>
          <w:color w:val="222222"/>
          <w:shd w:val="clear" w:color="auto" w:fill="FFFFFF"/>
          <w:lang w:val="el-GR"/>
        </w:rPr>
        <w:t xml:space="preserve">(2014, </w:t>
      </w:r>
      <w:r w:rsidR="00965207" w:rsidRPr="00060C26">
        <w:rPr>
          <w:rFonts w:eastAsia="Times New Roman"/>
          <w:sz w:val="22"/>
          <w:szCs w:val="22"/>
          <w:lang w:val="el-GR"/>
        </w:rPr>
        <w:t>όπ</w:t>
      </w:r>
      <w:r w:rsidR="00965207" w:rsidRPr="00965207">
        <w:rPr>
          <w:rFonts w:eastAsia="Times New Roman"/>
          <w:sz w:val="22"/>
          <w:szCs w:val="22"/>
          <w:lang w:val="el-GR"/>
        </w:rPr>
        <w:t xml:space="preserve">. </w:t>
      </w:r>
      <w:r w:rsidR="00965207" w:rsidRPr="00060C26">
        <w:rPr>
          <w:rFonts w:eastAsia="Times New Roman"/>
          <w:sz w:val="22"/>
          <w:szCs w:val="22"/>
          <w:lang w:val="el-GR"/>
        </w:rPr>
        <w:t>αναφ</w:t>
      </w:r>
      <w:r w:rsidR="00965207" w:rsidRPr="00965207">
        <w:rPr>
          <w:rFonts w:eastAsia="Times New Roman"/>
          <w:sz w:val="22"/>
          <w:szCs w:val="22"/>
          <w:lang w:val="el-GR"/>
        </w:rPr>
        <w:t xml:space="preserve">. </w:t>
      </w:r>
      <w:r w:rsidR="00965207" w:rsidRPr="00060C26">
        <w:rPr>
          <w:rFonts w:eastAsia="Times New Roman"/>
          <w:sz w:val="22"/>
          <w:szCs w:val="22"/>
          <w:lang w:val="el-GR"/>
        </w:rPr>
        <w:t>στους</w:t>
      </w:r>
      <w:r w:rsidR="00965207" w:rsidRPr="00965207">
        <w:rPr>
          <w:rFonts w:eastAsia="Times New Roman"/>
          <w:sz w:val="22"/>
          <w:szCs w:val="22"/>
          <w:lang w:val="el-GR"/>
        </w:rPr>
        <w:t xml:space="preserve"> </w:t>
      </w:r>
      <w:r w:rsidR="00965207" w:rsidRPr="004F3049">
        <w:rPr>
          <w:rFonts w:eastAsia="Times New Roman"/>
          <w:sz w:val="22"/>
          <w:szCs w:val="22"/>
          <w:lang w:val="en-US"/>
        </w:rPr>
        <w:t>Conde</w:t>
      </w:r>
      <w:r w:rsidR="00965207" w:rsidRPr="00965207">
        <w:rPr>
          <w:rFonts w:eastAsia="Times New Roman"/>
          <w:sz w:val="22"/>
          <w:szCs w:val="22"/>
          <w:lang w:val="el-GR"/>
        </w:rPr>
        <w:t xml:space="preserve"> &amp; </w:t>
      </w:r>
      <w:r w:rsidR="00965207" w:rsidRPr="004F3049">
        <w:rPr>
          <w:rFonts w:eastAsia="Times New Roman"/>
          <w:sz w:val="22"/>
          <w:szCs w:val="22"/>
          <w:lang w:val="en-US"/>
        </w:rPr>
        <w:t>Hern</w:t>
      </w:r>
      <w:r w:rsidR="00965207" w:rsidRPr="00965207">
        <w:rPr>
          <w:rFonts w:eastAsia="Times New Roman"/>
          <w:sz w:val="22"/>
          <w:szCs w:val="22"/>
          <w:lang w:val="el-GR"/>
        </w:rPr>
        <w:t>á</w:t>
      </w:r>
      <w:r w:rsidR="00965207" w:rsidRPr="004F3049">
        <w:rPr>
          <w:rFonts w:eastAsia="Times New Roman"/>
          <w:sz w:val="22"/>
          <w:szCs w:val="22"/>
          <w:lang w:val="en-US"/>
        </w:rPr>
        <w:t>ndez</w:t>
      </w:r>
      <w:r w:rsidR="00965207" w:rsidRPr="00965207">
        <w:rPr>
          <w:rFonts w:eastAsia="Times New Roman"/>
          <w:sz w:val="22"/>
          <w:szCs w:val="22"/>
          <w:lang w:val="el-GR"/>
        </w:rPr>
        <w:t>-</w:t>
      </w:r>
      <w:r w:rsidR="00965207" w:rsidRPr="004F3049">
        <w:rPr>
          <w:rFonts w:eastAsia="Times New Roman"/>
          <w:sz w:val="22"/>
          <w:szCs w:val="22"/>
          <w:lang w:val="en-US"/>
        </w:rPr>
        <w:t>Garc</w:t>
      </w:r>
      <w:r w:rsidR="00965207" w:rsidRPr="00965207">
        <w:rPr>
          <w:rFonts w:eastAsia="Times New Roman"/>
          <w:sz w:val="22"/>
          <w:szCs w:val="22"/>
          <w:lang w:val="el-GR"/>
        </w:rPr>
        <w:t>í</w:t>
      </w:r>
      <w:r w:rsidR="00965207" w:rsidRPr="004F3049">
        <w:rPr>
          <w:rFonts w:eastAsia="Times New Roman"/>
          <w:sz w:val="22"/>
          <w:szCs w:val="22"/>
          <w:lang w:val="en-US"/>
        </w:rPr>
        <w:t>a</w:t>
      </w:r>
      <w:r w:rsidR="00965207" w:rsidRPr="00965207">
        <w:rPr>
          <w:rFonts w:eastAsia="Times New Roman"/>
          <w:sz w:val="22"/>
          <w:szCs w:val="22"/>
          <w:lang w:val="el-GR"/>
        </w:rPr>
        <w:t>, 2015)</w:t>
      </w:r>
      <w:r w:rsidR="00965207" w:rsidRPr="00965207">
        <w:rPr>
          <w:color w:val="222222"/>
          <w:shd w:val="clear" w:color="auto" w:fill="FFFFFF"/>
          <w:lang w:val="el-GR"/>
        </w:rPr>
        <w:t xml:space="preserve"> </w:t>
      </w:r>
      <w:r w:rsidR="00965207">
        <w:rPr>
          <w:rFonts w:eastAsia="Times New Roman"/>
          <w:sz w:val="22"/>
          <w:szCs w:val="22"/>
          <w:lang w:val="el-GR"/>
        </w:rPr>
        <w:t>οριοθετούν</w:t>
      </w:r>
      <w:r w:rsidR="00965207" w:rsidRPr="00965207">
        <w:rPr>
          <w:rFonts w:eastAsia="Times New Roman"/>
          <w:sz w:val="22"/>
          <w:szCs w:val="22"/>
          <w:lang w:val="el-GR"/>
        </w:rPr>
        <w:t xml:space="preserve"> </w:t>
      </w:r>
      <w:r w:rsidR="00965207">
        <w:rPr>
          <w:rFonts w:eastAsia="Times New Roman"/>
          <w:sz w:val="22"/>
          <w:szCs w:val="22"/>
          <w:lang w:val="el-GR"/>
        </w:rPr>
        <w:t>το</w:t>
      </w:r>
      <w:r w:rsidR="00965207" w:rsidRPr="00965207">
        <w:rPr>
          <w:rFonts w:eastAsia="Times New Roman"/>
          <w:sz w:val="22"/>
          <w:szCs w:val="22"/>
          <w:lang w:val="el-GR"/>
        </w:rPr>
        <w:t xml:space="preserve"> </w:t>
      </w:r>
      <w:r w:rsidR="00965207">
        <w:rPr>
          <w:rFonts w:eastAsia="Times New Roman"/>
          <w:sz w:val="22"/>
          <w:szCs w:val="22"/>
          <w:lang w:val="el-GR"/>
        </w:rPr>
        <w:t>πλαίσιο</w:t>
      </w:r>
      <w:r w:rsidR="00965207" w:rsidRPr="00965207">
        <w:rPr>
          <w:rFonts w:eastAsia="Times New Roman"/>
          <w:sz w:val="22"/>
          <w:szCs w:val="22"/>
          <w:lang w:val="el-GR"/>
        </w:rPr>
        <w:t xml:space="preserve"> </w:t>
      </w:r>
      <w:r w:rsidR="00965207">
        <w:rPr>
          <w:rFonts w:eastAsia="Times New Roman"/>
          <w:sz w:val="22"/>
          <w:szCs w:val="22"/>
          <w:lang w:val="el-GR"/>
        </w:rPr>
        <w:t>για την ανάλυση των σχέσεων μεταξύ των διαφορετικών τύπων αλληλεπίδρασης</w:t>
      </w:r>
      <w:r w:rsidR="00DF467A">
        <w:rPr>
          <w:rFonts w:eastAsia="Times New Roman"/>
          <w:sz w:val="22"/>
          <w:szCs w:val="22"/>
          <w:lang w:val="el-GR"/>
        </w:rPr>
        <w:t xml:space="preserve"> που λαμβάνουν χώρα μέσα σε μια πιθανή κατάσταση μάθησης μέσω κινητών συσκευών </w:t>
      </w:r>
      <w:r w:rsidR="00001D57">
        <w:rPr>
          <w:rFonts w:eastAsia="Times New Roman"/>
          <w:sz w:val="22"/>
          <w:szCs w:val="22"/>
          <w:lang w:val="el-GR"/>
        </w:rPr>
        <w:t xml:space="preserve">αλλά </w:t>
      </w:r>
      <w:r w:rsidR="00DF467A">
        <w:rPr>
          <w:rFonts w:eastAsia="Times New Roman"/>
          <w:sz w:val="22"/>
          <w:szCs w:val="22"/>
          <w:lang w:val="el-GR"/>
        </w:rPr>
        <w:t>και τις εργασί</w:t>
      </w:r>
      <w:r w:rsidR="00697C01">
        <w:rPr>
          <w:rFonts w:eastAsia="Times New Roman"/>
          <w:sz w:val="22"/>
          <w:szCs w:val="22"/>
          <w:lang w:val="el-GR"/>
        </w:rPr>
        <w:t>ες που είναι παιδαγωγικά σχετικές</w:t>
      </w:r>
      <w:r w:rsidR="00DF467A">
        <w:rPr>
          <w:rFonts w:eastAsia="Times New Roman"/>
          <w:sz w:val="22"/>
          <w:szCs w:val="22"/>
          <w:lang w:val="el-GR"/>
        </w:rPr>
        <w:t xml:space="preserve"> με τη δραστηριότητα της μάθησης. Για την εμπειρική εξέταση του συγκεκριμένου πλαισίου οι </w:t>
      </w:r>
      <w:r w:rsidR="00DF467A" w:rsidRPr="00965207">
        <w:rPr>
          <w:color w:val="222222"/>
          <w:shd w:val="clear" w:color="auto" w:fill="FFFFFF"/>
          <w:lang w:val="en-US"/>
        </w:rPr>
        <w:t>Fulantelli</w:t>
      </w:r>
      <w:r w:rsidR="00DF467A" w:rsidRPr="00DF467A">
        <w:rPr>
          <w:color w:val="222222"/>
          <w:shd w:val="clear" w:color="auto" w:fill="FFFFFF"/>
          <w:lang w:val="el-GR"/>
        </w:rPr>
        <w:t xml:space="preserve"> </w:t>
      </w:r>
      <w:r w:rsidR="00DF467A">
        <w:rPr>
          <w:color w:val="222222"/>
          <w:shd w:val="clear" w:color="auto" w:fill="FFFFFF"/>
          <w:lang w:val="en-US"/>
        </w:rPr>
        <w:t>et</w:t>
      </w:r>
      <w:r w:rsidR="00DF467A" w:rsidRPr="00DF467A">
        <w:rPr>
          <w:color w:val="222222"/>
          <w:shd w:val="clear" w:color="auto" w:fill="FFFFFF"/>
          <w:lang w:val="el-GR"/>
        </w:rPr>
        <w:t xml:space="preserve"> </w:t>
      </w:r>
      <w:r w:rsidR="00DF467A">
        <w:rPr>
          <w:color w:val="222222"/>
          <w:shd w:val="clear" w:color="auto" w:fill="FFFFFF"/>
          <w:lang w:val="en-US"/>
        </w:rPr>
        <w:t>al</w:t>
      </w:r>
      <w:r w:rsidR="00DF467A" w:rsidRPr="00DF467A">
        <w:rPr>
          <w:color w:val="222222"/>
          <w:shd w:val="clear" w:color="auto" w:fill="FFFFFF"/>
          <w:lang w:val="el-GR"/>
        </w:rPr>
        <w:t xml:space="preserve">. </w:t>
      </w:r>
      <w:r w:rsidR="00DF467A" w:rsidRPr="00965207">
        <w:rPr>
          <w:color w:val="222222"/>
          <w:shd w:val="clear" w:color="auto" w:fill="FFFFFF"/>
          <w:lang w:val="el-GR"/>
        </w:rPr>
        <w:t xml:space="preserve">(2014, </w:t>
      </w:r>
      <w:r w:rsidR="00DF467A" w:rsidRPr="00060C26">
        <w:rPr>
          <w:rFonts w:eastAsia="Times New Roman"/>
          <w:sz w:val="22"/>
          <w:szCs w:val="22"/>
          <w:lang w:val="el-GR"/>
        </w:rPr>
        <w:t>όπ</w:t>
      </w:r>
      <w:r w:rsidR="00DF467A" w:rsidRPr="00965207">
        <w:rPr>
          <w:rFonts w:eastAsia="Times New Roman"/>
          <w:sz w:val="22"/>
          <w:szCs w:val="22"/>
          <w:lang w:val="el-GR"/>
        </w:rPr>
        <w:t xml:space="preserve">. </w:t>
      </w:r>
      <w:r w:rsidR="00DF467A" w:rsidRPr="00060C26">
        <w:rPr>
          <w:rFonts w:eastAsia="Times New Roman"/>
          <w:sz w:val="22"/>
          <w:szCs w:val="22"/>
          <w:lang w:val="el-GR"/>
        </w:rPr>
        <w:t>αναφ</w:t>
      </w:r>
      <w:r w:rsidR="00DF467A" w:rsidRPr="00965207">
        <w:rPr>
          <w:rFonts w:eastAsia="Times New Roman"/>
          <w:sz w:val="22"/>
          <w:szCs w:val="22"/>
          <w:lang w:val="el-GR"/>
        </w:rPr>
        <w:t xml:space="preserve">. </w:t>
      </w:r>
      <w:r w:rsidR="00DF467A" w:rsidRPr="00060C26">
        <w:rPr>
          <w:rFonts w:eastAsia="Times New Roman"/>
          <w:sz w:val="22"/>
          <w:szCs w:val="22"/>
          <w:lang w:val="el-GR"/>
        </w:rPr>
        <w:t>στους</w:t>
      </w:r>
      <w:r w:rsidR="00DF467A" w:rsidRPr="00965207">
        <w:rPr>
          <w:rFonts w:eastAsia="Times New Roman"/>
          <w:sz w:val="22"/>
          <w:szCs w:val="22"/>
          <w:lang w:val="el-GR"/>
        </w:rPr>
        <w:t xml:space="preserve"> </w:t>
      </w:r>
      <w:r w:rsidR="00DF467A" w:rsidRPr="004F3049">
        <w:rPr>
          <w:rFonts w:eastAsia="Times New Roman"/>
          <w:sz w:val="22"/>
          <w:szCs w:val="22"/>
          <w:lang w:val="en-US"/>
        </w:rPr>
        <w:t>Conde</w:t>
      </w:r>
      <w:r w:rsidR="00DF467A" w:rsidRPr="00965207">
        <w:rPr>
          <w:rFonts w:eastAsia="Times New Roman"/>
          <w:sz w:val="22"/>
          <w:szCs w:val="22"/>
          <w:lang w:val="el-GR"/>
        </w:rPr>
        <w:t xml:space="preserve"> &amp; </w:t>
      </w:r>
      <w:r w:rsidR="00DF467A" w:rsidRPr="004F3049">
        <w:rPr>
          <w:rFonts w:eastAsia="Times New Roman"/>
          <w:sz w:val="22"/>
          <w:szCs w:val="22"/>
          <w:lang w:val="en-US"/>
        </w:rPr>
        <w:t>Hern</w:t>
      </w:r>
      <w:r w:rsidR="00DF467A" w:rsidRPr="00965207">
        <w:rPr>
          <w:rFonts w:eastAsia="Times New Roman"/>
          <w:sz w:val="22"/>
          <w:szCs w:val="22"/>
          <w:lang w:val="el-GR"/>
        </w:rPr>
        <w:t>á</w:t>
      </w:r>
      <w:r w:rsidR="00DF467A" w:rsidRPr="004F3049">
        <w:rPr>
          <w:rFonts w:eastAsia="Times New Roman"/>
          <w:sz w:val="22"/>
          <w:szCs w:val="22"/>
          <w:lang w:val="en-US"/>
        </w:rPr>
        <w:t>ndez</w:t>
      </w:r>
      <w:r w:rsidR="00DF467A" w:rsidRPr="00965207">
        <w:rPr>
          <w:rFonts w:eastAsia="Times New Roman"/>
          <w:sz w:val="22"/>
          <w:szCs w:val="22"/>
          <w:lang w:val="el-GR"/>
        </w:rPr>
        <w:t>-</w:t>
      </w:r>
      <w:r w:rsidR="00DF467A" w:rsidRPr="004F3049">
        <w:rPr>
          <w:rFonts w:eastAsia="Times New Roman"/>
          <w:sz w:val="22"/>
          <w:szCs w:val="22"/>
          <w:lang w:val="en-US"/>
        </w:rPr>
        <w:t>Garc</w:t>
      </w:r>
      <w:r w:rsidR="00DF467A" w:rsidRPr="00965207">
        <w:rPr>
          <w:rFonts w:eastAsia="Times New Roman"/>
          <w:sz w:val="22"/>
          <w:szCs w:val="22"/>
          <w:lang w:val="el-GR"/>
        </w:rPr>
        <w:t>í</w:t>
      </w:r>
      <w:r w:rsidR="00DF467A" w:rsidRPr="004F3049">
        <w:rPr>
          <w:rFonts w:eastAsia="Times New Roman"/>
          <w:sz w:val="22"/>
          <w:szCs w:val="22"/>
          <w:lang w:val="en-US"/>
        </w:rPr>
        <w:t>a</w:t>
      </w:r>
      <w:r w:rsidR="00DF467A" w:rsidRPr="00965207">
        <w:rPr>
          <w:rFonts w:eastAsia="Times New Roman"/>
          <w:sz w:val="22"/>
          <w:szCs w:val="22"/>
          <w:lang w:val="el-GR"/>
        </w:rPr>
        <w:t>, 2015)</w:t>
      </w:r>
      <w:r w:rsidR="00DF467A" w:rsidRPr="00965207">
        <w:rPr>
          <w:color w:val="222222"/>
          <w:shd w:val="clear" w:color="auto" w:fill="FFFFFF"/>
          <w:lang w:val="el-GR"/>
        </w:rPr>
        <w:t xml:space="preserve"> </w:t>
      </w:r>
      <w:r w:rsidR="00DF467A">
        <w:rPr>
          <w:color w:val="222222"/>
          <w:shd w:val="clear" w:color="auto" w:fill="FFFFFF"/>
          <w:lang w:val="el-GR"/>
        </w:rPr>
        <w:t>χρησιμοποιούν δύο πιθανά σενάρια</w:t>
      </w:r>
      <w:r w:rsidR="00B83050">
        <w:rPr>
          <w:color w:val="222222"/>
          <w:shd w:val="clear" w:color="auto" w:fill="FFFFFF"/>
          <w:lang w:val="el-GR"/>
        </w:rPr>
        <w:t xml:space="preserve"> </w:t>
      </w:r>
      <w:r w:rsidR="00DF467A">
        <w:rPr>
          <w:color w:val="222222"/>
          <w:shd w:val="clear" w:color="auto" w:fill="FFFFFF"/>
          <w:lang w:val="el-GR"/>
        </w:rPr>
        <w:t>μάθησης</w:t>
      </w:r>
      <w:r w:rsidR="00B83050">
        <w:rPr>
          <w:color w:val="222222"/>
          <w:shd w:val="clear" w:color="auto" w:fill="FFFFFF"/>
          <w:lang w:val="el-GR"/>
        </w:rPr>
        <w:t xml:space="preserve"> μέσω κινητών συσκευών</w:t>
      </w:r>
      <w:r w:rsidR="00DF467A">
        <w:rPr>
          <w:color w:val="222222"/>
          <w:shd w:val="clear" w:color="auto" w:fill="FFFFFF"/>
          <w:lang w:val="el-GR"/>
        </w:rPr>
        <w:t>.</w:t>
      </w:r>
    </w:p>
    <w:p w14:paraId="7ECE2CB1" w14:textId="225BE27B" w:rsidR="00F41DEF" w:rsidRPr="007D4B42" w:rsidRDefault="006A4D38" w:rsidP="00060C26">
      <w:pPr>
        <w:pStyle w:val="Default"/>
        <w:spacing w:before="240" w:line="360" w:lineRule="auto"/>
        <w:ind w:right="-7" w:firstLine="284"/>
        <w:jc w:val="both"/>
        <w:rPr>
          <w:rFonts w:eastAsia="Times New Roman"/>
          <w:sz w:val="22"/>
          <w:szCs w:val="22"/>
          <w:lang w:val="el-GR"/>
        </w:rPr>
      </w:pPr>
      <w:r>
        <w:rPr>
          <w:color w:val="222222"/>
          <w:shd w:val="clear" w:color="auto" w:fill="FFFFFF"/>
          <w:lang w:val="el-GR"/>
        </w:rPr>
        <w:t>Οι</w:t>
      </w:r>
      <w:r w:rsidRPr="009E5405">
        <w:rPr>
          <w:color w:val="222222"/>
          <w:shd w:val="clear" w:color="auto" w:fill="FFFFFF"/>
          <w:lang w:val="en-US"/>
        </w:rPr>
        <w:t xml:space="preserve"> </w:t>
      </w:r>
      <w:r w:rsidR="00DF467A">
        <w:rPr>
          <w:color w:val="222222"/>
          <w:shd w:val="clear" w:color="auto" w:fill="FFFFFF"/>
          <w:lang w:val="en-US"/>
        </w:rPr>
        <w:t>Gomez</w:t>
      </w:r>
      <w:r w:rsidR="00DF467A" w:rsidRPr="009E5405">
        <w:rPr>
          <w:color w:val="222222"/>
          <w:shd w:val="clear" w:color="auto" w:fill="FFFFFF"/>
          <w:lang w:val="en-US"/>
        </w:rPr>
        <w:t xml:space="preserve">- </w:t>
      </w:r>
      <w:r w:rsidR="00DF467A">
        <w:rPr>
          <w:color w:val="222222"/>
          <w:shd w:val="clear" w:color="auto" w:fill="FFFFFF"/>
          <w:lang w:val="en-US"/>
        </w:rPr>
        <w:t>Aquilar</w:t>
      </w:r>
      <w:r w:rsidR="00DF467A" w:rsidRPr="009E5405">
        <w:rPr>
          <w:color w:val="222222"/>
          <w:shd w:val="clear" w:color="auto" w:fill="FFFFFF"/>
          <w:lang w:val="en-US"/>
        </w:rPr>
        <w:t xml:space="preserve">, </w:t>
      </w:r>
      <w:r w:rsidR="00DF467A" w:rsidRPr="00DF467A">
        <w:rPr>
          <w:color w:val="222222"/>
          <w:shd w:val="clear" w:color="auto" w:fill="FFFFFF"/>
          <w:lang w:val="en-US"/>
        </w:rPr>
        <w:t>Hermand</w:t>
      </w:r>
      <w:r w:rsidR="00DF467A">
        <w:rPr>
          <w:color w:val="222222"/>
          <w:shd w:val="clear" w:color="auto" w:fill="FFFFFF"/>
          <w:lang w:val="en-US"/>
        </w:rPr>
        <w:t>ez</w:t>
      </w:r>
      <w:r w:rsidR="00DF467A" w:rsidRPr="009E5405">
        <w:rPr>
          <w:color w:val="222222"/>
          <w:shd w:val="clear" w:color="auto" w:fill="FFFFFF"/>
          <w:lang w:val="en-US"/>
        </w:rPr>
        <w:t xml:space="preserve">- </w:t>
      </w:r>
      <w:r w:rsidR="00DF467A">
        <w:rPr>
          <w:color w:val="222222"/>
          <w:shd w:val="clear" w:color="auto" w:fill="FFFFFF"/>
          <w:lang w:val="en-US"/>
        </w:rPr>
        <w:t>Garcia</w:t>
      </w:r>
      <w:r w:rsidR="00DF467A" w:rsidRPr="009E5405">
        <w:rPr>
          <w:color w:val="222222"/>
          <w:shd w:val="clear" w:color="auto" w:fill="FFFFFF"/>
          <w:lang w:val="en-US"/>
        </w:rPr>
        <w:t xml:space="preserve">, </w:t>
      </w:r>
      <w:r w:rsidR="00DF467A">
        <w:rPr>
          <w:color w:val="222222"/>
          <w:shd w:val="clear" w:color="auto" w:fill="FFFFFF"/>
          <w:lang w:val="en-US"/>
        </w:rPr>
        <w:t>Francisco</w:t>
      </w:r>
      <w:r w:rsidR="009E5405" w:rsidRPr="009E5405">
        <w:rPr>
          <w:color w:val="222222"/>
          <w:shd w:val="clear" w:color="auto" w:fill="FFFFFF"/>
          <w:lang w:val="en-US"/>
        </w:rPr>
        <w:t xml:space="preserve">, </w:t>
      </w:r>
      <w:r w:rsidR="00DF467A">
        <w:rPr>
          <w:color w:val="222222"/>
          <w:shd w:val="clear" w:color="auto" w:fill="FFFFFF"/>
          <w:lang w:val="en-US"/>
        </w:rPr>
        <w:t>Garcia</w:t>
      </w:r>
      <w:r w:rsidR="00DF467A" w:rsidRPr="009E5405">
        <w:rPr>
          <w:color w:val="222222"/>
          <w:shd w:val="clear" w:color="auto" w:fill="FFFFFF"/>
          <w:lang w:val="en-US"/>
        </w:rPr>
        <w:t xml:space="preserve">- </w:t>
      </w:r>
      <w:r>
        <w:rPr>
          <w:color w:val="222222"/>
          <w:shd w:val="clear" w:color="auto" w:fill="FFFFFF"/>
          <w:lang w:val="en-US"/>
        </w:rPr>
        <w:t>Penalvo</w:t>
      </w:r>
      <w:r w:rsidR="009E5405" w:rsidRPr="009E5405">
        <w:rPr>
          <w:color w:val="222222"/>
          <w:shd w:val="clear" w:color="auto" w:fill="FFFFFF"/>
          <w:lang w:val="en-US"/>
        </w:rPr>
        <w:t>,</w:t>
      </w:r>
      <w:r w:rsidRPr="009E5405">
        <w:rPr>
          <w:color w:val="222222"/>
          <w:shd w:val="clear" w:color="auto" w:fill="FFFFFF"/>
          <w:lang w:val="en-US"/>
        </w:rPr>
        <w:t xml:space="preserve"> </w:t>
      </w:r>
      <w:r>
        <w:rPr>
          <w:color w:val="222222"/>
          <w:shd w:val="clear" w:color="auto" w:fill="FFFFFF"/>
          <w:lang w:val="el-GR"/>
        </w:rPr>
        <w:t>και</w:t>
      </w:r>
      <w:r w:rsidRPr="009E5405">
        <w:rPr>
          <w:color w:val="222222"/>
          <w:shd w:val="clear" w:color="auto" w:fill="FFFFFF"/>
          <w:lang w:val="en-US"/>
        </w:rPr>
        <w:t xml:space="preserve"> </w:t>
      </w:r>
      <w:r w:rsidR="00DF467A" w:rsidRPr="00DF467A">
        <w:rPr>
          <w:color w:val="222222"/>
          <w:shd w:val="clear" w:color="auto" w:fill="FFFFFF"/>
          <w:lang w:val="en-US"/>
        </w:rPr>
        <w:t>Theron</w:t>
      </w:r>
      <w:r w:rsidRPr="009E5405">
        <w:rPr>
          <w:color w:val="222222"/>
          <w:shd w:val="clear" w:color="auto" w:fill="FFFFFF"/>
          <w:lang w:val="en-US"/>
        </w:rPr>
        <w:t xml:space="preserve"> (2014, </w:t>
      </w:r>
      <w:r w:rsidRPr="00060C26">
        <w:rPr>
          <w:rFonts w:eastAsia="Times New Roman"/>
          <w:sz w:val="22"/>
          <w:szCs w:val="22"/>
          <w:lang w:val="el-GR"/>
        </w:rPr>
        <w:t>όπ</w:t>
      </w:r>
      <w:r w:rsidRPr="009E5405">
        <w:rPr>
          <w:rFonts w:eastAsia="Times New Roman"/>
          <w:sz w:val="22"/>
          <w:szCs w:val="22"/>
          <w:lang w:val="en-US"/>
        </w:rPr>
        <w:t xml:space="preserve">. </w:t>
      </w:r>
      <w:r w:rsidRPr="00060C26">
        <w:rPr>
          <w:rFonts w:eastAsia="Times New Roman"/>
          <w:sz w:val="22"/>
          <w:szCs w:val="22"/>
          <w:lang w:val="el-GR"/>
        </w:rPr>
        <w:t>αναφ</w:t>
      </w:r>
      <w:r w:rsidRPr="009E5405">
        <w:rPr>
          <w:rFonts w:eastAsia="Times New Roman"/>
          <w:sz w:val="22"/>
          <w:szCs w:val="22"/>
          <w:lang w:val="en-US"/>
        </w:rPr>
        <w:t>.</w:t>
      </w:r>
      <w:r w:rsidR="009E5405" w:rsidRPr="009E5405">
        <w:rPr>
          <w:rFonts w:eastAsia="Times New Roman"/>
          <w:sz w:val="22"/>
          <w:szCs w:val="22"/>
          <w:lang w:val="en-US"/>
        </w:rPr>
        <w:t xml:space="preserve"> </w:t>
      </w:r>
      <w:r w:rsidRPr="009E5405">
        <w:rPr>
          <w:rFonts w:eastAsia="Times New Roman"/>
          <w:sz w:val="22"/>
          <w:szCs w:val="22"/>
          <w:lang w:val="en-US"/>
        </w:rPr>
        <w:t xml:space="preserve"> </w:t>
      </w:r>
      <w:r w:rsidRPr="00060C26">
        <w:rPr>
          <w:rFonts w:eastAsia="Times New Roman"/>
          <w:sz w:val="22"/>
          <w:szCs w:val="22"/>
          <w:lang w:val="el-GR"/>
        </w:rPr>
        <w:t>στους</w:t>
      </w:r>
      <w:r w:rsidRPr="006A4D38">
        <w:rPr>
          <w:rFonts w:eastAsia="Times New Roman"/>
          <w:sz w:val="22"/>
          <w:szCs w:val="22"/>
          <w:lang w:val="el-GR"/>
        </w:rPr>
        <w:t xml:space="preserve"> </w:t>
      </w:r>
      <w:r w:rsidRPr="004F3049">
        <w:rPr>
          <w:rFonts w:eastAsia="Times New Roman"/>
          <w:sz w:val="22"/>
          <w:szCs w:val="22"/>
          <w:lang w:val="en-US"/>
        </w:rPr>
        <w:t>Conde</w:t>
      </w:r>
      <w:r w:rsidRPr="006A4D38">
        <w:rPr>
          <w:rFonts w:eastAsia="Times New Roman"/>
          <w:sz w:val="22"/>
          <w:szCs w:val="22"/>
          <w:lang w:val="el-GR"/>
        </w:rPr>
        <w:t xml:space="preserve"> &amp; </w:t>
      </w:r>
      <w:r w:rsidRPr="004F3049">
        <w:rPr>
          <w:rFonts w:eastAsia="Times New Roman"/>
          <w:sz w:val="22"/>
          <w:szCs w:val="22"/>
          <w:lang w:val="en-US"/>
        </w:rPr>
        <w:t>Hern</w:t>
      </w:r>
      <w:r w:rsidRPr="006A4D38">
        <w:rPr>
          <w:rFonts w:eastAsia="Times New Roman"/>
          <w:sz w:val="22"/>
          <w:szCs w:val="22"/>
          <w:lang w:val="el-GR"/>
        </w:rPr>
        <w:t>á</w:t>
      </w:r>
      <w:r w:rsidRPr="004F3049">
        <w:rPr>
          <w:rFonts w:eastAsia="Times New Roman"/>
          <w:sz w:val="22"/>
          <w:szCs w:val="22"/>
          <w:lang w:val="en-US"/>
        </w:rPr>
        <w:t>ndez</w:t>
      </w:r>
      <w:r w:rsidRPr="006A4D38">
        <w:rPr>
          <w:rFonts w:eastAsia="Times New Roman"/>
          <w:sz w:val="22"/>
          <w:szCs w:val="22"/>
          <w:lang w:val="el-GR"/>
        </w:rPr>
        <w:t>-</w:t>
      </w:r>
      <w:r w:rsidRPr="004F3049">
        <w:rPr>
          <w:rFonts w:eastAsia="Times New Roman"/>
          <w:sz w:val="22"/>
          <w:szCs w:val="22"/>
          <w:lang w:val="en-US"/>
        </w:rPr>
        <w:t>Garc</w:t>
      </w:r>
      <w:r w:rsidRPr="006A4D38">
        <w:rPr>
          <w:rFonts w:eastAsia="Times New Roman"/>
          <w:sz w:val="22"/>
          <w:szCs w:val="22"/>
          <w:lang w:val="el-GR"/>
        </w:rPr>
        <w:t>í</w:t>
      </w:r>
      <w:r w:rsidRPr="004F3049">
        <w:rPr>
          <w:rFonts w:eastAsia="Times New Roman"/>
          <w:sz w:val="22"/>
          <w:szCs w:val="22"/>
          <w:lang w:val="en-US"/>
        </w:rPr>
        <w:t>a</w:t>
      </w:r>
      <w:r w:rsidRPr="006A4D38">
        <w:rPr>
          <w:rFonts w:eastAsia="Times New Roman"/>
          <w:sz w:val="22"/>
          <w:szCs w:val="22"/>
          <w:lang w:val="el-GR"/>
        </w:rPr>
        <w:t xml:space="preserve">, 2015) </w:t>
      </w:r>
      <w:r w:rsidR="00FB27FC">
        <w:rPr>
          <w:rFonts w:eastAsia="Times New Roman"/>
          <w:sz w:val="22"/>
          <w:szCs w:val="22"/>
          <w:lang w:val="el-GR"/>
        </w:rPr>
        <w:t xml:space="preserve">ερευνούν </w:t>
      </w:r>
      <w:r>
        <w:rPr>
          <w:rFonts w:eastAsia="Times New Roman"/>
          <w:sz w:val="22"/>
          <w:szCs w:val="22"/>
          <w:lang w:val="el-GR"/>
        </w:rPr>
        <w:t>μια προσέγγιση οπτικής ανάλυσης για να δείξουν π</w:t>
      </w:r>
      <w:r w:rsidR="00FB27FC">
        <w:rPr>
          <w:rFonts w:eastAsia="Times New Roman"/>
          <w:sz w:val="22"/>
          <w:szCs w:val="22"/>
          <w:lang w:val="el-GR"/>
        </w:rPr>
        <w:t xml:space="preserve">ως οι αλληλεπιδράσεις των μαθητών </w:t>
      </w:r>
      <w:r>
        <w:rPr>
          <w:rFonts w:eastAsia="Times New Roman"/>
          <w:sz w:val="22"/>
          <w:szCs w:val="22"/>
          <w:lang w:val="el-GR"/>
        </w:rPr>
        <w:t xml:space="preserve">με τις πηγές και τους </w:t>
      </w:r>
      <w:r w:rsidR="00B9527A">
        <w:rPr>
          <w:rFonts w:eastAsia="Times New Roman"/>
          <w:sz w:val="22"/>
          <w:szCs w:val="22"/>
          <w:lang w:val="el-GR"/>
        </w:rPr>
        <w:lastRenderedPageBreak/>
        <w:t>συνομηλί</w:t>
      </w:r>
      <w:r>
        <w:rPr>
          <w:rFonts w:eastAsia="Times New Roman"/>
          <w:sz w:val="22"/>
          <w:szCs w:val="22"/>
          <w:lang w:val="el-GR"/>
        </w:rPr>
        <w:t>κους μπορούν να έχουν επίδρασ</w:t>
      </w:r>
      <w:r w:rsidR="00FB27FC">
        <w:rPr>
          <w:rFonts w:eastAsia="Times New Roman"/>
          <w:sz w:val="22"/>
          <w:szCs w:val="22"/>
          <w:lang w:val="el-GR"/>
        </w:rPr>
        <w:t xml:space="preserve">η στην </w:t>
      </w:r>
      <w:r w:rsidR="00B9527A" w:rsidRPr="00B9527A">
        <w:rPr>
          <w:rFonts w:eastAsia="Times New Roman"/>
          <w:sz w:val="22"/>
          <w:szCs w:val="22"/>
          <w:lang w:val="el-GR"/>
        </w:rPr>
        <w:t>ακαδημαϊκή</w:t>
      </w:r>
      <w:r w:rsidR="00903FA0">
        <w:rPr>
          <w:rFonts w:eastAsia="Times New Roman"/>
          <w:sz w:val="22"/>
          <w:szCs w:val="22"/>
          <w:lang w:val="el-GR"/>
        </w:rPr>
        <w:t xml:space="preserve"> τους επίδοση</w:t>
      </w:r>
      <w:r>
        <w:rPr>
          <w:rFonts w:eastAsia="Times New Roman"/>
          <w:sz w:val="22"/>
          <w:szCs w:val="22"/>
          <w:lang w:val="el-GR"/>
        </w:rPr>
        <w:t>. Επιπλέον, οι ερε</w:t>
      </w:r>
      <w:r w:rsidR="00093A37">
        <w:rPr>
          <w:rFonts w:eastAsia="Times New Roman"/>
          <w:sz w:val="22"/>
          <w:szCs w:val="22"/>
          <w:lang w:val="el-GR"/>
        </w:rPr>
        <w:t>υ</w:t>
      </w:r>
      <w:r>
        <w:rPr>
          <w:rFonts w:eastAsia="Times New Roman"/>
          <w:sz w:val="22"/>
          <w:szCs w:val="22"/>
          <w:lang w:val="el-GR"/>
        </w:rPr>
        <w:t>νητές αναφέρουν το σχεδιασμό ενός λογισμικού για την οπτική ανάλυση όπου βοηθά τους εκπαιδευτικούς και τους χειριστές των μαθημάτων να ανακαλύψουν τις σχέσεις μεταξύ των κινήσεω</w:t>
      </w:r>
      <w:r w:rsidR="007D4B42">
        <w:rPr>
          <w:rFonts w:eastAsia="Times New Roman"/>
          <w:sz w:val="22"/>
          <w:szCs w:val="22"/>
          <w:lang w:val="el-GR"/>
        </w:rPr>
        <w:t>ν</w:t>
      </w:r>
      <w:r>
        <w:rPr>
          <w:rFonts w:eastAsia="Times New Roman"/>
          <w:sz w:val="22"/>
          <w:szCs w:val="22"/>
          <w:lang w:val="el-GR"/>
        </w:rPr>
        <w:t xml:space="preserve"> των μαθητών και </w:t>
      </w:r>
      <w:r w:rsidR="00F41DEF">
        <w:rPr>
          <w:rFonts w:eastAsia="Times New Roman"/>
          <w:sz w:val="22"/>
          <w:szCs w:val="22"/>
          <w:lang w:val="el-GR"/>
        </w:rPr>
        <w:t xml:space="preserve">της </w:t>
      </w:r>
      <w:r w:rsidR="00B9527A" w:rsidRPr="00B9527A">
        <w:rPr>
          <w:rFonts w:eastAsia="Times New Roman"/>
          <w:sz w:val="22"/>
          <w:szCs w:val="22"/>
          <w:lang w:val="el-GR"/>
        </w:rPr>
        <w:t>ακαδημαϊκής</w:t>
      </w:r>
      <w:r w:rsidR="00F41DEF">
        <w:rPr>
          <w:rFonts w:eastAsia="Times New Roman"/>
          <w:sz w:val="22"/>
          <w:szCs w:val="22"/>
          <w:lang w:val="el-GR"/>
        </w:rPr>
        <w:t xml:space="preserve"> τους επίδοσης (</w:t>
      </w:r>
      <w:r w:rsidR="00F41DEF">
        <w:rPr>
          <w:color w:val="222222"/>
          <w:shd w:val="clear" w:color="auto" w:fill="FFFFFF"/>
          <w:lang w:val="en-US"/>
        </w:rPr>
        <w:t>Gomez</w:t>
      </w:r>
      <w:r w:rsidR="00F41DEF" w:rsidRPr="006A4D38">
        <w:rPr>
          <w:color w:val="222222"/>
          <w:shd w:val="clear" w:color="auto" w:fill="FFFFFF"/>
          <w:lang w:val="el-GR"/>
        </w:rPr>
        <w:t xml:space="preserve">- </w:t>
      </w:r>
      <w:r w:rsidR="00F41DEF">
        <w:rPr>
          <w:color w:val="222222"/>
          <w:shd w:val="clear" w:color="auto" w:fill="FFFFFF"/>
          <w:lang w:val="en-US"/>
        </w:rPr>
        <w:t>Aquilar</w:t>
      </w:r>
      <w:r w:rsidR="00F41DEF" w:rsidRPr="00F41DEF">
        <w:rPr>
          <w:color w:val="222222"/>
          <w:shd w:val="clear" w:color="auto" w:fill="FFFFFF"/>
          <w:lang w:val="el-GR"/>
        </w:rPr>
        <w:t xml:space="preserve"> </w:t>
      </w:r>
      <w:r w:rsidR="00F41DEF">
        <w:rPr>
          <w:color w:val="222222"/>
          <w:shd w:val="clear" w:color="auto" w:fill="FFFFFF"/>
          <w:lang w:val="en-US"/>
        </w:rPr>
        <w:t>et</w:t>
      </w:r>
      <w:r w:rsidR="00F41DEF" w:rsidRPr="00F41DEF">
        <w:rPr>
          <w:color w:val="222222"/>
          <w:shd w:val="clear" w:color="auto" w:fill="FFFFFF"/>
          <w:lang w:val="el-GR"/>
        </w:rPr>
        <w:t xml:space="preserve"> </w:t>
      </w:r>
      <w:r w:rsidR="00F41DEF">
        <w:rPr>
          <w:color w:val="222222"/>
          <w:shd w:val="clear" w:color="auto" w:fill="FFFFFF"/>
          <w:lang w:val="en-US"/>
        </w:rPr>
        <w:t>al</w:t>
      </w:r>
      <w:r w:rsidR="00F41DEF" w:rsidRPr="00F41DEF">
        <w:rPr>
          <w:color w:val="222222"/>
          <w:shd w:val="clear" w:color="auto" w:fill="FFFFFF"/>
          <w:lang w:val="el-GR"/>
        </w:rPr>
        <w:t xml:space="preserve">., </w:t>
      </w:r>
      <w:r w:rsidR="00F41DEF" w:rsidRPr="006A4D38">
        <w:rPr>
          <w:color w:val="222222"/>
          <w:shd w:val="clear" w:color="auto" w:fill="FFFFFF"/>
          <w:lang w:val="el-GR"/>
        </w:rPr>
        <w:t xml:space="preserve">2014, </w:t>
      </w:r>
      <w:r w:rsidR="00F41DEF" w:rsidRPr="00060C26">
        <w:rPr>
          <w:rFonts w:eastAsia="Times New Roman"/>
          <w:sz w:val="22"/>
          <w:szCs w:val="22"/>
          <w:lang w:val="el-GR"/>
        </w:rPr>
        <w:t>όπ</w:t>
      </w:r>
      <w:r w:rsidR="00F41DEF" w:rsidRPr="006A4D38">
        <w:rPr>
          <w:rFonts w:eastAsia="Times New Roman"/>
          <w:sz w:val="22"/>
          <w:szCs w:val="22"/>
          <w:lang w:val="el-GR"/>
        </w:rPr>
        <w:t xml:space="preserve">. </w:t>
      </w:r>
      <w:r w:rsidR="00F41DEF" w:rsidRPr="00060C26">
        <w:rPr>
          <w:rFonts w:eastAsia="Times New Roman"/>
          <w:sz w:val="22"/>
          <w:szCs w:val="22"/>
          <w:lang w:val="el-GR"/>
        </w:rPr>
        <w:t>αναφ</w:t>
      </w:r>
      <w:r w:rsidR="00F41DEF" w:rsidRPr="006A4D38">
        <w:rPr>
          <w:rFonts w:eastAsia="Times New Roman"/>
          <w:sz w:val="22"/>
          <w:szCs w:val="22"/>
          <w:lang w:val="el-GR"/>
        </w:rPr>
        <w:t xml:space="preserve">. </w:t>
      </w:r>
      <w:r w:rsidR="00F41DEF" w:rsidRPr="00060C26">
        <w:rPr>
          <w:rFonts w:eastAsia="Times New Roman"/>
          <w:sz w:val="22"/>
          <w:szCs w:val="22"/>
          <w:lang w:val="el-GR"/>
        </w:rPr>
        <w:t>στους</w:t>
      </w:r>
      <w:r w:rsidR="00F41DEF" w:rsidRPr="006A4D38">
        <w:rPr>
          <w:rFonts w:eastAsia="Times New Roman"/>
          <w:sz w:val="22"/>
          <w:szCs w:val="22"/>
          <w:lang w:val="el-GR"/>
        </w:rPr>
        <w:t xml:space="preserve"> </w:t>
      </w:r>
      <w:r w:rsidR="00F41DEF" w:rsidRPr="004F3049">
        <w:rPr>
          <w:rFonts w:eastAsia="Times New Roman"/>
          <w:sz w:val="22"/>
          <w:szCs w:val="22"/>
          <w:lang w:val="en-US"/>
        </w:rPr>
        <w:t>Conde</w:t>
      </w:r>
      <w:r w:rsidR="00F41DEF" w:rsidRPr="006A4D38">
        <w:rPr>
          <w:rFonts w:eastAsia="Times New Roman"/>
          <w:sz w:val="22"/>
          <w:szCs w:val="22"/>
          <w:lang w:val="el-GR"/>
        </w:rPr>
        <w:t xml:space="preserve"> &amp; </w:t>
      </w:r>
      <w:r w:rsidR="00F41DEF" w:rsidRPr="004F3049">
        <w:rPr>
          <w:rFonts w:eastAsia="Times New Roman"/>
          <w:sz w:val="22"/>
          <w:szCs w:val="22"/>
          <w:lang w:val="en-US"/>
        </w:rPr>
        <w:t>Hern</w:t>
      </w:r>
      <w:r w:rsidR="00F41DEF" w:rsidRPr="006A4D38">
        <w:rPr>
          <w:rFonts w:eastAsia="Times New Roman"/>
          <w:sz w:val="22"/>
          <w:szCs w:val="22"/>
          <w:lang w:val="el-GR"/>
        </w:rPr>
        <w:t>á</w:t>
      </w:r>
      <w:r w:rsidR="00F41DEF" w:rsidRPr="004F3049">
        <w:rPr>
          <w:rFonts w:eastAsia="Times New Roman"/>
          <w:sz w:val="22"/>
          <w:szCs w:val="22"/>
          <w:lang w:val="en-US"/>
        </w:rPr>
        <w:t>ndez</w:t>
      </w:r>
      <w:r w:rsidR="00F41DEF" w:rsidRPr="006A4D38">
        <w:rPr>
          <w:rFonts w:eastAsia="Times New Roman"/>
          <w:sz w:val="22"/>
          <w:szCs w:val="22"/>
          <w:lang w:val="el-GR"/>
        </w:rPr>
        <w:t>-</w:t>
      </w:r>
      <w:r w:rsidR="00F41DEF" w:rsidRPr="004F3049">
        <w:rPr>
          <w:rFonts w:eastAsia="Times New Roman"/>
          <w:sz w:val="22"/>
          <w:szCs w:val="22"/>
          <w:lang w:val="en-US"/>
        </w:rPr>
        <w:t>Garc</w:t>
      </w:r>
      <w:r w:rsidR="00F41DEF" w:rsidRPr="006A4D38">
        <w:rPr>
          <w:rFonts w:eastAsia="Times New Roman"/>
          <w:sz w:val="22"/>
          <w:szCs w:val="22"/>
          <w:lang w:val="el-GR"/>
        </w:rPr>
        <w:t>í</w:t>
      </w:r>
      <w:r w:rsidR="00F41DEF" w:rsidRPr="004F3049">
        <w:rPr>
          <w:rFonts w:eastAsia="Times New Roman"/>
          <w:sz w:val="22"/>
          <w:szCs w:val="22"/>
          <w:lang w:val="en-US"/>
        </w:rPr>
        <w:t>a</w:t>
      </w:r>
      <w:r w:rsidR="00F41DEF" w:rsidRPr="006A4D38">
        <w:rPr>
          <w:rFonts w:eastAsia="Times New Roman"/>
          <w:sz w:val="22"/>
          <w:szCs w:val="22"/>
          <w:lang w:val="el-GR"/>
        </w:rPr>
        <w:t>, 2015)</w:t>
      </w:r>
      <w:r w:rsidR="00F41DEF">
        <w:rPr>
          <w:rFonts w:eastAsia="Times New Roman"/>
          <w:sz w:val="22"/>
          <w:szCs w:val="22"/>
          <w:lang w:val="el-GR"/>
        </w:rPr>
        <w:t>.</w:t>
      </w:r>
      <w:r w:rsidR="00B9527A">
        <w:rPr>
          <w:rFonts w:eastAsia="Times New Roman"/>
          <w:sz w:val="22"/>
          <w:szCs w:val="22"/>
          <w:lang w:val="el-GR"/>
        </w:rPr>
        <w:t xml:space="preserve"> </w:t>
      </w:r>
    </w:p>
    <w:p w14:paraId="46958294" w14:textId="03C88747" w:rsidR="00060C26" w:rsidRPr="00834DFA" w:rsidRDefault="00F41DEF" w:rsidP="00DD76D2">
      <w:pPr>
        <w:pStyle w:val="Default"/>
        <w:spacing w:before="240" w:line="360" w:lineRule="auto"/>
        <w:ind w:right="-7" w:firstLine="284"/>
        <w:jc w:val="both"/>
        <w:rPr>
          <w:color w:val="222222"/>
          <w:shd w:val="clear" w:color="auto" w:fill="FFFFFF"/>
          <w:lang w:val="el-GR"/>
        </w:rPr>
      </w:pPr>
      <w:r>
        <w:rPr>
          <w:rFonts w:eastAsia="Times New Roman"/>
          <w:sz w:val="22"/>
          <w:szCs w:val="22"/>
          <w:lang w:val="el-GR"/>
        </w:rPr>
        <w:t>Μια</w:t>
      </w:r>
      <w:r w:rsidRPr="00F41DEF">
        <w:rPr>
          <w:rFonts w:eastAsia="Times New Roman"/>
          <w:sz w:val="22"/>
          <w:szCs w:val="22"/>
          <w:lang w:val="el-GR"/>
        </w:rPr>
        <w:t xml:space="preserve"> </w:t>
      </w:r>
      <w:r>
        <w:rPr>
          <w:rFonts w:eastAsia="Times New Roman"/>
          <w:sz w:val="22"/>
          <w:szCs w:val="22"/>
          <w:lang w:val="el-GR"/>
        </w:rPr>
        <w:t>τελευταία</w:t>
      </w:r>
      <w:r w:rsidRPr="00F41DEF">
        <w:rPr>
          <w:rFonts w:eastAsia="Times New Roman"/>
          <w:sz w:val="22"/>
          <w:szCs w:val="22"/>
          <w:lang w:val="el-GR"/>
        </w:rPr>
        <w:t xml:space="preserve"> </w:t>
      </w:r>
      <w:r>
        <w:rPr>
          <w:rFonts w:eastAsia="Times New Roman"/>
          <w:sz w:val="22"/>
          <w:szCs w:val="22"/>
          <w:lang w:val="el-GR"/>
        </w:rPr>
        <w:t>εργασία</w:t>
      </w:r>
      <w:r w:rsidRPr="00F41DEF">
        <w:rPr>
          <w:rFonts w:eastAsia="Times New Roman"/>
          <w:sz w:val="22"/>
          <w:szCs w:val="22"/>
          <w:lang w:val="el-GR"/>
        </w:rPr>
        <w:t xml:space="preserve"> </w:t>
      </w:r>
      <w:r>
        <w:rPr>
          <w:rFonts w:eastAsia="Times New Roman"/>
          <w:sz w:val="22"/>
          <w:szCs w:val="22"/>
          <w:lang w:val="el-GR"/>
        </w:rPr>
        <w:t>η</w:t>
      </w:r>
      <w:r w:rsidRPr="00F41DEF">
        <w:rPr>
          <w:rFonts w:eastAsia="Times New Roman"/>
          <w:sz w:val="22"/>
          <w:szCs w:val="22"/>
          <w:lang w:val="el-GR"/>
        </w:rPr>
        <w:t xml:space="preserve"> </w:t>
      </w:r>
      <w:r>
        <w:rPr>
          <w:rFonts w:eastAsia="Times New Roman"/>
          <w:sz w:val="22"/>
          <w:szCs w:val="22"/>
          <w:lang w:val="el-GR"/>
        </w:rPr>
        <w:t>οποία</w:t>
      </w:r>
      <w:r w:rsidRPr="00F41DEF">
        <w:rPr>
          <w:rFonts w:eastAsia="Times New Roman"/>
          <w:sz w:val="22"/>
          <w:szCs w:val="22"/>
          <w:lang w:val="el-GR"/>
        </w:rPr>
        <w:t xml:space="preserve"> </w:t>
      </w:r>
      <w:r>
        <w:rPr>
          <w:rFonts w:eastAsia="Times New Roman"/>
          <w:sz w:val="22"/>
          <w:szCs w:val="22"/>
          <w:lang w:val="el-GR"/>
        </w:rPr>
        <w:t>έχει</w:t>
      </w:r>
      <w:r w:rsidRPr="00F41DEF">
        <w:rPr>
          <w:rFonts w:eastAsia="Times New Roman"/>
          <w:sz w:val="22"/>
          <w:szCs w:val="22"/>
          <w:lang w:val="el-GR"/>
        </w:rPr>
        <w:t xml:space="preserve"> </w:t>
      </w:r>
      <w:r>
        <w:rPr>
          <w:rFonts w:eastAsia="Times New Roman"/>
          <w:sz w:val="22"/>
          <w:szCs w:val="22"/>
          <w:lang w:val="el-GR"/>
        </w:rPr>
        <w:t>δημιουργηθεί</w:t>
      </w:r>
      <w:r w:rsidRPr="00F41DEF">
        <w:rPr>
          <w:rFonts w:eastAsia="Times New Roman"/>
          <w:sz w:val="22"/>
          <w:szCs w:val="22"/>
          <w:lang w:val="el-GR"/>
        </w:rPr>
        <w:t xml:space="preserve"> </w:t>
      </w:r>
      <w:r>
        <w:rPr>
          <w:rFonts w:eastAsia="Times New Roman"/>
          <w:sz w:val="22"/>
          <w:szCs w:val="22"/>
          <w:lang w:val="el-GR"/>
        </w:rPr>
        <w:t>από</w:t>
      </w:r>
      <w:r w:rsidRPr="00F41DEF">
        <w:rPr>
          <w:rFonts w:eastAsia="Times New Roman"/>
          <w:sz w:val="22"/>
          <w:szCs w:val="22"/>
          <w:lang w:val="el-GR"/>
        </w:rPr>
        <w:t xml:space="preserve"> </w:t>
      </w:r>
      <w:r>
        <w:rPr>
          <w:rFonts w:eastAsia="Times New Roman"/>
          <w:sz w:val="22"/>
          <w:szCs w:val="22"/>
          <w:lang w:val="el-GR"/>
        </w:rPr>
        <w:t>τους</w:t>
      </w:r>
      <w:r w:rsidRPr="00F41DEF">
        <w:rPr>
          <w:rFonts w:eastAsia="Times New Roman"/>
          <w:sz w:val="22"/>
          <w:szCs w:val="22"/>
          <w:lang w:val="el-GR"/>
        </w:rPr>
        <w:t xml:space="preserve"> </w:t>
      </w:r>
      <w:r w:rsidRPr="00F41DEF">
        <w:rPr>
          <w:rFonts w:eastAsia="Times New Roman"/>
          <w:sz w:val="22"/>
          <w:szCs w:val="22"/>
          <w:lang w:val="en-US"/>
        </w:rPr>
        <w:t>Fidalgo</w:t>
      </w:r>
      <w:r w:rsidRPr="00F41DEF">
        <w:rPr>
          <w:rFonts w:eastAsia="Times New Roman"/>
          <w:sz w:val="22"/>
          <w:szCs w:val="22"/>
          <w:lang w:val="el-GR"/>
        </w:rPr>
        <w:t xml:space="preserve">- </w:t>
      </w:r>
      <w:r w:rsidRPr="00F41DEF">
        <w:rPr>
          <w:rFonts w:eastAsia="Times New Roman"/>
          <w:sz w:val="22"/>
          <w:szCs w:val="22"/>
          <w:lang w:val="en-US"/>
        </w:rPr>
        <w:t>Blanco</w:t>
      </w:r>
      <w:r w:rsidRPr="00F41DEF">
        <w:rPr>
          <w:rFonts w:eastAsia="Times New Roman"/>
          <w:sz w:val="22"/>
          <w:szCs w:val="22"/>
          <w:lang w:val="el-GR"/>
        </w:rPr>
        <w:t xml:space="preserve"> , </w:t>
      </w:r>
      <w:r w:rsidRPr="00F41DEF">
        <w:rPr>
          <w:color w:val="222222"/>
          <w:sz w:val="22"/>
          <w:szCs w:val="22"/>
          <w:shd w:val="clear" w:color="auto" w:fill="FFFFFF"/>
          <w:lang w:val="en-US"/>
        </w:rPr>
        <w:t>Sei</w:t>
      </w:r>
      <w:r>
        <w:rPr>
          <w:color w:val="222222"/>
          <w:sz w:val="22"/>
          <w:szCs w:val="22"/>
          <w:shd w:val="clear" w:color="auto" w:fill="FFFFFF"/>
          <w:lang w:val="en-US"/>
        </w:rPr>
        <w:t>n</w:t>
      </w:r>
      <w:r w:rsidRPr="00F41DEF">
        <w:rPr>
          <w:color w:val="222222"/>
          <w:sz w:val="22"/>
          <w:szCs w:val="22"/>
          <w:shd w:val="clear" w:color="auto" w:fill="FFFFFF"/>
          <w:lang w:val="el-GR"/>
        </w:rPr>
        <w:t>-</w:t>
      </w:r>
      <w:r>
        <w:rPr>
          <w:color w:val="222222"/>
          <w:sz w:val="22"/>
          <w:szCs w:val="22"/>
          <w:shd w:val="clear" w:color="auto" w:fill="FFFFFF"/>
          <w:lang w:val="en-US"/>
        </w:rPr>
        <w:t>Echaluce</w:t>
      </w:r>
      <w:r w:rsidRPr="00F41DEF">
        <w:rPr>
          <w:color w:val="222222"/>
          <w:sz w:val="22"/>
          <w:szCs w:val="22"/>
          <w:shd w:val="clear" w:color="auto" w:fill="FFFFFF"/>
          <w:lang w:val="el-GR"/>
        </w:rPr>
        <w:t xml:space="preserve">, </w:t>
      </w:r>
      <w:r w:rsidRPr="00F41DEF">
        <w:rPr>
          <w:color w:val="222222"/>
          <w:sz w:val="22"/>
          <w:szCs w:val="22"/>
          <w:shd w:val="clear" w:color="auto" w:fill="FFFFFF"/>
          <w:lang w:val="en-US"/>
        </w:rPr>
        <w:t>G</w:t>
      </w:r>
      <w:r>
        <w:rPr>
          <w:color w:val="222222"/>
          <w:sz w:val="22"/>
          <w:szCs w:val="22"/>
          <w:shd w:val="clear" w:color="auto" w:fill="FFFFFF"/>
          <w:lang w:val="en-US"/>
        </w:rPr>
        <w:t>arcia</w:t>
      </w:r>
      <w:r w:rsidRPr="00F41DEF">
        <w:rPr>
          <w:color w:val="222222"/>
          <w:sz w:val="22"/>
          <w:szCs w:val="22"/>
          <w:shd w:val="clear" w:color="auto" w:fill="FFFFFF"/>
          <w:lang w:val="el-GR"/>
        </w:rPr>
        <w:t xml:space="preserve">- </w:t>
      </w:r>
      <w:r>
        <w:rPr>
          <w:color w:val="222222"/>
          <w:sz w:val="22"/>
          <w:szCs w:val="22"/>
          <w:shd w:val="clear" w:color="auto" w:fill="FFFFFF"/>
          <w:lang w:val="en-US"/>
        </w:rPr>
        <w:t>Penalvo</w:t>
      </w:r>
      <w:r w:rsidR="00C26ECA">
        <w:rPr>
          <w:color w:val="222222"/>
          <w:sz w:val="22"/>
          <w:szCs w:val="22"/>
          <w:shd w:val="clear" w:color="auto" w:fill="FFFFFF"/>
          <w:lang w:val="el-GR"/>
        </w:rPr>
        <w:t xml:space="preserve">, </w:t>
      </w:r>
      <w:r>
        <w:rPr>
          <w:color w:val="222222"/>
          <w:sz w:val="22"/>
          <w:szCs w:val="22"/>
          <w:shd w:val="clear" w:color="auto" w:fill="FFFFFF"/>
          <w:lang w:val="el-GR"/>
        </w:rPr>
        <w:t>και</w:t>
      </w:r>
      <w:r w:rsidRPr="00F41DEF">
        <w:rPr>
          <w:color w:val="222222"/>
          <w:sz w:val="22"/>
          <w:szCs w:val="22"/>
          <w:shd w:val="clear" w:color="auto" w:fill="FFFFFF"/>
          <w:lang w:val="el-GR"/>
        </w:rPr>
        <w:t xml:space="preserve"> </w:t>
      </w:r>
      <w:r w:rsidRPr="00F41DEF">
        <w:rPr>
          <w:color w:val="222222"/>
          <w:sz w:val="22"/>
          <w:szCs w:val="22"/>
          <w:shd w:val="clear" w:color="auto" w:fill="FFFFFF"/>
          <w:lang w:val="en-US"/>
        </w:rPr>
        <w:t>Conde</w:t>
      </w:r>
      <w:r w:rsidRPr="00F41DEF">
        <w:rPr>
          <w:color w:val="222222"/>
          <w:sz w:val="22"/>
          <w:szCs w:val="22"/>
          <w:shd w:val="clear" w:color="auto" w:fill="FFFFFF"/>
          <w:lang w:val="el-GR"/>
        </w:rPr>
        <w:t xml:space="preserve"> (2015, </w:t>
      </w:r>
      <w:r w:rsidRPr="00060C26">
        <w:rPr>
          <w:rFonts w:eastAsia="Times New Roman"/>
          <w:sz w:val="22"/>
          <w:szCs w:val="22"/>
          <w:lang w:val="el-GR"/>
        </w:rPr>
        <w:t>όπ</w:t>
      </w:r>
      <w:r w:rsidRPr="00F41DEF">
        <w:rPr>
          <w:rFonts w:eastAsia="Times New Roman"/>
          <w:sz w:val="22"/>
          <w:szCs w:val="22"/>
          <w:lang w:val="el-GR"/>
        </w:rPr>
        <w:t xml:space="preserve">. </w:t>
      </w:r>
      <w:r w:rsidRPr="00060C26">
        <w:rPr>
          <w:rFonts w:eastAsia="Times New Roman"/>
          <w:sz w:val="22"/>
          <w:szCs w:val="22"/>
          <w:lang w:val="el-GR"/>
        </w:rPr>
        <w:t>αναφ</w:t>
      </w:r>
      <w:r w:rsidRPr="00F41DEF">
        <w:rPr>
          <w:rFonts w:eastAsia="Times New Roman"/>
          <w:sz w:val="22"/>
          <w:szCs w:val="22"/>
          <w:lang w:val="el-GR"/>
        </w:rPr>
        <w:t xml:space="preserve">. </w:t>
      </w:r>
      <w:r w:rsidRPr="00060C26">
        <w:rPr>
          <w:rFonts w:eastAsia="Times New Roman"/>
          <w:sz w:val="22"/>
          <w:szCs w:val="22"/>
          <w:lang w:val="el-GR"/>
        </w:rPr>
        <w:t>στους</w:t>
      </w:r>
      <w:r w:rsidRPr="00F41DEF">
        <w:rPr>
          <w:rFonts w:eastAsia="Times New Roman"/>
          <w:sz w:val="22"/>
          <w:szCs w:val="22"/>
          <w:lang w:val="el-GR"/>
        </w:rPr>
        <w:t xml:space="preserve"> </w:t>
      </w:r>
      <w:r w:rsidRPr="004F3049">
        <w:rPr>
          <w:rFonts w:eastAsia="Times New Roman"/>
          <w:sz w:val="22"/>
          <w:szCs w:val="22"/>
          <w:lang w:val="en-US"/>
        </w:rPr>
        <w:t>Conde</w:t>
      </w:r>
      <w:r w:rsidRPr="00F41DEF">
        <w:rPr>
          <w:rFonts w:eastAsia="Times New Roman"/>
          <w:sz w:val="22"/>
          <w:szCs w:val="22"/>
          <w:lang w:val="el-GR"/>
        </w:rPr>
        <w:t xml:space="preserve"> &amp; </w:t>
      </w:r>
      <w:r w:rsidRPr="004F3049">
        <w:rPr>
          <w:rFonts w:eastAsia="Times New Roman"/>
          <w:sz w:val="22"/>
          <w:szCs w:val="22"/>
          <w:lang w:val="en-US"/>
        </w:rPr>
        <w:t>Hern</w:t>
      </w:r>
      <w:r w:rsidRPr="00F41DEF">
        <w:rPr>
          <w:rFonts w:eastAsia="Times New Roman"/>
          <w:sz w:val="22"/>
          <w:szCs w:val="22"/>
          <w:lang w:val="el-GR"/>
        </w:rPr>
        <w:t>á</w:t>
      </w:r>
      <w:r w:rsidRPr="004F3049">
        <w:rPr>
          <w:rFonts w:eastAsia="Times New Roman"/>
          <w:sz w:val="22"/>
          <w:szCs w:val="22"/>
          <w:lang w:val="en-US"/>
        </w:rPr>
        <w:t>ndez</w:t>
      </w:r>
      <w:r w:rsidRPr="00F41DEF">
        <w:rPr>
          <w:rFonts w:eastAsia="Times New Roman"/>
          <w:sz w:val="22"/>
          <w:szCs w:val="22"/>
          <w:lang w:val="el-GR"/>
        </w:rPr>
        <w:t>-</w:t>
      </w:r>
      <w:r w:rsidRPr="004F3049">
        <w:rPr>
          <w:rFonts w:eastAsia="Times New Roman"/>
          <w:sz w:val="22"/>
          <w:szCs w:val="22"/>
          <w:lang w:val="en-US"/>
        </w:rPr>
        <w:t>Garc</w:t>
      </w:r>
      <w:r w:rsidRPr="00F41DEF">
        <w:rPr>
          <w:rFonts w:eastAsia="Times New Roman"/>
          <w:sz w:val="22"/>
          <w:szCs w:val="22"/>
          <w:lang w:val="el-GR"/>
        </w:rPr>
        <w:t>í</w:t>
      </w:r>
      <w:r w:rsidRPr="004F3049">
        <w:rPr>
          <w:rFonts w:eastAsia="Times New Roman"/>
          <w:sz w:val="22"/>
          <w:szCs w:val="22"/>
          <w:lang w:val="en-US"/>
        </w:rPr>
        <w:t>a</w:t>
      </w:r>
      <w:r w:rsidRPr="00F41DEF">
        <w:rPr>
          <w:rFonts w:eastAsia="Times New Roman"/>
          <w:sz w:val="22"/>
          <w:szCs w:val="22"/>
          <w:lang w:val="el-GR"/>
        </w:rPr>
        <w:t xml:space="preserve">, 2015) </w:t>
      </w:r>
      <w:r>
        <w:rPr>
          <w:rFonts w:eastAsia="Times New Roman"/>
          <w:sz w:val="22"/>
          <w:szCs w:val="22"/>
          <w:lang w:val="el-GR"/>
        </w:rPr>
        <w:t>εξετάζει</w:t>
      </w:r>
      <w:r w:rsidRPr="00F41DEF">
        <w:rPr>
          <w:rFonts w:eastAsia="Times New Roman"/>
          <w:sz w:val="22"/>
          <w:szCs w:val="22"/>
          <w:lang w:val="el-GR"/>
        </w:rPr>
        <w:t xml:space="preserve"> </w:t>
      </w:r>
      <w:r>
        <w:rPr>
          <w:rFonts w:eastAsia="Times New Roman"/>
          <w:sz w:val="22"/>
          <w:szCs w:val="22"/>
          <w:lang w:val="el-GR"/>
        </w:rPr>
        <w:t>πως</w:t>
      </w:r>
      <w:r w:rsidRPr="00F41DEF">
        <w:rPr>
          <w:rFonts w:eastAsia="Times New Roman"/>
          <w:sz w:val="22"/>
          <w:szCs w:val="22"/>
          <w:lang w:val="el-GR"/>
        </w:rPr>
        <w:t xml:space="preserve"> </w:t>
      </w:r>
      <w:r w:rsidR="007D4B42">
        <w:rPr>
          <w:rFonts w:eastAsia="Times New Roman"/>
          <w:sz w:val="22"/>
          <w:szCs w:val="22"/>
          <w:lang w:val="el-GR"/>
        </w:rPr>
        <w:t xml:space="preserve">μπορεί </w:t>
      </w:r>
      <w:r>
        <w:rPr>
          <w:rFonts w:eastAsia="Times New Roman"/>
          <w:sz w:val="22"/>
          <w:szCs w:val="22"/>
          <w:lang w:val="el-GR"/>
        </w:rPr>
        <w:t>να</w:t>
      </w:r>
      <w:r w:rsidRPr="00F41DEF">
        <w:rPr>
          <w:rFonts w:eastAsia="Times New Roman"/>
          <w:sz w:val="22"/>
          <w:szCs w:val="22"/>
          <w:lang w:val="el-GR"/>
        </w:rPr>
        <w:t xml:space="preserve"> </w:t>
      </w:r>
      <w:r>
        <w:rPr>
          <w:rFonts w:eastAsia="Times New Roman"/>
          <w:sz w:val="22"/>
          <w:szCs w:val="22"/>
          <w:lang w:val="el-GR"/>
        </w:rPr>
        <w:t xml:space="preserve">αποκτήσει </w:t>
      </w:r>
      <w:r w:rsidR="00654675">
        <w:rPr>
          <w:rFonts w:eastAsia="Times New Roman"/>
          <w:sz w:val="22"/>
          <w:szCs w:val="22"/>
          <w:lang w:val="el-GR"/>
        </w:rPr>
        <w:t xml:space="preserve">επιτυχή </w:t>
      </w:r>
      <w:r>
        <w:rPr>
          <w:rFonts w:eastAsia="Times New Roman"/>
          <w:sz w:val="22"/>
          <w:szCs w:val="22"/>
          <w:lang w:val="el-GR"/>
        </w:rPr>
        <w:t>είσοδο</w:t>
      </w:r>
      <w:r w:rsidRPr="00F41DEF">
        <w:rPr>
          <w:rFonts w:eastAsia="Times New Roman"/>
          <w:sz w:val="22"/>
          <w:szCs w:val="22"/>
          <w:lang w:val="el-GR"/>
        </w:rPr>
        <w:t xml:space="preserve"> </w:t>
      </w:r>
      <w:r>
        <w:rPr>
          <w:rFonts w:eastAsia="Times New Roman"/>
          <w:sz w:val="22"/>
          <w:szCs w:val="22"/>
          <w:lang w:val="el-GR"/>
        </w:rPr>
        <w:t xml:space="preserve">στην απόδοση των ατόμων όπου συμμετέχουν σε ομαδικά περιεχόμενα. </w:t>
      </w:r>
      <w:r w:rsidR="000C1A5B">
        <w:rPr>
          <w:rFonts w:eastAsia="Times New Roman"/>
          <w:sz w:val="22"/>
          <w:szCs w:val="22"/>
          <w:lang w:val="el-GR"/>
        </w:rPr>
        <w:t xml:space="preserve">Για να το καταφέρουν αυτό ανέπτυξαν ένα εργαλείο για να εξάγουν στοιχεία από ατομική και ομαδική δουλειά στο πίνακα μηνυμάτων του </w:t>
      </w:r>
      <w:r w:rsidR="00654675">
        <w:rPr>
          <w:rFonts w:eastAsia="Times New Roman"/>
          <w:sz w:val="22"/>
          <w:szCs w:val="22"/>
          <w:lang w:val="el-GR"/>
        </w:rPr>
        <w:t>Μ</w:t>
      </w:r>
      <w:r w:rsidR="000C1A5B">
        <w:rPr>
          <w:rFonts w:eastAsia="Times New Roman"/>
          <w:sz w:val="22"/>
          <w:szCs w:val="22"/>
          <w:lang w:val="en-US"/>
        </w:rPr>
        <w:t>oodle</w:t>
      </w:r>
      <w:r w:rsidR="000C1A5B" w:rsidRPr="000C1A5B">
        <w:rPr>
          <w:rFonts w:eastAsia="Times New Roman"/>
          <w:sz w:val="22"/>
          <w:szCs w:val="22"/>
          <w:lang w:val="el-GR"/>
        </w:rPr>
        <w:t xml:space="preserve"> </w:t>
      </w:r>
      <w:r w:rsidR="000C1A5B">
        <w:rPr>
          <w:rFonts w:eastAsia="Times New Roman"/>
          <w:sz w:val="22"/>
          <w:szCs w:val="22"/>
          <w:lang w:val="el-GR"/>
        </w:rPr>
        <w:t>και να βρουν εάν υπάρχει ισχυρή συσχέτιση μεταξύ των αριθμών των μηνυμάτων πο</w:t>
      </w:r>
      <w:r w:rsidR="00B57FA2">
        <w:rPr>
          <w:rFonts w:eastAsia="Times New Roman"/>
          <w:sz w:val="22"/>
          <w:szCs w:val="22"/>
          <w:lang w:val="el-GR"/>
        </w:rPr>
        <w:t>υ αναρτούνται ανα μαθητή και τη</w:t>
      </w:r>
      <w:r w:rsidR="000C1A5B">
        <w:rPr>
          <w:rFonts w:eastAsia="Times New Roman"/>
          <w:sz w:val="22"/>
          <w:szCs w:val="22"/>
          <w:lang w:val="el-GR"/>
        </w:rPr>
        <w:t xml:space="preserve"> βαθμολογία των ατόμων που συμμετέχουν σε μια ομαδική δουλειά (</w:t>
      </w:r>
      <w:r w:rsidR="000C1A5B" w:rsidRPr="00F41DEF">
        <w:rPr>
          <w:rFonts w:eastAsia="Times New Roman"/>
          <w:sz w:val="22"/>
          <w:szCs w:val="22"/>
          <w:lang w:val="en-US"/>
        </w:rPr>
        <w:t>Fidalgo</w:t>
      </w:r>
      <w:r w:rsidR="000C1A5B" w:rsidRPr="00F41DEF">
        <w:rPr>
          <w:rFonts w:eastAsia="Times New Roman"/>
          <w:sz w:val="22"/>
          <w:szCs w:val="22"/>
          <w:lang w:val="el-GR"/>
        </w:rPr>
        <w:t xml:space="preserve">- </w:t>
      </w:r>
      <w:r w:rsidR="000C1A5B" w:rsidRPr="00F41DEF">
        <w:rPr>
          <w:rFonts w:eastAsia="Times New Roman"/>
          <w:sz w:val="22"/>
          <w:szCs w:val="22"/>
          <w:lang w:val="en-US"/>
        </w:rPr>
        <w:t>Blanco</w:t>
      </w:r>
      <w:r w:rsidR="000C1A5B">
        <w:rPr>
          <w:rFonts w:eastAsia="Times New Roman"/>
          <w:sz w:val="22"/>
          <w:szCs w:val="22"/>
          <w:lang w:val="el-GR"/>
        </w:rPr>
        <w:t xml:space="preserve"> </w:t>
      </w:r>
      <w:r w:rsidR="000C1A5B">
        <w:rPr>
          <w:rFonts w:eastAsia="Times New Roman"/>
          <w:sz w:val="22"/>
          <w:szCs w:val="22"/>
          <w:lang w:val="en-US"/>
        </w:rPr>
        <w:t>et</w:t>
      </w:r>
      <w:r w:rsidR="000C1A5B" w:rsidRPr="000C1A5B">
        <w:rPr>
          <w:rFonts w:eastAsia="Times New Roman"/>
          <w:sz w:val="22"/>
          <w:szCs w:val="22"/>
          <w:lang w:val="el-GR"/>
        </w:rPr>
        <w:t xml:space="preserve"> </w:t>
      </w:r>
      <w:r w:rsidR="000C1A5B">
        <w:rPr>
          <w:rFonts w:eastAsia="Times New Roman"/>
          <w:sz w:val="22"/>
          <w:szCs w:val="22"/>
          <w:lang w:val="en-US"/>
        </w:rPr>
        <w:t>al</w:t>
      </w:r>
      <w:r w:rsidR="000C1A5B">
        <w:rPr>
          <w:rFonts w:eastAsia="Times New Roman"/>
          <w:sz w:val="22"/>
          <w:szCs w:val="22"/>
          <w:lang w:val="el-GR"/>
        </w:rPr>
        <w:t>.,</w:t>
      </w:r>
      <w:r w:rsidR="000C1A5B" w:rsidRPr="000C1A5B">
        <w:rPr>
          <w:rFonts w:eastAsia="Times New Roman"/>
          <w:sz w:val="22"/>
          <w:szCs w:val="22"/>
          <w:lang w:val="el-GR"/>
        </w:rPr>
        <w:t xml:space="preserve"> </w:t>
      </w:r>
      <w:r w:rsidR="000C1A5B" w:rsidRPr="00F41DEF">
        <w:rPr>
          <w:color w:val="222222"/>
          <w:sz w:val="22"/>
          <w:szCs w:val="22"/>
          <w:shd w:val="clear" w:color="auto" w:fill="FFFFFF"/>
          <w:lang w:val="el-GR"/>
        </w:rPr>
        <w:t xml:space="preserve">2015, </w:t>
      </w:r>
      <w:r w:rsidR="000C1A5B" w:rsidRPr="00060C26">
        <w:rPr>
          <w:rFonts w:eastAsia="Times New Roman"/>
          <w:sz w:val="22"/>
          <w:szCs w:val="22"/>
          <w:lang w:val="el-GR"/>
        </w:rPr>
        <w:t>όπ</w:t>
      </w:r>
      <w:r w:rsidR="000C1A5B" w:rsidRPr="00F41DEF">
        <w:rPr>
          <w:rFonts w:eastAsia="Times New Roman"/>
          <w:sz w:val="22"/>
          <w:szCs w:val="22"/>
          <w:lang w:val="el-GR"/>
        </w:rPr>
        <w:t xml:space="preserve">. </w:t>
      </w:r>
      <w:r w:rsidR="000C1A5B" w:rsidRPr="00060C26">
        <w:rPr>
          <w:rFonts w:eastAsia="Times New Roman"/>
          <w:sz w:val="22"/>
          <w:szCs w:val="22"/>
          <w:lang w:val="el-GR"/>
        </w:rPr>
        <w:t>αναφ</w:t>
      </w:r>
      <w:r w:rsidR="000C1A5B" w:rsidRPr="00F41DEF">
        <w:rPr>
          <w:rFonts w:eastAsia="Times New Roman"/>
          <w:sz w:val="22"/>
          <w:szCs w:val="22"/>
          <w:lang w:val="el-GR"/>
        </w:rPr>
        <w:t xml:space="preserve">. </w:t>
      </w:r>
      <w:r w:rsidR="000C1A5B" w:rsidRPr="00060C26">
        <w:rPr>
          <w:rFonts w:eastAsia="Times New Roman"/>
          <w:sz w:val="22"/>
          <w:szCs w:val="22"/>
          <w:lang w:val="el-GR"/>
        </w:rPr>
        <w:t>στους</w:t>
      </w:r>
      <w:r w:rsidR="000C1A5B" w:rsidRPr="00F41DEF">
        <w:rPr>
          <w:rFonts w:eastAsia="Times New Roman"/>
          <w:sz w:val="22"/>
          <w:szCs w:val="22"/>
          <w:lang w:val="el-GR"/>
        </w:rPr>
        <w:t xml:space="preserve"> </w:t>
      </w:r>
      <w:r w:rsidR="000C1A5B" w:rsidRPr="004F3049">
        <w:rPr>
          <w:rFonts w:eastAsia="Times New Roman"/>
          <w:sz w:val="22"/>
          <w:szCs w:val="22"/>
          <w:lang w:val="en-US"/>
        </w:rPr>
        <w:t>Conde</w:t>
      </w:r>
      <w:r w:rsidR="000C1A5B" w:rsidRPr="00F41DEF">
        <w:rPr>
          <w:rFonts w:eastAsia="Times New Roman"/>
          <w:sz w:val="22"/>
          <w:szCs w:val="22"/>
          <w:lang w:val="el-GR"/>
        </w:rPr>
        <w:t xml:space="preserve"> &amp; </w:t>
      </w:r>
      <w:r w:rsidR="000C1A5B" w:rsidRPr="004F3049">
        <w:rPr>
          <w:rFonts w:eastAsia="Times New Roman"/>
          <w:sz w:val="22"/>
          <w:szCs w:val="22"/>
          <w:lang w:val="en-US"/>
        </w:rPr>
        <w:t>Hern</w:t>
      </w:r>
      <w:r w:rsidR="000C1A5B" w:rsidRPr="00F41DEF">
        <w:rPr>
          <w:rFonts w:eastAsia="Times New Roman"/>
          <w:sz w:val="22"/>
          <w:szCs w:val="22"/>
          <w:lang w:val="el-GR"/>
        </w:rPr>
        <w:t>á</w:t>
      </w:r>
      <w:r w:rsidR="000C1A5B" w:rsidRPr="004F3049">
        <w:rPr>
          <w:rFonts w:eastAsia="Times New Roman"/>
          <w:sz w:val="22"/>
          <w:szCs w:val="22"/>
          <w:lang w:val="en-US"/>
        </w:rPr>
        <w:t>ndez</w:t>
      </w:r>
      <w:r w:rsidR="000C1A5B" w:rsidRPr="00F41DEF">
        <w:rPr>
          <w:rFonts w:eastAsia="Times New Roman"/>
          <w:sz w:val="22"/>
          <w:szCs w:val="22"/>
          <w:lang w:val="el-GR"/>
        </w:rPr>
        <w:t>-</w:t>
      </w:r>
      <w:r w:rsidR="000C1A5B" w:rsidRPr="004F3049">
        <w:rPr>
          <w:rFonts w:eastAsia="Times New Roman"/>
          <w:sz w:val="22"/>
          <w:szCs w:val="22"/>
          <w:lang w:val="en-US"/>
        </w:rPr>
        <w:t>Garc</w:t>
      </w:r>
      <w:r w:rsidR="000C1A5B" w:rsidRPr="00F41DEF">
        <w:rPr>
          <w:rFonts w:eastAsia="Times New Roman"/>
          <w:sz w:val="22"/>
          <w:szCs w:val="22"/>
          <w:lang w:val="el-GR"/>
        </w:rPr>
        <w:t>í</w:t>
      </w:r>
      <w:r w:rsidR="000C1A5B" w:rsidRPr="004F3049">
        <w:rPr>
          <w:rFonts w:eastAsia="Times New Roman"/>
          <w:sz w:val="22"/>
          <w:szCs w:val="22"/>
          <w:lang w:val="en-US"/>
        </w:rPr>
        <w:t>a</w:t>
      </w:r>
      <w:r w:rsidR="000C1A5B" w:rsidRPr="00F41DEF">
        <w:rPr>
          <w:rFonts w:eastAsia="Times New Roman"/>
          <w:sz w:val="22"/>
          <w:szCs w:val="22"/>
          <w:lang w:val="el-GR"/>
        </w:rPr>
        <w:t>, 2015)</w:t>
      </w:r>
      <w:r w:rsidR="000C1A5B" w:rsidRPr="000C1A5B">
        <w:rPr>
          <w:rFonts w:eastAsia="Times New Roman"/>
          <w:sz w:val="22"/>
          <w:szCs w:val="22"/>
          <w:lang w:val="el-GR"/>
        </w:rPr>
        <w:t>.</w:t>
      </w:r>
      <w:r w:rsidRPr="00F41DEF">
        <w:rPr>
          <w:rFonts w:eastAsia="Times New Roman"/>
          <w:sz w:val="22"/>
          <w:szCs w:val="22"/>
          <w:lang w:val="el-GR"/>
        </w:rPr>
        <w:t xml:space="preserve"> </w:t>
      </w:r>
      <w:r w:rsidRPr="00F41DEF">
        <w:rPr>
          <w:color w:val="222222"/>
          <w:sz w:val="22"/>
          <w:szCs w:val="22"/>
          <w:shd w:val="clear" w:color="auto" w:fill="FFFFFF"/>
          <w:lang w:val="el-GR"/>
        </w:rPr>
        <w:t xml:space="preserve"> </w:t>
      </w:r>
      <w:r w:rsidR="00B9527A">
        <w:rPr>
          <w:color w:val="222222"/>
          <w:sz w:val="22"/>
          <w:szCs w:val="22"/>
          <w:shd w:val="clear" w:color="auto" w:fill="FFFFFF"/>
          <w:lang w:val="el-GR"/>
        </w:rPr>
        <w:t xml:space="preserve"> </w:t>
      </w:r>
      <w:r w:rsidRPr="00F41DEF">
        <w:rPr>
          <w:color w:val="222222"/>
          <w:sz w:val="22"/>
          <w:szCs w:val="22"/>
          <w:shd w:val="clear" w:color="auto" w:fill="FFFFFF"/>
          <w:lang w:val="el-GR"/>
        </w:rPr>
        <w:t xml:space="preserve"> </w:t>
      </w:r>
      <w:r w:rsidR="006A4D38" w:rsidRPr="00F41DEF">
        <w:rPr>
          <w:color w:val="222222"/>
          <w:shd w:val="clear" w:color="auto" w:fill="FFFFFF"/>
          <w:lang w:val="el-GR"/>
        </w:rPr>
        <w:t xml:space="preserve">  </w:t>
      </w:r>
    </w:p>
    <w:p w14:paraId="70BF4067" w14:textId="77777777" w:rsidR="001010C6" w:rsidRPr="001010C6" w:rsidRDefault="00060C26" w:rsidP="001010C6">
      <w:pPr>
        <w:pStyle w:val="Default"/>
        <w:spacing w:before="240" w:line="360" w:lineRule="auto"/>
        <w:ind w:right="-7"/>
        <w:jc w:val="both"/>
        <w:rPr>
          <w:color w:val="222222"/>
          <w:sz w:val="22"/>
          <w:szCs w:val="22"/>
          <w:shd w:val="clear" w:color="auto" w:fill="FFFFFF"/>
          <w:lang w:val="el-GR"/>
        </w:rPr>
      </w:pPr>
      <w:r w:rsidRPr="00060C26">
        <w:rPr>
          <w:color w:val="222222"/>
          <w:sz w:val="22"/>
          <w:szCs w:val="22"/>
          <w:shd w:val="clear" w:color="auto" w:fill="FFFFFF"/>
          <w:lang w:val="el-GR"/>
        </w:rPr>
        <w:t>Η</w:t>
      </w:r>
      <w:r w:rsidRPr="00DD76D2">
        <w:rPr>
          <w:color w:val="222222"/>
          <w:sz w:val="22"/>
          <w:szCs w:val="22"/>
          <w:shd w:val="clear" w:color="auto" w:fill="FFFFFF"/>
          <w:lang w:val="el-GR"/>
        </w:rPr>
        <w:t xml:space="preserve"> </w:t>
      </w:r>
      <w:r w:rsidRPr="00060C26">
        <w:rPr>
          <w:color w:val="222222"/>
          <w:sz w:val="22"/>
          <w:szCs w:val="22"/>
          <w:shd w:val="clear" w:color="auto" w:fill="FFFFFF"/>
          <w:lang w:val="el-GR"/>
        </w:rPr>
        <w:t>συγκεκριμένη</w:t>
      </w:r>
      <w:r w:rsidRPr="00DD76D2">
        <w:rPr>
          <w:color w:val="222222"/>
          <w:sz w:val="22"/>
          <w:szCs w:val="22"/>
          <w:shd w:val="clear" w:color="auto" w:fill="FFFFFF"/>
          <w:lang w:val="el-GR"/>
        </w:rPr>
        <w:t xml:space="preserve"> </w:t>
      </w:r>
      <w:r w:rsidRPr="00060C26">
        <w:rPr>
          <w:color w:val="222222"/>
          <w:sz w:val="22"/>
          <w:szCs w:val="22"/>
          <w:shd w:val="clear" w:color="auto" w:fill="FFFFFF"/>
          <w:lang w:val="el-GR"/>
        </w:rPr>
        <w:t>ενότητα</w:t>
      </w:r>
      <w:r w:rsidRPr="00DD76D2">
        <w:rPr>
          <w:color w:val="222222"/>
          <w:sz w:val="22"/>
          <w:szCs w:val="22"/>
          <w:shd w:val="clear" w:color="auto" w:fill="FFFFFF"/>
          <w:lang w:val="el-GR"/>
        </w:rPr>
        <w:t xml:space="preserve"> </w:t>
      </w:r>
      <w:r w:rsidRPr="00060C26">
        <w:rPr>
          <w:color w:val="222222"/>
          <w:sz w:val="22"/>
          <w:szCs w:val="22"/>
          <w:shd w:val="clear" w:color="auto" w:fill="FFFFFF"/>
          <w:lang w:val="el-GR"/>
        </w:rPr>
        <w:t>αναφέρθηκε</w:t>
      </w:r>
      <w:r w:rsidRPr="00DD76D2">
        <w:rPr>
          <w:color w:val="222222"/>
          <w:sz w:val="22"/>
          <w:szCs w:val="22"/>
          <w:shd w:val="clear" w:color="auto" w:fill="FFFFFF"/>
          <w:lang w:val="el-GR"/>
        </w:rPr>
        <w:t xml:space="preserve"> </w:t>
      </w:r>
      <w:r w:rsidRPr="00060C26">
        <w:rPr>
          <w:color w:val="222222"/>
          <w:sz w:val="22"/>
          <w:szCs w:val="22"/>
          <w:shd w:val="clear" w:color="auto" w:fill="FFFFFF"/>
          <w:lang w:val="el-GR"/>
        </w:rPr>
        <w:t>στους</w:t>
      </w:r>
      <w:r w:rsidRPr="00DD76D2">
        <w:rPr>
          <w:color w:val="222222"/>
          <w:sz w:val="22"/>
          <w:szCs w:val="22"/>
          <w:shd w:val="clear" w:color="auto" w:fill="FFFFFF"/>
          <w:lang w:val="el-GR"/>
        </w:rPr>
        <w:t xml:space="preserve"> </w:t>
      </w:r>
      <w:r w:rsidRPr="00060C26">
        <w:rPr>
          <w:color w:val="222222"/>
          <w:sz w:val="22"/>
          <w:szCs w:val="22"/>
          <w:shd w:val="clear" w:color="auto" w:fill="FFFFFF"/>
          <w:lang w:val="el-GR"/>
        </w:rPr>
        <w:t>κλάδους</w:t>
      </w:r>
      <w:r w:rsidRPr="00DD76D2">
        <w:rPr>
          <w:color w:val="222222"/>
          <w:sz w:val="22"/>
          <w:szCs w:val="22"/>
          <w:shd w:val="clear" w:color="auto" w:fill="FFFFFF"/>
          <w:lang w:val="el-GR"/>
        </w:rPr>
        <w:t xml:space="preserve"> </w:t>
      </w:r>
      <w:r w:rsidR="00CC0E24">
        <w:rPr>
          <w:color w:val="222222"/>
          <w:sz w:val="22"/>
          <w:szCs w:val="22"/>
          <w:shd w:val="clear" w:color="auto" w:fill="FFFFFF"/>
          <w:lang w:val="el-GR"/>
        </w:rPr>
        <w:t>Ε</w:t>
      </w:r>
      <w:r w:rsidRPr="00060C26">
        <w:rPr>
          <w:color w:val="222222"/>
          <w:sz w:val="22"/>
          <w:szCs w:val="22"/>
          <w:shd w:val="clear" w:color="auto" w:fill="FFFFFF"/>
          <w:lang w:val="en-US"/>
        </w:rPr>
        <w:t>ducational</w:t>
      </w:r>
      <w:r w:rsidRPr="00DD76D2">
        <w:rPr>
          <w:color w:val="222222"/>
          <w:sz w:val="22"/>
          <w:szCs w:val="22"/>
          <w:shd w:val="clear" w:color="auto" w:fill="FFFFFF"/>
          <w:lang w:val="el-GR"/>
        </w:rPr>
        <w:t xml:space="preserve"> </w:t>
      </w:r>
      <w:r w:rsidR="00CC0E24">
        <w:rPr>
          <w:color w:val="222222"/>
          <w:sz w:val="22"/>
          <w:szCs w:val="22"/>
          <w:shd w:val="clear" w:color="auto" w:fill="FFFFFF"/>
          <w:lang w:val="en-US"/>
        </w:rPr>
        <w:t>D</w:t>
      </w:r>
      <w:r w:rsidRPr="00060C26">
        <w:rPr>
          <w:color w:val="222222"/>
          <w:sz w:val="22"/>
          <w:szCs w:val="22"/>
          <w:shd w:val="clear" w:color="auto" w:fill="FFFFFF"/>
          <w:lang w:val="en-US"/>
        </w:rPr>
        <w:t>ata</w:t>
      </w:r>
      <w:r w:rsidRPr="00DD76D2">
        <w:rPr>
          <w:color w:val="222222"/>
          <w:sz w:val="22"/>
          <w:szCs w:val="22"/>
          <w:shd w:val="clear" w:color="auto" w:fill="FFFFFF"/>
          <w:lang w:val="el-GR"/>
        </w:rPr>
        <w:t xml:space="preserve"> </w:t>
      </w:r>
      <w:r w:rsidR="00CC0E24">
        <w:rPr>
          <w:color w:val="222222"/>
          <w:sz w:val="22"/>
          <w:szCs w:val="22"/>
          <w:shd w:val="clear" w:color="auto" w:fill="FFFFFF"/>
          <w:lang w:val="en-US"/>
        </w:rPr>
        <w:t>M</w:t>
      </w:r>
      <w:r w:rsidRPr="00060C26">
        <w:rPr>
          <w:color w:val="222222"/>
          <w:sz w:val="22"/>
          <w:szCs w:val="22"/>
          <w:shd w:val="clear" w:color="auto" w:fill="FFFFFF"/>
          <w:lang w:val="en-US"/>
        </w:rPr>
        <w:t>ining</w:t>
      </w:r>
      <w:r w:rsidRPr="00DD76D2">
        <w:rPr>
          <w:color w:val="222222"/>
          <w:sz w:val="22"/>
          <w:szCs w:val="22"/>
          <w:shd w:val="clear" w:color="auto" w:fill="FFFFFF"/>
          <w:lang w:val="el-GR"/>
        </w:rPr>
        <w:t xml:space="preserve"> </w:t>
      </w:r>
      <w:r w:rsidRPr="00060C26">
        <w:rPr>
          <w:color w:val="222222"/>
          <w:sz w:val="22"/>
          <w:szCs w:val="22"/>
          <w:shd w:val="clear" w:color="auto" w:fill="FFFFFF"/>
          <w:lang w:val="el-GR"/>
        </w:rPr>
        <w:t>και</w:t>
      </w:r>
      <w:r w:rsidRPr="00DD76D2">
        <w:rPr>
          <w:color w:val="222222"/>
          <w:sz w:val="22"/>
          <w:szCs w:val="22"/>
          <w:shd w:val="clear" w:color="auto" w:fill="FFFFFF"/>
          <w:lang w:val="el-GR"/>
        </w:rPr>
        <w:t xml:space="preserve"> </w:t>
      </w:r>
      <w:r w:rsidR="00CC0E24">
        <w:rPr>
          <w:color w:val="222222"/>
          <w:sz w:val="22"/>
          <w:szCs w:val="22"/>
          <w:shd w:val="clear" w:color="auto" w:fill="FFFFFF"/>
          <w:lang w:val="en-US"/>
        </w:rPr>
        <w:t>L</w:t>
      </w:r>
      <w:r w:rsidRPr="00060C26">
        <w:rPr>
          <w:color w:val="222222"/>
          <w:sz w:val="22"/>
          <w:szCs w:val="22"/>
          <w:shd w:val="clear" w:color="auto" w:fill="FFFFFF"/>
          <w:lang w:val="en-US"/>
        </w:rPr>
        <w:t>earning</w:t>
      </w:r>
      <w:r w:rsidRPr="00DD76D2">
        <w:rPr>
          <w:color w:val="222222"/>
          <w:sz w:val="22"/>
          <w:szCs w:val="22"/>
          <w:shd w:val="clear" w:color="auto" w:fill="FFFFFF"/>
          <w:lang w:val="el-GR"/>
        </w:rPr>
        <w:t xml:space="preserve"> </w:t>
      </w:r>
      <w:r w:rsidR="00CC0E24">
        <w:rPr>
          <w:color w:val="222222"/>
          <w:sz w:val="22"/>
          <w:szCs w:val="22"/>
          <w:shd w:val="clear" w:color="auto" w:fill="FFFFFF"/>
          <w:lang w:val="en-US"/>
        </w:rPr>
        <w:t>A</w:t>
      </w:r>
      <w:r w:rsidRPr="00060C26">
        <w:rPr>
          <w:color w:val="222222"/>
          <w:sz w:val="22"/>
          <w:szCs w:val="22"/>
          <w:shd w:val="clear" w:color="auto" w:fill="FFFFFF"/>
          <w:lang w:val="en-US"/>
        </w:rPr>
        <w:t>nalytics</w:t>
      </w:r>
      <w:r w:rsidRPr="00DD76D2">
        <w:rPr>
          <w:color w:val="222222"/>
          <w:sz w:val="22"/>
          <w:szCs w:val="22"/>
          <w:shd w:val="clear" w:color="auto" w:fill="FFFFFF"/>
          <w:lang w:val="el-GR"/>
        </w:rPr>
        <w:t xml:space="preserve"> </w:t>
      </w:r>
      <w:r w:rsidRPr="00060C26">
        <w:rPr>
          <w:color w:val="222222"/>
          <w:sz w:val="22"/>
          <w:szCs w:val="22"/>
          <w:shd w:val="clear" w:color="auto" w:fill="FFFFFF"/>
          <w:lang w:val="el-GR"/>
        </w:rPr>
        <w:t>δίνοντας</w:t>
      </w:r>
      <w:r w:rsidRPr="00DD76D2">
        <w:rPr>
          <w:color w:val="222222"/>
          <w:sz w:val="22"/>
          <w:szCs w:val="22"/>
          <w:shd w:val="clear" w:color="auto" w:fill="FFFFFF"/>
          <w:lang w:val="el-GR"/>
        </w:rPr>
        <w:t xml:space="preserve"> </w:t>
      </w:r>
      <w:r w:rsidRPr="00060C26">
        <w:rPr>
          <w:color w:val="222222"/>
          <w:sz w:val="22"/>
          <w:szCs w:val="22"/>
          <w:shd w:val="clear" w:color="auto" w:fill="FFFFFF"/>
          <w:lang w:val="el-GR"/>
        </w:rPr>
        <w:t>σημαντικές</w:t>
      </w:r>
      <w:r w:rsidRPr="00DD76D2">
        <w:rPr>
          <w:color w:val="222222"/>
          <w:sz w:val="22"/>
          <w:szCs w:val="22"/>
          <w:shd w:val="clear" w:color="auto" w:fill="FFFFFF"/>
          <w:lang w:val="el-GR"/>
        </w:rPr>
        <w:t xml:space="preserve"> </w:t>
      </w:r>
      <w:r w:rsidRPr="00060C26">
        <w:rPr>
          <w:color w:val="222222"/>
          <w:sz w:val="22"/>
          <w:szCs w:val="22"/>
          <w:shd w:val="clear" w:color="auto" w:fill="FFFFFF"/>
          <w:lang w:val="el-GR"/>
        </w:rPr>
        <w:t>λεπτομέρειες</w:t>
      </w:r>
      <w:r w:rsidRPr="00DD76D2">
        <w:rPr>
          <w:color w:val="222222"/>
          <w:sz w:val="22"/>
          <w:szCs w:val="22"/>
          <w:shd w:val="clear" w:color="auto" w:fill="FFFFFF"/>
          <w:lang w:val="el-GR"/>
        </w:rPr>
        <w:t xml:space="preserve"> </w:t>
      </w:r>
      <w:r w:rsidRPr="00060C26">
        <w:rPr>
          <w:color w:val="222222"/>
          <w:sz w:val="22"/>
          <w:szCs w:val="22"/>
          <w:shd w:val="clear" w:color="auto" w:fill="FFFFFF"/>
          <w:lang w:val="el-GR"/>
        </w:rPr>
        <w:t>για τους σκοπούς του κάθε κλάδου, κοινά τους στοιχεία αλλά και διαφορές</w:t>
      </w:r>
      <w:r w:rsidR="001D3423">
        <w:rPr>
          <w:color w:val="222222"/>
          <w:sz w:val="22"/>
          <w:szCs w:val="22"/>
          <w:shd w:val="clear" w:color="auto" w:fill="FFFFFF"/>
          <w:lang w:val="el-GR"/>
        </w:rPr>
        <w:t>, μέθοδοι και τεχνικές</w:t>
      </w:r>
      <w:r w:rsidRPr="00060C26">
        <w:rPr>
          <w:color w:val="222222"/>
          <w:sz w:val="22"/>
          <w:szCs w:val="22"/>
          <w:shd w:val="clear" w:color="auto" w:fill="FFFFFF"/>
          <w:lang w:val="el-GR"/>
        </w:rPr>
        <w:t>. Αναφέρθηκαν επίσης σχετικές εργασίες στις οποίες μπορεί να ανατρέξει κανείς για να κατανοήσει βαθύτερα τις έννοιες και τη χρησιμότητα του κά</w:t>
      </w:r>
      <w:r w:rsidR="00CC0E24">
        <w:rPr>
          <w:color w:val="222222"/>
          <w:sz w:val="22"/>
          <w:szCs w:val="22"/>
          <w:shd w:val="clear" w:color="auto" w:fill="FFFFFF"/>
          <w:lang w:val="el-GR"/>
        </w:rPr>
        <w:t>θε κλάδου. Παρακάτω, στο Κ</w:t>
      </w:r>
      <w:r w:rsidRPr="00060C26">
        <w:rPr>
          <w:color w:val="222222"/>
          <w:sz w:val="22"/>
          <w:szCs w:val="22"/>
          <w:shd w:val="clear" w:color="auto" w:fill="FFFFFF"/>
          <w:lang w:val="el-GR"/>
        </w:rPr>
        <w:t>εφάλαιο</w:t>
      </w:r>
      <w:r w:rsidR="00CC0E24">
        <w:rPr>
          <w:color w:val="222222"/>
          <w:sz w:val="22"/>
          <w:szCs w:val="22"/>
          <w:shd w:val="clear" w:color="auto" w:fill="FFFFFF"/>
          <w:lang w:val="el-GR"/>
        </w:rPr>
        <w:t xml:space="preserve"> 3</w:t>
      </w:r>
      <w:r w:rsidRPr="00060C26">
        <w:rPr>
          <w:color w:val="222222"/>
          <w:sz w:val="22"/>
          <w:szCs w:val="22"/>
          <w:shd w:val="clear" w:color="auto" w:fill="FFFFFF"/>
          <w:lang w:val="el-GR"/>
        </w:rPr>
        <w:t xml:space="preserve"> θα γίνει καταγραφή εργαλείων που εντοπίστηκαν βιβλιογραφικά και χρησιμοποιούνται από ερευνητές των δύο κλάδων που εξετάσαμε</w:t>
      </w:r>
      <w:r w:rsidR="001010C6">
        <w:rPr>
          <w:color w:val="222222"/>
          <w:sz w:val="22"/>
          <w:szCs w:val="22"/>
          <w:shd w:val="clear" w:color="auto" w:fill="FFFFFF"/>
          <w:lang w:val="el-GR"/>
        </w:rPr>
        <w:t>.</w:t>
      </w:r>
    </w:p>
    <w:p w14:paraId="7416AB0C" w14:textId="77777777" w:rsidR="001010C6" w:rsidRPr="00834DFA" w:rsidRDefault="001010C6" w:rsidP="00060C26">
      <w:pPr>
        <w:spacing w:line="360" w:lineRule="auto"/>
        <w:ind w:right="135"/>
      </w:pPr>
    </w:p>
    <w:p w14:paraId="24ACE079" w14:textId="77777777" w:rsidR="00DD76D2" w:rsidRDefault="00DD76D2" w:rsidP="00060C26">
      <w:pPr>
        <w:spacing w:line="360" w:lineRule="auto"/>
        <w:ind w:right="135"/>
      </w:pPr>
    </w:p>
    <w:p w14:paraId="172C5834" w14:textId="77777777" w:rsidR="00C26ECA" w:rsidRDefault="00C26ECA" w:rsidP="00060C26">
      <w:pPr>
        <w:spacing w:line="360" w:lineRule="auto"/>
        <w:ind w:right="135"/>
      </w:pPr>
    </w:p>
    <w:p w14:paraId="1B4078FE" w14:textId="77777777" w:rsidR="00C26ECA" w:rsidRDefault="00C26ECA" w:rsidP="00060C26">
      <w:pPr>
        <w:spacing w:line="360" w:lineRule="auto"/>
        <w:ind w:right="135"/>
      </w:pPr>
    </w:p>
    <w:p w14:paraId="136E614C" w14:textId="77777777" w:rsidR="00C26ECA" w:rsidRDefault="00C26ECA" w:rsidP="00060C26">
      <w:pPr>
        <w:spacing w:line="360" w:lineRule="auto"/>
        <w:ind w:right="135"/>
      </w:pPr>
    </w:p>
    <w:p w14:paraId="0C975CDB" w14:textId="77777777" w:rsidR="00C26ECA" w:rsidRDefault="00C26ECA" w:rsidP="00060C26">
      <w:pPr>
        <w:spacing w:line="360" w:lineRule="auto"/>
        <w:ind w:right="135"/>
      </w:pPr>
    </w:p>
    <w:p w14:paraId="25D1F289" w14:textId="77777777" w:rsidR="00C26ECA" w:rsidRDefault="00C26ECA" w:rsidP="00060C26">
      <w:pPr>
        <w:spacing w:line="360" w:lineRule="auto"/>
        <w:ind w:right="135"/>
      </w:pPr>
    </w:p>
    <w:p w14:paraId="0252355C" w14:textId="77777777" w:rsidR="00C26ECA" w:rsidRDefault="00C26ECA" w:rsidP="00060C26">
      <w:pPr>
        <w:spacing w:line="360" w:lineRule="auto"/>
        <w:ind w:right="135"/>
      </w:pPr>
    </w:p>
    <w:p w14:paraId="26D5B7C1" w14:textId="77777777" w:rsidR="00C26ECA" w:rsidRDefault="00C26ECA" w:rsidP="00060C26">
      <w:pPr>
        <w:spacing w:line="360" w:lineRule="auto"/>
        <w:ind w:right="135"/>
      </w:pPr>
    </w:p>
    <w:p w14:paraId="379F44A1" w14:textId="77777777" w:rsidR="00152AB4" w:rsidRDefault="00152AB4" w:rsidP="00060C26">
      <w:pPr>
        <w:spacing w:line="360" w:lineRule="auto"/>
        <w:ind w:right="135"/>
      </w:pPr>
    </w:p>
    <w:p w14:paraId="2DA7DB70" w14:textId="77777777" w:rsidR="00DD31EA" w:rsidRDefault="00DD31EA" w:rsidP="00060C26">
      <w:pPr>
        <w:spacing w:line="360" w:lineRule="auto"/>
        <w:ind w:right="135"/>
      </w:pPr>
    </w:p>
    <w:p w14:paraId="1B9A3520" w14:textId="77777777" w:rsidR="00DD31EA" w:rsidRPr="00AC7DB0" w:rsidRDefault="00DD31EA" w:rsidP="00060C26">
      <w:pPr>
        <w:spacing w:line="360" w:lineRule="auto"/>
        <w:ind w:right="135"/>
      </w:pPr>
    </w:p>
    <w:p w14:paraId="00A89F74" w14:textId="6734A7FE" w:rsidR="005E6009" w:rsidRPr="005E6009" w:rsidRDefault="005E6009" w:rsidP="005E6009">
      <w:pPr>
        <w:pStyle w:val="Heading1"/>
        <w:spacing w:after="200"/>
        <w:contextualSpacing w:val="0"/>
        <w:rPr>
          <w:rFonts w:asciiTheme="majorHAnsi" w:eastAsia="Times New Roman" w:hAnsiTheme="majorHAnsi" w:cs="Times New Roman"/>
          <w:b/>
          <w:sz w:val="52"/>
          <w:szCs w:val="52"/>
        </w:rPr>
      </w:pPr>
      <w:bookmarkStart w:id="23" w:name="_Toc421737978"/>
      <w:bookmarkStart w:id="24" w:name="_Toc421474315"/>
      <w:r w:rsidRPr="005E6009">
        <w:rPr>
          <w:rFonts w:asciiTheme="majorHAnsi" w:eastAsia="Times New Roman" w:hAnsiTheme="majorHAnsi" w:cs="Times New Roman"/>
          <w:b/>
          <w:sz w:val="52"/>
          <w:szCs w:val="52"/>
        </w:rPr>
        <w:lastRenderedPageBreak/>
        <w:t>Κεφάλαιο 3</w:t>
      </w:r>
      <w:r w:rsidRPr="005E6009">
        <w:rPr>
          <w:rFonts w:asciiTheme="majorHAnsi" w:eastAsia="Times New Roman" w:hAnsiTheme="majorHAnsi" w:cs="Times New Roman"/>
          <w:b/>
          <w:sz w:val="52"/>
          <w:szCs w:val="52"/>
          <w:vertAlign w:val="superscript"/>
        </w:rPr>
        <w:t>ο</w:t>
      </w:r>
      <w:bookmarkEnd w:id="23"/>
      <w:r w:rsidRPr="005E6009">
        <w:rPr>
          <w:rFonts w:asciiTheme="majorHAnsi" w:eastAsia="Times New Roman" w:hAnsiTheme="majorHAnsi" w:cs="Times New Roman"/>
          <w:b/>
          <w:sz w:val="52"/>
          <w:szCs w:val="52"/>
        </w:rPr>
        <w:t xml:space="preserve"> </w:t>
      </w:r>
    </w:p>
    <w:p w14:paraId="61581E81" w14:textId="77777777" w:rsidR="008D4497" w:rsidRDefault="00AC2FF6" w:rsidP="00637858">
      <w:pPr>
        <w:pStyle w:val="Heading1"/>
        <w:spacing w:line="360" w:lineRule="auto"/>
        <w:rPr>
          <w:rFonts w:asciiTheme="majorHAnsi" w:hAnsiTheme="majorHAnsi"/>
          <w:b/>
          <w:sz w:val="44"/>
          <w:szCs w:val="44"/>
        </w:rPr>
      </w:pPr>
      <w:bookmarkStart w:id="25" w:name="_Toc421737979"/>
      <w:r w:rsidRPr="005E6009">
        <w:rPr>
          <w:rFonts w:asciiTheme="majorHAnsi" w:hAnsiTheme="majorHAnsi"/>
          <w:b/>
          <w:sz w:val="44"/>
          <w:szCs w:val="44"/>
        </w:rPr>
        <w:t>3.</w:t>
      </w:r>
      <w:r w:rsidR="00D011C3" w:rsidRPr="005E6009">
        <w:rPr>
          <w:rFonts w:asciiTheme="majorHAnsi" w:hAnsiTheme="majorHAnsi"/>
          <w:b/>
          <w:sz w:val="44"/>
          <w:szCs w:val="44"/>
        </w:rPr>
        <w:t xml:space="preserve"> Εργαλεία</w:t>
      </w:r>
      <w:bookmarkEnd w:id="24"/>
      <w:bookmarkEnd w:id="25"/>
      <w:r w:rsidR="00D011C3" w:rsidRPr="005E6009">
        <w:rPr>
          <w:rFonts w:asciiTheme="majorHAnsi" w:hAnsiTheme="majorHAnsi"/>
          <w:b/>
          <w:sz w:val="44"/>
          <w:szCs w:val="44"/>
        </w:rPr>
        <w:t xml:space="preserve"> </w:t>
      </w:r>
    </w:p>
    <w:p w14:paraId="0C97379F" w14:textId="0F2B10E9" w:rsidR="008D4497" w:rsidRPr="00637858" w:rsidRDefault="005E6009" w:rsidP="00637858">
      <w:pPr>
        <w:spacing w:after="240" w:line="360" w:lineRule="auto"/>
        <w:rPr>
          <w:rFonts w:ascii="Times New Roman" w:hAnsi="Times New Roman" w:cs="Times New Roman"/>
          <w:b/>
          <w:sz w:val="28"/>
          <w:szCs w:val="28"/>
        </w:rPr>
      </w:pPr>
      <w:r w:rsidRPr="005E6009">
        <w:rPr>
          <w:rFonts w:ascii="Times New Roman" w:hAnsi="Times New Roman" w:cs="Times New Roman"/>
          <w:b/>
          <w:sz w:val="28"/>
          <w:szCs w:val="28"/>
        </w:rPr>
        <w:t>Σκοπός</w:t>
      </w:r>
    </w:p>
    <w:p w14:paraId="203D92CD" w14:textId="52B1796F" w:rsidR="008D4497" w:rsidRPr="00882B6C" w:rsidRDefault="00A13B41" w:rsidP="0044302E">
      <w:pPr>
        <w:spacing w:line="360" w:lineRule="auto"/>
        <w:contextualSpacing w:val="0"/>
        <w:jc w:val="both"/>
      </w:pPr>
      <w:r>
        <w:rPr>
          <w:rFonts w:ascii="Times New Roman" w:eastAsia="Times New Roman" w:hAnsi="Times New Roman" w:cs="Times New Roman"/>
        </w:rPr>
        <w:t>Μέσα από</w:t>
      </w:r>
      <w:r w:rsidR="00487FD5">
        <w:rPr>
          <w:rFonts w:ascii="Times New Roman" w:eastAsia="Times New Roman" w:hAnsi="Times New Roman" w:cs="Times New Roman"/>
        </w:rPr>
        <w:t xml:space="preserve"> </w:t>
      </w:r>
      <w:r w:rsidR="00AC2FF6">
        <w:rPr>
          <w:rFonts w:ascii="Times New Roman" w:eastAsia="Times New Roman" w:hAnsi="Times New Roman" w:cs="Times New Roman"/>
        </w:rPr>
        <w:t>βιβλιογραφική επισκόπηση</w:t>
      </w:r>
      <w:r w:rsidR="00487FD5">
        <w:rPr>
          <w:rFonts w:ascii="Times New Roman" w:eastAsia="Times New Roman" w:hAnsi="Times New Roman" w:cs="Times New Roman"/>
        </w:rPr>
        <w:t xml:space="preserve">, </w:t>
      </w:r>
      <w:r w:rsidR="00AC2FF6">
        <w:rPr>
          <w:rFonts w:ascii="Times New Roman" w:eastAsia="Times New Roman" w:hAnsi="Times New Roman" w:cs="Times New Roman"/>
        </w:rPr>
        <w:t xml:space="preserve">προέκυψε </w:t>
      </w:r>
      <w:r w:rsidR="00487FD5">
        <w:rPr>
          <w:rFonts w:ascii="Times New Roman" w:eastAsia="Times New Roman" w:hAnsi="Times New Roman" w:cs="Times New Roman"/>
        </w:rPr>
        <w:t xml:space="preserve">η συλλογή εργαλείων, </w:t>
      </w:r>
      <w:r w:rsidR="00AC2FF6">
        <w:rPr>
          <w:rFonts w:ascii="Times New Roman" w:eastAsia="Times New Roman" w:hAnsi="Times New Roman" w:cs="Times New Roman"/>
        </w:rPr>
        <w:t>τεχνικών και μεθόδων. Παρακάτω γίνεται η λεπτομερής καταγραφή και επεξήγηση των εργαλείων, τα οποία είναι χωρισμένα σε διάφορες κατηγορίες για την καλύτερη κατανόηση τους. Οι διευθύνσεις των εργαλείων παρέχονται στον Πίνακα 1</w:t>
      </w:r>
      <w:r w:rsidR="007C3EED">
        <w:rPr>
          <w:rFonts w:ascii="Times New Roman" w:eastAsia="Times New Roman" w:hAnsi="Times New Roman" w:cs="Times New Roman"/>
        </w:rPr>
        <w:t xml:space="preserve"> και Πίνακα 2</w:t>
      </w:r>
      <w:r w:rsidR="00AC2FF6">
        <w:rPr>
          <w:rFonts w:ascii="Times New Roman" w:eastAsia="Times New Roman" w:hAnsi="Times New Roman" w:cs="Times New Roman"/>
        </w:rPr>
        <w:t>.</w:t>
      </w:r>
      <w:bookmarkStart w:id="26" w:name="h.plhynxb4yql8" w:colFirst="0" w:colLast="0"/>
      <w:bookmarkEnd w:id="26"/>
    </w:p>
    <w:p w14:paraId="75357340" w14:textId="77777777" w:rsidR="008D4497" w:rsidRPr="00637858" w:rsidRDefault="0044302E" w:rsidP="00637858">
      <w:pPr>
        <w:pStyle w:val="Heading2"/>
        <w:rPr>
          <w:rFonts w:asciiTheme="majorHAnsi" w:hAnsiTheme="majorHAnsi"/>
          <w:b/>
          <w:sz w:val="28"/>
          <w:szCs w:val="28"/>
        </w:rPr>
      </w:pPr>
      <w:bookmarkStart w:id="27" w:name="h.hnc6ftgblxja" w:colFirst="0" w:colLast="0"/>
      <w:bookmarkStart w:id="28" w:name="_Toc421474316"/>
      <w:bookmarkStart w:id="29" w:name="_Toc421737980"/>
      <w:bookmarkEnd w:id="27"/>
      <w:r w:rsidRPr="00637858">
        <w:rPr>
          <w:rFonts w:asciiTheme="majorHAnsi" w:hAnsiTheme="majorHAnsi"/>
          <w:b/>
          <w:sz w:val="28"/>
          <w:szCs w:val="28"/>
        </w:rPr>
        <w:t xml:space="preserve">3.1 </w:t>
      </w:r>
      <w:r w:rsidR="00AC2FF6" w:rsidRPr="00637858">
        <w:rPr>
          <w:rFonts w:asciiTheme="majorHAnsi" w:hAnsiTheme="majorHAnsi"/>
          <w:b/>
          <w:sz w:val="28"/>
          <w:szCs w:val="28"/>
        </w:rPr>
        <w:t>Εργαλεία Οπτικοποίησης Δεδομένων</w:t>
      </w:r>
      <w:bookmarkEnd w:id="28"/>
      <w:bookmarkEnd w:id="29"/>
    </w:p>
    <w:p w14:paraId="1E93419B" w14:textId="63248422" w:rsidR="008D4497" w:rsidRPr="00637858" w:rsidRDefault="00401DDE" w:rsidP="00637858">
      <w:pPr>
        <w:pStyle w:val="Heading3"/>
        <w:spacing w:after="240"/>
        <w:rPr>
          <w:rFonts w:asciiTheme="majorHAnsi" w:hAnsiTheme="majorHAnsi"/>
          <w:b/>
          <w:color w:val="auto"/>
        </w:rPr>
      </w:pPr>
      <w:bookmarkStart w:id="30" w:name="h.k4ontti3d4w" w:colFirst="0" w:colLast="0"/>
      <w:bookmarkStart w:id="31" w:name="_Toc421737981"/>
      <w:bookmarkEnd w:id="30"/>
      <w:r>
        <w:rPr>
          <w:rFonts w:asciiTheme="majorHAnsi" w:hAnsiTheme="majorHAnsi"/>
          <w:b/>
          <w:color w:val="auto"/>
        </w:rPr>
        <w:t xml:space="preserve">3.1.1 </w:t>
      </w:r>
      <w:r w:rsidR="00AC2FF6" w:rsidRPr="00637858">
        <w:rPr>
          <w:rFonts w:asciiTheme="majorHAnsi" w:hAnsiTheme="majorHAnsi"/>
          <w:b/>
          <w:color w:val="auto"/>
        </w:rPr>
        <w:t>Δωρεάν εργαλεία οπτικοποίησης</w:t>
      </w:r>
      <w:bookmarkEnd w:id="31"/>
    </w:p>
    <w:p w14:paraId="1248ABC2" w14:textId="77777777" w:rsidR="008D4497" w:rsidRDefault="00AC2FF6" w:rsidP="001E7414">
      <w:pPr>
        <w:spacing w:after="200" w:line="360" w:lineRule="auto"/>
        <w:ind w:firstLine="285"/>
        <w:contextualSpacing w:val="0"/>
        <w:jc w:val="both"/>
      </w:pPr>
      <w:r>
        <w:rPr>
          <w:rFonts w:ascii="Times New Roman" w:eastAsia="Times New Roman" w:hAnsi="Times New Roman" w:cs="Times New Roman"/>
        </w:rPr>
        <w:t xml:space="preserve">Ένα πρώτο εργαλείο οπτικοποίησης που εντοπίστηκε είναι το </w:t>
      </w:r>
      <w:r>
        <w:rPr>
          <w:rFonts w:ascii="Times New Roman" w:eastAsia="Times New Roman" w:hAnsi="Times New Roman" w:cs="Times New Roman"/>
          <w:i/>
        </w:rPr>
        <w:t>Netdraw</w:t>
      </w:r>
      <w:r>
        <w:rPr>
          <w:rFonts w:ascii="Times New Roman" w:eastAsia="Times New Roman" w:hAnsi="Times New Roman" w:cs="Times New Roman"/>
        </w:rPr>
        <w:t xml:space="preserve"> και  δημιουργήθηκε από τον Borgatti (2002, όπ. αναφ. στο Dawson, 2009, σελ. 742). Πρόκειται για ένα πρόγραμμα των windows που οπτικοποιεί δεδομένα από κοινωνικά δίκτυα. Ωστόσο, μέσα από τη προσπάθεια χρήσης του έγινε κατανοητό ότι χρειάζεται συγκεκριμένη μορφή αρχείου (vna files), ώστε να είναι εφικτή η επεξεργασία των δεδομένων.</w:t>
      </w:r>
    </w:p>
    <w:p w14:paraId="08F1D9CB" w14:textId="16B87729" w:rsidR="008D4497" w:rsidRDefault="00AC2FF6" w:rsidP="001E7414">
      <w:pPr>
        <w:spacing w:after="200" w:line="360" w:lineRule="auto"/>
        <w:ind w:firstLine="330"/>
        <w:contextualSpacing w:val="0"/>
        <w:jc w:val="both"/>
      </w:pPr>
      <w:r>
        <w:rPr>
          <w:rFonts w:ascii="Times New Roman" w:eastAsia="Times New Roman" w:hAnsi="Times New Roman" w:cs="Times New Roman"/>
        </w:rPr>
        <w:t xml:space="preserve">Ένα δεύτερο εργαλείο οπτικοποίησης είναι το </w:t>
      </w:r>
      <w:r>
        <w:rPr>
          <w:rFonts w:ascii="Times New Roman" w:eastAsia="Times New Roman" w:hAnsi="Times New Roman" w:cs="Times New Roman"/>
          <w:i/>
        </w:rPr>
        <w:t>Gapminder</w:t>
      </w:r>
      <w:r>
        <w:rPr>
          <w:rFonts w:ascii="Times New Roman" w:eastAsia="Times New Roman" w:hAnsi="Times New Roman" w:cs="Times New Roman"/>
        </w:rPr>
        <w:t xml:space="preserve"> </w:t>
      </w:r>
      <w:r w:rsidR="005A6EF0">
        <w:rPr>
          <w:rFonts w:ascii="Times New Roman" w:eastAsia="Times New Roman" w:hAnsi="Times New Roman" w:cs="Times New Roman"/>
        </w:rPr>
        <w:t xml:space="preserve"> </w:t>
      </w:r>
      <w:r>
        <w:rPr>
          <w:rFonts w:ascii="Times New Roman" w:eastAsia="Times New Roman" w:hAnsi="Times New Roman" w:cs="Times New Roman"/>
        </w:rPr>
        <w:t>(</w:t>
      </w:r>
      <w:r w:rsidR="005A6EF0" w:rsidRPr="005A6EF0">
        <w:rPr>
          <w:rFonts w:ascii="Times New Roman" w:eastAsia="Times New Roman" w:hAnsi="Times New Roman" w:cs="Times New Roman"/>
        </w:rPr>
        <w:t>Bienkowski et al.</w:t>
      </w:r>
      <w:r w:rsidR="005A6EF0">
        <w:rPr>
          <w:rFonts w:ascii="Times New Roman" w:eastAsia="Times New Roman" w:hAnsi="Times New Roman" w:cs="Times New Roman"/>
        </w:rPr>
        <w:t>,</w:t>
      </w:r>
      <w:r w:rsidR="005A6EF0" w:rsidRPr="005A6EF0">
        <w:rPr>
          <w:rFonts w:ascii="Times New Roman" w:eastAsia="Times New Roman" w:hAnsi="Times New Roman" w:cs="Times New Roman"/>
        </w:rPr>
        <w:t xml:space="preserve"> </w:t>
      </w:r>
      <w:r>
        <w:rPr>
          <w:rFonts w:ascii="Times New Roman" w:eastAsia="Times New Roman" w:hAnsi="Times New Roman" w:cs="Times New Roman"/>
        </w:rPr>
        <w:t>2012, σελ.15). Επιτρέπει στο χρήστη να επεξεργαστεί μια έτοιμη βάση δεδομένων που αφορά σε μια σειρά από κοινωνικά θέματα. Επιλέγοντας το θέμα που θέλει, τις χώρες της προτίμησης του και πατώντας την επιλογή  “Play”, βλέπει να εξελίσσεται μπροστά του σε μορφή χρονοδιαγράμματος, το φαινόμενο που επέλεξε, όπως φαίνεται</w:t>
      </w:r>
      <w:r w:rsidR="007820D7">
        <w:rPr>
          <w:rFonts w:ascii="Times New Roman" w:eastAsia="Times New Roman" w:hAnsi="Times New Roman" w:cs="Times New Roman"/>
        </w:rPr>
        <w:t xml:space="preserve"> και</w:t>
      </w:r>
      <w:r>
        <w:rPr>
          <w:rFonts w:ascii="Times New Roman" w:eastAsia="Times New Roman" w:hAnsi="Times New Roman" w:cs="Times New Roman"/>
        </w:rPr>
        <w:t xml:space="preserve"> στην Εικόνα 1. Επίσης μπορεί να το δει να εξελίσσεται χρονικά και πάνω στο παγκόσμιο χάρτη.</w:t>
      </w:r>
    </w:p>
    <w:p w14:paraId="413CE995" w14:textId="77777777" w:rsidR="008D4497" w:rsidRDefault="00AC2FF6" w:rsidP="001E7414">
      <w:pPr>
        <w:spacing w:after="200" w:line="360" w:lineRule="auto"/>
        <w:contextualSpacing w:val="0"/>
        <w:jc w:val="center"/>
      </w:pPr>
      <w:r>
        <w:rPr>
          <w:rFonts w:ascii="Times New Roman" w:eastAsia="Times New Roman" w:hAnsi="Times New Roman" w:cs="Times New Roman"/>
          <w:b/>
        </w:rPr>
        <w:lastRenderedPageBreak/>
        <w:t xml:space="preserve">Εικόνα 1. </w:t>
      </w:r>
      <w:r>
        <w:rPr>
          <w:rFonts w:ascii="Times New Roman" w:eastAsia="Times New Roman" w:hAnsi="Times New Roman" w:cs="Times New Roman"/>
        </w:rPr>
        <w:t>Εξέλιξη φαινομένου με το εργαλείο Gapminder σε μορφή χρονοδιαγράμματος</w:t>
      </w:r>
      <w:r>
        <w:rPr>
          <w:noProof/>
        </w:rPr>
        <w:drawing>
          <wp:anchor distT="114300" distB="114300" distL="114300" distR="114300" simplePos="0" relativeHeight="251651584" behindDoc="0" locked="0" layoutInCell="0" allowOverlap="0" wp14:anchorId="10C7520A" wp14:editId="49A305A6">
            <wp:simplePos x="0" y="0"/>
            <wp:positionH relativeFrom="margin">
              <wp:posOffset>-114297</wp:posOffset>
            </wp:positionH>
            <wp:positionV relativeFrom="paragraph">
              <wp:posOffset>0</wp:posOffset>
            </wp:positionV>
            <wp:extent cx="5486400" cy="2921000"/>
            <wp:effectExtent l="0" t="0" r="0" b="0"/>
            <wp:wrapSquare wrapText="bothSides" distT="114300" distB="114300" distL="114300" distR="114300"/>
            <wp:docPr id="1" name="image09.png" descr="πτυχιακή_1.PNG"/>
            <wp:cNvGraphicFramePr/>
            <a:graphic xmlns:a="http://schemas.openxmlformats.org/drawingml/2006/main">
              <a:graphicData uri="http://schemas.openxmlformats.org/drawingml/2006/picture">
                <pic:pic xmlns:pic="http://schemas.openxmlformats.org/drawingml/2006/picture">
                  <pic:nvPicPr>
                    <pic:cNvPr id="0" name="image09.png" descr="πτυχιακή_1.PNG"/>
                    <pic:cNvPicPr preferRelativeResize="0"/>
                  </pic:nvPicPr>
                  <pic:blipFill>
                    <a:blip r:embed="rId9" cstate="print"/>
                    <a:srcRect/>
                    <a:stretch>
                      <a:fillRect/>
                    </a:stretch>
                  </pic:blipFill>
                  <pic:spPr>
                    <a:xfrm>
                      <a:off x="0" y="0"/>
                      <a:ext cx="5486400" cy="2921000"/>
                    </a:xfrm>
                    <a:prstGeom prst="rect">
                      <a:avLst/>
                    </a:prstGeom>
                    <a:ln/>
                  </pic:spPr>
                </pic:pic>
              </a:graphicData>
            </a:graphic>
          </wp:anchor>
        </w:drawing>
      </w:r>
    </w:p>
    <w:p w14:paraId="58D9D2BE" w14:textId="4E8C7835" w:rsidR="008D4497" w:rsidRDefault="00AC2FF6" w:rsidP="001E7414">
      <w:pPr>
        <w:spacing w:before="200" w:line="360" w:lineRule="auto"/>
        <w:ind w:firstLine="330"/>
        <w:contextualSpacing w:val="0"/>
        <w:jc w:val="both"/>
      </w:pPr>
      <w:r>
        <w:rPr>
          <w:rFonts w:ascii="Times New Roman" w:eastAsia="Times New Roman" w:hAnsi="Times New Roman" w:cs="Times New Roman"/>
        </w:rPr>
        <w:t xml:space="preserve">Ένα άλλο εργαλείο </w:t>
      </w:r>
      <w:r w:rsidR="00A13B41">
        <w:rPr>
          <w:rFonts w:ascii="Times New Roman" w:eastAsia="Times New Roman" w:hAnsi="Times New Roman" w:cs="Times New Roman"/>
        </w:rPr>
        <w:t xml:space="preserve">το οποίο </w:t>
      </w:r>
      <w:r>
        <w:rPr>
          <w:rFonts w:ascii="Times New Roman" w:eastAsia="Times New Roman" w:hAnsi="Times New Roman" w:cs="Times New Roman"/>
        </w:rPr>
        <w:t xml:space="preserve">αναφέρεται από τους Bienkowski et al. (2012, σελ.15) είναι το </w:t>
      </w:r>
      <w:r>
        <w:rPr>
          <w:rFonts w:ascii="Times New Roman" w:eastAsia="Times New Roman" w:hAnsi="Times New Roman" w:cs="Times New Roman"/>
          <w:i/>
        </w:rPr>
        <w:t>Wordle</w:t>
      </w:r>
      <w:r>
        <w:rPr>
          <w:rFonts w:ascii="Times New Roman" w:eastAsia="Times New Roman" w:hAnsi="Times New Roman" w:cs="Times New Roman"/>
        </w:rPr>
        <w:t xml:space="preserve">. Δημιουργήθηκε από τον </w:t>
      </w:r>
      <w:r>
        <w:rPr>
          <w:rFonts w:ascii="Times New Roman" w:eastAsia="Times New Roman" w:hAnsi="Times New Roman" w:cs="Times New Roman"/>
          <w:highlight w:val="white"/>
        </w:rPr>
        <w:t xml:space="preserve">Jonathan Feinberg και </w:t>
      </w:r>
      <w:r>
        <w:rPr>
          <w:rFonts w:ascii="Times New Roman" w:eastAsia="Times New Roman" w:hAnsi="Times New Roman" w:cs="Times New Roman"/>
        </w:rPr>
        <w:t>επιτρέπει στο χρήστη να φτιάξει “σύννεφα λέξεων”</w:t>
      </w:r>
      <w:r>
        <w:rPr>
          <w:rFonts w:ascii="Times New Roman" w:eastAsia="Times New Roman" w:hAnsi="Times New Roman" w:cs="Times New Roman"/>
          <w:highlight w:val="white"/>
        </w:rPr>
        <w:t>. Η χρήση του είναι απλή και είναι  η εξής: εισάγοντας τον σύνδεσμο από κάποιο ιστολόγιο ή ιστοσελίδα που έχει atom ή rss feed ή συγκεκριμένα το κείμενο το οποίο θέλει κάποιος να μετατρέψει σε “σύννεφα λέξεων” και πατώντας τη λέξη “Submit” μπορεί να δημιουργήσει ένα “σύννεφο λέξεων”.</w:t>
      </w:r>
    </w:p>
    <w:p w14:paraId="3776A628" w14:textId="3722AD8A" w:rsidR="008D4497" w:rsidRDefault="007820D7" w:rsidP="001E7414">
      <w:pPr>
        <w:spacing w:before="200" w:line="360" w:lineRule="auto"/>
        <w:ind w:firstLine="330"/>
        <w:contextualSpacing w:val="0"/>
        <w:jc w:val="both"/>
      </w:pPr>
      <w:r>
        <w:rPr>
          <w:rFonts w:ascii="Times New Roman" w:eastAsia="Times New Roman" w:hAnsi="Times New Roman" w:cs="Times New Roman"/>
          <w:highlight w:val="white"/>
        </w:rPr>
        <w:t xml:space="preserve"> Όπως φαίνεται στην Εικόνα 2</w:t>
      </w:r>
      <w:r w:rsidR="00AC2FF6">
        <w:rPr>
          <w:rFonts w:ascii="Times New Roman" w:eastAsia="Times New Roman" w:hAnsi="Times New Roman" w:cs="Times New Roman"/>
          <w:highlight w:val="white"/>
        </w:rPr>
        <w:t>,</w:t>
      </w:r>
      <w:r>
        <w:rPr>
          <w:rFonts w:ascii="Times New Roman" w:eastAsia="Times New Roman" w:hAnsi="Times New Roman" w:cs="Times New Roman"/>
          <w:highlight w:val="white"/>
        </w:rPr>
        <w:t xml:space="preserve"> </w:t>
      </w:r>
      <w:r w:rsidR="00AC2FF6">
        <w:rPr>
          <w:rFonts w:ascii="Times New Roman" w:eastAsia="Times New Roman" w:hAnsi="Times New Roman" w:cs="Times New Roman"/>
          <w:highlight w:val="white"/>
        </w:rPr>
        <w:t>όπου έγινε εισαγωγή της ιστοσελίδα του τμήματος νηπιαγωγών της Πάτρας, οι λέξεις που είχαν μεγαλύτερη συχνότητα μέσα στο κείμενο εμφανίζονται με μεγάλα έντονα γράμματα, γεγονός που υποδεικνύει ότι οι συγκεκριμένες λέξεις έχουν ιδιαίτερη σημασία για το κείμενο. Με αυτό το εργαλείο, γίνεται κατανοητό το νόημα ενός κειμένου ή μιας ιστοσελίδας ή ενός ιστολογίου απλά κοιτώντας το “σύννεφο λέξεων”. Επίσης, ένα “σύννεφο λέξ</w:t>
      </w:r>
      <w:r w:rsidR="00CA5A7F">
        <w:rPr>
          <w:rFonts w:ascii="Times New Roman" w:eastAsia="Times New Roman" w:hAnsi="Times New Roman" w:cs="Times New Roman"/>
          <w:highlight w:val="white"/>
        </w:rPr>
        <w:t>εων” μπορεί να δημοσιευτεί στο Δ</w:t>
      </w:r>
      <w:r w:rsidR="00AC2FF6">
        <w:rPr>
          <w:rFonts w:ascii="Times New Roman" w:eastAsia="Times New Roman" w:hAnsi="Times New Roman" w:cs="Times New Roman"/>
          <w:highlight w:val="white"/>
        </w:rPr>
        <w:t>ιαδίκτυο και να έχουν πρόσβαση και άλλα άτομα σε αυτό.</w:t>
      </w:r>
    </w:p>
    <w:p w14:paraId="5DD10BEB" w14:textId="77777777" w:rsidR="008D4497" w:rsidRDefault="008D4497" w:rsidP="001E7414">
      <w:pPr>
        <w:spacing w:line="360" w:lineRule="auto"/>
        <w:ind w:firstLine="720"/>
        <w:contextualSpacing w:val="0"/>
        <w:jc w:val="center"/>
      </w:pPr>
    </w:p>
    <w:p w14:paraId="37C329D6" w14:textId="77777777" w:rsidR="008D4497" w:rsidRDefault="008D4497" w:rsidP="001E7414">
      <w:pPr>
        <w:spacing w:line="360" w:lineRule="auto"/>
        <w:ind w:firstLine="720"/>
        <w:contextualSpacing w:val="0"/>
        <w:jc w:val="center"/>
      </w:pPr>
    </w:p>
    <w:p w14:paraId="5528CD0F" w14:textId="5070ABAF" w:rsidR="008D4497" w:rsidRDefault="00AC2FF6" w:rsidP="001E7414">
      <w:pPr>
        <w:spacing w:line="360" w:lineRule="auto"/>
        <w:ind w:firstLine="720"/>
        <w:contextualSpacing w:val="0"/>
        <w:jc w:val="center"/>
      </w:pPr>
      <w:r>
        <w:rPr>
          <w:rFonts w:ascii="Times New Roman" w:eastAsia="Times New Roman" w:hAnsi="Times New Roman" w:cs="Times New Roman"/>
          <w:b/>
          <w:highlight w:val="white"/>
        </w:rPr>
        <w:lastRenderedPageBreak/>
        <w:t>Εικόνα 2</w:t>
      </w:r>
      <w:r>
        <w:rPr>
          <w:rFonts w:ascii="Times New Roman" w:eastAsia="Times New Roman" w:hAnsi="Times New Roman" w:cs="Times New Roman"/>
          <w:highlight w:val="white"/>
        </w:rPr>
        <w:t>. Παράδειγμα</w:t>
      </w:r>
      <w:r w:rsidR="00A13B41">
        <w:rPr>
          <w:rFonts w:ascii="Times New Roman" w:eastAsia="Times New Roman" w:hAnsi="Times New Roman" w:cs="Times New Roman"/>
          <w:highlight w:val="white"/>
        </w:rPr>
        <w:t xml:space="preserve"> από ένα</w:t>
      </w:r>
      <w:r>
        <w:rPr>
          <w:rFonts w:ascii="Times New Roman" w:eastAsia="Times New Roman" w:hAnsi="Times New Roman" w:cs="Times New Roman"/>
          <w:highlight w:val="white"/>
        </w:rPr>
        <w:t xml:space="preserve"> “σύννεφο λέξεων” </w:t>
      </w:r>
      <w:r>
        <w:rPr>
          <w:noProof/>
        </w:rPr>
        <w:drawing>
          <wp:anchor distT="114300" distB="114300" distL="114300" distR="114300" simplePos="0" relativeHeight="251652608" behindDoc="0" locked="0" layoutInCell="0" allowOverlap="0" wp14:anchorId="0E1C9E1B" wp14:editId="7AEA1B64">
            <wp:simplePos x="0" y="0"/>
            <wp:positionH relativeFrom="margin">
              <wp:posOffset>0</wp:posOffset>
            </wp:positionH>
            <wp:positionV relativeFrom="paragraph">
              <wp:posOffset>0</wp:posOffset>
            </wp:positionV>
            <wp:extent cx="5486400" cy="4025900"/>
            <wp:effectExtent l="0" t="0" r="0" b="0"/>
            <wp:wrapSquare wrapText="bothSides" distT="114300" distB="114300" distL="114300" distR="114300"/>
            <wp:docPr id="2" name="image10.png" descr="πτυχιακή_2.PNG"/>
            <wp:cNvGraphicFramePr/>
            <a:graphic xmlns:a="http://schemas.openxmlformats.org/drawingml/2006/main">
              <a:graphicData uri="http://schemas.openxmlformats.org/drawingml/2006/picture">
                <pic:pic xmlns:pic="http://schemas.openxmlformats.org/drawingml/2006/picture">
                  <pic:nvPicPr>
                    <pic:cNvPr id="0" name="image10.png" descr="πτυχιακή_2.PNG"/>
                    <pic:cNvPicPr preferRelativeResize="0"/>
                  </pic:nvPicPr>
                  <pic:blipFill>
                    <a:blip r:embed="rId10" cstate="print"/>
                    <a:srcRect/>
                    <a:stretch>
                      <a:fillRect/>
                    </a:stretch>
                  </pic:blipFill>
                  <pic:spPr>
                    <a:xfrm>
                      <a:off x="0" y="0"/>
                      <a:ext cx="5486400" cy="4025900"/>
                    </a:xfrm>
                    <a:prstGeom prst="rect">
                      <a:avLst/>
                    </a:prstGeom>
                    <a:ln/>
                  </pic:spPr>
                </pic:pic>
              </a:graphicData>
            </a:graphic>
          </wp:anchor>
        </w:drawing>
      </w:r>
    </w:p>
    <w:p w14:paraId="194F9BE2" w14:textId="77777777" w:rsidR="008D4497" w:rsidRDefault="00AC2FF6" w:rsidP="001E7414">
      <w:pPr>
        <w:spacing w:before="200" w:line="360" w:lineRule="auto"/>
        <w:ind w:firstLine="330"/>
        <w:contextualSpacing w:val="0"/>
        <w:jc w:val="both"/>
      </w:pPr>
      <w:r>
        <w:rPr>
          <w:rFonts w:ascii="Times New Roman" w:eastAsia="Times New Roman" w:hAnsi="Times New Roman" w:cs="Times New Roman"/>
          <w:highlight w:val="white"/>
        </w:rPr>
        <w:t xml:space="preserve">Το </w:t>
      </w:r>
      <w:r>
        <w:rPr>
          <w:rFonts w:ascii="Times New Roman" w:eastAsia="Times New Roman" w:hAnsi="Times New Roman" w:cs="Times New Roman"/>
          <w:i/>
          <w:highlight w:val="white"/>
        </w:rPr>
        <w:t>Many Eyes</w:t>
      </w:r>
      <w:r>
        <w:rPr>
          <w:rFonts w:ascii="Times New Roman" w:eastAsia="Times New Roman" w:hAnsi="Times New Roman" w:cs="Times New Roman"/>
          <w:highlight w:val="white"/>
        </w:rPr>
        <w:t xml:space="preserve"> αναφέρεται από τους </w:t>
      </w:r>
      <w:r>
        <w:rPr>
          <w:rFonts w:ascii="Times New Roman" w:eastAsia="Times New Roman" w:hAnsi="Times New Roman" w:cs="Times New Roman"/>
        </w:rPr>
        <w:t>Bienkowski et al. (2012, σελ.15)</w:t>
      </w:r>
      <w:r>
        <w:rPr>
          <w:rFonts w:ascii="Times New Roman" w:eastAsia="Times New Roman" w:hAnsi="Times New Roman" w:cs="Times New Roman"/>
          <w:highlight w:val="white"/>
        </w:rPr>
        <w:t xml:space="preserve"> και δημιουργός του είναι η εταιρία IBM. Δίνεται η δυνατότητα φτιάχνοντας λογαριασμό σε αυτό, να εισαχθούν δεδομένα και να δημιουργηθούν κατάλληλα διαγράμματα αλλά και χάρτες, όπου θα αναδεικνύουν τα δεδομένα αυτά με τον καλύτερο τρόπο. Ωστόσο, για να δημιουργηθούν οπτικοποιήσεις με το Many Eyes, θα πρέπει να τοποθετηθεί η Ασφάλεια (“Security”) του Java στο ενδιάμεσο (medium).   </w:t>
      </w:r>
    </w:p>
    <w:p w14:paraId="752CA54B" w14:textId="77777777" w:rsidR="00BB145A" w:rsidRDefault="00AC2FF6" w:rsidP="001E7414">
      <w:pPr>
        <w:spacing w:before="200" w:after="200" w:line="360" w:lineRule="auto"/>
        <w:ind w:firstLine="330"/>
        <w:contextualSpacing w:val="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Στη συνέχεια, στην αρχική σελίδα του Many Eyes πατώντας “Create a Visualization” και μετά επιλέγοντας τα δεδομένα που θα χρησιμοποιηθούν [είτε δεδομένα που υπάρχουν ήδη στο Many Eyes είτε δικά μας δεδομένα σε αρχείο υπολογιστικών φύλλων (microsoft excel) ή αρχεία κειμένου όπου οι στήλες είναι χωρισμένες με κενά] μπορούν να διαμορφωθούν είτε σε κατάλληλο διάγραμμα είτε σε χάρτη. Οι οπτικοποιήσεις που δημιουργούνται αποθηκεύονται στο περιβάλλον του Many Eyes και είναι διαθέσιμες οποιαδήποτε στιγμή. Παρακάτω στην Εικόνα 3 φαίνεται ένα ραβδόγραμμα που έχει δημιουργηθεί στο περιβάλλον του συγκεκριμένου εργαλείου. </w:t>
      </w:r>
    </w:p>
    <w:p w14:paraId="1E1BE201" w14:textId="4CCE1EB7" w:rsidR="008D4497" w:rsidRPr="00C54135" w:rsidRDefault="00AC2FF6" w:rsidP="001E7414">
      <w:pPr>
        <w:spacing w:before="200" w:after="200" w:line="360" w:lineRule="auto"/>
        <w:ind w:firstLine="330"/>
        <w:contextualSpacing w:val="0"/>
        <w:jc w:val="both"/>
        <w:rPr>
          <w:rFonts w:ascii="Times New Roman" w:eastAsia="Times New Roman" w:hAnsi="Times New Roman" w:cs="Times New Roman"/>
        </w:rPr>
      </w:pPr>
      <w:r>
        <w:rPr>
          <w:rFonts w:ascii="Times New Roman" w:eastAsia="Times New Roman" w:hAnsi="Times New Roman" w:cs="Times New Roman"/>
          <w:highlight w:val="white"/>
        </w:rPr>
        <w:t xml:space="preserve">Παρόμοιας χρήσης εργαλείο είναι το </w:t>
      </w:r>
      <w:r>
        <w:rPr>
          <w:rFonts w:ascii="Times New Roman" w:eastAsia="Times New Roman" w:hAnsi="Times New Roman" w:cs="Times New Roman"/>
          <w:i/>
          <w:highlight w:val="white"/>
        </w:rPr>
        <w:t>Infogr.am</w:t>
      </w:r>
      <w:r>
        <w:rPr>
          <w:rFonts w:ascii="Times New Roman" w:eastAsia="Times New Roman" w:hAnsi="Times New Roman" w:cs="Times New Roman"/>
          <w:highlight w:val="white"/>
        </w:rPr>
        <w:t xml:space="preserve">, στο οποίο κάνοντας εγγραφή μπορούν να </w:t>
      </w:r>
      <w:r>
        <w:rPr>
          <w:rFonts w:ascii="Times New Roman" w:eastAsia="Times New Roman" w:hAnsi="Times New Roman" w:cs="Times New Roman"/>
          <w:highlight w:val="white"/>
        </w:rPr>
        <w:lastRenderedPageBreak/>
        <w:t>σχεδιαστούν οπτικοπο</w:t>
      </w:r>
      <w:r w:rsidR="00CA5A7F">
        <w:rPr>
          <w:rFonts w:ascii="Times New Roman" w:eastAsia="Times New Roman" w:hAnsi="Times New Roman" w:cs="Times New Roman"/>
          <w:highlight w:val="white"/>
        </w:rPr>
        <w:t>ιήσεις και να δημοσιευτούν στο Δ</w:t>
      </w:r>
      <w:r>
        <w:rPr>
          <w:rFonts w:ascii="Times New Roman" w:eastAsia="Times New Roman" w:hAnsi="Times New Roman" w:cs="Times New Roman"/>
          <w:highlight w:val="white"/>
        </w:rPr>
        <w:t>ιαδίκτυο ή σε διάφορα κοινωνικά δίκτυα. Οι οπτικοποιήσεις αποθηκεύονται στο λογαριασμό που έχει δημιουργηθεί από το χρήστη στο infogr.am αλλά δεν δίνεται η δυνατότητα αποθήκευσης τους στον υπολογιστή σε μορφή αρχείου. Στη διεύθυνση που δίνεται παρουσιάζεται μια οπτικοποίηση που δημιουργήθηκε από το συγκεκριμένο εργαλ</w:t>
      </w:r>
      <w:r w:rsidR="00CA5A7F">
        <w:rPr>
          <w:rFonts w:ascii="Times New Roman" w:eastAsia="Times New Roman" w:hAnsi="Times New Roman" w:cs="Times New Roman"/>
          <w:highlight w:val="white"/>
        </w:rPr>
        <w:t>είο και είναι δημοσιευμένη στο Δ</w:t>
      </w:r>
      <w:r>
        <w:rPr>
          <w:rFonts w:ascii="Times New Roman" w:eastAsia="Times New Roman" w:hAnsi="Times New Roman" w:cs="Times New Roman"/>
          <w:highlight w:val="white"/>
        </w:rPr>
        <w:t xml:space="preserve">ιαδίκτυο. </w:t>
      </w:r>
    </w:p>
    <w:p w14:paraId="2EB9FCFB" w14:textId="77777777" w:rsidR="00056675" w:rsidRPr="00C54135" w:rsidRDefault="00056675" w:rsidP="001E7414">
      <w:pPr>
        <w:spacing w:before="200" w:after="200" w:line="360" w:lineRule="auto"/>
        <w:ind w:firstLine="330"/>
        <w:contextualSpacing w:val="0"/>
        <w:jc w:val="both"/>
      </w:pPr>
      <w:r>
        <w:rPr>
          <w:noProof/>
        </w:rPr>
        <w:drawing>
          <wp:anchor distT="0" distB="0" distL="114300" distR="114300" simplePos="0" relativeHeight="251658752" behindDoc="1" locked="0" layoutInCell="1" allowOverlap="1" wp14:anchorId="0229C444" wp14:editId="175B1EC6">
            <wp:simplePos x="0" y="0"/>
            <wp:positionH relativeFrom="column">
              <wp:posOffset>76200</wp:posOffset>
            </wp:positionH>
            <wp:positionV relativeFrom="paragraph">
              <wp:posOffset>52070</wp:posOffset>
            </wp:positionV>
            <wp:extent cx="5487035" cy="3011805"/>
            <wp:effectExtent l="0" t="0" r="0" b="0"/>
            <wp:wrapThrough wrapText="bothSides">
              <wp:wrapPolygon edited="0">
                <wp:start x="0" y="0"/>
                <wp:lineTo x="0" y="21450"/>
                <wp:lineTo x="21523" y="21450"/>
                <wp:lineTo x="2152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7035" cy="3011805"/>
                    </a:xfrm>
                    <a:prstGeom prst="rect">
                      <a:avLst/>
                    </a:prstGeom>
                    <a:noFill/>
                  </pic:spPr>
                </pic:pic>
              </a:graphicData>
            </a:graphic>
          </wp:anchor>
        </w:drawing>
      </w:r>
    </w:p>
    <w:p w14:paraId="302B0100" w14:textId="77777777" w:rsidR="008D4497" w:rsidRDefault="00AC2FF6" w:rsidP="001E7414">
      <w:pPr>
        <w:spacing w:before="200" w:after="200" w:line="360" w:lineRule="auto"/>
        <w:ind w:firstLine="330"/>
        <w:contextualSpacing w:val="0"/>
        <w:jc w:val="center"/>
      </w:pPr>
      <w:r>
        <w:rPr>
          <w:rFonts w:ascii="Times New Roman" w:eastAsia="Times New Roman" w:hAnsi="Times New Roman" w:cs="Times New Roman"/>
          <w:b/>
          <w:highlight w:val="white"/>
        </w:rPr>
        <w:t>Εικόνα 3</w:t>
      </w:r>
      <w:r>
        <w:rPr>
          <w:rFonts w:ascii="Times New Roman" w:eastAsia="Times New Roman" w:hAnsi="Times New Roman" w:cs="Times New Roman"/>
          <w:highlight w:val="white"/>
        </w:rPr>
        <w:t>. Ραβδόγραμμα με το εργαλείο οπτικοποίησης Many Eyes</w:t>
      </w:r>
    </w:p>
    <w:p w14:paraId="7CD23257" w14:textId="77777777" w:rsidR="008D4497" w:rsidRDefault="00AC2FF6" w:rsidP="001E7414">
      <w:pPr>
        <w:spacing w:before="200" w:line="360" w:lineRule="auto"/>
        <w:ind w:firstLine="330"/>
        <w:contextualSpacing w:val="0"/>
        <w:jc w:val="both"/>
      </w:pPr>
      <w:r>
        <w:rPr>
          <w:rFonts w:ascii="Times New Roman" w:eastAsia="Times New Roman" w:hAnsi="Times New Roman" w:cs="Times New Roman"/>
          <w:highlight w:val="white"/>
        </w:rPr>
        <w:t xml:space="preserve">Το </w:t>
      </w:r>
      <w:r>
        <w:rPr>
          <w:rFonts w:ascii="Times New Roman" w:eastAsia="Times New Roman" w:hAnsi="Times New Roman" w:cs="Times New Roman"/>
          <w:i/>
          <w:highlight w:val="white"/>
        </w:rPr>
        <w:t>SNAPP</w:t>
      </w:r>
      <w:r>
        <w:rPr>
          <w:rFonts w:ascii="Times New Roman" w:eastAsia="Times New Roman" w:hAnsi="Times New Roman" w:cs="Times New Roman"/>
          <w:highlight w:val="white"/>
        </w:rPr>
        <w:t xml:space="preserve"> είναι ένα εργαλείο οπτικοποίησης το οποίο αναφέρεται και αυτό από τους </w:t>
      </w:r>
      <w:r>
        <w:rPr>
          <w:rFonts w:ascii="Times New Roman" w:eastAsia="Times New Roman" w:hAnsi="Times New Roman" w:cs="Times New Roman"/>
        </w:rPr>
        <w:t>Bienkowski et al. (2012)</w:t>
      </w:r>
      <w:r>
        <w:rPr>
          <w:rFonts w:ascii="Times New Roman" w:eastAsia="Times New Roman" w:hAnsi="Times New Roman" w:cs="Times New Roman"/>
          <w:highlight w:val="white"/>
        </w:rPr>
        <w:t xml:space="preserve">. Αποτελεί εργαλείο το οποίο εξάγει τις αλληλεπιδράσεις των ατόμων που δρουν μέσα σε ένα περιβάλλον LMS (Learning Management System), όπως το Moodle και το Blackboard (BB) Vista ή το WebCT Vista και τις οπτικοποιήσει σε μορφή δικτύου, όπως φαίνεται στην Εικόνα 4. </w:t>
      </w:r>
    </w:p>
    <w:p w14:paraId="26E22F8A" w14:textId="07EC5B14" w:rsidR="008D4497" w:rsidRPr="00C54135" w:rsidRDefault="00AC2FF6" w:rsidP="001E7414">
      <w:pPr>
        <w:spacing w:before="200" w:after="200" w:line="360" w:lineRule="auto"/>
        <w:ind w:firstLine="330"/>
        <w:contextualSpacing w:val="0"/>
        <w:jc w:val="both"/>
        <w:rPr>
          <w:rFonts w:ascii="Times New Roman" w:eastAsia="Times New Roman" w:hAnsi="Times New Roman" w:cs="Times New Roman"/>
        </w:rPr>
      </w:pPr>
      <w:r>
        <w:rPr>
          <w:rFonts w:ascii="Times New Roman" w:eastAsia="Times New Roman" w:hAnsi="Times New Roman" w:cs="Times New Roman"/>
          <w:highlight w:val="white"/>
        </w:rPr>
        <w:t>Μέσα από την οπτικοποίηση που δημιουργείται μπορεί κανείς να διακρίνει τους μαθητές οι οποίοι είναι αποσυνδεμένοι από το σύστημα, μαθητές όπου έχουν μεγαλύτερη ή μικρότερη αλληλεπίδραση από κάποιους άλλους, μαθητές</w:t>
      </w:r>
      <w:r w:rsidR="00B57FA2">
        <w:rPr>
          <w:rFonts w:ascii="Times New Roman" w:eastAsia="Times New Roman" w:hAnsi="Times New Roman" w:cs="Times New Roman"/>
          <w:highlight w:val="white"/>
        </w:rPr>
        <w:t xml:space="preserve"> που είναι οι πιο κεντρικοί στη</w:t>
      </w:r>
      <w:r>
        <w:rPr>
          <w:rFonts w:ascii="Times New Roman" w:eastAsia="Times New Roman" w:hAnsi="Times New Roman" w:cs="Times New Roman"/>
          <w:highlight w:val="white"/>
        </w:rPr>
        <w:t xml:space="preserve"> γενικότερη αλληλεπίδραση </w:t>
      </w:r>
      <w:r w:rsidR="00BB145A">
        <w:rPr>
          <w:rFonts w:ascii="Times New Roman" w:eastAsia="Times New Roman" w:hAnsi="Times New Roman" w:cs="Times New Roman"/>
          <w:highlight w:val="white"/>
        </w:rPr>
        <w:t xml:space="preserve">αλλά </w:t>
      </w:r>
      <w:r>
        <w:rPr>
          <w:rFonts w:ascii="Times New Roman" w:eastAsia="Times New Roman" w:hAnsi="Times New Roman" w:cs="Times New Roman"/>
          <w:highlight w:val="white"/>
        </w:rPr>
        <w:t>και τι αλληλ</w:t>
      </w:r>
      <w:r w:rsidR="00BB145A">
        <w:rPr>
          <w:rFonts w:ascii="Times New Roman" w:eastAsia="Times New Roman" w:hAnsi="Times New Roman" w:cs="Times New Roman"/>
          <w:highlight w:val="white"/>
        </w:rPr>
        <w:t xml:space="preserve">επίδραση έχουν μεταξύ τους, </w:t>
      </w:r>
      <w:r>
        <w:rPr>
          <w:rFonts w:ascii="Times New Roman" w:eastAsia="Times New Roman" w:hAnsi="Times New Roman" w:cs="Times New Roman"/>
          <w:highlight w:val="white"/>
        </w:rPr>
        <w:t xml:space="preserve">το οποίο φαίνεται από το πόσο έντονο είναι το δίκτυο που δημιουργείται μεταξύ τους (πόσο έντονες είναι οι μαύρες γραμμές) (Εικόνα 4) . Επίσης, το εργαλείο </w:t>
      </w:r>
      <w:r>
        <w:rPr>
          <w:rFonts w:ascii="Times New Roman" w:eastAsia="Times New Roman" w:hAnsi="Times New Roman" w:cs="Times New Roman"/>
          <w:i/>
          <w:highlight w:val="white"/>
        </w:rPr>
        <w:t>NAT</w:t>
      </w:r>
      <w:r>
        <w:rPr>
          <w:rFonts w:ascii="Times New Roman" w:eastAsia="Times New Roman" w:hAnsi="Times New Roman" w:cs="Times New Roman"/>
          <w:highlight w:val="white"/>
        </w:rPr>
        <w:t xml:space="preserve"> πρόκειται για εργαλείο παρόμοιας χρήσης με το SNAPP και πιο συγκεκριμένα αφορά εργαλείο το οποίο βοηθά τους εκπαιδευτικούς να βλέπουν τα </w:t>
      </w:r>
      <w:r>
        <w:rPr>
          <w:rFonts w:ascii="Times New Roman" w:eastAsia="Times New Roman" w:hAnsi="Times New Roman" w:cs="Times New Roman"/>
          <w:highlight w:val="white"/>
        </w:rPr>
        <w:lastRenderedPageBreak/>
        <w:t>κοινωνικά δίκτυα που δημιουργούνται εκτός σύνδεσης (Bieke &amp; Maarten, 2012, όπ. αναφ. στο Shum, 2012, σελ. 6).</w:t>
      </w:r>
    </w:p>
    <w:p w14:paraId="4E468564" w14:textId="77777777" w:rsidR="00056675" w:rsidRPr="00056675" w:rsidRDefault="00056675" w:rsidP="001E7414">
      <w:pPr>
        <w:spacing w:before="200" w:after="200" w:line="360" w:lineRule="auto"/>
        <w:ind w:firstLine="330"/>
        <w:contextualSpacing w:val="0"/>
        <w:jc w:val="center"/>
        <w:rPr>
          <w:rFonts w:ascii="Times New Roman" w:eastAsia="Times New Roman" w:hAnsi="Times New Roman" w:cs="Times New Roman"/>
        </w:rPr>
      </w:pPr>
      <w:r w:rsidRPr="004A6084">
        <w:rPr>
          <w:rFonts w:ascii="Times New Roman" w:eastAsia="Times New Roman" w:hAnsi="Times New Roman" w:cs="Times New Roman"/>
          <w:b/>
        </w:rPr>
        <w:t>Εικόνα 4</w:t>
      </w:r>
      <w:r w:rsidRPr="00056675">
        <w:rPr>
          <w:rFonts w:ascii="Times New Roman" w:eastAsia="Times New Roman" w:hAnsi="Times New Roman" w:cs="Times New Roman"/>
        </w:rPr>
        <w:t>. Οπτικοποίηση ανάλυσης κοινωνικού δικτύου</w:t>
      </w:r>
    </w:p>
    <w:p w14:paraId="02783961" w14:textId="77777777" w:rsidR="00056675" w:rsidRPr="00056675" w:rsidRDefault="00056675" w:rsidP="001E7414">
      <w:pPr>
        <w:tabs>
          <w:tab w:val="center" w:pos="4485"/>
          <w:tab w:val="left" w:pos="4935"/>
        </w:tabs>
        <w:spacing w:before="200" w:after="200" w:line="360" w:lineRule="auto"/>
        <w:contextualSpacing w:val="0"/>
      </w:pPr>
      <w:r>
        <w:rPr>
          <w:noProof/>
        </w:rPr>
        <w:drawing>
          <wp:anchor distT="114300" distB="114300" distL="114300" distR="114300" simplePos="0" relativeHeight="251659776" behindDoc="0" locked="0" layoutInCell="0" allowOverlap="0" wp14:anchorId="1DB86302" wp14:editId="45BAFC5F">
            <wp:simplePos x="0" y="0"/>
            <wp:positionH relativeFrom="margin">
              <wp:posOffset>323850</wp:posOffset>
            </wp:positionH>
            <wp:positionV relativeFrom="paragraph">
              <wp:posOffset>-215900</wp:posOffset>
            </wp:positionV>
            <wp:extent cx="5314950" cy="3576320"/>
            <wp:effectExtent l="0" t="0" r="0" b="0"/>
            <wp:wrapSquare wrapText="bothSides" distT="114300" distB="114300" distL="114300" distR="114300"/>
            <wp:docPr id="13" name="image25.png" descr="SNAPP.PNG"/>
            <wp:cNvGraphicFramePr/>
            <a:graphic xmlns:a="http://schemas.openxmlformats.org/drawingml/2006/main">
              <a:graphicData uri="http://schemas.openxmlformats.org/drawingml/2006/picture">
                <pic:pic xmlns:pic="http://schemas.openxmlformats.org/drawingml/2006/picture">
                  <pic:nvPicPr>
                    <pic:cNvPr id="0" name="image25.png" descr="SNAPP.PNG"/>
                    <pic:cNvPicPr preferRelativeResize="0"/>
                  </pic:nvPicPr>
                  <pic:blipFill>
                    <a:blip r:embed="rId12" cstate="print"/>
                    <a:srcRect/>
                    <a:stretch>
                      <a:fillRect/>
                    </a:stretch>
                  </pic:blipFill>
                  <pic:spPr>
                    <a:xfrm>
                      <a:off x="0" y="0"/>
                      <a:ext cx="5314950" cy="3576320"/>
                    </a:xfrm>
                    <a:prstGeom prst="rect">
                      <a:avLst/>
                    </a:prstGeom>
                    <a:ln/>
                  </pic:spPr>
                </pic:pic>
              </a:graphicData>
            </a:graphic>
          </wp:anchor>
        </w:drawing>
      </w:r>
    </w:p>
    <w:p w14:paraId="593DEEDE" w14:textId="29CABEC6" w:rsidR="008D4497" w:rsidRDefault="00AC2FF6" w:rsidP="001E7414">
      <w:pPr>
        <w:spacing w:before="200" w:line="360" w:lineRule="auto"/>
        <w:ind w:firstLine="330"/>
        <w:contextualSpacing w:val="0"/>
        <w:jc w:val="both"/>
      </w:pPr>
      <w:r>
        <w:rPr>
          <w:rFonts w:ascii="Times New Roman" w:eastAsia="Times New Roman" w:hAnsi="Times New Roman" w:cs="Times New Roman"/>
        </w:rPr>
        <w:t xml:space="preserve">Ένα τελευταίο εργαλείο που αναφέρεται από τους Bienkowski et al. (2012) είναι το </w:t>
      </w:r>
      <w:r>
        <w:rPr>
          <w:rFonts w:ascii="Times New Roman" w:eastAsia="Times New Roman" w:hAnsi="Times New Roman" w:cs="Times New Roman"/>
          <w:i/>
        </w:rPr>
        <w:t>Tableau Public.</w:t>
      </w:r>
      <w:r>
        <w:rPr>
          <w:rFonts w:ascii="Times New Roman" w:eastAsia="Times New Roman" w:hAnsi="Times New Roman" w:cs="Times New Roman"/>
        </w:rPr>
        <w:t xml:space="preserve"> Εισάγοντας δεδομένα από ένα αρχείο υπολογιστικών φύλλων ή συστήματος επεξεργασίας βάσης δεδομένων (microsoft access) ή αρχείο κειμένου και επιλέγοντας το τρόπο παρουσίασης τους (π.χ. ραβδόγραμμα, πίτα) δ</w:t>
      </w:r>
      <w:r w:rsidR="0021063E">
        <w:rPr>
          <w:rFonts w:ascii="Times New Roman" w:eastAsia="Times New Roman" w:hAnsi="Times New Roman" w:cs="Times New Roman"/>
        </w:rPr>
        <w:t>ημιουργείται η οπτικοποίηση</w:t>
      </w:r>
      <w:r>
        <w:rPr>
          <w:rFonts w:ascii="Times New Roman" w:eastAsia="Times New Roman" w:hAnsi="Times New Roman" w:cs="Times New Roman"/>
        </w:rPr>
        <w:t>. Στη συνέχεια, είν</w:t>
      </w:r>
      <w:r w:rsidR="00CA5A7F">
        <w:rPr>
          <w:rFonts w:ascii="Times New Roman" w:eastAsia="Times New Roman" w:hAnsi="Times New Roman" w:cs="Times New Roman"/>
        </w:rPr>
        <w:t>αι εφικτή η δημοσίευση της στο Δ</w:t>
      </w:r>
      <w:r>
        <w:rPr>
          <w:rFonts w:ascii="Times New Roman" w:eastAsia="Times New Roman" w:hAnsi="Times New Roman" w:cs="Times New Roman"/>
        </w:rPr>
        <w:t>ιαδίκτυο, φτιάχνοντας εντελώς δωρεάν ένα λογαριασμό στο συγκεκριμένο εργαλείο. Με αυτό το τρόπο, κάθε οπτικοποίηση όπου φτιάχνεται αποθηκεύεται στο</w:t>
      </w:r>
      <w:r w:rsidR="0021063E">
        <w:rPr>
          <w:rFonts w:ascii="Times New Roman" w:eastAsia="Times New Roman" w:hAnsi="Times New Roman" w:cs="Times New Roman"/>
        </w:rPr>
        <w:t>ν</w:t>
      </w:r>
      <w:r>
        <w:rPr>
          <w:rFonts w:ascii="Times New Roman" w:eastAsia="Times New Roman" w:hAnsi="Times New Roman" w:cs="Times New Roman"/>
        </w:rPr>
        <w:t xml:space="preserve"> προσωπικό χώρο του κάθε χρήστη</w:t>
      </w:r>
      <w:r w:rsidR="005B47B9">
        <w:rPr>
          <w:rFonts w:ascii="Times New Roman" w:eastAsia="Times New Roman" w:hAnsi="Times New Roman" w:cs="Times New Roman"/>
        </w:rPr>
        <w:t xml:space="preserve"> αλλά </w:t>
      </w:r>
      <w:r w:rsidR="0021063E">
        <w:rPr>
          <w:rFonts w:ascii="Times New Roman" w:eastAsia="Times New Roman" w:hAnsi="Times New Roman" w:cs="Times New Roman"/>
        </w:rPr>
        <w:t xml:space="preserve">του δίνεται η δυνατότητα αποθήκευσης </w:t>
      </w:r>
      <w:r w:rsidR="005B47B9">
        <w:rPr>
          <w:rFonts w:ascii="Times New Roman" w:eastAsia="Times New Roman" w:hAnsi="Times New Roman" w:cs="Times New Roman"/>
        </w:rPr>
        <w:t>και στον υπολογιστή του</w:t>
      </w:r>
      <w:r w:rsidR="0021063E">
        <w:rPr>
          <w:rFonts w:ascii="Times New Roman" w:eastAsia="Times New Roman" w:hAnsi="Times New Roman" w:cs="Times New Roman"/>
        </w:rPr>
        <w:t xml:space="preserve"> </w:t>
      </w:r>
      <w:r w:rsidR="005B47B9">
        <w:rPr>
          <w:rFonts w:ascii="Times New Roman" w:eastAsia="Times New Roman" w:hAnsi="Times New Roman" w:cs="Times New Roman"/>
        </w:rPr>
        <w:t>(Εικόνα 5).</w:t>
      </w:r>
      <w:r>
        <w:rPr>
          <w:rFonts w:ascii="Times New Roman" w:eastAsia="Times New Roman" w:hAnsi="Times New Roman" w:cs="Times New Roman"/>
          <w:b/>
        </w:rPr>
        <w:t xml:space="preserve"> </w:t>
      </w:r>
    </w:p>
    <w:p w14:paraId="38019012" w14:textId="77777777" w:rsidR="008D4497" w:rsidRDefault="00AC2FF6" w:rsidP="001E7414">
      <w:pPr>
        <w:spacing w:after="200" w:line="360" w:lineRule="auto"/>
        <w:contextualSpacing w:val="0"/>
        <w:jc w:val="center"/>
      </w:pPr>
      <w:r>
        <w:rPr>
          <w:rFonts w:ascii="Times New Roman" w:eastAsia="Times New Roman" w:hAnsi="Times New Roman" w:cs="Times New Roman"/>
          <w:b/>
        </w:rPr>
        <w:lastRenderedPageBreak/>
        <w:t>Εικόνα 5</w:t>
      </w:r>
      <w:r>
        <w:rPr>
          <w:rFonts w:ascii="Times New Roman" w:eastAsia="Times New Roman" w:hAnsi="Times New Roman" w:cs="Times New Roman"/>
        </w:rPr>
        <w:t>. Οπτικοποίηση με το εργαλείο Tableau Public</w:t>
      </w:r>
      <w:r>
        <w:rPr>
          <w:noProof/>
        </w:rPr>
        <w:drawing>
          <wp:anchor distT="114300" distB="114300" distL="114300" distR="114300" simplePos="0" relativeHeight="251653632" behindDoc="0" locked="0" layoutInCell="0" allowOverlap="0" wp14:anchorId="3170AEA4" wp14:editId="4AE89328">
            <wp:simplePos x="0" y="0"/>
            <wp:positionH relativeFrom="margin">
              <wp:posOffset>0</wp:posOffset>
            </wp:positionH>
            <wp:positionV relativeFrom="paragraph">
              <wp:posOffset>127000</wp:posOffset>
            </wp:positionV>
            <wp:extent cx="5486400" cy="2890838"/>
            <wp:effectExtent l="0" t="0" r="0" b="0"/>
            <wp:wrapSquare wrapText="bothSides" distT="114300" distB="114300" distL="114300" distR="114300"/>
            <wp:docPr id="12" name="image24.png" descr="πτυχιακη_5.PNG"/>
            <wp:cNvGraphicFramePr/>
            <a:graphic xmlns:a="http://schemas.openxmlformats.org/drawingml/2006/main">
              <a:graphicData uri="http://schemas.openxmlformats.org/drawingml/2006/picture">
                <pic:pic xmlns:pic="http://schemas.openxmlformats.org/drawingml/2006/picture">
                  <pic:nvPicPr>
                    <pic:cNvPr id="0" name="image24.png" descr="πτυχιακη_5.PNG"/>
                    <pic:cNvPicPr preferRelativeResize="0"/>
                  </pic:nvPicPr>
                  <pic:blipFill>
                    <a:blip r:embed="rId13" cstate="print"/>
                    <a:srcRect/>
                    <a:stretch>
                      <a:fillRect/>
                    </a:stretch>
                  </pic:blipFill>
                  <pic:spPr>
                    <a:xfrm>
                      <a:off x="0" y="0"/>
                      <a:ext cx="5486400" cy="2890838"/>
                    </a:xfrm>
                    <a:prstGeom prst="rect">
                      <a:avLst/>
                    </a:prstGeom>
                    <a:ln/>
                  </pic:spPr>
                </pic:pic>
              </a:graphicData>
            </a:graphic>
          </wp:anchor>
        </w:drawing>
      </w:r>
    </w:p>
    <w:p w14:paraId="4D2D7CC4" w14:textId="04B11137" w:rsidR="008D4497" w:rsidRDefault="00AC2FF6" w:rsidP="0021063E">
      <w:pPr>
        <w:spacing w:before="200" w:line="360" w:lineRule="auto"/>
        <w:ind w:firstLine="330"/>
        <w:contextualSpacing w:val="0"/>
        <w:jc w:val="both"/>
      </w:pPr>
      <w:r>
        <w:rPr>
          <w:rFonts w:ascii="Times New Roman" w:eastAsia="Times New Roman" w:hAnsi="Times New Roman" w:cs="Times New Roman"/>
        </w:rPr>
        <w:t xml:space="preserve">Ένα άλλο εργαλείο οπτικοποίησης είναι το </w:t>
      </w:r>
      <w:r>
        <w:rPr>
          <w:rFonts w:ascii="Times New Roman" w:eastAsia="Times New Roman" w:hAnsi="Times New Roman" w:cs="Times New Roman"/>
          <w:i/>
          <w:highlight w:val="white"/>
        </w:rPr>
        <w:t>R version 3.0.1</w:t>
      </w:r>
      <w:r>
        <w:rPr>
          <w:rFonts w:ascii="Times New Roman" w:eastAsia="Times New Roman" w:hAnsi="Times New Roman" w:cs="Times New Roman"/>
          <w:highlight w:val="white"/>
        </w:rPr>
        <w:t xml:space="preserve"> (Graham, 2011, όπ. αναφ. στο Kotsiant</w:t>
      </w:r>
      <w:r w:rsidR="005A6EF0">
        <w:rPr>
          <w:rFonts w:ascii="Times New Roman" w:eastAsia="Times New Roman" w:hAnsi="Times New Roman" w:cs="Times New Roman"/>
          <w:highlight w:val="white"/>
        </w:rPr>
        <w:t xml:space="preserve">is </w:t>
      </w:r>
      <w:r w:rsidR="005A6EF0">
        <w:rPr>
          <w:rFonts w:ascii="Times New Roman" w:eastAsia="Times New Roman" w:hAnsi="Times New Roman" w:cs="Times New Roman"/>
          <w:highlight w:val="white"/>
          <w:lang w:val="en-US"/>
        </w:rPr>
        <w:t>et</w:t>
      </w:r>
      <w:r w:rsidR="005A6EF0" w:rsidRPr="005A6EF0">
        <w:rPr>
          <w:rFonts w:ascii="Times New Roman" w:eastAsia="Times New Roman" w:hAnsi="Times New Roman" w:cs="Times New Roman"/>
          <w:highlight w:val="white"/>
        </w:rPr>
        <w:t xml:space="preserve"> </w:t>
      </w:r>
      <w:r w:rsidR="005A6EF0">
        <w:rPr>
          <w:rFonts w:ascii="Times New Roman" w:eastAsia="Times New Roman" w:hAnsi="Times New Roman" w:cs="Times New Roman"/>
          <w:highlight w:val="white"/>
          <w:lang w:val="en-US"/>
        </w:rPr>
        <w:t>al</w:t>
      </w:r>
      <w:r w:rsidR="005A6EF0" w:rsidRPr="005A6EF0">
        <w:rPr>
          <w:rFonts w:ascii="Times New Roman" w:eastAsia="Times New Roman" w:hAnsi="Times New Roman" w:cs="Times New Roman"/>
          <w:highlight w:val="white"/>
        </w:rPr>
        <w:t>.</w:t>
      </w:r>
      <w:r w:rsidR="005A6EF0" w:rsidRPr="00B26866">
        <w:rPr>
          <w:rFonts w:ascii="Times New Roman" w:eastAsia="Times New Roman" w:hAnsi="Times New Roman" w:cs="Times New Roman"/>
          <w:highlight w:val="white"/>
        </w:rPr>
        <w:t>,</w:t>
      </w:r>
      <w:r>
        <w:rPr>
          <w:rFonts w:ascii="Times New Roman" w:eastAsia="Times New Roman" w:hAnsi="Times New Roman" w:cs="Times New Roman"/>
          <w:highlight w:val="white"/>
        </w:rPr>
        <w:t xml:space="preserve"> 2013, σελ.139)</w:t>
      </w:r>
      <w:r>
        <w:rPr>
          <w:rFonts w:ascii="Times New Roman" w:eastAsia="Times New Roman" w:hAnsi="Times New Roman" w:cs="Times New Roman"/>
        </w:rPr>
        <w:t>. Ο τρόπος χρήσης του είναι σχετικά περίπλοκος αν δεν είναι γνωστή στο χρήστη η γλώσσα προγραμματισμού (κυρίως ο κώδικας R) που απαιτείται από το σύστημα του.</w:t>
      </w:r>
      <w:r w:rsidR="0021063E">
        <w:t xml:space="preserve"> </w:t>
      </w:r>
      <w:r>
        <w:rPr>
          <w:rFonts w:ascii="Times New Roman" w:eastAsia="Times New Roman" w:hAnsi="Times New Roman" w:cs="Times New Roman"/>
        </w:rPr>
        <w:t xml:space="preserve">Σε ένα μάθημα που πραγματοποιήθηκε από το </w:t>
      </w:r>
      <w:r>
        <w:rPr>
          <w:rFonts w:ascii="Times New Roman" w:eastAsia="Times New Roman" w:hAnsi="Times New Roman" w:cs="Times New Roman"/>
          <w:i/>
        </w:rPr>
        <w:t>Canvas</w:t>
      </w:r>
      <w:r w:rsidR="00B04775">
        <w:rPr>
          <w:rFonts w:ascii="Times New Roman" w:eastAsia="Times New Roman" w:hAnsi="Times New Roman" w:cs="Times New Roman"/>
          <w:b/>
        </w:rPr>
        <w:t xml:space="preserve"> </w:t>
      </w:r>
      <w:r>
        <w:rPr>
          <w:rFonts w:ascii="Times New Roman" w:eastAsia="Times New Roman" w:hAnsi="Times New Roman" w:cs="Times New Roman"/>
        </w:rPr>
        <w:t>με θέμα</w:t>
      </w:r>
      <w:r>
        <w:rPr>
          <w:rFonts w:ascii="Times New Roman" w:eastAsia="Times New Roman" w:hAnsi="Times New Roman" w:cs="Times New Roman"/>
          <w:i/>
        </w:rPr>
        <w:t>“Learning Analytics and Knowledge”</w:t>
      </w:r>
      <w:r>
        <w:rPr>
          <w:rFonts w:ascii="Times New Roman" w:eastAsia="Times New Roman" w:hAnsi="Times New Roman" w:cs="Times New Roman"/>
        </w:rPr>
        <w:t xml:space="preserve"> εντοπίστηκαν κάποια χρήσιμα εργαλεία. Ένα από αυτά τα εργαλεία είναι το </w:t>
      </w:r>
      <w:r>
        <w:rPr>
          <w:rFonts w:ascii="Times New Roman" w:eastAsia="Times New Roman" w:hAnsi="Times New Roman" w:cs="Times New Roman"/>
          <w:i/>
          <w:highlight w:val="white"/>
        </w:rPr>
        <w:t>SoLAR Learning Analytics Evidence Hub</w:t>
      </w:r>
      <w:r>
        <w:rPr>
          <w:rFonts w:ascii="Times New Roman" w:eastAsia="Times New Roman" w:hAnsi="Times New Roman" w:cs="Times New Roman"/>
          <w:highlight w:val="white"/>
        </w:rPr>
        <w:t xml:space="preserve">. Πρόκειται </w:t>
      </w:r>
      <w:r>
        <w:rPr>
          <w:rFonts w:ascii="Times New Roman" w:eastAsia="Times New Roman" w:hAnsi="Times New Roman" w:cs="Times New Roman"/>
        </w:rPr>
        <w:t xml:space="preserve"> για ένα εργαλείο που χρησιμοποιήθηκε για το συγκεκριμένο μάθημα, αν και δίνεται η δυνατότητα επεξεργασίας και από άτομα τα οποία δεν πήραν μέρος σε αυτό. Δίνεται η δυνατότητα στα μέλη μιας κοινότητας να εκφράσουν τις ιδέες τους, όπως έγινε στο μάθημα μέσα από το παγκόσμιο χάρτη, αλλά και να συζητηθούν δημόσια οι απόψεις τους σε διάφορα θέματα.</w:t>
      </w:r>
    </w:p>
    <w:p w14:paraId="65184A83" w14:textId="77777777" w:rsidR="008D4497" w:rsidRDefault="00AC2FF6" w:rsidP="001E7414">
      <w:pPr>
        <w:spacing w:before="200" w:line="360" w:lineRule="auto"/>
        <w:ind w:firstLine="284"/>
        <w:contextualSpacing w:val="0"/>
        <w:jc w:val="both"/>
      </w:pPr>
      <w:r>
        <w:rPr>
          <w:rFonts w:ascii="Times New Roman" w:eastAsia="Times New Roman" w:hAnsi="Times New Roman" w:cs="Times New Roman"/>
        </w:rPr>
        <w:t xml:space="preserve">Κάποια άλλα εργαλεία που αναφέρονται στο συγκεκριμένο μάθημα και αφορούν τη δημιουργία εννοιολογικού χάρτη είναι τα </w:t>
      </w:r>
      <w:r>
        <w:rPr>
          <w:rFonts w:ascii="Times New Roman" w:eastAsia="Times New Roman" w:hAnsi="Times New Roman" w:cs="Times New Roman"/>
          <w:i/>
          <w:highlight w:val="white"/>
        </w:rPr>
        <w:t>CMAP or VUE.</w:t>
      </w:r>
      <w:r>
        <w:rPr>
          <w:rFonts w:ascii="Times New Roman" w:eastAsia="Times New Roman" w:hAnsi="Times New Roman" w:cs="Times New Roman"/>
        </w:rPr>
        <w:t xml:space="preserve"> Ακολουθούν τα εργαλεία οπτικοποίησης </w:t>
      </w:r>
      <w:r>
        <w:rPr>
          <w:rFonts w:ascii="Times New Roman" w:eastAsia="Times New Roman" w:hAnsi="Times New Roman" w:cs="Times New Roman"/>
          <w:i/>
          <w:highlight w:val="white"/>
        </w:rPr>
        <w:t xml:space="preserve">NodeXL </w:t>
      </w:r>
      <w:r>
        <w:rPr>
          <w:rFonts w:ascii="Times New Roman" w:eastAsia="Times New Roman" w:hAnsi="Times New Roman" w:cs="Times New Roman"/>
          <w:highlight w:val="white"/>
        </w:rPr>
        <w:t xml:space="preserve">και </w:t>
      </w:r>
      <w:r>
        <w:rPr>
          <w:rFonts w:ascii="Times New Roman" w:eastAsia="Times New Roman" w:hAnsi="Times New Roman" w:cs="Times New Roman"/>
          <w:i/>
          <w:highlight w:val="white"/>
        </w:rPr>
        <w:t>Gephi</w:t>
      </w:r>
      <w:r>
        <w:rPr>
          <w:rFonts w:ascii="Times New Roman" w:eastAsia="Times New Roman" w:hAnsi="Times New Roman" w:cs="Times New Roman"/>
          <w:highlight w:val="white"/>
        </w:rPr>
        <w:t>. Αν και ο τρόπος χρήσης τους είναι διαφορετικός το αποτέλεσμα που παράγουν έχει ιδιαίτερα κοινά χαρακτηριστικά. Πρόκειται για δυο εργαλεία τα οποία επιτρέπουν την οπτικοποίηση δικτύου που δημιουργείται από την αλληλεπίδραση των ατόμων που το απαρτίζουν.</w:t>
      </w:r>
    </w:p>
    <w:p w14:paraId="6FEF5F39" w14:textId="7EF17646" w:rsidR="008D4497" w:rsidRPr="00313630" w:rsidRDefault="00AC2FF6" w:rsidP="001E7414">
      <w:pPr>
        <w:spacing w:before="200" w:after="200" w:line="360" w:lineRule="auto"/>
        <w:ind w:firstLine="284"/>
        <w:contextualSpacing w:val="0"/>
        <w:jc w:val="both"/>
        <w:rPr>
          <w:rFonts w:ascii="Times New Roman" w:eastAsia="Times New Roman" w:hAnsi="Times New Roman" w:cs="Times New Roman"/>
        </w:rPr>
      </w:pPr>
      <w:r>
        <w:rPr>
          <w:rFonts w:ascii="Times New Roman" w:eastAsia="Times New Roman" w:hAnsi="Times New Roman" w:cs="Times New Roman"/>
          <w:highlight w:val="white"/>
        </w:rPr>
        <w:t xml:space="preserve">Το </w:t>
      </w:r>
      <w:r>
        <w:rPr>
          <w:rFonts w:ascii="Times New Roman" w:eastAsia="Times New Roman" w:hAnsi="Times New Roman" w:cs="Times New Roman"/>
          <w:i/>
          <w:highlight w:val="white"/>
        </w:rPr>
        <w:t>Node XL</w:t>
      </w:r>
      <w:r>
        <w:rPr>
          <w:rFonts w:ascii="Times New Roman" w:eastAsia="Times New Roman" w:hAnsi="Times New Roman" w:cs="Times New Roman"/>
          <w:highlight w:val="white"/>
        </w:rPr>
        <w:t xml:space="preserve"> αποτελεί προέκταση του excel, γι’ αυτό υπάρχουν πολλά κοινά στοιχεία μεταξύ τους ως προς τον τρόπο χρήσης τους. Είναι ιδιαίτερα χρήσιμο εργαλείο με το οποίο μπορεί να </w:t>
      </w:r>
      <w:r>
        <w:rPr>
          <w:rFonts w:ascii="Times New Roman" w:eastAsia="Times New Roman" w:hAnsi="Times New Roman" w:cs="Times New Roman"/>
          <w:highlight w:val="white"/>
        </w:rPr>
        <w:lastRenderedPageBreak/>
        <w:t xml:space="preserve">εφαρμοστεί η τεχνική της ομαδοποίησης (clustering), όπως φαίνεται στην Εικόνα 6. Η χρήση του είναι σχετικά εύκολη καθώς τοποθετώντας στις στήλες (π.χ. Vertex 1, Vertex 2) τα δεδομένα και πατώντας την επιλογή “Show Graph”, στο χώρο που υπάρχει δεξιά δημιουργείται το δίκτυο των στοιχείων που έχουμε εισάγει. Στο συγκεκριμένο χώρο μπορεί να τροποποιηθεί η μορφή του δικτύου αλλά και άλλα χαρακτηριστικά, όπως για παράδειγμα το μέγεθος. Για κάθε αλλαγή που πραγματοποιείται θα πρέπει να γίνεται η επιλογή του “Refresh Graph”, για να εμφανίζονται οι αλλαγές στο σχηματιζόμενο δίκτυο. Όταν δημιουργηθεί το δίκτυο μπορεί να αποθηκευτεί ως </w:t>
      </w:r>
      <w:r w:rsidR="00B73DE1">
        <w:rPr>
          <w:noProof/>
        </w:rPr>
        <w:drawing>
          <wp:anchor distT="114300" distB="114300" distL="114300" distR="114300" simplePos="0" relativeHeight="251660800" behindDoc="0" locked="0" layoutInCell="0" allowOverlap="0" wp14:anchorId="57624D9B" wp14:editId="1053685F">
            <wp:simplePos x="0" y="0"/>
            <wp:positionH relativeFrom="margin">
              <wp:posOffset>133985</wp:posOffset>
            </wp:positionH>
            <wp:positionV relativeFrom="paragraph">
              <wp:posOffset>2174875</wp:posOffset>
            </wp:positionV>
            <wp:extent cx="5486400" cy="2933700"/>
            <wp:effectExtent l="0" t="0" r="0" b="0"/>
            <wp:wrapSquare wrapText="bothSides" distT="114300" distB="114300" distL="114300" distR="114300"/>
            <wp:docPr id="6" name="image14.png" descr="πτυχιακή_6.PNG"/>
            <wp:cNvGraphicFramePr/>
            <a:graphic xmlns:a="http://schemas.openxmlformats.org/drawingml/2006/main">
              <a:graphicData uri="http://schemas.openxmlformats.org/drawingml/2006/picture">
                <pic:pic xmlns:pic="http://schemas.openxmlformats.org/drawingml/2006/picture">
                  <pic:nvPicPr>
                    <pic:cNvPr id="0" name="image14.png" descr="πτυχιακή_6.PNG"/>
                    <pic:cNvPicPr preferRelativeResize="0"/>
                  </pic:nvPicPr>
                  <pic:blipFill>
                    <a:blip r:embed="rId14" cstate="print"/>
                    <a:srcRect/>
                    <a:stretch>
                      <a:fillRect/>
                    </a:stretch>
                  </pic:blipFill>
                  <pic:spPr>
                    <a:xfrm>
                      <a:off x="0" y="0"/>
                      <a:ext cx="5486400" cy="2933700"/>
                    </a:xfrm>
                    <a:prstGeom prst="rect">
                      <a:avLst/>
                    </a:prstGeom>
                    <a:ln/>
                  </pic:spPr>
                </pic:pic>
              </a:graphicData>
            </a:graphic>
          </wp:anchor>
        </w:drawing>
      </w:r>
      <w:r>
        <w:rPr>
          <w:rFonts w:ascii="Times New Roman" w:eastAsia="Times New Roman" w:hAnsi="Times New Roman" w:cs="Times New Roman"/>
          <w:highlight w:val="white"/>
        </w:rPr>
        <w:t>αρχείο στον υπολογιστή και να ανακτηθεί και να τροποποιηθεί όσες φορές θέλει ο χρήστης.</w:t>
      </w:r>
    </w:p>
    <w:p w14:paraId="6AD7D19C" w14:textId="74914A5A" w:rsidR="00B73DE1" w:rsidRPr="00895E8B" w:rsidRDefault="001938AC" w:rsidP="00B73DE1">
      <w:pPr>
        <w:spacing w:before="200" w:after="200" w:line="360" w:lineRule="auto"/>
        <w:contextualSpacing w:val="0"/>
        <w:jc w:val="center"/>
        <w:rPr>
          <w:rFonts w:ascii="Times New Roman" w:eastAsia="Times New Roman" w:hAnsi="Times New Roman" w:cs="Times New Roman"/>
        </w:rPr>
      </w:pPr>
      <w:r w:rsidRPr="00050752">
        <w:rPr>
          <w:rFonts w:ascii="Times New Roman" w:eastAsia="Times New Roman" w:hAnsi="Times New Roman" w:cs="Times New Roman"/>
          <w:b/>
        </w:rPr>
        <w:t>Εικόνα 6</w:t>
      </w:r>
      <w:r w:rsidRPr="001938AC">
        <w:rPr>
          <w:rFonts w:ascii="Times New Roman" w:eastAsia="Times New Roman" w:hAnsi="Times New Roman" w:cs="Times New Roman"/>
        </w:rPr>
        <w:t>. Ομαδοποίηση ατόμων στη μεταβλητή Final_Note</w:t>
      </w:r>
    </w:p>
    <w:p w14:paraId="7FAF435A" w14:textId="77777777" w:rsidR="008D4497" w:rsidRPr="00C54135" w:rsidRDefault="00AC2FF6" w:rsidP="001E7414">
      <w:pPr>
        <w:spacing w:before="200" w:after="200" w:line="360" w:lineRule="auto"/>
        <w:ind w:firstLine="330"/>
        <w:contextualSpacing w:val="0"/>
        <w:jc w:val="both"/>
        <w:rPr>
          <w:noProof/>
          <w:lang w:eastAsia="ru-RU"/>
        </w:rPr>
      </w:pPr>
      <w:r>
        <w:rPr>
          <w:rFonts w:ascii="Times New Roman" w:eastAsia="Times New Roman" w:hAnsi="Times New Roman" w:cs="Times New Roman"/>
          <w:highlight w:val="white"/>
        </w:rPr>
        <w:t xml:space="preserve">Το </w:t>
      </w:r>
      <w:r>
        <w:rPr>
          <w:rFonts w:ascii="Times New Roman" w:eastAsia="Times New Roman" w:hAnsi="Times New Roman" w:cs="Times New Roman"/>
          <w:i/>
          <w:highlight w:val="white"/>
        </w:rPr>
        <w:t>Gephi</w:t>
      </w:r>
      <w:r>
        <w:rPr>
          <w:rFonts w:ascii="Times New Roman" w:eastAsia="Times New Roman" w:hAnsi="Times New Roman" w:cs="Times New Roman"/>
          <w:highlight w:val="white"/>
        </w:rPr>
        <w:t xml:space="preserve"> επιτρέπει την ανάλυση κοινωνικών δικτύων δημιουργώντας οπτικοποιήσεις αυτών. Η χρήση του διαφέρει από το Node XL και γι αυτό παραθέτω συγκεκριμένη διεύθυνση, η οποία εμπεριέχει κάποιες πρώτες οδηγίες για τη χρήση του. Δέχεται αρχεία csv, edge list, αρχεία dl (ucinet), αρχεία graph viz, αρχεία gdf (guess), αρχ</w:t>
      </w:r>
      <w:r w:rsidR="001A15AA">
        <w:rPr>
          <w:rFonts w:ascii="Times New Roman" w:eastAsia="Times New Roman" w:hAnsi="Times New Roman" w:cs="Times New Roman"/>
          <w:highlight w:val="white"/>
        </w:rPr>
        <w:t>εία gexf, και αρχεία gml. Στην Ε</w:t>
      </w:r>
      <w:r>
        <w:rPr>
          <w:rFonts w:ascii="Times New Roman" w:eastAsia="Times New Roman" w:hAnsi="Times New Roman" w:cs="Times New Roman"/>
          <w:highlight w:val="white"/>
        </w:rPr>
        <w:t>ικόνα 7 παρουσιάζεται μια οπτικοποίηση δικτύου με το συγκεκριμένο εργαλείο. Μια σημαντική δυνατότητα που δίνεται μέσα από το συγκεκριμένο εργαλείο είναι η αποθήκευση των οπτικοποιήσεων σε μορφή εικόνας στον υπολογιστή.</w:t>
      </w:r>
    </w:p>
    <w:p w14:paraId="01B7DC25" w14:textId="77777777" w:rsidR="001938AC" w:rsidRPr="00C54135" w:rsidRDefault="001938AC" w:rsidP="001E7414">
      <w:pPr>
        <w:spacing w:before="200" w:after="200" w:line="360" w:lineRule="auto"/>
        <w:ind w:firstLine="330"/>
        <w:contextualSpacing w:val="0"/>
        <w:jc w:val="both"/>
        <w:rPr>
          <w:noProof/>
          <w:lang w:eastAsia="ru-RU"/>
        </w:rPr>
      </w:pPr>
    </w:p>
    <w:p w14:paraId="231995EE" w14:textId="007B333C" w:rsidR="00607E87" w:rsidRPr="000803D7" w:rsidRDefault="001938AC" w:rsidP="000803D7">
      <w:pPr>
        <w:spacing w:before="200" w:after="200" w:line="360" w:lineRule="auto"/>
        <w:contextualSpacing w:val="0"/>
        <w:jc w:val="center"/>
        <w:rPr>
          <w:rFonts w:ascii="Times New Roman" w:eastAsia="Times New Roman" w:hAnsi="Times New Roman" w:cs="Times New Roman"/>
        </w:rPr>
      </w:pPr>
      <w:r>
        <w:rPr>
          <w:noProof/>
        </w:rPr>
        <w:lastRenderedPageBreak/>
        <w:drawing>
          <wp:anchor distT="0" distB="0" distL="114300" distR="114300" simplePos="0" relativeHeight="251662848" behindDoc="1" locked="0" layoutInCell="1" allowOverlap="1" wp14:anchorId="3B49FCF8" wp14:editId="35A38922">
            <wp:simplePos x="0" y="0"/>
            <wp:positionH relativeFrom="column">
              <wp:posOffset>-152400</wp:posOffset>
            </wp:positionH>
            <wp:positionV relativeFrom="paragraph">
              <wp:posOffset>-323850</wp:posOffset>
            </wp:positionV>
            <wp:extent cx="5487035" cy="2932430"/>
            <wp:effectExtent l="0" t="0" r="0" b="0"/>
            <wp:wrapThrough wrapText="bothSides">
              <wp:wrapPolygon edited="0">
                <wp:start x="0" y="0"/>
                <wp:lineTo x="0" y="21469"/>
                <wp:lineTo x="21523" y="21469"/>
                <wp:lineTo x="2152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7035" cy="2932430"/>
                    </a:xfrm>
                    <a:prstGeom prst="rect">
                      <a:avLst/>
                    </a:prstGeom>
                    <a:noFill/>
                  </pic:spPr>
                </pic:pic>
              </a:graphicData>
            </a:graphic>
            <wp14:sizeRelH relativeFrom="page">
              <wp14:pctWidth>0</wp14:pctWidth>
            </wp14:sizeRelH>
            <wp14:sizeRelV relativeFrom="page">
              <wp14:pctHeight>0</wp14:pctHeight>
            </wp14:sizeRelV>
          </wp:anchor>
        </w:drawing>
      </w:r>
      <w:r w:rsidR="00AC2FF6">
        <w:rPr>
          <w:rFonts w:ascii="Times New Roman" w:eastAsia="Times New Roman" w:hAnsi="Times New Roman" w:cs="Times New Roman"/>
          <w:b/>
          <w:highlight w:val="white"/>
        </w:rPr>
        <w:t>Εικόνα 7</w:t>
      </w:r>
      <w:r w:rsidR="00AC2FF6">
        <w:rPr>
          <w:rFonts w:ascii="Times New Roman" w:eastAsia="Times New Roman" w:hAnsi="Times New Roman" w:cs="Times New Roman"/>
          <w:highlight w:val="white"/>
        </w:rPr>
        <w:t>. Οπτικοποίηση Δικτύου με το εργαλείο Gephi</w:t>
      </w:r>
    </w:p>
    <w:p w14:paraId="43F30648" w14:textId="77777777" w:rsidR="008D4497" w:rsidRDefault="00AC2FF6" w:rsidP="001E7414">
      <w:pPr>
        <w:spacing w:after="200" w:line="360" w:lineRule="auto"/>
        <w:ind w:firstLine="330"/>
        <w:contextualSpacing w:val="0"/>
        <w:jc w:val="both"/>
      </w:pPr>
      <w:r>
        <w:rPr>
          <w:rFonts w:ascii="Times New Roman" w:eastAsia="Times New Roman" w:hAnsi="Times New Roman" w:cs="Times New Roman"/>
          <w:highlight w:val="white"/>
        </w:rPr>
        <w:t xml:space="preserve"> </w:t>
      </w:r>
      <w:r>
        <w:rPr>
          <w:rFonts w:ascii="Times New Roman" w:eastAsia="Times New Roman" w:hAnsi="Times New Roman" w:cs="Times New Roman"/>
          <w:b/>
          <w:highlight w:val="white"/>
        </w:rPr>
        <w:t xml:space="preserve"> </w:t>
      </w:r>
      <w:r>
        <w:rPr>
          <w:rFonts w:ascii="Times New Roman" w:eastAsia="Times New Roman" w:hAnsi="Times New Roman" w:cs="Times New Roman"/>
          <w:highlight w:val="white"/>
        </w:rPr>
        <w:t xml:space="preserve">Ο Shapiro (2014) κάνει αναφορά στο εργαλείο οπτικοποίησης ανάλυσης δεδομένων  </w:t>
      </w:r>
      <w:r>
        <w:rPr>
          <w:rFonts w:ascii="Times New Roman" w:eastAsia="Times New Roman" w:hAnsi="Times New Roman" w:cs="Times New Roman"/>
          <w:i/>
          <w:highlight w:val="white"/>
        </w:rPr>
        <w:t>KNIME</w:t>
      </w:r>
      <w:r>
        <w:rPr>
          <w:rFonts w:ascii="Times New Roman" w:eastAsia="Times New Roman" w:hAnsi="Times New Roman" w:cs="Times New Roman"/>
          <w:highlight w:val="white"/>
        </w:rPr>
        <w:t>. Πρόκειται για ένα εργαλείο οπτικοποίησης διαφορετικό από τα παραπάνω καθώς δεν επιτρέπει τον σχεδιασμό διαγραμμάτων ή ανάλυσης δικτύων. Πιο συγκεκριμένα, σύμφωνα με τη Wikipedia, ένα τέτοιο εργαλείο επιτρέπει τη δημιουργία οπτικής ροής δεδομένων, εφαρμόζει κάποια ή όλα τα βήματα ανάλυσης και μετά παίρνει αποτελέσματα, μοντέλα και αλληλεπιδραστικές οπτικοποιήσεις.</w:t>
      </w:r>
    </w:p>
    <w:p w14:paraId="5D44CE8C" w14:textId="77777777" w:rsidR="008D4497" w:rsidRDefault="00AC2FF6" w:rsidP="001E7414">
      <w:pPr>
        <w:spacing w:before="200" w:after="200" w:line="360" w:lineRule="auto"/>
        <w:ind w:firstLine="330"/>
        <w:contextualSpacing w:val="0"/>
        <w:jc w:val="both"/>
      </w:pPr>
      <w:r>
        <w:rPr>
          <w:rFonts w:ascii="Times New Roman" w:eastAsia="Times New Roman" w:hAnsi="Times New Roman" w:cs="Times New Roman"/>
          <w:highlight w:val="white"/>
        </w:rPr>
        <w:t xml:space="preserve">Ένα άλλο εργαλείο είναι το </w:t>
      </w:r>
      <w:r>
        <w:rPr>
          <w:rFonts w:ascii="Times New Roman" w:eastAsia="Times New Roman" w:hAnsi="Times New Roman" w:cs="Times New Roman"/>
          <w:i/>
          <w:highlight w:val="white"/>
        </w:rPr>
        <w:t>R graphics</w:t>
      </w:r>
      <w:r>
        <w:rPr>
          <w:rFonts w:ascii="Times New Roman" w:eastAsia="Times New Roman" w:hAnsi="Times New Roman" w:cs="Times New Roman"/>
          <w:highlight w:val="white"/>
        </w:rPr>
        <w:t xml:space="preserve"> (Shapiro, 2014). Πρόκειται για ένα εργαλείο το οποίο βοηθά στη δημιουργία οπτικοποιήσεων δεδομένων, ωστόσο χρειάζεται η γνώση του κώδικα R για την πραγματοποίηση αυτών.</w:t>
      </w:r>
      <w:r>
        <w:t xml:space="preserve"> </w:t>
      </w:r>
      <w:r>
        <w:rPr>
          <w:rFonts w:ascii="Times New Roman" w:eastAsia="Times New Roman" w:hAnsi="Times New Roman" w:cs="Times New Roman"/>
        </w:rPr>
        <w:t xml:space="preserve">Ο Shapiro (2014) αναφέρεται επίσης στην εταιρία SAS. Ένα από τα εργαλεία που έχει αναπτύξει είναι το </w:t>
      </w:r>
      <w:r>
        <w:rPr>
          <w:rFonts w:ascii="Times New Roman" w:eastAsia="Times New Roman" w:hAnsi="Times New Roman" w:cs="Times New Roman"/>
          <w:i/>
        </w:rPr>
        <w:t>SAS University Edition</w:t>
      </w:r>
      <w:r>
        <w:rPr>
          <w:rFonts w:ascii="Times New Roman" w:eastAsia="Times New Roman" w:hAnsi="Times New Roman" w:cs="Times New Roman"/>
        </w:rPr>
        <w:t>, το οποίο επιτρέπει τη δημιουργία οπτικοποιήσεων αλλά και στατιστικές αναλύσεις. Το περιβάλλον χρήσης του φαίνεται στην Εικόνα 8, η οποία προέρχεται από την επίσημη ιστοσελίδα του εργαλείου.</w:t>
      </w:r>
    </w:p>
    <w:p w14:paraId="3780AA1E" w14:textId="5E924CA9" w:rsidR="00895E8B" w:rsidRDefault="00AC2FF6" w:rsidP="00C41678">
      <w:pPr>
        <w:tabs>
          <w:tab w:val="left" w:pos="283"/>
        </w:tabs>
        <w:spacing w:after="200" w:line="360" w:lineRule="auto"/>
        <w:ind w:firstLine="330"/>
        <w:contextualSpacing w:val="0"/>
        <w:jc w:val="center"/>
        <w:rPr>
          <w:rFonts w:ascii="Times New Roman" w:eastAsia="Times New Roman" w:hAnsi="Times New Roman" w:cs="Times New Roman"/>
        </w:rPr>
      </w:pPr>
      <w:r>
        <w:rPr>
          <w:rFonts w:ascii="Times New Roman" w:eastAsia="Times New Roman" w:hAnsi="Times New Roman" w:cs="Times New Roman"/>
          <w:b/>
        </w:rPr>
        <w:lastRenderedPageBreak/>
        <w:t>Εικόνα 8.</w:t>
      </w:r>
      <w:r>
        <w:rPr>
          <w:rFonts w:ascii="Times New Roman" w:eastAsia="Times New Roman" w:hAnsi="Times New Roman" w:cs="Times New Roman"/>
        </w:rPr>
        <w:t xml:space="preserve"> Περιβάλλον χρήσης SAS University Edition</w:t>
      </w:r>
      <w:r>
        <w:rPr>
          <w:noProof/>
        </w:rPr>
        <w:drawing>
          <wp:anchor distT="114300" distB="114300" distL="114300" distR="114300" simplePos="0" relativeHeight="251654656" behindDoc="0" locked="0" layoutInCell="0" allowOverlap="0" wp14:anchorId="6DCBFC4F" wp14:editId="459B5604">
            <wp:simplePos x="0" y="0"/>
            <wp:positionH relativeFrom="margin">
              <wp:posOffset>-161924</wp:posOffset>
            </wp:positionH>
            <wp:positionV relativeFrom="paragraph">
              <wp:posOffset>0</wp:posOffset>
            </wp:positionV>
            <wp:extent cx="5648325" cy="3328988"/>
            <wp:effectExtent l="0" t="0" r="0" b="0"/>
            <wp:wrapSquare wrapText="bothSides" distT="114300" distB="114300" distL="114300" distR="114300"/>
            <wp:docPr id="17" name="image32.png" descr="1400604724684.png"/>
            <wp:cNvGraphicFramePr/>
            <a:graphic xmlns:a="http://schemas.openxmlformats.org/drawingml/2006/main">
              <a:graphicData uri="http://schemas.openxmlformats.org/drawingml/2006/picture">
                <pic:pic xmlns:pic="http://schemas.openxmlformats.org/drawingml/2006/picture">
                  <pic:nvPicPr>
                    <pic:cNvPr id="0" name="image32.png" descr="1400604724684.png"/>
                    <pic:cNvPicPr preferRelativeResize="0"/>
                  </pic:nvPicPr>
                  <pic:blipFill>
                    <a:blip r:embed="rId16" cstate="print"/>
                    <a:srcRect/>
                    <a:stretch>
                      <a:fillRect/>
                    </a:stretch>
                  </pic:blipFill>
                  <pic:spPr>
                    <a:xfrm>
                      <a:off x="0" y="0"/>
                      <a:ext cx="5648325" cy="3328988"/>
                    </a:xfrm>
                    <a:prstGeom prst="rect">
                      <a:avLst/>
                    </a:prstGeom>
                    <a:ln/>
                  </pic:spPr>
                </pic:pic>
              </a:graphicData>
            </a:graphic>
          </wp:anchor>
        </w:drawing>
      </w:r>
      <w:bookmarkStart w:id="32" w:name="h.1u8j6ri2s4vu" w:colFirst="0" w:colLast="0"/>
      <w:bookmarkEnd w:id="32"/>
    </w:p>
    <w:p w14:paraId="6574C1B7" w14:textId="77777777" w:rsidR="00C41678" w:rsidRPr="00C41678" w:rsidRDefault="00C41678" w:rsidP="00C41678">
      <w:pPr>
        <w:tabs>
          <w:tab w:val="left" w:pos="283"/>
        </w:tabs>
        <w:spacing w:after="200" w:line="360" w:lineRule="auto"/>
        <w:ind w:firstLine="330"/>
        <w:contextualSpacing w:val="0"/>
        <w:jc w:val="center"/>
      </w:pPr>
    </w:p>
    <w:p w14:paraId="5E0B2440" w14:textId="771A883C" w:rsidR="008D4497" w:rsidRPr="00401DDE" w:rsidRDefault="00401DDE" w:rsidP="00401DDE">
      <w:pPr>
        <w:pStyle w:val="Heading3"/>
        <w:spacing w:after="240"/>
        <w:rPr>
          <w:rFonts w:asciiTheme="majorHAnsi" w:hAnsiTheme="majorHAnsi"/>
          <w:b/>
          <w:color w:val="auto"/>
          <w:szCs w:val="24"/>
        </w:rPr>
      </w:pPr>
      <w:bookmarkStart w:id="33" w:name="_Toc421737982"/>
      <w:r>
        <w:rPr>
          <w:rFonts w:asciiTheme="majorHAnsi" w:hAnsiTheme="majorHAnsi"/>
          <w:b/>
          <w:color w:val="auto"/>
          <w:szCs w:val="24"/>
        </w:rPr>
        <w:t xml:space="preserve">3.1.2 </w:t>
      </w:r>
      <w:r w:rsidR="00AC2FF6" w:rsidRPr="00401DDE">
        <w:rPr>
          <w:rFonts w:asciiTheme="majorHAnsi" w:hAnsiTheme="majorHAnsi"/>
          <w:b/>
          <w:color w:val="auto"/>
          <w:szCs w:val="24"/>
        </w:rPr>
        <w:t>Μη δωρεάν εργαλεία οπτικοποίησης</w:t>
      </w:r>
      <w:bookmarkEnd w:id="33"/>
    </w:p>
    <w:p w14:paraId="39A7DE77" w14:textId="780E488E" w:rsidR="00C41678" w:rsidRDefault="00AC2FF6" w:rsidP="00C41678">
      <w:pPr>
        <w:tabs>
          <w:tab w:val="left" w:pos="283"/>
        </w:tabs>
        <w:spacing w:after="200" w:line="360" w:lineRule="auto"/>
        <w:ind w:firstLine="330"/>
        <w:contextualSpacing w:val="0"/>
        <w:jc w:val="both"/>
        <w:rPr>
          <w:rFonts w:ascii="Times New Roman" w:eastAsia="Times New Roman" w:hAnsi="Times New Roman" w:cs="Times New Roman"/>
        </w:rPr>
      </w:pPr>
      <w:r>
        <w:rPr>
          <w:rFonts w:ascii="Times New Roman" w:eastAsia="Times New Roman" w:hAnsi="Times New Roman" w:cs="Times New Roman"/>
          <w:highlight w:val="white"/>
        </w:rPr>
        <w:t xml:space="preserve">Το </w:t>
      </w:r>
      <w:r>
        <w:rPr>
          <w:rFonts w:ascii="Times New Roman" w:eastAsia="Times New Roman" w:hAnsi="Times New Roman" w:cs="Times New Roman"/>
          <w:i/>
          <w:highlight w:val="white"/>
        </w:rPr>
        <w:t>Flowing data</w:t>
      </w:r>
      <w:r>
        <w:rPr>
          <w:rFonts w:ascii="Times New Roman" w:eastAsia="Times New Roman" w:hAnsi="Times New Roman" w:cs="Times New Roman"/>
          <w:highlight w:val="white"/>
        </w:rPr>
        <w:t xml:space="preserve"> είναι ένα εργαλείο που αναφέρεται από τους </w:t>
      </w:r>
      <w:r>
        <w:rPr>
          <w:rFonts w:ascii="Times New Roman" w:eastAsia="Times New Roman" w:hAnsi="Times New Roman" w:cs="Times New Roman"/>
        </w:rPr>
        <w:t>Bienkowski et al. (2012, σελ.15)</w:t>
      </w:r>
      <w:r>
        <w:rPr>
          <w:rFonts w:ascii="Times New Roman" w:eastAsia="Times New Roman" w:hAnsi="Times New Roman" w:cs="Times New Roman"/>
          <w:highlight w:val="white"/>
        </w:rPr>
        <w:t xml:space="preserve"> και πιο συγκεκριμένα σύμφωνα με τον ιστότοπο του αποτελεί ένα τρόπο ανακάλυψης του πως οι επιστήμονες που χρησιμοποιούν στατιστική, σχεδιαστές, επιστήμονες που ασχολούνται με τα δεδομένα και άλλοι, χρησιμοποιούν ανάλυση, οπτικοποίηση, και περιήγηση ώστε να καταλάβουν τα δεδομένα και τους εαυτούς μας. </w:t>
      </w:r>
    </w:p>
    <w:p w14:paraId="383B9C62" w14:textId="77777777" w:rsidR="008D4497" w:rsidRDefault="00AC2FF6" w:rsidP="0044302E">
      <w:pPr>
        <w:tabs>
          <w:tab w:val="left" w:pos="283"/>
        </w:tabs>
        <w:spacing w:after="200" w:line="360" w:lineRule="auto"/>
        <w:ind w:firstLine="284"/>
        <w:contextualSpacing w:val="0"/>
        <w:jc w:val="both"/>
      </w:pPr>
      <w:r>
        <w:rPr>
          <w:rFonts w:ascii="Times New Roman" w:eastAsia="Times New Roman" w:hAnsi="Times New Roman" w:cs="Times New Roman"/>
          <w:highlight w:val="white"/>
        </w:rPr>
        <w:lastRenderedPageBreak/>
        <w:t xml:space="preserve">Το </w:t>
      </w:r>
      <w:r>
        <w:rPr>
          <w:rFonts w:ascii="Times New Roman" w:eastAsia="Times New Roman" w:hAnsi="Times New Roman" w:cs="Times New Roman"/>
          <w:i/>
          <w:highlight w:val="white"/>
        </w:rPr>
        <w:t>Social Explorer</w:t>
      </w:r>
      <w:r>
        <w:rPr>
          <w:rFonts w:ascii="Times New Roman" w:eastAsia="Times New Roman" w:hAnsi="Times New Roman" w:cs="Times New Roman"/>
          <w:highlight w:val="white"/>
        </w:rPr>
        <w:t xml:space="preserve"> είναι επίσης ένα εργαλείο που αναφέρεται από τους </w:t>
      </w:r>
      <w:r>
        <w:rPr>
          <w:rFonts w:ascii="Times New Roman" w:eastAsia="Times New Roman" w:hAnsi="Times New Roman" w:cs="Times New Roman"/>
        </w:rPr>
        <w:t xml:space="preserve">Bienkowski et al. (2012, σελ.16). </w:t>
      </w:r>
      <w:r>
        <w:rPr>
          <w:rFonts w:ascii="Times New Roman" w:eastAsia="Times New Roman" w:hAnsi="Times New Roman" w:cs="Times New Roman"/>
          <w:highlight w:val="white"/>
        </w:rPr>
        <w:t>Στην επίσημη διεύθυνση του αναφέρονται τα άτομα που σχετίζονται με τη δημιουργία του. Έχει παρόμοια χρήση με το Gapminder, που αναφέραμε παραπάνω. Ωστόσο διαφέρει στο γεγονός ότι για την απόκτηση των δυνατοτήτων του εργαλείου χρειάζεται συνδρομή. Πιο αναλυτικά, αποτελεί ένα εργαλείο με υπάρχουσα βάση δεδομένων με δημογραφικές πληροφορίες, μέσα από την οποία μπορούν να δημιουργηθούν χάρτες και εκθέσεις. Οι χάρτες και οι εκθέσεις μπορούν να εξαχθούν από το εργαλείο και να αποθηκευτούν ως αρχείο στον υπολογιστή ή να σωθούν στο λογαριασμό που έχει δημιουργηθεί από το χρήστη. Στην Εικόνα 9 παρουσιάζεται το περιβάλλον του συγκεκριμένου εργαλείου.</w:t>
      </w:r>
      <w:r>
        <w:rPr>
          <w:noProof/>
        </w:rPr>
        <w:drawing>
          <wp:anchor distT="114300" distB="114300" distL="114300" distR="114300" simplePos="0" relativeHeight="251655680" behindDoc="0" locked="0" layoutInCell="0" allowOverlap="0" wp14:anchorId="733F9FE8" wp14:editId="6AE679EB">
            <wp:simplePos x="0" y="0"/>
            <wp:positionH relativeFrom="margin">
              <wp:posOffset>-114299</wp:posOffset>
            </wp:positionH>
            <wp:positionV relativeFrom="paragraph">
              <wp:posOffset>2419350</wp:posOffset>
            </wp:positionV>
            <wp:extent cx="5486400" cy="2590800"/>
            <wp:effectExtent l="0" t="0" r="0" b="0"/>
            <wp:wrapSquare wrapText="bothSides" distT="114300" distB="114300" distL="114300" distR="114300"/>
            <wp:docPr id="8" name="image20.png" descr="πτυχιακη_3.PNG"/>
            <wp:cNvGraphicFramePr/>
            <a:graphic xmlns:a="http://schemas.openxmlformats.org/drawingml/2006/main">
              <a:graphicData uri="http://schemas.openxmlformats.org/drawingml/2006/picture">
                <pic:pic xmlns:pic="http://schemas.openxmlformats.org/drawingml/2006/picture">
                  <pic:nvPicPr>
                    <pic:cNvPr id="0" name="image20.png" descr="πτυχιακη_3.PNG"/>
                    <pic:cNvPicPr preferRelativeResize="0"/>
                  </pic:nvPicPr>
                  <pic:blipFill>
                    <a:blip r:embed="rId17" cstate="print"/>
                    <a:srcRect/>
                    <a:stretch>
                      <a:fillRect/>
                    </a:stretch>
                  </pic:blipFill>
                  <pic:spPr>
                    <a:xfrm>
                      <a:off x="0" y="0"/>
                      <a:ext cx="5486400" cy="2590800"/>
                    </a:xfrm>
                    <a:prstGeom prst="rect">
                      <a:avLst/>
                    </a:prstGeom>
                    <a:ln/>
                  </pic:spPr>
                </pic:pic>
              </a:graphicData>
            </a:graphic>
          </wp:anchor>
        </w:drawing>
      </w:r>
    </w:p>
    <w:p w14:paraId="61EB330B" w14:textId="77777777" w:rsidR="008D4497" w:rsidRDefault="00AC2FF6" w:rsidP="001E7414">
      <w:pPr>
        <w:spacing w:before="200" w:after="200" w:line="360" w:lineRule="auto"/>
        <w:ind w:firstLine="330"/>
        <w:contextualSpacing w:val="0"/>
        <w:jc w:val="center"/>
      </w:pPr>
      <w:r>
        <w:rPr>
          <w:rFonts w:ascii="Times New Roman" w:eastAsia="Times New Roman" w:hAnsi="Times New Roman" w:cs="Times New Roman"/>
          <w:b/>
          <w:highlight w:val="white"/>
        </w:rPr>
        <w:t>Εικόνα 9</w:t>
      </w:r>
      <w:r>
        <w:rPr>
          <w:rFonts w:ascii="Times New Roman" w:eastAsia="Times New Roman" w:hAnsi="Times New Roman" w:cs="Times New Roman"/>
          <w:highlight w:val="white"/>
        </w:rPr>
        <w:t>. Χάρτης στο εργαλείο Social Explorer</w:t>
      </w:r>
    </w:p>
    <w:p w14:paraId="171205DD" w14:textId="1C7E035A" w:rsidR="008D4497" w:rsidRDefault="00AC2FF6" w:rsidP="001E7414">
      <w:pPr>
        <w:spacing w:before="200" w:line="360" w:lineRule="auto"/>
        <w:ind w:firstLine="330"/>
        <w:contextualSpacing w:val="0"/>
        <w:jc w:val="both"/>
      </w:pPr>
      <w:r>
        <w:rPr>
          <w:rFonts w:ascii="Times New Roman" w:eastAsia="Times New Roman" w:hAnsi="Times New Roman" w:cs="Times New Roman"/>
        </w:rPr>
        <w:t xml:space="preserve">Οι Dimopoulos, Petropoulou, Boloudakis, και Retalis (2013, σελ.41) αναφέρουν ένα εργαλείο οπτικοποίησης το οποίο ονομάζεται </w:t>
      </w:r>
      <w:r>
        <w:rPr>
          <w:rFonts w:ascii="Times New Roman" w:eastAsia="Times New Roman" w:hAnsi="Times New Roman" w:cs="Times New Roman"/>
          <w:i/>
        </w:rPr>
        <w:t>GISMO</w:t>
      </w:r>
      <w:r>
        <w:rPr>
          <w:rFonts w:ascii="Times New Roman" w:eastAsia="Times New Roman" w:hAnsi="Times New Roman" w:cs="Times New Roman"/>
        </w:rPr>
        <w:t>. Πρόκειται για εργαλείο οπτικοποίησης που χρησιμοποιείται για την πλατφόρμα Moodle και χρησιμοποιεί δεδομένα από τη συγκεκριμένη πλατφόρμα, τα οποία επεξεργάζεται στη συνέχεια και παράγει γραφικές παραστάσεις, όπου είναι ιδιαίτερα χρήσιμες στους εκπαιδευτικούς, ώστε να μπορέσουν να εξετάσουν τη</w:t>
      </w:r>
      <w:r w:rsidR="00A472FF">
        <w:rPr>
          <w:rFonts w:ascii="Times New Roman" w:eastAsia="Times New Roman" w:hAnsi="Times New Roman" w:cs="Times New Roman"/>
        </w:rPr>
        <w:t>ν κοινωνική, τη γνωστική και τη</w:t>
      </w:r>
      <w:r>
        <w:rPr>
          <w:rFonts w:ascii="Times New Roman" w:eastAsia="Times New Roman" w:hAnsi="Times New Roman" w:cs="Times New Roman"/>
        </w:rPr>
        <w:t xml:space="preserve"> συμπεριφοριστική αλληλεπίδραση μεταξύ των μαθητών (Dimopoulos et al., 2013, σελ. 41).</w:t>
      </w:r>
    </w:p>
    <w:p w14:paraId="2977B319" w14:textId="77777777" w:rsidR="008D4497" w:rsidRDefault="00AC2FF6" w:rsidP="001E7414">
      <w:pPr>
        <w:spacing w:before="200" w:line="360" w:lineRule="auto"/>
        <w:ind w:firstLine="284"/>
        <w:contextualSpacing w:val="0"/>
        <w:jc w:val="both"/>
      </w:pPr>
      <w:bookmarkStart w:id="34" w:name="h.tyjcwt" w:colFirst="0" w:colLast="0"/>
      <w:bookmarkEnd w:id="34"/>
      <w:r>
        <w:rPr>
          <w:rFonts w:ascii="Times New Roman" w:eastAsia="Times New Roman" w:hAnsi="Times New Roman" w:cs="Times New Roman"/>
        </w:rPr>
        <w:t xml:space="preserve"> Επιπλέον, ένα άλλο εργαλείο που αναφέρεται από τους Dimopoulos et al. (2013, σελ.41) είναι το </w:t>
      </w:r>
      <w:r>
        <w:rPr>
          <w:rFonts w:ascii="Times New Roman" w:eastAsia="Times New Roman" w:hAnsi="Times New Roman" w:cs="Times New Roman"/>
          <w:i/>
        </w:rPr>
        <w:t>MOClog</w:t>
      </w:r>
      <w:r>
        <w:rPr>
          <w:rFonts w:ascii="Times New Roman" w:eastAsia="Times New Roman" w:hAnsi="Times New Roman" w:cs="Times New Roman"/>
        </w:rPr>
        <w:t>, το οποίο δημιουργήθηκε με βάση το GISMO. Γι’ αυτό πολλά κομμάτια του εργαλείου GISMO όπου αφορούν την παραγωγή στατιστικών εκθέσεων για εκπαιδευτικούς και μαθητές έχουν ξαναχρησιμοποιηθεί στο MOClog (Dimopoulos et al., 2013, σελ. 41).</w:t>
      </w:r>
    </w:p>
    <w:p w14:paraId="701E8851" w14:textId="42E7AB27" w:rsidR="008D4497" w:rsidRDefault="00AC2FF6" w:rsidP="001E7414">
      <w:pPr>
        <w:spacing w:before="200" w:after="200" w:line="360" w:lineRule="auto"/>
        <w:ind w:firstLine="330"/>
        <w:contextualSpacing w:val="0"/>
        <w:jc w:val="both"/>
      </w:pPr>
      <w:r>
        <w:rPr>
          <w:rFonts w:ascii="Times New Roman" w:eastAsia="Times New Roman" w:hAnsi="Times New Roman" w:cs="Times New Roman"/>
        </w:rPr>
        <w:lastRenderedPageBreak/>
        <w:t xml:space="preserve">Ένα άλλο εργαλείο οπτικοποίησης είναι το </w:t>
      </w:r>
      <w:r>
        <w:rPr>
          <w:rFonts w:ascii="Times New Roman" w:eastAsia="Times New Roman" w:hAnsi="Times New Roman" w:cs="Times New Roman"/>
          <w:i/>
          <w:highlight w:val="white"/>
        </w:rPr>
        <w:t>TIBCO Spotfire</w:t>
      </w:r>
      <w:r>
        <w:rPr>
          <w:rFonts w:ascii="Times New Roman" w:eastAsia="Times New Roman" w:hAnsi="Times New Roman" w:cs="Times New Roman"/>
          <w:highlight w:val="white"/>
        </w:rPr>
        <w:t xml:space="preserve"> (Shapiro, 2014). Πρόκειται για εργαλείο το οποίο αν και δεν είναι δωρεάν, επιτρέπεται η δωρεάν επεξεργασία του για περιορισμένο χρονικό διάστημα, πριν την αγορά του. Η χρήση του είναι σχετικά εύκολη καθώς εισάγοντας ένα αρχείο</w:t>
      </w:r>
      <w:r w:rsidR="00701FC4">
        <w:rPr>
          <w:rFonts w:ascii="Times New Roman" w:eastAsia="Times New Roman" w:hAnsi="Times New Roman" w:cs="Times New Roman"/>
          <w:highlight w:val="white"/>
        </w:rPr>
        <w:t xml:space="preserve"> δεδομένων</w:t>
      </w:r>
      <w:r>
        <w:rPr>
          <w:rFonts w:ascii="Times New Roman" w:eastAsia="Times New Roman" w:hAnsi="Times New Roman" w:cs="Times New Roman"/>
          <w:highlight w:val="white"/>
        </w:rPr>
        <w:t xml:space="preserve"> (</w:t>
      </w:r>
      <w:r>
        <w:rPr>
          <w:rFonts w:ascii="Times New Roman" w:eastAsia="Times New Roman" w:hAnsi="Times New Roman" w:cs="Times New Roman"/>
        </w:rPr>
        <w:t xml:space="preserve">αρχεία </w:t>
      </w:r>
      <w:r>
        <w:rPr>
          <w:rFonts w:ascii="Times New Roman" w:eastAsia="Times New Roman" w:hAnsi="Times New Roman" w:cs="Times New Roman"/>
          <w:highlight w:val="white"/>
        </w:rPr>
        <w:t xml:space="preserve">spotfire analysis, microsoft excel workbooks, comma- separated values, αρχεία κειμένου, TIBCO spotfire text data format, βάσεις δεδομένων microsoft access , αρχεία δεδομένων SAS, universal data link, αρχεία Sfs, spotfire server log files, TIBCO spotfire binary data format και </w:t>
      </w:r>
      <w:r w:rsidR="00701FC4">
        <w:rPr>
          <w:rFonts w:ascii="Times New Roman" w:eastAsia="Times New Roman" w:hAnsi="Times New Roman" w:cs="Times New Roman"/>
          <w:highlight w:val="white"/>
        </w:rPr>
        <w:t xml:space="preserve">αρχεία ESRI shape) </w:t>
      </w:r>
      <w:r>
        <w:rPr>
          <w:rFonts w:ascii="Times New Roman" w:eastAsia="Times New Roman" w:hAnsi="Times New Roman" w:cs="Times New Roman"/>
          <w:highlight w:val="white"/>
        </w:rPr>
        <w:t>γίνεται η οπτικοποίηση τους απλά επιλέγοντας τι είδους διάγραμμα θα χρησιμοποιηθε</w:t>
      </w:r>
      <w:r w:rsidR="00C06F7C">
        <w:rPr>
          <w:rFonts w:ascii="Times New Roman" w:eastAsia="Times New Roman" w:hAnsi="Times New Roman" w:cs="Times New Roman"/>
          <w:highlight w:val="white"/>
        </w:rPr>
        <w:t>ί (π.χ. ραβδόγραμμα, πίτα). Στη</w:t>
      </w:r>
      <w:r>
        <w:rPr>
          <w:rFonts w:ascii="Times New Roman" w:eastAsia="Times New Roman" w:hAnsi="Times New Roman" w:cs="Times New Roman"/>
          <w:highlight w:val="white"/>
        </w:rPr>
        <w:t xml:space="preserve"> συνέχεια, η αποθήκευση της οπτικοποίησης  γίνεται ως αρχείο στον υπολογιστή αλλά και οποιαδήποτε στιγμή μπορούν να τροποποιηθούν τα δεδομένα σε αυτό. Στην Εικόνα 10 φαίνεται μια οπτικοποίηση όπου έχει δημιουργηθεί με το εργαλείο TIBCO Spotfire.</w:t>
      </w:r>
      <w:r>
        <w:rPr>
          <w:noProof/>
        </w:rPr>
        <w:drawing>
          <wp:anchor distT="114300" distB="114300" distL="114300" distR="114300" simplePos="0" relativeHeight="251656704" behindDoc="0" locked="0" layoutInCell="0" allowOverlap="0" wp14:anchorId="26E02947" wp14:editId="009C5AD8">
            <wp:simplePos x="0" y="0"/>
            <wp:positionH relativeFrom="margin">
              <wp:posOffset>-114299</wp:posOffset>
            </wp:positionH>
            <wp:positionV relativeFrom="paragraph">
              <wp:posOffset>3067050</wp:posOffset>
            </wp:positionV>
            <wp:extent cx="5486400" cy="2933700"/>
            <wp:effectExtent l="0" t="0" r="0" b="0"/>
            <wp:wrapSquare wrapText="bothSides" distT="114300" distB="114300" distL="114300" distR="114300"/>
            <wp:docPr id="9" name="image21.png" descr="πτυχιακή_8.PNG"/>
            <wp:cNvGraphicFramePr/>
            <a:graphic xmlns:a="http://schemas.openxmlformats.org/drawingml/2006/main">
              <a:graphicData uri="http://schemas.openxmlformats.org/drawingml/2006/picture">
                <pic:pic xmlns:pic="http://schemas.openxmlformats.org/drawingml/2006/picture">
                  <pic:nvPicPr>
                    <pic:cNvPr id="0" name="image21.png" descr="πτυχιακή_8.PNG"/>
                    <pic:cNvPicPr preferRelativeResize="0"/>
                  </pic:nvPicPr>
                  <pic:blipFill>
                    <a:blip r:embed="rId18" cstate="print"/>
                    <a:srcRect/>
                    <a:stretch>
                      <a:fillRect/>
                    </a:stretch>
                  </pic:blipFill>
                  <pic:spPr>
                    <a:xfrm>
                      <a:off x="0" y="0"/>
                      <a:ext cx="5486400" cy="2933700"/>
                    </a:xfrm>
                    <a:prstGeom prst="rect">
                      <a:avLst/>
                    </a:prstGeom>
                    <a:ln/>
                  </pic:spPr>
                </pic:pic>
              </a:graphicData>
            </a:graphic>
          </wp:anchor>
        </w:drawing>
      </w:r>
    </w:p>
    <w:p w14:paraId="5E607B24" w14:textId="77777777" w:rsidR="008D4497" w:rsidRDefault="00AC2FF6" w:rsidP="001E7414">
      <w:pPr>
        <w:spacing w:after="200" w:line="360" w:lineRule="auto"/>
        <w:contextualSpacing w:val="0"/>
        <w:jc w:val="center"/>
      </w:pPr>
      <w:r>
        <w:rPr>
          <w:rFonts w:ascii="Times New Roman" w:eastAsia="Times New Roman" w:hAnsi="Times New Roman" w:cs="Times New Roman"/>
          <w:b/>
        </w:rPr>
        <w:t>Εικόνα 10</w:t>
      </w:r>
      <w:r>
        <w:rPr>
          <w:rFonts w:ascii="Times New Roman" w:eastAsia="Times New Roman" w:hAnsi="Times New Roman" w:cs="Times New Roman"/>
        </w:rPr>
        <w:t xml:space="preserve">. Οπτικοποίηση στο εργαλείο </w:t>
      </w:r>
      <w:r>
        <w:rPr>
          <w:rFonts w:ascii="Times New Roman" w:eastAsia="Times New Roman" w:hAnsi="Times New Roman" w:cs="Times New Roman"/>
          <w:highlight w:val="white"/>
        </w:rPr>
        <w:t>TIBCO Spotfire</w:t>
      </w:r>
    </w:p>
    <w:p w14:paraId="4456EB35" w14:textId="43A8324D" w:rsidR="001938AC" w:rsidRPr="00406259" w:rsidRDefault="00AC2FF6" w:rsidP="00406259">
      <w:pPr>
        <w:spacing w:before="200" w:line="360" w:lineRule="auto"/>
        <w:ind w:firstLine="284"/>
        <w:contextualSpacing w:val="0"/>
        <w:jc w:val="both"/>
      </w:pPr>
      <w:bookmarkStart w:id="35" w:name="h.3dy6vkm" w:colFirst="0" w:colLast="0"/>
      <w:bookmarkEnd w:id="35"/>
      <w:r>
        <w:rPr>
          <w:rFonts w:ascii="Times New Roman" w:eastAsia="Times New Roman" w:hAnsi="Times New Roman" w:cs="Times New Roman"/>
        </w:rPr>
        <w:t xml:space="preserve">Ένα άλλο εργαλείο οπτικοποίησης είναι το </w:t>
      </w:r>
      <w:r>
        <w:rPr>
          <w:rFonts w:ascii="Times New Roman" w:eastAsia="Times New Roman" w:hAnsi="Times New Roman" w:cs="Times New Roman"/>
          <w:i/>
          <w:highlight w:val="white"/>
        </w:rPr>
        <w:t>Miner3D</w:t>
      </w:r>
      <w:r>
        <w:rPr>
          <w:rFonts w:ascii="Times New Roman" w:eastAsia="Times New Roman" w:hAnsi="Times New Roman" w:cs="Times New Roman"/>
          <w:highlight w:val="white"/>
        </w:rPr>
        <w:t xml:space="preserve"> (Shapiro, 2014). Είναι εργαλείο τρισδιάστατων οπτικοποιήσεων το οποίο αν και δεν είναι δωρεάν επιτρέπει το κατέβασμα της ελεύθερης έκδοσης του για κάποιο χρονικό διάστημα, πριν την αγορά του από το χρήστη.</w:t>
      </w:r>
      <w:bookmarkStart w:id="36" w:name="h.1t3h5sf" w:colFirst="0" w:colLast="0"/>
      <w:bookmarkEnd w:id="36"/>
      <w:r w:rsidR="00406259">
        <w:t xml:space="preserve"> </w:t>
      </w:r>
      <w:r>
        <w:rPr>
          <w:rFonts w:ascii="Times New Roman" w:eastAsia="Times New Roman" w:hAnsi="Times New Roman" w:cs="Times New Roman"/>
        </w:rPr>
        <w:t xml:space="preserve">Το εργαλείο </w:t>
      </w:r>
      <w:r>
        <w:rPr>
          <w:rFonts w:ascii="Times New Roman" w:eastAsia="Times New Roman" w:hAnsi="Times New Roman" w:cs="Times New Roman"/>
          <w:i/>
        </w:rPr>
        <w:t>RapidMiner</w:t>
      </w:r>
      <w:r w:rsidR="00301876">
        <w:rPr>
          <w:rFonts w:ascii="Times New Roman" w:eastAsia="Times New Roman" w:hAnsi="Times New Roman" w:cs="Times New Roman"/>
          <w:b/>
        </w:rPr>
        <w:t xml:space="preserve"> </w:t>
      </w:r>
      <w:r>
        <w:rPr>
          <w:rFonts w:ascii="Times New Roman" w:eastAsia="Times New Roman" w:hAnsi="Times New Roman" w:cs="Times New Roman"/>
        </w:rPr>
        <w:t>αναφέρεται από τον Shapiro (2014) και αποτελεί εργαλείο που επιτρέπει κυρίως οπτικοποιήσεις αλλά και στατιστικές αναλύσεις. Επιτ</w:t>
      </w:r>
      <w:r w:rsidR="00301876">
        <w:rPr>
          <w:rFonts w:ascii="Times New Roman" w:eastAsia="Times New Roman" w:hAnsi="Times New Roman" w:cs="Times New Roman"/>
        </w:rPr>
        <w:t xml:space="preserve">ρέπει επίσης τη δοκιμαστική </w:t>
      </w:r>
      <w:r>
        <w:rPr>
          <w:rFonts w:ascii="Times New Roman" w:eastAsia="Times New Roman" w:hAnsi="Times New Roman" w:cs="Times New Roman"/>
        </w:rPr>
        <w:t xml:space="preserve">χρήση του για συγκεκριμένο χρονικό διάστημα. Μπορούν να εισαχθούν σε αυτό, δεδομένα που είναι αποθηκευμένα σε συγκεκριμένο τύπου αρχείου, όπως </w:t>
      </w:r>
      <w:r>
        <w:rPr>
          <w:rFonts w:ascii="Times New Roman" w:eastAsia="Times New Roman" w:hAnsi="Times New Roman" w:cs="Times New Roman"/>
          <w:highlight w:val="white"/>
        </w:rPr>
        <w:t xml:space="preserve">αρχεία csv, λογιστικά φύλλα excel, αρχεία </w:t>
      </w:r>
      <w:r>
        <w:rPr>
          <w:rFonts w:ascii="Times New Roman" w:eastAsia="Times New Roman" w:hAnsi="Times New Roman" w:cs="Times New Roman"/>
          <w:highlight w:val="white"/>
        </w:rPr>
        <w:lastRenderedPageBreak/>
        <w:t>xml, βάση δεδομένων access, database table και αρχείο binary</w:t>
      </w:r>
      <w:r>
        <w:rPr>
          <w:rFonts w:ascii="Times New Roman" w:eastAsia="Times New Roman" w:hAnsi="Times New Roman" w:cs="Times New Roman"/>
        </w:rPr>
        <w:t xml:space="preserve">. </w:t>
      </w:r>
    </w:p>
    <w:p w14:paraId="558A3B07" w14:textId="77777777" w:rsidR="001938AC" w:rsidRPr="001938AC" w:rsidRDefault="001938AC" w:rsidP="001E7414">
      <w:pPr>
        <w:spacing w:before="200" w:line="360" w:lineRule="auto"/>
        <w:ind w:firstLine="284"/>
        <w:contextualSpacing w:val="0"/>
        <w:jc w:val="center"/>
        <w:rPr>
          <w:lang w:val="en-US"/>
        </w:rPr>
      </w:pPr>
      <w:r>
        <w:rPr>
          <w:noProof/>
        </w:rPr>
        <w:drawing>
          <wp:inline distT="0" distB="0" distL="0" distR="0" wp14:anchorId="0955BFFA" wp14:editId="39B29371">
            <wp:extent cx="5590540" cy="2926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0540" cy="2926080"/>
                    </a:xfrm>
                    <a:prstGeom prst="rect">
                      <a:avLst/>
                    </a:prstGeom>
                    <a:noFill/>
                  </pic:spPr>
                </pic:pic>
              </a:graphicData>
            </a:graphic>
          </wp:inline>
        </w:drawing>
      </w:r>
    </w:p>
    <w:p w14:paraId="33074F2A" w14:textId="77777777" w:rsidR="008D4497" w:rsidRDefault="00AC2FF6" w:rsidP="001E7414">
      <w:pPr>
        <w:spacing w:before="200" w:after="200" w:line="360" w:lineRule="auto"/>
        <w:ind w:firstLine="330"/>
        <w:contextualSpacing w:val="0"/>
        <w:jc w:val="center"/>
      </w:pPr>
      <w:r>
        <w:rPr>
          <w:rFonts w:ascii="Times New Roman" w:eastAsia="Times New Roman" w:hAnsi="Times New Roman" w:cs="Times New Roman"/>
          <w:b/>
        </w:rPr>
        <w:t>Εικόνα 11</w:t>
      </w:r>
      <w:r>
        <w:rPr>
          <w:rFonts w:ascii="Times New Roman" w:eastAsia="Times New Roman" w:hAnsi="Times New Roman" w:cs="Times New Roman"/>
        </w:rPr>
        <w:t>. Αυτόματη οπτικοποίηση και στατιστική ανάλυση από το RapidMiner</w:t>
      </w:r>
    </w:p>
    <w:p w14:paraId="3A74CD02" w14:textId="769EAAFC" w:rsidR="008D4497" w:rsidRDefault="00AC2FF6" w:rsidP="001E7414">
      <w:pPr>
        <w:tabs>
          <w:tab w:val="left" w:pos="283"/>
        </w:tabs>
        <w:spacing w:after="200" w:line="360" w:lineRule="auto"/>
        <w:ind w:firstLine="330"/>
        <w:contextualSpacing w:val="0"/>
        <w:jc w:val="both"/>
      </w:pPr>
      <w:r>
        <w:rPr>
          <w:rFonts w:ascii="Times New Roman" w:eastAsia="Times New Roman" w:hAnsi="Times New Roman" w:cs="Times New Roman"/>
        </w:rPr>
        <w:t>Στη συνέχεια, τα δεδομένα αυτά έχοντας δεχτεί επεξεργασία από το εργαλείο, δίνονται οπτικοποιήσεις και στατιστικές αναλύσεις (μέσος όρος, τυπική απόκλιση, μικρότερο, μέγιστο) για κάθε μεταβλητή, όπως φαίνεται στην Εικόνα 11. Επιπλέον, υπάρχει συγκεκριμένος χώρος στο εργαλείο, για τη δημιουργία απλών οπτικοποιήσεων (“Charts”) αλλά και πιο σύνθετων, πηγαίνοντας στο “Advanced Charts”. Τα δεδομένα (οπτικοποιήσεις, στατιστικές αναλύσεις) από το RapidMiner μπορούν να αποθηκευτούν ως αρ</w:t>
      </w:r>
      <w:r w:rsidR="009428FD">
        <w:rPr>
          <w:rFonts w:ascii="Times New Roman" w:eastAsia="Times New Roman" w:hAnsi="Times New Roman" w:cs="Times New Roman"/>
        </w:rPr>
        <w:t xml:space="preserve">χείο στον υπολογιστή αλλά και ως </w:t>
      </w:r>
      <w:r w:rsidR="00DB7F3C">
        <w:rPr>
          <w:rFonts w:ascii="Times New Roman" w:eastAsia="Times New Roman" w:hAnsi="Times New Roman" w:cs="Times New Roman"/>
        </w:rPr>
        <w:t>εικόνα.</w:t>
      </w:r>
      <w:r>
        <w:rPr>
          <w:rFonts w:ascii="Times New Roman" w:eastAsia="Times New Roman" w:hAnsi="Times New Roman" w:cs="Times New Roman"/>
        </w:rPr>
        <w:t xml:space="preserve"> </w:t>
      </w:r>
    </w:p>
    <w:p w14:paraId="2DE99BE5" w14:textId="77777777" w:rsidR="008D4497" w:rsidRDefault="00AC2FF6" w:rsidP="001E7414">
      <w:pPr>
        <w:tabs>
          <w:tab w:val="left" w:pos="283"/>
        </w:tabs>
        <w:spacing w:after="200" w:line="360" w:lineRule="auto"/>
        <w:ind w:firstLine="330"/>
        <w:contextualSpacing w:val="0"/>
        <w:jc w:val="both"/>
      </w:pPr>
      <w:r>
        <w:rPr>
          <w:rFonts w:ascii="Times New Roman" w:eastAsia="Times New Roman" w:hAnsi="Times New Roman" w:cs="Times New Roman"/>
        </w:rPr>
        <w:t xml:space="preserve">Ο Shapiro (2014) αναφέρεται επίσης και στο εργαλείο </w:t>
      </w:r>
      <w:r>
        <w:rPr>
          <w:rFonts w:ascii="Times New Roman" w:eastAsia="Times New Roman" w:hAnsi="Times New Roman" w:cs="Times New Roman"/>
          <w:i/>
          <w:highlight w:val="white"/>
        </w:rPr>
        <w:t>StatSoft STATISTICA</w:t>
      </w:r>
      <w:r>
        <w:rPr>
          <w:rFonts w:ascii="Times New Roman" w:eastAsia="Times New Roman" w:hAnsi="Times New Roman" w:cs="Times New Roman"/>
          <w:highlight w:val="white"/>
        </w:rPr>
        <w:t>. Αποτελεί εργαλείο πρόβλεψης αλλά και εργαλείο που βοηθά κυρίως στη δημιουργία οπτικοποιήσεων αλλά και στατιστικών αναλύσεων. Το συγκεκριμένο εργαλείο παρέχεται από τη StatSort, η οποία είναι μέλος της εταιρίας Dell. Δέχεται</w:t>
      </w:r>
      <w:r w:rsidRPr="00AC2FF6">
        <w:rPr>
          <w:rFonts w:ascii="Times New Roman" w:eastAsia="Times New Roman" w:hAnsi="Times New Roman" w:cs="Times New Roman"/>
          <w:highlight w:val="white"/>
          <w:lang w:val="en-US"/>
        </w:rPr>
        <w:t xml:space="preserve"> </w:t>
      </w:r>
      <w:r>
        <w:rPr>
          <w:rFonts w:ascii="Times New Roman" w:eastAsia="Times New Roman" w:hAnsi="Times New Roman" w:cs="Times New Roman"/>
          <w:highlight w:val="white"/>
        </w:rPr>
        <w:t>αρχεία</w:t>
      </w:r>
      <w:r w:rsidRPr="00AC2FF6">
        <w:rPr>
          <w:rFonts w:ascii="Times New Roman" w:eastAsia="Times New Roman" w:hAnsi="Times New Roman" w:cs="Times New Roman"/>
          <w:highlight w:val="white"/>
          <w:lang w:val="en-US"/>
        </w:rPr>
        <w:t xml:space="preserve"> </w:t>
      </w:r>
      <w:r>
        <w:rPr>
          <w:rFonts w:ascii="Times New Roman" w:eastAsia="Times New Roman" w:hAnsi="Times New Roman" w:cs="Times New Roman"/>
          <w:highlight w:val="white"/>
        </w:rPr>
        <w:t>δεδομένων</w:t>
      </w:r>
      <w:r w:rsidRPr="00AC2FF6">
        <w:rPr>
          <w:rFonts w:ascii="Times New Roman" w:eastAsia="Times New Roman" w:hAnsi="Times New Roman" w:cs="Times New Roman"/>
          <w:highlight w:val="white"/>
          <w:lang w:val="en-US"/>
        </w:rPr>
        <w:t xml:space="preserve"> statistica, excel workbook, external database, report, workbook, macro, R script, data miner project, statistica project </w:t>
      </w:r>
      <w:r>
        <w:rPr>
          <w:rFonts w:ascii="Times New Roman" w:eastAsia="Times New Roman" w:hAnsi="Times New Roman" w:cs="Times New Roman"/>
          <w:highlight w:val="white"/>
        </w:rPr>
        <w:t>και</w:t>
      </w:r>
      <w:r w:rsidRPr="00AC2FF6">
        <w:rPr>
          <w:rFonts w:ascii="Times New Roman" w:eastAsia="Times New Roman" w:hAnsi="Times New Roman" w:cs="Times New Roman"/>
          <w:highlight w:val="white"/>
          <w:lang w:val="en-US"/>
        </w:rPr>
        <w:t xml:space="preserve"> statistica workspace. </w:t>
      </w:r>
      <w:r>
        <w:rPr>
          <w:rFonts w:ascii="Times New Roman" w:eastAsia="Times New Roman" w:hAnsi="Times New Roman" w:cs="Times New Roman"/>
          <w:highlight w:val="white"/>
        </w:rPr>
        <w:t>Μπορούν επίσης να πραγματοποιηθούν τεχνικές όπως ομαδοποίηση (clustering) και κατηγοριοποίηση (classification) αλλά και συσχετίσεις μεταξύ μεταβλητών, παλινδρόμηση, t-Tests και άλλα.</w:t>
      </w:r>
    </w:p>
    <w:p w14:paraId="760E75AE" w14:textId="582516A3" w:rsidR="008D4497" w:rsidRDefault="00AC2FF6" w:rsidP="001E7414">
      <w:pPr>
        <w:tabs>
          <w:tab w:val="left" w:pos="283"/>
        </w:tabs>
        <w:spacing w:before="200" w:after="200" w:line="360" w:lineRule="auto"/>
        <w:ind w:firstLine="330"/>
        <w:contextualSpacing w:val="0"/>
        <w:jc w:val="both"/>
      </w:pPr>
      <w:r>
        <w:rPr>
          <w:rFonts w:ascii="Times New Roman" w:eastAsia="Times New Roman" w:hAnsi="Times New Roman" w:cs="Times New Roman"/>
          <w:highlight w:val="white"/>
        </w:rPr>
        <w:t xml:space="preserve"> Πριν την αγορά του, δίνεται η δυνατότητα σε όποιον ενδιαφέρεται να κατεβάσει τη δωρεάν έκδοση</w:t>
      </w:r>
      <w:r w:rsidR="003A64CD">
        <w:rPr>
          <w:rFonts w:ascii="Times New Roman" w:eastAsia="Times New Roman" w:hAnsi="Times New Roman" w:cs="Times New Roman"/>
          <w:highlight w:val="white"/>
        </w:rPr>
        <w:t xml:space="preserve"> του για ένα μήνα, ώστε να επεξεργαστεί </w:t>
      </w:r>
      <w:r w:rsidR="00C06F7C">
        <w:rPr>
          <w:rFonts w:ascii="Times New Roman" w:eastAsia="Times New Roman" w:hAnsi="Times New Roman" w:cs="Times New Roman"/>
          <w:highlight w:val="white"/>
        </w:rPr>
        <w:t>τις λειτουργίες του. Στη</w:t>
      </w:r>
      <w:r>
        <w:rPr>
          <w:rFonts w:ascii="Times New Roman" w:eastAsia="Times New Roman" w:hAnsi="Times New Roman" w:cs="Times New Roman"/>
          <w:highlight w:val="white"/>
        </w:rPr>
        <w:t xml:space="preserve"> δωρεάν έκδοση που προσφέρεται μπορούμε να κάνουμε μόνο οπτικοποιήσεις και στατιστικές αναλύσεις. Στην </w:t>
      </w:r>
      <w:r w:rsidR="001938AC">
        <w:rPr>
          <w:noProof/>
        </w:rPr>
        <w:lastRenderedPageBreak/>
        <w:drawing>
          <wp:anchor distT="114300" distB="114300" distL="114300" distR="114300" simplePos="0" relativeHeight="251657728" behindDoc="0" locked="0" layoutInCell="0" allowOverlap="0" wp14:anchorId="12CF2F2E" wp14:editId="41F889E0">
            <wp:simplePos x="0" y="0"/>
            <wp:positionH relativeFrom="margin">
              <wp:posOffset>-10160</wp:posOffset>
            </wp:positionH>
            <wp:positionV relativeFrom="paragraph">
              <wp:posOffset>1028700</wp:posOffset>
            </wp:positionV>
            <wp:extent cx="5486400" cy="2833370"/>
            <wp:effectExtent l="0" t="0" r="0" b="5080"/>
            <wp:wrapSquare wrapText="bothSides" distT="114300" distB="114300" distL="114300" distR="114300"/>
            <wp:docPr id="16" name="image31.png" descr="πτυχιακή_12.PNG"/>
            <wp:cNvGraphicFramePr/>
            <a:graphic xmlns:a="http://schemas.openxmlformats.org/drawingml/2006/main">
              <a:graphicData uri="http://schemas.openxmlformats.org/drawingml/2006/picture">
                <pic:pic xmlns:pic="http://schemas.openxmlformats.org/drawingml/2006/picture">
                  <pic:nvPicPr>
                    <pic:cNvPr id="0" name="image31.png" descr="πτυχιακή_12.PNG"/>
                    <pic:cNvPicPr preferRelativeResize="0"/>
                  </pic:nvPicPr>
                  <pic:blipFill>
                    <a:blip r:embed="rId20" cstate="print"/>
                    <a:srcRect/>
                    <a:stretch>
                      <a:fillRect/>
                    </a:stretch>
                  </pic:blipFill>
                  <pic:spPr>
                    <a:xfrm>
                      <a:off x="0" y="0"/>
                      <a:ext cx="5486400" cy="2833370"/>
                    </a:xfrm>
                    <a:prstGeom prst="rect">
                      <a:avLst/>
                    </a:prstGeom>
                    <a:ln/>
                  </pic:spPr>
                </pic:pic>
              </a:graphicData>
            </a:graphic>
          </wp:anchor>
        </w:drawing>
      </w:r>
      <w:r>
        <w:rPr>
          <w:rFonts w:ascii="Times New Roman" w:eastAsia="Times New Roman" w:hAnsi="Times New Roman" w:cs="Times New Roman"/>
          <w:highlight w:val="white"/>
        </w:rPr>
        <w:t>παρακάτω Εικόνα 12 φαίνεται το περιβάλλον χρήσης του STATISTICA, από τη δωρεάν έκδοση του για 30 ημέρες.</w:t>
      </w:r>
    </w:p>
    <w:p w14:paraId="23C59E15" w14:textId="77777777" w:rsidR="001938AC" w:rsidRDefault="001938AC" w:rsidP="001E7414">
      <w:pPr>
        <w:tabs>
          <w:tab w:val="left" w:pos="283"/>
        </w:tabs>
        <w:spacing w:before="200" w:after="200" w:line="360" w:lineRule="auto"/>
        <w:ind w:firstLine="330"/>
        <w:contextualSpacing w:val="0"/>
        <w:jc w:val="center"/>
      </w:pPr>
      <w:r>
        <w:rPr>
          <w:rFonts w:ascii="Times New Roman" w:eastAsia="Times New Roman" w:hAnsi="Times New Roman" w:cs="Times New Roman"/>
          <w:b/>
          <w:highlight w:val="white"/>
        </w:rPr>
        <w:t>Εικόνα 12</w:t>
      </w:r>
      <w:r>
        <w:rPr>
          <w:rFonts w:ascii="Times New Roman" w:eastAsia="Times New Roman" w:hAnsi="Times New Roman" w:cs="Times New Roman"/>
          <w:highlight w:val="white"/>
        </w:rPr>
        <w:t>. Οπτικοποίηση στο περιβάλλον του STATISTICA</w:t>
      </w:r>
    </w:p>
    <w:p w14:paraId="6F4E477E" w14:textId="77777777" w:rsidR="001938AC" w:rsidRPr="00C54135" w:rsidRDefault="001938AC" w:rsidP="001E7414">
      <w:pPr>
        <w:tabs>
          <w:tab w:val="left" w:pos="283"/>
        </w:tabs>
        <w:spacing w:before="200" w:after="200" w:line="360" w:lineRule="auto"/>
        <w:contextualSpacing w:val="0"/>
      </w:pPr>
    </w:p>
    <w:p w14:paraId="2919B1FF" w14:textId="77777777" w:rsidR="008D4497" w:rsidRPr="00401DDE" w:rsidRDefault="0044302E" w:rsidP="00401DDE">
      <w:pPr>
        <w:pStyle w:val="Heading2"/>
        <w:rPr>
          <w:rFonts w:asciiTheme="majorHAnsi" w:hAnsiTheme="majorHAnsi"/>
          <w:b/>
          <w:sz w:val="28"/>
          <w:szCs w:val="28"/>
        </w:rPr>
      </w:pPr>
      <w:bookmarkStart w:id="37" w:name="h.sbxy6uchc58b" w:colFirst="0" w:colLast="0"/>
      <w:bookmarkStart w:id="38" w:name="_Toc421474317"/>
      <w:bookmarkStart w:id="39" w:name="_Toc421737983"/>
      <w:bookmarkEnd w:id="37"/>
      <w:r w:rsidRPr="00401DDE">
        <w:rPr>
          <w:rFonts w:asciiTheme="majorHAnsi" w:hAnsiTheme="majorHAnsi"/>
          <w:b/>
          <w:sz w:val="28"/>
          <w:szCs w:val="28"/>
        </w:rPr>
        <w:t>3.</w:t>
      </w:r>
      <w:r w:rsidR="00AC2FF6" w:rsidRPr="00401DDE">
        <w:rPr>
          <w:rFonts w:asciiTheme="majorHAnsi" w:hAnsiTheme="majorHAnsi"/>
          <w:b/>
          <w:sz w:val="28"/>
          <w:szCs w:val="28"/>
        </w:rPr>
        <w:t>2 Εργαλεία χρήσης δεδομένων για πρόβλεψη</w:t>
      </w:r>
      <w:bookmarkEnd w:id="38"/>
      <w:bookmarkEnd w:id="39"/>
    </w:p>
    <w:p w14:paraId="59CE5BFA" w14:textId="77777777" w:rsidR="008D4497" w:rsidRDefault="00AC2FF6" w:rsidP="001E7414">
      <w:pPr>
        <w:spacing w:before="200" w:after="200" w:line="360" w:lineRule="auto"/>
        <w:contextualSpacing w:val="0"/>
        <w:jc w:val="both"/>
      </w:pPr>
      <w:r>
        <w:rPr>
          <w:rFonts w:ascii="Times New Roman" w:eastAsia="Times New Roman" w:hAnsi="Times New Roman" w:cs="Times New Roman"/>
        </w:rPr>
        <w:t>Η συγκεκριμένη ενότητα αναφέρεται σε εργαλεία τα οποία βοηθούν στο να γίνονται προβλέψεις για την απόδοση που θα έχουν οι μαθητές στα μαθήματα και δίνουν ανατροφοδότηση στους εκπαιδευτικούς βοηθώντας τους έτσι να τροποποιήσουν κατάλληλα το υλικό που προσφέρουν στους μαθητές τους ή και τον τρόπο που έχουν διαμορφώσει το μάθημα τους.</w:t>
      </w:r>
    </w:p>
    <w:p w14:paraId="5CAB6594" w14:textId="36FE03AA" w:rsidR="008D4497" w:rsidRPr="00401DDE" w:rsidRDefault="00401DDE" w:rsidP="00401DDE">
      <w:pPr>
        <w:pStyle w:val="Heading3"/>
        <w:rPr>
          <w:rFonts w:asciiTheme="majorHAnsi" w:hAnsiTheme="majorHAnsi"/>
          <w:b/>
          <w:color w:val="auto"/>
        </w:rPr>
      </w:pPr>
      <w:bookmarkStart w:id="40" w:name="_Toc421737984"/>
      <w:r>
        <w:rPr>
          <w:rFonts w:asciiTheme="majorHAnsi" w:hAnsiTheme="majorHAnsi"/>
          <w:b/>
          <w:color w:val="auto"/>
        </w:rPr>
        <w:t xml:space="preserve">3.2.1 </w:t>
      </w:r>
      <w:r w:rsidR="00AC2FF6" w:rsidRPr="00401DDE">
        <w:rPr>
          <w:rFonts w:asciiTheme="majorHAnsi" w:hAnsiTheme="majorHAnsi"/>
          <w:b/>
          <w:color w:val="auto"/>
        </w:rPr>
        <w:t>Δωρεάν εργαλεία πρόβλεψης</w:t>
      </w:r>
      <w:bookmarkEnd w:id="40"/>
    </w:p>
    <w:p w14:paraId="3664BDDA" w14:textId="77777777" w:rsidR="008D4497" w:rsidRDefault="00AC2FF6" w:rsidP="001E7414">
      <w:pPr>
        <w:spacing w:before="200" w:after="200" w:line="360" w:lineRule="auto"/>
        <w:ind w:firstLine="330"/>
        <w:contextualSpacing w:val="0"/>
        <w:jc w:val="both"/>
      </w:pPr>
      <w:r>
        <w:rPr>
          <w:rFonts w:ascii="Times New Roman" w:eastAsia="Times New Roman" w:hAnsi="Times New Roman" w:cs="Times New Roman"/>
        </w:rPr>
        <w:t xml:space="preserve">Το εργαλείο </w:t>
      </w:r>
      <w:r>
        <w:rPr>
          <w:rFonts w:ascii="Times New Roman" w:eastAsia="Times New Roman" w:hAnsi="Times New Roman" w:cs="Times New Roman"/>
          <w:i/>
        </w:rPr>
        <w:t>Weka Version 3.7.8</w:t>
      </w:r>
      <w:r>
        <w:rPr>
          <w:rFonts w:ascii="Times New Roman" w:eastAsia="Times New Roman" w:hAnsi="Times New Roman" w:cs="Times New Roman"/>
        </w:rPr>
        <w:t xml:space="preserve"> (Hall et al., 2009, όπ. αναφ. στο Kotsianis et al., 2013, σελ. 139) αποτελεί εργαλείο πρόβλεψης. Αναπτύχθηκε από το Πανεπιστήμιο Waikato της Νέας Ζηλανδίας. Στο περιβάλλον του συγκεκριμένου εργαλείου μπορούν να αναπτυχθούν διάφορες τεχνικές, όπως η ομαδοποίηση (clustering) με k-means, όπου πραγματοποιήθηκε στην έρευνα των Kotsiantis et al. (2013, σελ. 144) και κατηγοριοποίηση (classification). Θα πρέπει να σημειωθεί ότι τα δεδομένα στο συγκεκριμένο εργαλείο εισάγονται σε συγκεκριμένη μορφή δηλαδή ως αρχεία arff data, C4.5 data, csv, libsvm data </w:t>
      </w:r>
      <w:r w:rsidR="008C7B60">
        <w:rPr>
          <w:rFonts w:ascii="Times New Roman" w:eastAsia="Times New Roman" w:hAnsi="Times New Roman" w:cs="Times New Roman"/>
        </w:rPr>
        <w:t xml:space="preserve">και </w:t>
      </w:r>
      <w:r>
        <w:rPr>
          <w:rFonts w:ascii="Times New Roman" w:eastAsia="Times New Roman" w:hAnsi="Times New Roman" w:cs="Times New Roman"/>
        </w:rPr>
        <w:t xml:space="preserve">svm light data. Η χρήση του δεν είναι </w:t>
      </w:r>
      <w:r>
        <w:rPr>
          <w:rFonts w:ascii="Times New Roman" w:eastAsia="Times New Roman" w:hAnsi="Times New Roman" w:cs="Times New Roman"/>
        </w:rPr>
        <w:lastRenderedPageBreak/>
        <w:t xml:space="preserve">ιδιαίτερα πολύπλοκη αλλά για περαιτέρω λεπτομέρειες υπάρχουν βίντεο </w:t>
      </w:r>
      <w:r>
        <w:rPr>
          <w:rFonts w:ascii="Times New Roman" w:eastAsia="Times New Roman" w:hAnsi="Times New Roman" w:cs="Times New Roman"/>
          <w:highlight w:val="white"/>
        </w:rPr>
        <w:t>από το LASI14 Workshop.</w:t>
      </w:r>
      <w:r>
        <w:rPr>
          <w:rFonts w:ascii="Times New Roman" w:eastAsia="Times New Roman" w:hAnsi="Times New Roman" w:cs="Times New Roman"/>
        </w:rPr>
        <w:t xml:space="preserve"> </w:t>
      </w:r>
    </w:p>
    <w:p w14:paraId="5119E1EB" w14:textId="52815A2A" w:rsidR="001938AC" w:rsidRPr="00ED41EF" w:rsidRDefault="00AC2FF6" w:rsidP="00ED41EF">
      <w:pPr>
        <w:spacing w:after="200" w:line="360" w:lineRule="auto"/>
        <w:ind w:firstLine="330"/>
        <w:contextualSpacing w:val="0"/>
        <w:jc w:val="both"/>
        <w:rPr>
          <w:rFonts w:ascii="Times New Roman" w:eastAsia="Times New Roman" w:hAnsi="Times New Roman" w:cs="Times New Roman"/>
        </w:rPr>
      </w:pPr>
      <w:r>
        <w:rPr>
          <w:rFonts w:ascii="Times New Roman" w:eastAsia="Times New Roman" w:hAnsi="Times New Roman" w:cs="Times New Roman"/>
          <w:highlight w:val="white"/>
        </w:rPr>
        <w:t xml:space="preserve">Στο μάθημα του </w:t>
      </w:r>
      <w:r>
        <w:rPr>
          <w:rFonts w:ascii="Times New Roman" w:eastAsia="Times New Roman" w:hAnsi="Times New Roman" w:cs="Times New Roman"/>
          <w:i/>
          <w:highlight w:val="white"/>
        </w:rPr>
        <w:t>Canvas</w:t>
      </w:r>
      <w:r>
        <w:rPr>
          <w:rFonts w:ascii="Times New Roman" w:eastAsia="Times New Roman" w:hAnsi="Times New Roman" w:cs="Times New Roman"/>
          <w:highlight w:val="white"/>
        </w:rPr>
        <w:t xml:space="preserve"> με τίτλο </w:t>
      </w:r>
      <w:r>
        <w:rPr>
          <w:rFonts w:ascii="Times New Roman" w:eastAsia="Times New Roman" w:hAnsi="Times New Roman" w:cs="Times New Roman"/>
          <w:i/>
          <w:highlight w:val="white"/>
        </w:rPr>
        <w:t>Learning Analytics and Knowledge</w:t>
      </w:r>
      <w:r>
        <w:rPr>
          <w:rFonts w:ascii="Times New Roman" w:eastAsia="Times New Roman" w:hAnsi="Times New Roman" w:cs="Times New Roman"/>
          <w:highlight w:val="white"/>
          <w:vertAlign w:val="superscript"/>
        </w:rPr>
        <w:t xml:space="preserve"> </w:t>
      </w:r>
      <w:r>
        <w:rPr>
          <w:rFonts w:ascii="Times New Roman" w:eastAsia="Times New Roman" w:hAnsi="Times New Roman" w:cs="Times New Roman"/>
          <w:highlight w:val="white"/>
        </w:rPr>
        <w:t xml:space="preserve">αναφέρεται το εργαλείο </w:t>
      </w:r>
      <w:r>
        <w:rPr>
          <w:rFonts w:ascii="Times New Roman" w:eastAsia="Times New Roman" w:hAnsi="Times New Roman" w:cs="Times New Roman"/>
          <w:i/>
          <w:highlight w:val="white"/>
        </w:rPr>
        <w:t>R (Crunch)</w:t>
      </w:r>
      <w:r>
        <w:rPr>
          <w:rFonts w:ascii="Times New Roman" w:eastAsia="Times New Roman" w:hAnsi="Times New Roman" w:cs="Times New Roman"/>
          <w:highlight w:val="white"/>
        </w:rPr>
        <w:t>. Πρόκειται για εργαλείο το οποίο χρησιμοποιεί τον αλγόριθμο “c</w:t>
      </w:r>
      <w:r w:rsidR="00C06F7C">
        <w:rPr>
          <w:rFonts w:ascii="Times New Roman" w:eastAsia="Times New Roman" w:hAnsi="Times New Roman" w:cs="Times New Roman"/>
          <w:highlight w:val="white"/>
        </w:rPr>
        <w:t>runch” για να μοντελοποιήσει τη</w:t>
      </w:r>
      <w:r>
        <w:rPr>
          <w:rFonts w:ascii="Times New Roman" w:eastAsia="Times New Roman" w:hAnsi="Times New Roman" w:cs="Times New Roman"/>
          <w:highlight w:val="white"/>
        </w:rPr>
        <w:t xml:space="preserve"> σχέση μεταξύ μεταβλητών. Τέλος, ο Shapiro (2014) κάνει αναφορά στο εργαλείο </w:t>
      </w:r>
      <w:r>
        <w:rPr>
          <w:rFonts w:ascii="Times New Roman" w:eastAsia="Times New Roman" w:hAnsi="Times New Roman" w:cs="Times New Roman"/>
          <w:i/>
          <w:highlight w:val="white"/>
        </w:rPr>
        <w:t>Rattle (the R analytic tool)</w:t>
      </w:r>
      <w:r>
        <w:rPr>
          <w:rFonts w:ascii="Times New Roman" w:eastAsia="Times New Roman" w:hAnsi="Times New Roman" w:cs="Times New Roman"/>
          <w:highlight w:val="white"/>
        </w:rPr>
        <w:t xml:space="preserve">. Σύμφωνα </w:t>
      </w:r>
      <w:r w:rsidR="00C06F7C">
        <w:rPr>
          <w:rFonts w:ascii="Times New Roman" w:eastAsia="Times New Roman" w:hAnsi="Times New Roman" w:cs="Times New Roman"/>
          <w:highlight w:val="white"/>
        </w:rPr>
        <w:t>με τη</w:t>
      </w:r>
      <w:r>
        <w:rPr>
          <w:rFonts w:ascii="Times New Roman" w:eastAsia="Times New Roman" w:hAnsi="Times New Roman" w:cs="Times New Roman"/>
          <w:highlight w:val="white"/>
        </w:rPr>
        <w:t xml:space="preserve"> διεύθυνση του, πρόκειται για εργαλείο που επιτρέπει τη φόρτωση δεδομένων από ένα csv file (ή μέσω ODBC), μεταφέρει και επεξεργάζεται τα δεδομένα, δημιουργεί και αξιολογήσει τα μοντέλα που φτιάχνει και τέλος εξάγει μοντέλα ως PMML (predictive modelling markup language) ή ως σκορ. Ωστόσο, όλα αυτά μπορούν να γίνουν εάν ο χρήστης του εργαλείου είναι γνώστης της γλώσσα προγραμματισμού R. </w:t>
      </w:r>
    </w:p>
    <w:p w14:paraId="68FCDCD2" w14:textId="01AF1901" w:rsidR="008D4497" w:rsidRPr="00401DDE" w:rsidRDefault="00401DDE" w:rsidP="00401DDE">
      <w:pPr>
        <w:pStyle w:val="Heading3"/>
        <w:rPr>
          <w:rFonts w:asciiTheme="majorHAnsi" w:hAnsiTheme="majorHAnsi"/>
          <w:b/>
          <w:color w:val="auto"/>
        </w:rPr>
      </w:pPr>
      <w:bookmarkStart w:id="41" w:name="h.5v285p4f9fxh" w:colFirst="0" w:colLast="0"/>
      <w:bookmarkStart w:id="42" w:name="_Toc421737985"/>
      <w:bookmarkEnd w:id="41"/>
      <w:r>
        <w:rPr>
          <w:rFonts w:asciiTheme="majorHAnsi" w:hAnsiTheme="majorHAnsi"/>
          <w:b/>
          <w:color w:val="auto"/>
        </w:rPr>
        <w:t xml:space="preserve">3.2.2 </w:t>
      </w:r>
      <w:r w:rsidR="00AC2FF6" w:rsidRPr="00401DDE">
        <w:rPr>
          <w:rFonts w:asciiTheme="majorHAnsi" w:hAnsiTheme="majorHAnsi"/>
          <w:b/>
          <w:color w:val="auto"/>
        </w:rPr>
        <w:t>Μη δωρεάν εργαλεία πρόβλεψης</w:t>
      </w:r>
      <w:bookmarkEnd w:id="42"/>
    </w:p>
    <w:p w14:paraId="47B04612" w14:textId="77777777" w:rsidR="008D4497" w:rsidRDefault="00AC2FF6" w:rsidP="001E7414">
      <w:pPr>
        <w:spacing w:before="200" w:after="200" w:line="360" w:lineRule="auto"/>
        <w:ind w:firstLine="284"/>
        <w:contextualSpacing w:val="0"/>
        <w:jc w:val="both"/>
      </w:pPr>
      <w:r>
        <w:rPr>
          <w:rFonts w:ascii="Times New Roman" w:eastAsia="Times New Roman" w:hAnsi="Times New Roman" w:cs="Times New Roman"/>
        </w:rPr>
        <w:t xml:space="preserve">Το </w:t>
      </w:r>
      <w:r>
        <w:rPr>
          <w:rFonts w:ascii="Times New Roman" w:eastAsia="Times New Roman" w:hAnsi="Times New Roman" w:cs="Times New Roman"/>
          <w:i/>
          <w:highlight w:val="white"/>
        </w:rPr>
        <w:t xml:space="preserve">C4.5 decision tree algorithm </w:t>
      </w:r>
      <w:r>
        <w:rPr>
          <w:rFonts w:ascii="Times New Roman" w:eastAsia="Times New Roman" w:hAnsi="Times New Roman" w:cs="Times New Roman"/>
          <w:highlight w:val="white"/>
        </w:rPr>
        <w:t>(</w:t>
      </w:r>
      <w:r>
        <w:rPr>
          <w:rFonts w:ascii="Times New Roman" w:eastAsia="Times New Roman" w:hAnsi="Times New Roman" w:cs="Times New Roman"/>
        </w:rPr>
        <w:t>Quinlan, 1993, όπ. αναφ. στο Kotsiantis et al., 2013, σελ. 139</w:t>
      </w:r>
      <w:r>
        <w:rPr>
          <w:rFonts w:ascii="Times New Roman" w:eastAsia="Times New Roman" w:hAnsi="Times New Roman" w:cs="Times New Roman"/>
          <w:highlight w:val="white"/>
        </w:rPr>
        <w:t xml:space="preserve">) πρόκειται για έναν αλγόριθμο όπου αναπτύχθηκε από το Ross Quinlan και χρησιμοποιείται για τη δημιουργία ενός σχήματος με δενδροειδής μορφή (decision tree), όπου μας επιτρέπει να αποφασίζουμε ποιοι μαθητές μπορούν, για παράδειγμα να παίρνουν προσβάσιμο βαθμό σε ένα μάθημα και υπό ποιες συνθήκες γίνεται αυτό. Η χρήση του είναι αρκετά δύσκολή καθώς για να το χειριστεί κάποιος πρέπει να έχει εξειδικευμένες γνώσεις. Επιπλέον, μπορούμε να φτιάξουμε το συγκεκριμένο σχήμα (decision tree) και μέσα από το εργαλείο που αναφέραμε παραπάνω, το </w:t>
      </w:r>
      <w:r>
        <w:rPr>
          <w:rFonts w:ascii="Times New Roman" w:eastAsia="Times New Roman" w:hAnsi="Times New Roman" w:cs="Times New Roman"/>
        </w:rPr>
        <w:t>Weka Version 3.7.8.</w:t>
      </w:r>
    </w:p>
    <w:p w14:paraId="507CFBF3" w14:textId="77777777" w:rsidR="008D4497" w:rsidRDefault="00AC2FF6" w:rsidP="001E7414">
      <w:pPr>
        <w:spacing w:before="200" w:after="200" w:line="360" w:lineRule="auto"/>
        <w:ind w:firstLine="284"/>
        <w:contextualSpacing w:val="0"/>
        <w:jc w:val="both"/>
      </w:pPr>
      <w:r>
        <w:rPr>
          <w:rFonts w:ascii="Times New Roman" w:eastAsia="Times New Roman" w:hAnsi="Times New Roman" w:cs="Times New Roman"/>
          <w:highlight w:val="white"/>
        </w:rPr>
        <w:t xml:space="preserve">  Παρακάτω στην Εικόνα 13 φαίνεται ένα σχήμα δενδροειδής μορφής (decision tree) όπου δημιουργήθηκε από το C4.5 decision tree algorithm. Επίσης, μέσα από την έρευνα των Kotsiantis et al. (2013) μπορούμε να δούμε τα αποτελέσματα που προέκυψαν χρησιμοποιώντας το συγκεκριμένο εργαλείο.</w:t>
      </w:r>
    </w:p>
    <w:p w14:paraId="65DA8A31" w14:textId="77777777" w:rsidR="008D4497" w:rsidRDefault="00AC2FF6" w:rsidP="001E7414">
      <w:pPr>
        <w:spacing w:line="360" w:lineRule="auto"/>
        <w:contextualSpacing w:val="0"/>
        <w:jc w:val="both"/>
      </w:pPr>
      <w:r>
        <w:rPr>
          <w:noProof/>
        </w:rPr>
        <w:lastRenderedPageBreak/>
        <w:drawing>
          <wp:inline distT="114300" distB="114300" distL="114300" distR="114300" wp14:anchorId="285A1CFF" wp14:editId="24171C2F">
            <wp:extent cx="5391150" cy="3014663"/>
            <wp:effectExtent l="0" t="0" r="0" b="0"/>
            <wp:docPr id="4" name="image12.gif" descr="decisiontree.gif"/>
            <wp:cNvGraphicFramePr/>
            <a:graphic xmlns:a="http://schemas.openxmlformats.org/drawingml/2006/main">
              <a:graphicData uri="http://schemas.openxmlformats.org/drawingml/2006/picture">
                <pic:pic xmlns:pic="http://schemas.openxmlformats.org/drawingml/2006/picture">
                  <pic:nvPicPr>
                    <pic:cNvPr id="0" name="image12.gif" descr="decisiontree.gif"/>
                    <pic:cNvPicPr preferRelativeResize="0"/>
                  </pic:nvPicPr>
                  <pic:blipFill>
                    <a:blip r:embed="rId21" cstate="print"/>
                    <a:srcRect/>
                    <a:stretch>
                      <a:fillRect/>
                    </a:stretch>
                  </pic:blipFill>
                  <pic:spPr>
                    <a:xfrm>
                      <a:off x="0" y="0"/>
                      <a:ext cx="5391150" cy="3014663"/>
                    </a:xfrm>
                    <a:prstGeom prst="rect">
                      <a:avLst/>
                    </a:prstGeom>
                    <a:ln/>
                  </pic:spPr>
                </pic:pic>
              </a:graphicData>
            </a:graphic>
          </wp:inline>
        </w:drawing>
      </w:r>
    </w:p>
    <w:p w14:paraId="0BF46FBE" w14:textId="77777777" w:rsidR="008D4497" w:rsidRDefault="00AC2FF6" w:rsidP="001E7414">
      <w:pPr>
        <w:spacing w:line="360" w:lineRule="auto"/>
        <w:contextualSpacing w:val="0"/>
        <w:jc w:val="center"/>
      </w:pPr>
      <w:r>
        <w:rPr>
          <w:rFonts w:ascii="Times New Roman" w:eastAsia="Times New Roman" w:hAnsi="Times New Roman" w:cs="Times New Roman"/>
          <w:b/>
          <w:highlight w:val="white"/>
        </w:rPr>
        <w:t>Εικόνα 13</w:t>
      </w:r>
      <w:r>
        <w:rPr>
          <w:rFonts w:ascii="Times New Roman" w:eastAsia="Times New Roman" w:hAnsi="Times New Roman" w:cs="Times New Roman"/>
          <w:highlight w:val="white"/>
        </w:rPr>
        <w:t>. Δημιουργία decision tree από το εργαλείο C4.5 decision tree algorithm</w:t>
      </w:r>
    </w:p>
    <w:p w14:paraId="3B6F7BC1" w14:textId="77777777" w:rsidR="008D4497" w:rsidRDefault="00AC2FF6" w:rsidP="001E7414">
      <w:pPr>
        <w:spacing w:before="200" w:after="200" w:line="360" w:lineRule="auto"/>
        <w:ind w:firstLine="330"/>
        <w:contextualSpacing w:val="0"/>
        <w:jc w:val="both"/>
      </w:pPr>
      <w:r>
        <w:rPr>
          <w:rFonts w:ascii="Times New Roman" w:eastAsia="Times New Roman" w:hAnsi="Times New Roman" w:cs="Times New Roman"/>
        </w:rPr>
        <w:t xml:space="preserve">Ο Shum (2012, σελ. 5) αναφέρεται σε τρία εργαλεία τα οποία είναι τα εξής: </w:t>
      </w:r>
      <w:r>
        <w:rPr>
          <w:rFonts w:ascii="Times New Roman" w:eastAsia="Times New Roman" w:hAnsi="Times New Roman" w:cs="Times New Roman"/>
          <w:i/>
          <w:highlight w:val="white"/>
        </w:rPr>
        <w:t xml:space="preserve">Course Signals software, Starfish EarlyAlert </w:t>
      </w:r>
      <w:r>
        <w:rPr>
          <w:rFonts w:ascii="Times New Roman" w:eastAsia="Times New Roman" w:hAnsi="Times New Roman" w:cs="Times New Roman"/>
          <w:highlight w:val="white"/>
        </w:rPr>
        <w:t>και</w:t>
      </w:r>
      <w:r>
        <w:rPr>
          <w:rFonts w:ascii="Times New Roman" w:eastAsia="Times New Roman" w:hAnsi="Times New Roman" w:cs="Times New Roman"/>
          <w:i/>
          <w:highlight w:val="white"/>
        </w:rPr>
        <w:t xml:space="preserve"> Rapid Insight tools.</w:t>
      </w:r>
      <w:r>
        <w:rPr>
          <w:rFonts w:ascii="Times New Roman" w:eastAsia="Times New Roman" w:hAnsi="Times New Roman" w:cs="Times New Roman"/>
          <w:highlight w:val="white"/>
        </w:rPr>
        <w:t xml:space="preserve"> Τα εργαλεία Course Signals software και Starfish EarlyAlert είναι εργαλεία που δίνουν ανατροφοδότηση στους μαθητές ανάλογα με τις ανάγκες που παρουσιάζουν μέσα σε ένα σύστημα LMS. Το εργαλείο Course Signals software δίνει διάφορα σήματα στους μαθητές τα οποία έχουν τη μορφή κόκκινου/ κίτρινου/ πράσινου φωτός και αποδείχθηκε ιδιαίτερα χρήσιμο, καθώς είδαν ότι όσοι μαθητές έλαβαν σοβαρά υπόψη τα σήματα που έστελνε το συγκεκριμένο εργαλείο, είχαν υψηλότερες επιδόσεις και ζητούσαν βοήθεια σε μεγαλύτερο ποσοστό (Pistilli, Arnold, &amp; Bethune, 2012, όπ. αναφ. στο Shum, 2012 σελ. 5).  </w:t>
      </w:r>
    </w:p>
    <w:p w14:paraId="3EEB69A3" w14:textId="41006311" w:rsidR="008D4497" w:rsidRDefault="00AC2FF6" w:rsidP="001E7414">
      <w:pPr>
        <w:spacing w:line="360" w:lineRule="auto"/>
        <w:ind w:firstLine="330"/>
        <w:contextualSpacing w:val="0"/>
        <w:jc w:val="both"/>
      </w:pPr>
      <w:r>
        <w:rPr>
          <w:rFonts w:ascii="Times New Roman" w:eastAsia="Times New Roman" w:hAnsi="Times New Roman" w:cs="Times New Roman"/>
          <w:highlight w:val="white"/>
        </w:rPr>
        <w:t>Το εργαλείο Starfish EarlyAlert έχει παρόμοια χρήση με το Course Signals software. Συγκεκριμένα, ενσωματώνει την ανατροφοδότηση των εκπαιδευτικών στους μαθητές (Shum, 2012, σελ. 5). Τέλος, το εργαλείο Rapid Insight tools</w:t>
      </w:r>
      <w:r>
        <w:rPr>
          <w:rFonts w:ascii="Times New Roman" w:eastAsia="Times New Roman" w:hAnsi="Times New Roman" w:cs="Times New Roman"/>
          <w:highlight w:val="white"/>
          <w:u w:val="single"/>
        </w:rPr>
        <w:t xml:space="preserve"> </w:t>
      </w:r>
      <w:r>
        <w:rPr>
          <w:rFonts w:ascii="Times New Roman" w:eastAsia="Times New Roman" w:hAnsi="Times New Roman" w:cs="Times New Roman"/>
          <w:highlight w:val="white"/>
        </w:rPr>
        <w:t>διαφέρει λίγο από τα παραπάνω δύο καθώς αφορά εργαλείο το οποίο δημιουργεί ακριβές μοντέλο με το οποίο αναγνωρίζονται οι μαθητές οι οποίοι είναι σε “κίνδυνο” όσο</w:t>
      </w:r>
      <w:r w:rsidR="009E6FFF">
        <w:rPr>
          <w:rFonts w:ascii="Times New Roman" w:eastAsia="Times New Roman" w:hAnsi="Times New Roman" w:cs="Times New Roman"/>
          <w:highlight w:val="white"/>
        </w:rPr>
        <w:t>ν α</w:t>
      </w:r>
      <w:r>
        <w:rPr>
          <w:rFonts w:ascii="Times New Roman" w:eastAsia="Times New Roman" w:hAnsi="Times New Roman" w:cs="Times New Roman"/>
          <w:highlight w:val="white"/>
        </w:rPr>
        <w:t>φορά την απόδοση τους στα μαθήματα (Taylor &amp; McAleese, 2012, όπ. αναφ. στο Shum, 2012, σελ. 5).</w:t>
      </w:r>
    </w:p>
    <w:p w14:paraId="684079D7" w14:textId="77777777" w:rsidR="008D4497" w:rsidRDefault="00AC2FF6" w:rsidP="001E7414">
      <w:pPr>
        <w:spacing w:before="200" w:after="200" w:line="360" w:lineRule="auto"/>
        <w:ind w:firstLine="330"/>
        <w:contextualSpacing w:val="0"/>
        <w:jc w:val="both"/>
      </w:pPr>
      <w:r>
        <w:rPr>
          <w:rFonts w:ascii="Times New Roman" w:eastAsia="Times New Roman" w:hAnsi="Times New Roman" w:cs="Times New Roman"/>
          <w:highlight w:val="white"/>
        </w:rPr>
        <w:t xml:space="preserve">Ένα άλλο εργαλείο είναι το </w:t>
      </w:r>
      <w:r>
        <w:rPr>
          <w:rFonts w:ascii="Times New Roman" w:eastAsia="Times New Roman" w:hAnsi="Times New Roman" w:cs="Times New Roman"/>
          <w:i/>
          <w:highlight w:val="white"/>
        </w:rPr>
        <w:t>IBM SPSS Modeler</w:t>
      </w:r>
      <w:r>
        <w:rPr>
          <w:rFonts w:ascii="Times New Roman" w:eastAsia="Times New Roman" w:hAnsi="Times New Roman" w:cs="Times New Roman"/>
          <w:highlight w:val="white"/>
        </w:rPr>
        <w:t xml:space="preserve"> (Shapiro, 2014), το οποίο προσφέρεται από την εταιρία ΙΒΜ. Πρόκειται για πλατφόρμα που ασχολείται με τον τομέα πρόβλεψης (predictive analytics) και χρησιμοποιώντας μια ποικιλία από τεχνικές και αλγόριθμους μας βοηθά να συλλέξουμε τις δράσεις, όπου οδηγούν σε καλύτερα αποτελέσματα, όπως αναφέρεται στην </w:t>
      </w:r>
      <w:r>
        <w:rPr>
          <w:rFonts w:ascii="Times New Roman" w:eastAsia="Times New Roman" w:hAnsi="Times New Roman" w:cs="Times New Roman"/>
          <w:highlight w:val="white"/>
        </w:rPr>
        <w:lastRenderedPageBreak/>
        <w:t>ιστοσελίδα του.</w:t>
      </w:r>
    </w:p>
    <w:p w14:paraId="0C8F0EF7" w14:textId="77777777" w:rsidR="00B31CAB" w:rsidRDefault="00AC2FF6" w:rsidP="001E7414">
      <w:pPr>
        <w:spacing w:before="200" w:line="360" w:lineRule="auto"/>
        <w:ind w:firstLine="330"/>
        <w:contextualSpacing w:val="0"/>
        <w:jc w:val="both"/>
        <w:rPr>
          <w:rFonts w:ascii="Times New Roman" w:eastAsia="Times New Roman" w:hAnsi="Times New Roman" w:cs="Times New Roman"/>
          <w:highlight w:val="white"/>
        </w:rPr>
      </w:pPr>
      <w:r>
        <w:rPr>
          <w:rFonts w:ascii="Times New Roman" w:eastAsia="Times New Roman" w:hAnsi="Times New Roman" w:cs="Times New Roman"/>
        </w:rPr>
        <w:t xml:space="preserve">Το εργαλείο </w:t>
      </w:r>
      <w:r>
        <w:rPr>
          <w:rFonts w:ascii="Times New Roman" w:eastAsia="Times New Roman" w:hAnsi="Times New Roman" w:cs="Times New Roman"/>
          <w:i/>
          <w:highlight w:val="white"/>
        </w:rPr>
        <w:t>Learning Analytics Enriched Rubric (LAe-R)</w:t>
      </w:r>
      <w:r>
        <w:rPr>
          <w:rFonts w:ascii="Times New Roman" w:eastAsia="Times New Roman" w:hAnsi="Times New Roman" w:cs="Times New Roman"/>
          <w:b/>
          <w:highlight w:val="white"/>
          <w:u w:val="single"/>
        </w:rPr>
        <w:t xml:space="preserve"> </w:t>
      </w:r>
      <w:r>
        <w:rPr>
          <w:rFonts w:ascii="Times New Roman" w:eastAsia="Times New Roman" w:hAnsi="Times New Roman" w:cs="Times New Roman"/>
          <w:highlight w:val="white"/>
        </w:rPr>
        <w:t xml:space="preserve">το οποίο αναφέρεται από τους Dimopoulos et al. (2013) πρόκειται για ένα εργαλείο του τομέα ανάλυσης δεδομένων μάθησης (learning analytics) το οποίο δημιουργήθηκε στο να “μπαίνει” στο σύστημα Moodle και στη συνέχεια να αναλύει και να οπτικοποιεί δεδομένα, όπως τα σχόλια που κάνουν σε ένα φόρουμ (forum posts), τα μηνύματα συνομιλίας (chat) και άλλα. Πιο συγκεκριμένα, χρησιμοποιείται η τεχνική της αξιολόγησης της επίδοσης των μαθητών (Dimopoulos et al., 2013, σελ. 41). Χρησιμοποιούνται τα λεγόμενα </w:t>
      </w:r>
      <w:r>
        <w:rPr>
          <w:rFonts w:ascii="Times New Roman" w:eastAsia="Times New Roman" w:hAnsi="Times New Roman" w:cs="Times New Roman"/>
          <w:i/>
          <w:highlight w:val="white"/>
        </w:rPr>
        <w:t>Enriched Rubrics</w:t>
      </w:r>
      <w:r>
        <w:rPr>
          <w:rFonts w:ascii="Times New Roman" w:eastAsia="Times New Roman" w:hAnsi="Times New Roman" w:cs="Times New Roman"/>
          <w:highlight w:val="white"/>
        </w:rPr>
        <w:t>.</w:t>
      </w:r>
    </w:p>
    <w:p w14:paraId="673DD5BF" w14:textId="1E30A354" w:rsidR="008D4497" w:rsidRDefault="00AC2FF6" w:rsidP="001E7414">
      <w:pPr>
        <w:spacing w:before="200" w:line="360" w:lineRule="auto"/>
        <w:ind w:firstLine="330"/>
        <w:contextualSpacing w:val="0"/>
        <w:jc w:val="both"/>
      </w:pPr>
      <w:r>
        <w:rPr>
          <w:rFonts w:ascii="Times New Roman" w:eastAsia="Times New Roman" w:hAnsi="Times New Roman" w:cs="Times New Roman"/>
          <w:highlight w:val="white"/>
        </w:rPr>
        <w:t xml:space="preserve"> Είναι πίνακας όπου οριζόντια τοποθετούνται από τον εκπαιδευτικό τα επίπεδα απόδοσης των μαθητών (άριστη, μεσαία, χαμηλή απόδοση) και κάθετα τοποθετούνται τα κριτήρια αξιολόγησης που προέρχονται από την ανάλυση των αλλ</w:t>
      </w:r>
      <w:r w:rsidR="00C06F7C">
        <w:rPr>
          <w:rFonts w:ascii="Times New Roman" w:eastAsia="Times New Roman" w:hAnsi="Times New Roman" w:cs="Times New Roman"/>
          <w:highlight w:val="white"/>
        </w:rPr>
        <w:t>ηλεπιδράσεων των μαθητών και τη</w:t>
      </w:r>
      <w:r>
        <w:rPr>
          <w:rFonts w:ascii="Times New Roman" w:eastAsia="Times New Roman" w:hAnsi="Times New Roman" w:cs="Times New Roman"/>
          <w:highlight w:val="white"/>
        </w:rPr>
        <w:t xml:space="preserve"> μαθησιακή τους διαδρομή κατά τη διάρκεια ενός διαδικτυακού μαθήματος (Dimopoulos et al., 2013, σελ. 42). Βάζοντας τα συγκεκριμένα κριτήρια ο εκπαιδευτικός μπορεί με τη βοήθεια των υπολογισμών του εργαλείου να αξιολογήσει τους μαθητές του.</w:t>
      </w:r>
    </w:p>
    <w:p w14:paraId="4A3DED2F" w14:textId="77777777" w:rsidR="008D4497" w:rsidRDefault="00AC2FF6" w:rsidP="001E7414">
      <w:pPr>
        <w:spacing w:before="200" w:line="360" w:lineRule="auto"/>
        <w:ind w:firstLine="330"/>
        <w:contextualSpacing w:val="0"/>
        <w:jc w:val="both"/>
      </w:pPr>
      <w:r>
        <w:rPr>
          <w:rFonts w:ascii="Times New Roman" w:eastAsia="Times New Roman" w:hAnsi="Times New Roman" w:cs="Times New Roman"/>
          <w:highlight w:val="white"/>
        </w:rPr>
        <w:t xml:space="preserve">Ο Shapiro (2014) αναφέρεται στο εργαλείο </w:t>
      </w:r>
      <w:r>
        <w:rPr>
          <w:rFonts w:ascii="Times New Roman" w:eastAsia="Times New Roman" w:hAnsi="Times New Roman" w:cs="Times New Roman"/>
          <w:i/>
          <w:highlight w:val="white"/>
        </w:rPr>
        <w:t>MATLAB</w:t>
      </w:r>
      <w:r>
        <w:rPr>
          <w:rFonts w:ascii="Times New Roman" w:eastAsia="Times New Roman" w:hAnsi="Times New Roman" w:cs="Times New Roman"/>
          <w:highlight w:val="white"/>
        </w:rPr>
        <w:t xml:space="preserve">. Πρόκειται για ένα εργαλείο το οποίο απαιτεί γλώσσα προγραμματισμού για να επεξεργαστεί δεδομένα. Στην επίσημη ιστοσελίδα του, υπάρχει το συγκεκριμένο εργαλείο διαθέσιμο για 30 μέρες δωρεάν επεξεργασίας και στη συνέχεια όποιος ενδιαφέρεται μπορεί να το αγοράσει. Με δεδομένα σε μορφή excel και κατάλληλο προγραμματισμό, το εργαλείο εξάγει μοντέλα και οπτικοποιήσεις. Τα αποτελέσματα μπορούν να εξαχθούν από το συγκεκριμένο εργαλείο ως αρχείο στον υπολογιστή, να τοποθετηθούν σε άλλα περιβάλλοντα (π.χ. excel) ή να μετατραπούν σε άλλη γλώσσα προγραμματισμού (π.χ. c code). </w:t>
      </w:r>
    </w:p>
    <w:p w14:paraId="44C0F406" w14:textId="001DAE66" w:rsidR="00B31CAB" w:rsidRDefault="00AC2FF6" w:rsidP="001E7414">
      <w:pPr>
        <w:spacing w:before="200" w:line="360" w:lineRule="auto"/>
        <w:ind w:firstLine="330"/>
        <w:contextualSpacing w:val="0"/>
        <w:jc w:val="both"/>
        <w:rPr>
          <w:rFonts w:ascii="Times New Roman" w:eastAsia="Times New Roman" w:hAnsi="Times New Roman" w:cs="Times New Roman"/>
        </w:rPr>
      </w:pPr>
      <w:r>
        <w:rPr>
          <w:rFonts w:ascii="Times New Roman" w:eastAsia="Times New Roman" w:hAnsi="Times New Roman" w:cs="Times New Roman"/>
        </w:rPr>
        <w:t xml:space="preserve">Ένα άλλο εργαλείο είναι το </w:t>
      </w:r>
      <w:r>
        <w:rPr>
          <w:rFonts w:ascii="Times New Roman" w:eastAsia="Times New Roman" w:hAnsi="Times New Roman" w:cs="Times New Roman"/>
          <w:i/>
        </w:rPr>
        <w:t xml:space="preserve">LOCO-Analyst </w:t>
      </w:r>
      <w:r>
        <w:rPr>
          <w:rFonts w:ascii="Times New Roman" w:eastAsia="Times New Roman" w:hAnsi="Times New Roman" w:cs="Times New Roman"/>
        </w:rPr>
        <w:t>(Ali et al., 2012, όπ. αναφ. στο Kotsianis et al., 2013, σελ. 4). Πρόκειται για εργαλείο το οποίο δεν έχει</w:t>
      </w:r>
      <w:r w:rsidR="00ED41EF">
        <w:rPr>
          <w:rFonts w:ascii="Times New Roman" w:eastAsia="Times New Roman" w:hAnsi="Times New Roman" w:cs="Times New Roman"/>
        </w:rPr>
        <w:t xml:space="preserve"> κάποια πνευματική ιδιοκτησία </w:t>
      </w:r>
      <w:r>
        <w:rPr>
          <w:rFonts w:ascii="Times New Roman" w:eastAsia="Times New Roman" w:hAnsi="Times New Roman" w:cs="Times New Roman"/>
        </w:rPr>
        <w:t>και στη διεύθυνση του περιλαμβάνεται μια λίστα από εργασίες που μιλούν για αυτό αλλά γίνεται και αναφορά στα άτομα που σχετίζονται με τη δημιουργία του.</w:t>
      </w:r>
      <w:r>
        <w:t xml:space="preserve"> </w:t>
      </w:r>
      <w:r>
        <w:rPr>
          <w:rFonts w:ascii="Times New Roman" w:eastAsia="Times New Roman" w:hAnsi="Times New Roman" w:cs="Times New Roman"/>
        </w:rPr>
        <w:t xml:space="preserve">Αποτελεί εργαλείο χρήσιμο για ένα εκπαιδευτικό, όπου χρησιμοποιεί στα μαθήματα του συστήματα LMS, όπως το Moodle, καθώς του δίνει ανατροφοδότηση για την πορεία της εκπαιδευτικής διαδικασίας, όπου λαμβάνει χώρα μέσα σε ένα τέτοιο σύστημα. </w:t>
      </w:r>
    </w:p>
    <w:p w14:paraId="395E5CC0" w14:textId="77777777" w:rsidR="008D4497" w:rsidRDefault="00AC2FF6" w:rsidP="001E7414">
      <w:pPr>
        <w:spacing w:before="200" w:line="360" w:lineRule="auto"/>
        <w:ind w:firstLine="330"/>
        <w:contextualSpacing w:val="0"/>
        <w:jc w:val="both"/>
      </w:pPr>
      <w:r>
        <w:rPr>
          <w:rFonts w:ascii="Times New Roman" w:eastAsia="Times New Roman" w:hAnsi="Times New Roman" w:cs="Times New Roman"/>
        </w:rPr>
        <w:t xml:space="preserve">Πιο συγκεκριμένα με βάση την ιστοσελίδα του εργαλείου, δίνει στους εκπαιδευτικούς πληροφορίες για το σε ποιες δραστηριότητες έλαβαν μέρος οι μαθητές καθ όλη τη διάρκεια της </w:t>
      </w:r>
      <w:r>
        <w:rPr>
          <w:rFonts w:ascii="Times New Roman" w:eastAsia="Times New Roman" w:hAnsi="Times New Roman" w:cs="Times New Roman"/>
        </w:rPr>
        <w:lastRenderedPageBreak/>
        <w:t>εκπαιδευτικής διαδικασίας, τη χρήση του υλικού που τους προσέφερε αλλά και το πόσο κατανοητό έγινε το υλικό αυτό από τους μαθητές και τη δραστηριότητα που αναπτύσσουν μεταξύ τους.</w:t>
      </w:r>
    </w:p>
    <w:p w14:paraId="74191208" w14:textId="77777777" w:rsidR="008D4497" w:rsidRPr="00401DDE" w:rsidRDefault="0044302E" w:rsidP="00401DDE">
      <w:pPr>
        <w:pStyle w:val="Heading2"/>
        <w:rPr>
          <w:rFonts w:asciiTheme="majorHAnsi" w:hAnsiTheme="majorHAnsi"/>
          <w:b/>
          <w:sz w:val="28"/>
          <w:szCs w:val="28"/>
        </w:rPr>
      </w:pPr>
      <w:bookmarkStart w:id="43" w:name="h.uhedxvm1y5zc" w:colFirst="0" w:colLast="0"/>
      <w:bookmarkStart w:id="44" w:name="_Toc421474318"/>
      <w:bookmarkStart w:id="45" w:name="_Toc421737986"/>
      <w:bookmarkEnd w:id="43"/>
      <w:r w:rsidRPr="00401DDE">
        <w:rPr>
          <w:rFonts w:asciiTheme="majorHAnsi" w:hAnsiTheme="majorHAnsi"/>
          <w:b/>
          <w:sz w:val="28"/>
          <w:szCs w:val="28"/>
          <w:highlight w:val="white"/>
        </w:rPr>
        <w:t>3.</w:t>
      </w:r>
      <w:r w:rsidR="00AC2FF6" w:rsidRPr="00401DDE">
        <w:rPr>
          <w:rFonts w:asciiTheme="majorHAnsi" w:hAnsiTheme="majorHAnsi"/>
          <w:b/>
          <w:sz w:val="28"/>
          <w:szCs w:val="28"/>
          <w:highlight w:val="white"/>
        </w:rPr>
        <w:t>3 Εργαλεία χρήσης δεδομένων για στατιστικές αναλύσεις</w:t>
      </w:r>
      <w:bookmarkEnd w:id="44"/>
      <w:bookmarkEnd w:id="45"/>
      <w:r w:rsidR="00AC2FF6" w:rsidRPr="00401DDE">
        <w:rPr>
          <w:rFonts w:asciiTheme="majorHAnsi" w:hAnsiTheme="majorHAnsi"/>
          <w:b/>
          <w:sz w:val="28"/>
          <w:szCs w:val="28"/>
          <w:highlight w:val="white"/>
          <w:u w:val="single"/>
        </w:rPr>
        <w:t xml:space="preserve">  </w:t>
      </w:r>
    </w:p>
    <w:p w14:paraId="00D5A669" w14:textId="77777777" w:rsidR="008D4497" w:rsidRDefault="00AC2FF6" w:rsidP="001E7414">
      <w:pPr>
        <w:spacing w:before="200" w:line="360" w:lineRule="auto"/>
        <w:contextualSpacing w:val="0"/>
        <w:jc w:val="both"/>
      </w:pPr>
      <w:r>
        <w:rPr>
          <w:rFonts w:ascii="Times New Roman" w:eastAsia="Times New Roman" w:hAnsi="Times New Roman" w:cs="Times New Roman"/>
        </w:rPr>
        <w:t xml:space="preserve">Η συγκεκριμένη ενότητα, ασχολείται με τέσσερα </w:t>
      </w:r>
      <w:r>
        <w:rPr>
          <w:rFonts w:ascii="Times New Roman" w:eastAsia="Times New Roman" w:hAnsi="Times New Roman" w:cs="Times New Roman"/>
          <w:i/>
        </w:rPr>
        <w:t>μη δωρεάν εργαλεία</w:t>
      </w:r>
      <w:r>
        <w:rPr>
          <w:rFonts w:ascii="Times New Roman" w:eastAsia="Times New Roman" w:hAnsi="Times New Roman" w:cs="Times New Roman"/>
        </w:rPr>
        <w:t xml:space="preserve"> τα οποία βοηθούν στη πραγματοποίηση στατιστικών αναλύσεων. Ωστόσο σε κάποια από αυτά προτείνεται συγκεκριμένος τρόπος απόκτησης τους για συγκεκριμένο χρονικό διάστημα.</w:t>
      </w:r>
    </w:p>
    <w:p w14:paraId="1F5DB408" w14:textId="77777777" w:rsidR="008D4497" w:rsidRDefault="00AC2FF6" w:rsidP="001E7414">
      <w:pPr>
        <w:spacing w:before="200" w:after="200" w:line="360" w:lineRule="auto"/>
        <w:ind w:firstLine="330"/>
        <w:contextualSpacing w:val="0"/>
        <w:jc w:val="both"/>
      </w:pPr>
      <w:r>
        <w:rPr>
          <w:rFonts w:ascii="Times New Roman" w:eastAsia="Times New Roman" w:hAnsi="Times New Roman" w:cs="Times New Roman"/>
        </w:rPr>
        <w:t xml:space="preserve">To εργαλείο </w:t>
      </w:r>
      <w:r>
        <w:rPr>
          <w:rFonts w:ascii="Times New Roman" w:eastAsia="Times New Roman" w:hAnsi="Times New Roman" w:cs="Times New Roman"/>
          <w:i/>
          <w:highlight w:val="white"/>
        </w:rPr>
        <w:t>SPSS (Statistical Analysis)</w:t>
      </w:r>
      <w:r>
        <w:rPr>
          <w:rFonts w:ascii="Times New Roman" w:eastAsia="Times New Roman" w:hAnsi="Times New Roman" w:cs="Times New Roman"/>
          <w:highlight w:val="white"/>
        </w:rPr>
        <w:t xml:space="preserve"> (Dawson, 2009, σελ. 744), ανήκει στην εταιρία ΙΒΜ και επιτρέπει την πραγματοποίηση στατιστικών αναλύσεων. Όσοι φοιτούν στο  Πανεπιστημίου Πατρών μπορούν να το κατεβάσουν δωρεάν στον υπολογιστή τους και οι υπόλοιποι ενδιαφερόμενοι </w:t>
      </w:r>
      <w:r>
        <w:rPr>
          <w:rFonts w:ascii="Times New Roman" w:eastAsia="Times New Roman" w:hAnsi="Times New Roman" w:cs="Times New Roman"/>
        </w:rPr>
        <w:t xml:space="preserve">να το κατεβάσουν για περιορισμένο χρονικό διάστημα χρήσης από τη διεύθυνση που υποδεικνύεται. Παρόμοια χρήση με το SPSS έχει το εργαλείο </w:t>
      </w:r>
      <w:r>
        <w:rPr>
          <w:rFonts w:ascii="Times New Roman" w:eastAsia="Times New Roman" w:hAnsi="Times New Roman" w:cs="Times New Roman"/>
          <w:i/>
          <w:highlight w:val="white"/>
        </w:rPr>
        <w:t>PASW (formerly SPSS) Statistics 18.0</w:t>
      </w:r>
      <w:r>
        <w:rPr>
          <w:rFonts w:ascii="Times New Roman" w:eastAsia="Times New Roman" w:hAnsi="Times New Roman" w:cs="Times New Roman"/>
          <w:highlight w:val="white"/>
        </w:rPr>
        <w:t xml:space="preserve"> (Junco, 2011, σελ. 166).</w:t>
      </w:r>
      <w:r>
        <w:rPr>
          <w:rFonts w:ascii="Times New Roman" w:eastAsia="Times New Roman" w:hAnsi="Times New Roman" w:cs="Times New Roman"/>
        </w:rPr>
        <w:t xml:space="preserve"> Ο τρόπος χρήσης του SPSS είναι σχετικά εύκολος. Στο φύλλο “Variable View” γίνεται η εισαγωγή των ονομάτων των μεταβλητών, του τύπου τους και ότι άλλο είναι απαραίτητο, όπως φαίνεται από την Εικόνα 14. </w:t>
      </w:r>
    </w:p>
    <w:p w14:paraId="68D05EFC" w14:textId="77777777" w:rsidR="007C3EED" w:rsidRDefault="00AC2FF6" w:rsidP="001E7414">
      <w:pPr>
        <w:spacing w:after="200" w:line="360" w:lineRule="auto"/>
        <w:contextualSpacing w:val="0"/>
        <w:jc w:val="center"/>
        <w:rPr>
          <w:rFonts w:ascii="Times New Roman" w:eastAsia="Times New Roman" w:hAnsi="Times New Roman" w:cs="Times New Roman"/>
          <w:b/>
        </w:rPr>
      </w:pPr>
      <w:r>
        <w:rPr>
          <w:noProof/>
        </w:rPr>
        <w:drawing>
          <wp:inline distT="114300" distB="114300" distL="114300" distR="114300" wp14:anchorId="25A0FDBC" wp14:editId="2C32D3CA">
            <wp:extent cx="5486400" cy="2967038"/>
            <wp:effectExtent l="0" t="0" r="0" b="0"/>
            <wp:docPr id="5" name="image13.png" descr="πτυχιακή_9.PNG"/>
            <wp:cNvGraphicFramePr/>
            <a:graphic xmlns:a="http://schemas.openxmlformats.org/drawingml/2006/main">
              <a:graphicData uri="http://schemas.openxmlformats.org/drawingml/2006/picture">
                <pic:pic xmlns:pic="http://schemas.openxmlformats.org/drawingml/2006/picture">
                  <pic:nvPicPr>
                    <pic:cNvPr id="0" name="image13.png" descr="πτυχιακή_9.PNG"/>
                    <pic:cNvPicPr preferRelativeResize="0"/>
                  </pic:nvPicPr>
                  <pic:blipFill>
                    <a:blip r:embed="rId22" cstate="print"/>
                    <a:srcRect/>
                    <a:stretch>
                      <a:fillRect/>
                    </a:stretch>
                  </pic:blipFill>
                  <pic:spPr>
                    <a:xfrm>
                      <a:off x="0" y="0"/>
                      <a:ext cx="5486400" cy="2967038"/>
                    </a:xfrm>
                    <a:prstGeom prst="rect">
                      <a:avLst/>
                    </a:prstGeom>
                    <a:ln/>
                  </pic:spPr>
                </pic:pic>
              </a:graphicData>
            </a:graphic>
          </wp:inline>
        </w:drawing>
      </w:r>
    </w:p>
    <w:p w14:paraId="1CD8EB36" w14:textId="77777777" w:rsidR="008D4497" w:rsidRDefault="00AC2FF6" w:rsidP="001E7414">
      <w:pPr>
        <w:spacing w:after="200" w:line="360" w:lineRule="auto"/>
        <w:contextualSpacing w:val="0"/>
        <w:jc w:val="center"/>
      </w:pPr>
      <w:r>
        <w:rPr>
          <w:rFonts w:ascii="Times New Roman" w:eastAsia="Times New Roman" w:hAnsi="Times New Roman" w:cs="Times New Roman"/>
          <w:b/>
        </w:rPr>
        <w:t>Εικόνα 14.</w:t>
      </w:r>
      <w:r>
        <w:rPr>
          <w:rFonts w:ascii="Times New Roman" w:eastAsia="Times New Roman" w:hAnsi="Times New Roman" w:cs="Times New Roman"/>
        </w:rPr>
        <w:t xml:space="preserve"> Περιβάλλον χρήσης SPSS (“Variable View”) </w:t>
      </w:r>
    </w:p>
    <w:p w14:paraId="07F03092" w14:textId="77777777" w:rsidR="000D5BD7" w:rsidRDefault="00AC2FF6" w:rsidP="001E7414">
      <w:pPr>
        <w:spacing w:after="200" w:line="360" w:lineRule="auto"/>
        <w:ind w:firstLine="330"/>
        <w:contextualSpacing w:val="0"/>
        <w:jc w:val="both"/>
        <w:rPr>
          <w:rFonts w:ascii="Times New Roman" w:eastAsia="Times New Roman" w:hAnsi="Times New Roman" w:cs="Times New Roman"/>
        </w:rPr>
      </w:pPr>
      <w:r>
        <w:rPr>
          <w:rFonts w:ascii="Times New Roman" w:eastAsia="Times New Roman" w:hAnsi="Times New Roman" w:cs="Times New Roman"/>
        </w:rPr>
        <w:t xml:space="preserve">Στο φύλλο “Data View” για κάθε μεταβλητή όπου εκχωρείται στο φύλλο “Variable View” θα πρέπει να συμπληρώνονται τα δεδομένα που αντιστοιχούν. Με αυτή τη διαδικασία εκχωρούνται </w:t>
      </w:r>
      <w:r>
        <w:rPr>
          <w:rFonts w:ascii="Times New Roman" w:eastAsia="Times New Roman" w:hAnsi="Times New Roman" w:cs="Times New Roman"/>
        </w:rPr>
        <w:lastRenderedPageBreak/>
        <w:t>τα δεδομένα και στη συνέχεια είναι έτοιμα για στατιστικές αναλύσεις.</w:t>
      </w:r>
      <w:r w:rsidR="00286E62" w:rsidRPr="00286E62">
        <w:rPr>
          <w:rFonts w:ascii="Times New Roman" w:eastAsia="Times New Roman" w:hAnsi="Times New Roman" w:cs="Times New Roman"/>
        </w:rPr>
        <w:t xml:space="preserve"> </w:t>
      </w:r>
      <w:r>
        <w:rPr>
          <w:rFonts w:ascii="Times New Roman" w:eastAsia="Times New Roman" w:hAnsi="Times New Roman" w:cs="Times New Roman"/>
        </w:rPr>
        <w:t>Το συγκεκριμένο εργαλείο επιτρέπει τον υπολογισμό μέσου όρου, τυπικών αποκλίσεων, τον υπολογισμό μέτρων συνάφειας και στο εάν ένα μοντέλο είναι ισχυρό, μέτριο ή αδύνατο. Επιπλέον, βοηθά στο να βγουν συμπεράσματα για το κατά πόσο μια σχέση δύο μεταβλητών είναι ισχυρή</w:t>
      </w:r>
      <w:r w:rsidR="00831A88">
        <w:rPr>
          <w:rFonts w:ascii="Times New Roman" w:eastAsia="Times New Roman" w:hAnsi="Times New Roman" w:cs="Times New Roman"/>
        </w:rPr>
        <w:t xml:space="preserve"> (υψηλή συσχέτιση)</w:t>
      </w:r>
      <w:r>
        <w:rPr>
          <w:rFonts w:ascii="Times New Roman" w:eastAsia="Times New Roman" w:hAnsi="Times New Roman" w:cs="Times New Roman"/>
        </w:rPr>
        <w:t>, μέτρια</w:t>
      </w:r>
      <w:r w:rsidR="00831A88">
        <w:rPr>
          <w:rFonts w:ascii="Times New Roman" w:eastAsia="Times New Roman" w:hAnsi="Times New Roman" w:cs="Times New Roman"/>
        </w:rPr>
        <w:t xml:space="preserve"> (μέτρια συσχέτιση)</w:t>
      </w:r>
      <w:r>
        <w:rPr>
          <w:rFonts w:ascii="Times New Roman" w:eastAsia="Times New Roman" w:hAnsi="Times New Roman" w:cs="Times New Roman"/>
        </w:rPr>
        <w:t xml:space="preserve"> ή αδύναμη</w:t>
      </w:r>
      <w:r w:rsidR="00831A88">
        <w:rPr>
          <w:rFonts w:ascii="Times New Roman" w:eastAsia="Times New Roman" w:hAnsi="Times New Roman" w:cs="Times New Roman"/>
        </w:rPr>
        <w:t xml:space="preserve"> (χαμηλή συσχέτιση)</w:t>
      </w:r>
      <w:r>
        <w:rPr>
          <w:rFonts w:ascii="Times New Roman" w:eastAsia="Times New Roman" w:hAnsi="Times New Roman" w:cs="Times New Roman"/>
        </w:rPr>
        <w:t xml:space="preserve">. Ιδιαίτερα χρήσιμο είναι στην πραγματοποίηση παλινδρόμησης δηλαδή την εύρεση της επίδρασης ανεξάρτητων μεταβλητών πάνω σε μια εξαρτημένη. </w:t>
      </w:r>
    </w:p>
    <w:p w14:paraId="2D55556E" w14:textId="4145F1A2" w:rsidR="008D4497" w:rsidRDefault="00AC2FF6" w:rsidP="000D5BD7">
      <w:pPr>
        <w:spacing w:after="200" w:line="360" w:lineRule="auto"/>
        <w:ind w:firstLine="330"/>
        <w:contextualSpacing w:val="0"/>
        <w:jc w:val="both"/>
      </w:pPr>
      <w:r>
        <w:rPr>
          <w:rFonts w:ascii="Times New Roman" w:eastAsia="Times New Roman" w:hAnsi="Times New Roman" w:cs="Times New Roman"/>
        </w:rPr>
        <w:t>Όλα αυτά εμφανίζονται στο “Output”, όπου αποτελεί μια άσπρη σελίδα στην οποία αποτυπώνονται τα αποτελέσματα των στατιστικών αναλύσεων. Μπορούν να δημιουργηθούν παραπάνω από ένα “Output” ανάλογα το πως αποθηκεύει ένας χρήστης τους πίνακες των στατιστικών του αναλύσεων.</w:t>
      </w:r>
      <w:r w:rsidR="005D7295">
        <w:rPr>
          <w:rFonts w:ascii="Times New Roman" w:eastAsia="Times New Roman" w:hAnsi="Times New Roman" w:cs="Times New Roman"/>
        </w:rPr>
        <w:t xml:space="preserve"> </w:t>
      </w:r>
      <w:r>
        <w:rPr>
          <w:rFonts w:ascii="Times New Roman" w:eastAsia="Times New Roman" w:hAnsi="Times New Roman" w:cs="Times New Roman"/>
        </w:rPr>
        <w:t>Τέλος, η βάση δεδομένων η οποία φτιάχνετε στο SPSS, όπως και οι πίνακες με τις στατιστικές αναλύσεις μπορούν να αποθηκευτούν ως αρχεία στον υπολογιστή μας τα οποία είνα διαθέσιμα για επεξεργασία από το χρήστη οποιαδήποτε στιγμή. Ωστόσο, για να ανοίξει κάποιος χρήστης τα συγκεκριμένα αρχεία θα πρέπει να έχει το SPSS εγκατεστημένο στον υπολογιστή του.</w:t>
      </w:r>
    </w:p>
    <w:p w14:paraId="3DBB1D40" w14:textId="627A7A17" w:rsidR="008D4497" w:rsidRDefault="00AC2FF6" w:rsidP="001E7414">
      <w:pPr>
        <w:spacing w:after="200" w:line="360" w:lineRule="auto"/>
        <w:ind w:firstLine="284"/>
        <w:contextualSpacing w:val="0"/>
        <w:jc w:val="both"/>
      </w:pPr>
      <w:r>
        <w:rPr>
          <w:rFonts w:ascii="Times New Roman" w:eastAsia="Times New Roman" w:hAnsi="Times New Roman" w:cs="Times New Roman"/>
        </w:rPr>
        <w:t xml:space="preserve">Ένα άλλο εργαλείο στατιστικών αναλύσεων είναι το </w:t>
      </w:r>
      <w:r>
        <w:rPr>
          <w:rFonts w:ascii="Times New Roman" w:eastAsia="Times New Roman" w:hAnsi="Times New Roman" w:cs="Times New Roman"/>
          <w:i/>
          <w:highlight w:val="white"/>
        </w:rPr>
        <w:t>Excel Pivot Tables</w:t>
      </w:r>
      <w:r>
        <w:rPr>
          <w:rFonts w:ascii="Times New Roman" w:eastAsia="Times New Roman" w:hAnsi="Times New Roman" w:cs="Times New Roman"/>
          <w:highlight w:val="white"/>
        </w:rPr>
        <w:t xml:space="preserve"> (Dimopoulos et al., 2013). Πρόκειται για ένα εργαλείο το οποίο χρησιμοποιείται για την παραγωγή μαθησιακών στατιστικών αναλύσεων (learning statistics) από το Moodle. Πιο συγκεκριμένα, το Moodle εξάγει τα δεδομένα του από τα αρχεία καταγραφής (log files) σε αρχείο υπολογιστικών φύλλων, μέσα από το οποίο μπορούν να δημιουργηθούν Pivot Tables. (Dimopoulos et al., 2013, σελ. 41). Το συγκεκριμένο εργαλείο βοηθά στο να οργανωθούν εύκολα και γρήγορα ένα μεγάλο μέρος των δεδομένων σε κατηγορίες, να παρθούν σημαντικές πληροφορίες που βγαίνουν μέσα από αυτά τα δεδομένα</w:t>
      </w:r>
      <w:r w:rsidR="000D5BD7">
        <w:rPr>
          <w:rFonts w:ascii="Times New Roman" w:eastAsia="Times New Roman" w:hAnsi="Times New Roman" w:cs="Times New Roman"/>
          <w:highlight w:val="white"/>
        </w:rPr>
        <w:t xml:space="preserve"> καθώς και να πραγματοποιηθούν </w:t>
      </w:r>
      <w:r>
        <w:rPr>
          <w:rFonts w:ascii="Times New Roman" w:eastAsia="Times New Roman" w:hAnsi="Times New Roman" w:cs="Times New Roman"/>
          <w:highlight w:val="white"/>
        </w:rPr>
        <w:t>γρήγορα πολ</w:t>
      </w:r>
      <w:r w:rsidR="000D5BD7">
        <w:rPr>
          <w:rFonts w:ascii="Times New Roman" w:eastAsia="Times New Roman" w:hAnsi="Times New Roman" w:cs="Times New Roman"/>
          <w:highlight w:val="white"/>
        </w:rPr>
        <w:t>ύπλοκοι υπολογισμοί</w:t>
      </w:r>
      <w:r>
        <w:rPr>
          <w:rFonts w:ascii="Times New Roman" w:eastAsia="Times New Roman" w:hAnsi="Times New Roman" w:cs="Times New Roman"/>
          <w:highlight w:val="white"/>
        </w:rPr>
        <w:t xml:space="preserve">. (Jelen &amp; Alexander, 2010, όπ. αναφ. στο Dimopoulos et al., 2013, σελ. 41). </w:t>
      </w:r>
    </w:p>
    <w:p w14:paraId="056FE01E" w14:textId="3F7B5B2E" w:rsidR="00846A91" w:rsidRDefault="00AC2FF6" w:rsidP="0064790A">
      <w:pPr>
        <w:spacing w:after="200" w:line="360" w:lineRule="auto"/>
        <w:ind w:firstLine="284"/>
        <w:contextualSpacing w:val="0"/>
        <w:jc w:val="both"/>
      </w:pPr>
      <w:r>
        <w:rPr>
          <w:rFonts w:ascii="Times New Roman" w:eastAsia="Times New Roman" w:hAnsi="Times New Roman" w:cs="Times New Roman"/>
        </w:rPr>
        <w:t xml:space="preserve">Ένα άλλο εργαλείο είναι το </w:t>
      </w:r>
      <w:r>
        <w:rPr>
          <w:rFonts w:ascii="Times New Roman" w:eastAsia="Times New Roman" w:hAnsi="Times New Roman" w:cs="Times New Roman"/>
          <w:i/>
        </w:rPr>
        <w:t>Microsoft Excel</w:t>
      </w:r>
      <w:r>
        <w:rPr>
          <w:rFonts w:ascii="Times New Roman" w:eastAsia="Times New Roman" w:hAnsi="Times New Roman" w:cs="Times New Roman"/>
        </w:rPr>
        <w:t xml:space="preserve"> (Shapiro, 2014). Πρόκειται για λογισμικό της Microsoft, όπου οι περισσότεροι έχουν αγοράσει και εγκαταστήσει στον υπολογιστής τους και όσοι δεν το έχουν μπορούν να το κατεβάσουν για περιορισμένο χρονικό διάστημα από τη διεύθυνση που προτείνεται. Δέχεται </w:t>
      </w:r>
      <w:r>
        <w:rPr>
          <w:rFonts w:ascii="Times New Roman" w:eastAsia="Times New Roman" w:hAnsi="Times New Roman" w:cs="Times New Roman"/>
          <w:highlight w:val="white"/>
        </w:rPr>
        <w:t>αρχεία excel, αρχεία access, αρχεία κειμένου, sql server, υπηρεσίες ανάλυσης, εισαγωγή δεδομένων xml και microsoft query.</w:t>
      </w:r>
      <w:r>
        <w:rPr>
          <w:rFonts w:ascii="Times New Roman" w:eastAsia="Times New Roman" w:hAnsi="Times New Roman" w:cs="Times New Roman"/>
        </w:rPr>
        <w:t xml:space="preserve"> Περιλαμβάνει υπολογιστικά φύλλα στα οποία μπορούν να αποθηκευτούν δεδομένα και να γίνουν απλοί υπολογισμοί (πρόσθεση, αφαίρεση) αλλά και να υπολογιστούν μέσοι όροι, τυπικές αποκλίσεις, μέγιστο, ελάχιστο και συναρτήσεις. Επίσης, υποστηρίζει την οπτικοποίηση των δεδομένων που είναι </w:t>
      </w:r>
      <w:r>
        <w:rPr>
          <w:rFonts w:ascii="Times New Roman" w:eastAsia="Times New Roman" w:hAnsi="Times New Roman" w:cs="Times New Roman"/>
        </w:rPr>
        <w:lastRenderedPageBreak/>
        <w:t>αποθηκευμένα στα υπολογιστικά του φύλλα.</w:t>
      </w:r>
    </w:p>
    <w:p w14:paraId="2FF5A076" w14:textId="77777777" w:rsidR="008D4497" w:rsidRPr="00401DDE" w:rsidRDefault="0044302E" w:rsidP="00401DDE">
      <w:pPr>
        <w:pStyle w:val="Heading2"/>
        <w:spacing w:after="240"/>
        <w:rPr>
          <w:rFonts w:asciiTheme="majorHAnsi" w:hAnsiTheme="majorHAnsi"/>
          <w:b/>
          <w:sz w:val="28"/>
          <w:szCs w:val="28"/>
        </w:rPr>
      </w:pPr>
      <w:bookmarkStart w:id="46" w:name="h.3rdcrjn" w:colFirst="0" w:colLast="0"/>
      <w:bookmarkStart w:id="47" w:name="_Toc421474319"/>
      <w:bookmarkStart w:id="48" w:name="_Toc421737987"/>
      <w:bookmarkEnd w:id="46"/>
      <w:r w:rsidRPr="00401DDE">
        <w:rPr>
          <w:rFonts w:asciiTheme="majorHAnsi" w:hAnsiTheme="majorHAnsi"/>
          <w:b/>
          <w:sz w:val="28"/>
          <w:szCs w:val="28"/>
        </w:rPr>
        <w:t>3.</w:t>
      </w:r>
      <w:r w:rsidR="00AC2FF6" w:rsidRPr="00401DDE">
        <w:rPr>
          <w:rFonts w:asciiTheme="majorHAnsi" w:hAnsiTheme="majorHAnsi"/>
          <w:b/>
          <w:sz w:val="28"/>
          <w:szCs w:val="28"/>
        </w:rPr>
        <w:t>4 Εργαλεία διαφορετικής επεξεργασίας δεδομένων</w:t>
      </w:r>
      <w:bookmarkEnd w:id="47"/>
      <w:bookmarkEnd w:id="48"/>
    </w:p>
    <w:p w14:paraId="7D19A63B" w14:textId="6F716E6A" w:rsidR="008D4497" w:rsidRDefault="00AC2FF6" w:rsidP="001E7414">
      <w:pPr>
        <w:spacing w:line="360" w:lineRule="auto"/>
        <w:contextualSpacing w:val="0"/>
        <w:jc w:val="both"/>
      </w:pPr>
      <w:r>
        <w:rPr>
          <w:rFonts w:ascii="Times New Roman" w:eastAsia="Times New Roman" w:hAnsi="Times New Roman" w:cs="Times New Roman"/>
        </w:rPr>
        <w:t>Η συγκεκριμένη ενότητα αναφέρεται σε εργαλεία τα οποία χρησιμοποιούνται για την επεξεργασία δεδομένων</w:t>
      </w:r>
      <w:r w:rsidR="00C06F7C">
        <w:rPr>
          <w:rFonts w:ascii="Times New Roman" w:eastAsia="Times New Roman" w:hAnsi="Times New Roman" w:cs="Times New Roman"/>
        </w:rPr>
        <w:t xml:space="preserve"> για διαφορετικού λόγους από τη</w:t>
      </w:r>
      <w:r>
        <w:rPr>
          <w:rFonts w:ascii="Times New Roman" w:eastAsia="Times New Roman" w:hAnsi="Times New Roman" w:cs="Times New Roman"/>
        </w:rPr>
        <w:t xml:space="preserve"> δημιουργία οπτικοποιήσεων, την πραγματοποίηση προβλέψεων και στατιστικών αναλύσεων που αναφέραμε παραπάνω.</w:t>
      </w:r>
    </w:p>
    <w:p w14:paraId="5C0B1DB1" w14:textId="3E83BA96" w:rsidR="008D4497" w:rsidRPr="00401DDE" w:rsidRDefault="00401DDE" w:rsidP="00401DDE">
      <w:pPr>
        <w:pStyle w:val="Heading3"/>
        <w:rPr>
          <w:rFonts w:asciiTheme="majorHAnsi" w:hAnsiTheme="majorHAnsi"/>
          <w:b/>
          <w:color w:val="auto"/>
          <w:szCs w:val="24"/>
        </w:rPr>
      </w:pPr>
      <w:bookmarkStart w:id="49" w:name="h.26in1rg" w:colFirst="0" w:colLast="0"/>
      <w:bookmarkStart w:id="50" w:name="_Toc421737988"/>
      <w:bookmarkEnd w:id="49"/>
      <w:r>
        <w:rPr>
          <w:rFonts w:asciiTheme="majorHAnsi" w:hAnsiTheme="majorHAnsi"/>
          <w:b/>
          <w:color w:val="auto"/>
          <w:szCs w:val="24"/>
        </w:rPr>
        <w:t xml:space="preserve">3.4.1 </w:t>
      </w:r>
      <w:r w:rsidR="00AC2FF6" w:rsidRPr="00401DDE">
        <w:rPr>
          <w:rFonts w:asciiTheme="majorHAnsi" w:hAnsiTheme="majorHAnsi"/>
          <w:b/>
          <w:color w:val="auto"/>
          <w:szCs w:val="24"/>
        </w:rPr>
        <w:t>Δωρεάν εργαλεία</w:t>
      </w:r>
      <w:bookmarkEnd w:id="50"/>
    </w:p>
    <w:p w14:paraId="317EFDAC" w14:textId="288B3385" w:rsidR="00551535" w:rsidRPr="00607E87" w:rsidRDefault="00AC2FF6" w:rsidP="00551535">
      <w:pPr>
        <w:spacing w:before="200" w:after="200" w:line="360" w:lineRule="auto"/>
        <w:ind w:firstLine="284"/>
        <w:contextualSpacing w:val="0"/>
        <w:jc w:val="both"/>
        <w:rPr>
          <w:ins w:id="51" w:author="MX" w:date="2015-05-27T17:28:00Z"/>
          <w:rFonts w:ascii="Times New Roman" w:eastAsia="Times New Roman" w:hAnsi="Times New Roman" w:cs="Times New Roman"/>
        </w:rPr>
      </w:pPr>
      <w:r>
        <w:rPr>
          <w:rFonts w:ascii="Times New Roman" w:eastAsia="Times New Roman" w:hAnsi="Times New Roman" w:cs="Times New Roman"/>
        </w:rPr>
        <w:t xml:space="preserve">Το εργαλείο </w:t>
      </w:r>
      <w:r>
        <w:rPr>
          <w:rFonts w:ascii="Times New Roman" w:eastAsia="Times New Roman" w:hAnsi="Times New Roman" w:cs="Times New Roman"/>
          <w:i/>
          <w:highlight w:val="white"/>
        </w:rPr>
        <w:t>Greasemonkey</w:t>
      </w:r>
      <w:r>
        <w:rPr>
          <w:rFonts w:ascii="Times New Roman" w:eastAsia="Times New Roman" w:hAnsi="Times New Roman" w:cs="Times New Roman"/>
          <w:highlight w:val="white"/>
        </w:rPr>
        <w:t xml:space="preserve"> χρησιμοποιήθηκε από τον Dawson (2009, σελ. 742) και</w:t>
      </w:r>
      <w:r>
        <w:rPr>
          <w:rFonts w:ascii="Times New Roman" w:eastAsia="Times New Roman" w:hAnsi="Times New Roman" w:cs="Times New Roman"/>
        </w:rPr>
        <w:t xml:space="preserve"> αποτελεί προέκταση του φυλλομετρητή Mozilla Firefox, που επιτρέπει στον χρήστη να προσαρμόζει τη λειτουργία των ιστοσελίδων αλλά και την εμφάνιση τους. Οι Bienkowski et al. (2012, σελ. 35) αναφέρονται στο εργαλείο </w:t>
      </w:r>
      <w:r>
        <w:rPr>
          <w:rFonts w:ascii="Times New Roman" w:eastAsia="Times New Roman" w:hAnsi="Times New Roman" w:cs="Times New Roman"/>
          <w:i/>
          <w:highlight w:val="white"/>
        </w:rPr>
        <w:t>Trend Analysis Tool</w:t>
      </w:r>
      <w:r>
        <w:rPr>
          <w:rFonts w:ascii="Times New Roman" w:eastAsia="Times New Roman" w:hAnsi="Times New Roman" w:cs="Times New Roman"/>
          <w:highlight w:val="white"/>
        </w:rPr>
        <w:t>. Πρόκειται για</w:t>
      </w:r>
      <w:r w:rsidR="00982153">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εργαλείο το οποίο επιτρέπει στον χρήστη να εξετάσει την έτοιμη βάση δεδομένων της Postsecondary Education Commission για αλλαγές που μπορεί να υπάρχουν στα δεδομένα αυτά με την πάροδο των χρόνων. Επιλέγοντας στοιχεία της βάσης δεδομένων, μπορεί να παρατηρηθεί με βάσ</w:t>
      </w:r>
      <w:r w:rsidR="00551535">
        <w:rPr>
          <w:rFonts w:ascii="Times New Roman" w:eastAsia="Times New Roman" w:hAnsi="Times New Roman" w:cs="Times New Roman"/>
          <w:highlight w:val="white"/>
        </w:rPr>
        <w:t xml:space="preserve">η τους πίνακες που δίνονται εάν </w:t>
      </w:r>
      <w:r>
        <w:rPr>
          <w:rFonts w:ascii="Times New Roman" w:eastAsia="Times New Roman" w:hAnsi="Times New Roman" w:cs="Times New Roman"/>
          <w:highlight w:val="white"/>
        </w:rPr>
        <w:t>υπάρχουν αλλαγές με τη πάροδο των χρόνων στα δεδομέ</w:t>
      </w:r>
      <w:r w:rsidR="00607E87">
        <w:rPr>
          <w:rFonts w:ascii="Times New Roman" w:eastAsia="Times New Roman" w:hAnsi="Times New Roman" w:cs="Times New Roman"/>
          <w:highlight w:val="white"/>
        </w:rPr>
        <w:t>να που επιλέχθηκαν.</w:t>
      </w:r>
    </w:p>
    <w:p w14:paraId="5425C0EF" w14:textId="0DF66CBB" w:rsidR="008D4497" w:rsidRDefault="00AC2FF6" w:rsidP="001E7414">
      <w:pPr>
        <w:spacing w:before="200" w:line="360" w:lineRule="auto"/>
        <w:ind w:firstLine="330"/>
        <w:contextualSpacing w:val="0"/>
        <w:jc w:val="both"/>
      </w:pPr>
      <w:r>
        <w:rPr>
          <w:rFonts w:ascii="Times New Roman" w:eastAsia="Times New Roman" w:hAnsi="Times New Roman" w:cs="Times New Roman"/>
        </w:rPr>
        <w:t xml:space="preserve">Το εργαλείο </w:t>
      </w:r>
      <w:r>
        <w:rPr>
          <w:rFonts w:ascii="Times New Roman" w:eastAsia="Times New Roman" w:hAnsi="Times New Roman" w:cs="Times New Roman"/>
          <w:i/>
          <w:highlight w:val="white"/>
        </w:rPr>
        <w:t>19- item scale from the NSSE (National Survey of Student Engagement)</w:t>
      </w:r>
      <w:r>
        <w:rPr>
          <w:rFonts w:ascii="Times New Roman" w:eastAsia="Times New Roman" w:hAnsi="Times New Roman" w:cs="Times New Roman"/>
          <w:highlight w:val="white"/>
        </w:rPr>
        <w:t xml:space="preserve"> που αναφέρεται από τον Junco (2011, σελ. 165) </w:t>
      </w:r>
      <w:r w:rsidR="00A203F2">
        <w:rPr>
          <w:rFonts w:ascii="Times New Roman" w:eastAsia="Times New Roman" w:hAnsi="Times New Roman" w:cs="Times New Roman"/>
          <w:highlight w:val="white"/>
        </w:rPr>
        <w:t>είναι ένα</w:t>
      </w:r>
      <w:r w:rsidR="00A46E27">
        <w:rPr>
          <w:rFonts w:ascii="Times New Roman" w:eastAsia="Times New Roman" w:hAnsi="Times New Roman" w:cs="Times New Roman"/>
          <w:highlight w:val="white"/>
        </w:rPr>
        <w:t xml:space="preserve"> εργαλείο έρευνας </w:t>
      </w:r>
      <w:r>
        <w:rPr>
          <w:rFonts w:ascii="Times New Roman" w:eastAsia="Times New Roman" w:hAnsi="Times New Roman" w:cs="Times New Roman"/>
          <w:highlight w:val="white"/>
        </w:rPr>
        <w:t>μετρά το επίπεδο στο οποίο οι φοιτητές πανεπιστημίων και κολεγίων παίρνουν μέρος στις δραστηριότητες των εκπαιδευτικών τους ιδρυμάτων, όπου σχετ</w:t>
      </w:r>
      <w:r w:rsidR="00A46E27">
        <w:rPr>
          <w:rFonts w:ascii="Times New Roman" w:eastAsia="Times New Roman" w:hAnsi="Times New Roman" w:cs="Times New Roman"/>
          <w:highlight w:val="white"/>
        </w:rPr>
        <w:t>ίζονται με τη μάθηση</w:t>
      </w:r>
      <w:r w:rsidR="00A46E27" w:rsidRPr="00A46E27">
        <w:rPr>
          <w:rFonts w:ascii="Times New Roman" w:eastAsia="Times New Roman" w:hAnsi="Times New Roman" w:cs="Times New Roman"/>
          <w:highlight w:val="white"/>
        </w:rPr>
        <w:t xml:space="preserve"> </w:t>
      </w:r>
      <w:r w:rsidR="00A46E27">
        <w:rPr>
          <w:rFonts w:ascii="Times New Roman" w:eastAsia="Times New Roman" w:hAnsi="Times New Roman" w:cs="Times New Roman"/>
          <w:highlight w:val="white"/>
        </w:rPr>
        <w:t xml:space="preserve">και </w:t>
      </w:r>
      <w:r>
        <w:rPr>
          <w:rFonts w:ascii="Times New Roman" w:eastAsia="Times New Roman" w:hAnsi="Times New Roman" w:cs="Times New Roman"/>
          <w:highlight w:val="white"/>
        </w:rPr>
        <w:t xml:space="preserve">βοηθά στην καταγραφή της συμπεριφοράς χρηστών. Δημιουργός του είναι ο Alexander McCormick. </w:t>
      </w:r>
    </w:p>
    <w:p w14:paraId="69424196" w14:textId="15FCAD2C" w:rsidR="008D4497" w:rsidRDefault="00AC2FF6" w:rsidP="00982153">
      <w:pPr>
        <w:spacing w:before="200" w:line="360" w:lineRule="auto"/>
        <w:ind w:firstLine="330"/>
        <w:contextualSpacing w:val="0"/>
        <w:jc w:val="both"/>
      </w:pPr>
      <w:r>
        <w:rPr>
          <w:rFonts w:ascii="Times New Roman" w:eastAsia="Times New Roman" w:hAnsi="Times New Roman" w:cs="Times New Roman"/>
          <w:highlight w:val="white"/>
        </w:rPr>
        <w:t xml:space="preserve">Τελευταία εργαλεία αποτελούν το </w:t>
      </w:r>
      <w:r>
        <w:rPr>
          <w:rFonts w:ascii="Times New Roman" w:eastAsia="Times New Roman" w:hAnsi="Times New Roman" w:cs="Times New Roman"/>
          <w:i/>
          <w:highlight w:val="white"/>
        </w:rPr>
        <w:t>Surveymonkey</w:t>
      </w:r>
      <w:r>
        <w:rPr>
          <w:rFonts w:ascii="Times New Roman" w:eastAsia="Times New Roman" w:hAnsi="Times New Roman" w:cs="Times New Roman"/>
          <w:highlight w:val="white"/>
        </w:rPr>
        <w:t xml:space="preserve"> και τα </w:t>
      </w:r>
      <w:r>
        <w:rPr>
          <w:rFonts w:ascii="Times New Roman" w:eastAsia="Times New Roman" w:hAnsi="Times New Roman" w:cs="Times New Roman"/>
          <w:i/>
          <w:highlight w:val="white"/>
        </w:rPr>
        <w:t>Google Forms</w:t>
      </w:r>
      <w:r>
        <w:rPr>
          <w:rFonts w:ascii="Times New Roman" w:eastAsia="Times New Roman" w:hAnsi="Times New Roman" w:cs="Times New Roman"/>
          <w:highlight w:val="white"/>
        </w:rPr>
        <w:t>. Πρόκει</w:t>
      </w:r>
      <w:r w:rsidR="00C06F7C">
        <w:rPr>
          <w:rFonts w:ascii="Times New Roman" w:eastAsia="Times New Roman" w:hAnsi="Times New Roman" w:cs="Times New Roman"/>
          <w:highlight w:val="white"/>
        </w:rPr>
        <w:t>ται για εργαλεία που αφορούν τη</w:t>
      </w:r>
      <w:r>
        <w:rPr>
          <w:rFonts w:ascii="Times New Roman" w:eastAsia="Times New Roman" w:hAnsi="Times New Roman" w:cs="Times New Roman"/>
          <w:highlight w:val="white"/>
        </w:rPr>
        <w:t xml:space="preserve"> δημιουργία ερωτηματολογίων τα οποία μπορούν να διανεμηθούν διαδικτυακά στα άτομα που πρέπει να απαντήσουν και με αυτό το τρόπο γίνεται η συλλογή δεδομένων τα οποία με κατάλληλη επεξεργασία, βγάζουν συμπεράσματα για</w:t>
      </w:r>
      <w:r w:rsidR="00982153">
        <w:rPr>
          <w:rFonts w:ascii="Times New Roman" w:eastAsia="Times New Roman" w:hAnsi="Times New Roman" w:cs="Times New Roman"/>
          <w:highlight w:val="white"/>
        </w:rPr>
        <w:t xml:space="preserve"> τα υποκείμενα που συμμετείχαν. </w:t>
      </w:r>
      <w:r>
        <w:rPr>
          <w:rFonts w:ascii="Times New Roman" w:eastAsia="Times New Roman" w:hAnsi="Times New Roman" w:cs="Times New Roman"/>
          <w:highlight w:val="white"/>
        </w:rPr>
        <w:t xml:space="preserve">Συγκεκριμένα το </w:t>
      </w:r>
      <w:r>
        <w:rPr>
          <w:rFonts w:ascii="Times New Roman" w:eastAsia="Times New Roman" w:hAnsi="Times New Roman" w:cs="Times New Roman"/>
          <w:i/>
          <w:highlight w:val="white"/>
        </w:rPr>
        <w:t>Surveymonkey</w:t>
      </w:r>
      <w:r>
        <w:rPr>
          <w:rFonts w:ascii="Times New Roman" w:eastAsia="Times New Roman" w:hAnsi="Times New Roman" w:cs="Times New Roman"/>
          <w:highlight w:val="white"/>
        </w:rPr>
        <w:t xml:space="preserve"> δίνει τη δυνατότητα να δημιουργηθεί το ερωτηματολόγιο δωρεάν ή δημιουργώντας λογαριασμό με συνδρομή. Συμπληρώνοντας μια φόρμα με τα στοιχεία για τη δημιουργία λογαριασμού στο Surveymonkey αλλά και με ένα υπάρχον λογαριασμό που μπορεί να έχει ο χρήστης (π.χ google, facebook), μπορούν να δημιουργηθούν ερωτηματολόγια με τις ερωτήσεις και το σχεδιασμό της επιλογής του. Τέλος, στέλνοντας τον υπερσύνδεσμο που αντιστοιχεί στο ερωτηματολόγιο μέσω του ηλεκτρονικού ταχυδρομείου ή σε κάποιον δικτυακό τόπο μπορούν να απαντηθούν από τα ερευνητικά μας υποκείμενα.</w:t>
      </w:r>
    </w:p>
    <w:p w14:paraId="2DDB0749" w14:textId="77777777" w:rsidR="008D4497" w:rsidRDefault="00AC2FF6" w:rsidP="001E7414">
      <w:pPr>
        <w:spacing w:before="200" w:line="360" w:lineRule="auto"/>
        <w:ind w:firstLine="330"/>
        <w:contextualSpacing w:val="0"/>
        <w:jc w:val="both"/>
      </w:pPr>
      <w:r>
        <w:rPr>
          <w:rFonts w:ascii="Times New Roman" w:eastAsia="Times New Roman" w:hAnsi="Times New Roman" w:cs="Times New Roman"/>
          <w:highlight w:val="white"/>
        </w:rPr>
        <w:lastRenderedPageBreak/>
        <w:t xml:space="preserve">Για τα </w:t>
      </w:r>
      <w:r>
        <w:rPr>
          <w:rFonts w:ascii="Times New Roman" w:eastAsia="Times New Roman" w:hAnsi="Times New Roman" w:cs="Times New Roman"/>
          <w:i/>
          <w:highlight w:val="white"/>
        </w:rPr>
        <w:t>Google Forms</w:t>
      </w:r>
      <w:r w:rsidR="0090356B">
        <w:rPr>
          <w:rFonts w:ascii="Times New Roman" w:eastAsia="Times New Roman" w:hAnsi="Times New Roman" w:cs="Times New Roman"/>
          <w:i/>
          <w:highlight w:val="white"/>
        </w:rPr>
        <w:t xml:space="preserve"> </w:t>
      </w:r>
      <w:r w:rsidRPr="0090356B">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χρειάζεται η δημιουργία λογαριασμού gmail. Μέσω του Google Drive μπορεί να δημιουργηθεί εύκολα ερωτηματολόγιο απλά φτιάχνοντας μια φόρμα και προσθέτοντας τα ερωτήματα που πρέπει να απαντηθούν. Κατά τη διάρκεια δημιουργίας του ερωτηματολογίου μπορούν να συμμετέχουν παραπάνω από ένα άτομα. Επιπλέον, δίνεται η δυνατότητα επιλογής του φόντου που θα έχει το ερωτηματολόγιο ανάλογα με το περιεχόμενο του. Τέλος, μπορεί να σταλθεί ο υπερσύνδεσμος που αντιστοιχεί στο ερωτηματολόγιο μέσω ηλεκτρονικού ταχυδρομε</w:t>
      </w:r>
      <w:r w:rsidR="00CA5A7F">
        <w:rPr>
          <w:rFonts w:ascii="Times New Roman" w:eastAsia="Times New Roman" w:hAnsi="Times New Roman" w:cs="Times New Roman"/>
          <w:highlight w:val="white"/>
        </w:rPr>
        <w:t>ίου ή μέσω δημοσίευσης του στο Δ</w:t>
      </w:r>
      <w:r>
        <w:rPr>
          <w:rFonts w:ascii="Times New Roman" w:eastAsia="Times New Roman" w:hAnsi="Times New Roman" w:cs="Times New Roman"/>
          <w:highlight w:val="white"/>
        </w:rPr>
        <w:t>ιαδίκτυο στα άτομα που πρέπει να απαντήσουν. Τα αποτελέσματα των απαντήσεων αποθηκεύονται αυτόματα στο υπολογιστικό φύλλο της φόρμας στο οποίο καταγράφεται η ακριβής μέρα και ώρα που απαντήθηκε το κάθε ερωτηματολόγιο, όπως και οι απαντήσεις που δόθηκαν στα ερωτήματα.</w:t>
      </w:r>
    </w:p>
    <w:p w14:paraId="46B355A8" w14:textId="1AE8A7E7" w:rsidR="008D4497" w:rsidRPr="00401DDE" w:rsidRDefault="00401DDE" w:rsidP="00401DDE">
      <w:pPr>
        <w:pStyle w:val="Heading3"/>
        <w:rPr>
          <w:rFonts w:asciiTheme="majorHAnsi" w:hAnsiTheme="majorHAnsi"/>
          <w:b/>
          <w:color w:val="auto"/>
          <w:szCs w:val="24"/>
        </w:rPr>
      </w:pPr>
      <w:bookmarkStart w:id="52" w:name="h.lnxbz9" w:colFirst="0" w:colLast="0"/>
      <w:bookmarkStart w:id="53" w:name="_Toc421737989"/>
      <w:bookmarkEnd w:id="52"/>
      <w:r>
        <w:rPr>
          <w:rFonts w:asciiTheme="majorHAnsi" w:hAnsiTheme="majorHAnsi"/>
          <w:b/>
          <w:color w:val="auto"/>
          <w:szCs w:val="24"/>
        </w:rPr>
        <w:t xml:space="preserve">3.4.2 </w:t>
      </w:r>
      <w:r w:rsidR="00AC2FF6" w:rsidRPr="00401DDE">
        <w:rPr>
          <w:rFonts w:asciiTheme="majorHAnsi" w:hAnsiTheme="majorHAnsi"/>
          <w:b/>
          <w:color w:val="auto"/>
          <w:szCs w:val="24"/>
        </w:rPr>
        <w:t>Μη δωρεάν εργαλεία</w:t>
      </w:r>
      <w:bookmarkEnd w:id="53"/>
    </w:p>
    <w:p w14:paraId="68E9FB93" w14:textId="77777777" w:rsidR="008D4497" w:rsidRDefault="00AC2FF6" w:rsidP="001E7414">
      <w:pPr>
        <w:spacing w:before="200" w:line="360" w:lineRule="auto"/>
        <w:ind w:firstLine="330"/>
        <w:contextualSpacing w:val="0"/>
        <w:jc w:val="both"/>
      </w:pPr>
      <w:r>
        <w:rPr>
          <w:rFonts w:ascii="Times New Roman" w:eastAsia="Times New Roman" w:hAnsi="Times New Roman" w:cs="Times New Roman"/>
          <w:highlight w:val="white"/>
        </w:rPr>
        <w:t xml:space="preserve">Ο Shapiro (2014) αναφέρεται στο </w:t>
      </w:r>
      <w:r>
        <w:rPr>
          <w:rFonts w:ascii="Times New Roman" w:eastAsia="Times New Roman" w:hAnsi="Times New Roman" w:cs="Times New Roman"/>
          <w:i/>
          <w:highlight w:val="white"/>
        </w:rPr>
        <w:t>Microsoft SQL Server</w:t>
      </w:r>
      <w:r>
        <w:rPr>
          <w:rFonts w:ascii="Times New Roman" w:eastAsia="Times New Roman" w:hAnsi="Times New Roman" w:cs="Times New Roman"/>
          <w:b/>
          <w:highlight w:val="white"/>
        </w:rPr>
        <w:t>.</w:t>
      </w:r>
      <w:r>
        <w:rPr>
          <w:rFonts w:ascii="Times New Roman" w:eastAsia="Times New Roman" w:hAnsi="Times New Roman" w:cs="Times New Roman"/>
          <w:highlight w:val="white"/>
        </w:rPr>
        <w:t xml:space="preserve"> Πρόκειται για μια σχεσιακή βάση δεδομένων η οποία αναπτύχθηκε από την εταιρία Microsoft. Από το συγκεκριμένο εργαλείο χρησιμοποιούνται οι γλώσσες </w:t>
      </w:r>
      <w:r>
        <w:rPr>
          <w:rFonts w:ascii="Times New Roman" w:eastAsia="Times New Roman" w:hAnsi="Times New Roman" w:cs="Times New Roman"/>
          <w:color w:val="252525"/>
          <w:highlight w:val="white"/>
        </w:rPr>
        <w:t xml:space="preserve">T-SQL και η ANSI SQL. Σύμφωνα με την ιστοσελίδα της Microsoft, </w:t>
      </w:r>
      <w:r>
        <w:rPr>
          <w:rFonts w:ascii="Times New Roman" w:eastAsia="Times New Roman" w:hAnsi="Times New Roman" w:cs="Times New Roman"/>
          <w:highlight w:val="white"/>
        </w:rPr>
        <w:t>το συγκεκριμένο εργαλείο διατίθεται δωρεάν για 30 μέρες και στη συνέχεια μπορεί όποιος χρήστης το επιθυμεί να το αγοράσει.</w:t>
      </w:r>
    </w:p>
    <w:p w14:paraId="0A630736" w14:textId="7AE711F5" w:rsidR="008D4497" w:rsidRPr="00607E87" w:rsidRDefault="00AC2FF6" w:rsidP="00607E87">
      <w:pPr>
        <w:spacing w:before="200" w:after="200" w:line="360" w:lineRule="auto"/>
        <w:ind w:firstLine="330"/>
        <w:contextualSpacing w:val="0"/>
        <w:jc w:val="both"/>
        <w:rPr>
          <w:rFonts w:ascii="Times New Roman" w:eastAsia="Times New Roman" w:hAnsi="Times New Roman" w:cs="Times New Roman"/>
          <w:highlight w:val="white"/>
        </w:rPr>
      </w:pPr>
      <w:r>
        <w:rPr>
          <w:rFonts w:ascii="Times New Roman" w:eastAsia="Times New Roman" w:hAnsi="Times New Roman" w:cs="Times New Roman"/>
          <w:highlight w:val="white"/>
        </w:rPr>
        <w:t>Κοινά χαρακτηριστικά με το Microsoft SQL Server έχει και το εργαλείο</w:t>
      </w:r>
      <w:r w:rsidR="00226E2D">
        <w:rPr>
          <w:rFonts w:ascii="Times New Roman" w:eastAsia="Times New Roman" w:hAnsi="Times New Roman" w:cs="Times New Roman"/>
          <w:b/>
          <w:highlight w:val="white"/>
        </w:rPr>
        <w:t xml:space="preserve"> </w:t>
      </w:r>
      <w:r>
        <w:rPr>
          <w:rFonts w:ascii="Times New Roman" w:eastAsia="Times New Roman" w:hAnsi="Times New Roman" w:cs="Times New Roman"/>
          <w:i/>
          <w:highlight w:val="white"/>
        </w:rPr>
        <w:t>Microsoft Access</w:t>
      </w:r>
      <w:r>
        <w:rPr>
          <w:rFonts w:ascii="Times New Roman" w:eastAsia="Times New Roman" w:hAnsi="Times New Roman" w:cs="Times New Roman"/>
          <w:highlight w:val="white"/>
        </w:rPr>
        <w:t>. Πρόκειται για εργαλείο που επιτρέπει τη δημιουργία βάσης δεδομένων και στη συνέχεια τη δημιουργία πινάκων, συσχετίσεων πινάκων, ερωτήματα, φόρμες και εκθέσεις. Δέχεται αρχείο access, βάση δεδομένων ODBC (διακομιστής SQL), αρχείο κειμένου, αρχείο XML, λίστα sharepoint, υπηρεσίες δεδομένων, έγγραφο HTML, φάκελο outlook και αρχείο dBASE. Πρόκειται για εργαλείο που έχει αναπτυχθεί επίσης από τη Microsoft και οι περισσότεροι χρήστες το έχουν αγορασμένο και εγκατεστημένο στον υπολογιστή τους. Ωστόσο, επιτρέπεται η δωρεάν χρήση του για κάποιο χρονικό διάστημα για όσους δεν το έχουν. Για πληροφορίες που αφορούν το τρόπο χρήσης του προτείνε</w:t>
      </w:r>
      <w:r w:rsidR="00607E87">
        <w:rPr>
          <w:rFonts w:ascii="Times New Roman" w:eastAsia="Times New Roman" w:hAnsi="Times New Roman" w:cs="Times New Roman"/>
          <w:highlight w:val="white"/>
        </w:rPr>
        <w:t>ται συγκεκριμένη διεύθυνση.</w:t>
      </w:r>
      <w:r w:rsidR="00517764">
        <w:rPr>
          <w:rFonts w:ascii="Times New Roman" w:eastAsia="Times New Roman" w:hAnsi="Times New Roman" w:cs="Times New Roman"/>
          <w:highlight w:val="white"/>
        </w:rPr>
        <w:t xml:space="preserve"> </w:t>
      </w:r>
    </w:p>
    <w:p w14:paraId="14186049" w14:textId="77777777" w:rsidR="004B4B6E" w:rsidRDefault="004B4B6E" w:rsidP="00A1084B">
      <w:bookmarkStart w:id="54" w:name="h.35nkun2" w:colFirst="0" w:colLast="0"/>
      <w:bookmarkEnd w:id="54"/>
    </w:p>
    <w:p w14:paraId="0DA8D17A" w14:textId="77777777" w:rsidR="00226E2D" w:rsidRDefault="00226E2D" w:rsidP="00A1084B"/>
    <w:p w14:paraId="2078F756" w14:textId="77777777" w:rsidR="00226E2D" w:rsidRDefault="00226E2D" w:rsidP="00A1084B"/>
    <w:p w14:paraId="5BB552B1" w14:textId="77777777" w:rsidR="00226E2D" w:rsidRDefault="00226E2D" w:rsidP="00A1084B"/>
    <w:p w14:paraId="56322FD5" w14:textId="77777777" w:rsidR="00226E2D" w:rsidRDefault="00226E2D" w:rsidP="00A1084B"/>
    <w:p w14:paraId="5E61EEEB" w14:textId="77777777" w:rsidR="00226E2D" w:rsidRDefault="00226E2D" w:rsidP="00A1084B"/>
    <w:p w14:paraId="6E17A6D4" w14:textId="77777777" w:rsidR="00226E2D" w:rsidRDefault="00226E2D" w:rsidP="00A1084B"/>
    <w:p w14:paraId="1C67FDB7" w14:textId="77777777" w:rsidR="00226E2D" w:rsidRDefault="00226E2D" w:rsidP="00A1084B"/>
    <w:p w14:paraId="5C7D2221" w14:textId="77777777" w:rsidR="00226E2D" w:rsidRPr="0044302E" w:rsidRDefault="00226E2D" w:rsidP="00A1084B"/>
    <w:p w14:paraId="063296CE" w14:textId="77777777" w:rsidR="008D4497" w:rsidRPr="00B74296" w:rsidRDefault="0044302E" w:rsidP="00B74296">
      <w:pPr>
        <w:pStyle w:val="Heading2"/>
        <w:rPr>
          <w:rFonts w:asciiTheme="majorHAnsi" w:hAnsiTheme="majorHAnsi"/>
          <w:b/>
          <w:sz w:val="28"/>
          <w:szCs w:val="28"/>
        </w:rPr>
      </w:pPr>
      <w:bookmarkStart w:id="55" w:name="_Toc421474320"/>
      <w:bookmarkStart w:id="56" w:name="_Toc421737990"/>
      <w:r w:rsidRPr="00B74296">
        <w:rPr>
          <w:rFonts w:asciiTheme="majorHAnsi" w:hAnsiTheme="majorHAnsi"/>
          <w:b/>
          <w:sz w:val="28"/>
          <w:szCs w:val="28"/>
        </w:rPr>
        <w:lastRenderedPageBreak/>
        <w:t>3.</w:t>
      </w:r>
      <w:r w:rsidR="00FE6DC3" w:rsidRPr="00B74296">
        <w:rPr>
          <w:rFonts w:asciiTheme="majorHAnsi" w:hAnsiTheme="majorHAnsi"/>
          <w:b/>
          <w:sz w:val="28"/>
          <w:szCs w:val="28"/>
        </w:rPr>
        <w:t xml:space="preserve">5 </w:t>
      </w:r>
      <w:r w:rsidR="00AC2FF6" w:rsidRPr="00B74296">
        <w:rPr>
          <w:rFonts w:asciiTheme="majorHAnsi" w:hAnsiTheme="majorHAnsi"/>
          <w:b/>
          <w:sz w:val="28"/>
          <w:szCs w:val="28"/>
        </w:rPr>
        <w:t>Στατιστικές Τεχνικές</w:t>
      </w:r>
      <w:bookmarkEnd w:id="55"/>
      <w:bookmarkEnd w:id="56"/>
    </w:p>
    <w:p w14:paraId="5DD01ED9" w14:textId="77777777" w:rsidR="008D4497" w:rsidRDefault="00AC2FF6" w:rsidP="001E7414">
      <w:pPr>
        <w:spacing w:before="200" w:line="360" w:lineRule="auto"/>
        <w:contextualSpacing w:val="0"/>
        <w:jc w:val="both"/>
      </w:pPr>
      <w:r>
        <w:rPr>
          <w:rFonts w:ascii="Times New Roman" w:eastAsia="Times New Roman" w:hAnsi="Times New Roman" w:cs="Times New Roman"/>
          <w:highlight w:val="white"/>
        </w:rPr>
        <w:t xml:space="preserve">Στο συγκεκριμένο σημείο θα αναφερθούν και θα καταγραφούν τρεις τεχνικές: </w:t>
      </w:r>
      <w:r w:rsidR="0044302E">
        <w:rPr>
          <w:rFonts w:ascii="Times New Roman" w:eastAsia="Times New Roman" w:hAnsi="Times New Roman" w:cs="Times New Roman"/>
          <w:i/>
          <w:highlight w:val="white"/>
        </w:rPr>
        <w:t xml:space="preserve">hierarchical </w:t>
      </w:r>
      <w:r>
        <w:rPr>
          <w:rFonts w:ascii="Times New Roman" w:eastAsia="Times New Roman" w:hAnsi="Times New Roman" w:cs="Times New Roman"/>
          <w:i/>
          <w:highlight w:val="white"/>
        </w:rPr>
        <w:t xml:space="preserve">regression, Principal component analysis </w:t>
      </w:r>
      <w:r>
        <w:rPr>
          <w:rFonts w:ascii="Times New Roman" w:eastAsia="Times New Roman" w:hAnsi="Times New Roman" w:cs="Times New Roman"/>
          <w:highlight w:val="white"/>
        </w:rPr>
        <w:t>και</w:t>
      </w:r>
      <w:r>
        <w:rPr>
          <w:rFonts w:ascii="Times New Roman" w:eastAsia="Times New Roman" w:hAnsi="Times New Roman" w:cs="Times New Roman"/>
          <w:i/>
          <w:highlight w:val="white"/>
        </w:rPr>
        <w:t xml:space="preserve"> Factor Analysis</w:t>
      </w:r>
      <w:r>
        <w:rPr>
          <w:rFonts w:ascii="Times New Roman" w:eastAsia="Times New Roman" w:hAnsi="Times New Roman" w:cs="Times New Roman"/>
          <w:highlight w:val="white"/>
        </w:rPr>
        <w:t>.</w:t>
      </w:r>
    </w:p>
    <w:p w14:paraId="143C45A6" w14:textId="77777777" w:rsidR="008D4497" w:rsidRDefault="00AC2FF6" w:rsidP="001E7414">
      <w:pPr>
        <w:spacing w:before="200" w:line="360" w:lineRule="auto"/>
        <w:ind w:firstLine="330"/>
        <w:contextualSpacing w:val="0"/>
        <w:jc w:val="both"/>
      </w:pPr>
      <w:r>
        <w:rPr>
          <w:rFonts w:ascii="Times New Roman" w:eastAsia="Times New Roman" w:hAnsi="Times New Roman" w:cs="Times New Roman"/>
          <w:highlight w:val="white"/>
        </w:rPr>
        <w:t>Στην έρευνα του ο Junco (2011, σελ. 166) χρησιμοποίησε τη τεχνική ιεραρχικής παλινδρόμησης (</w:t>
      </w:r>
      <w:r>
        <w:rPr>
          <w:rFonts w:ascii="Times New Roman" w:eastAsia="Times New Roman" w:hAnsi="Times New Roman" w:cs="Times New Roman"/>
          <w:i/>
          <w:highlight w:val="white"/>
        </w:rPr>
        <w:t>hierarchi</w:t>
      </w:r>
      <w:r w:rsidR="0044302E">
        <w:rPr>
          <w:rFonts w:ascii="Times New Roman" w:eastAsia="Times New Roman" w:hAnsi="Times New Roman" w:cs="Times New Roman"/>
          <w:i/>
          <w:highlight w:val="white"/>
        </w:rPr>
        <w:t xml:space="preserve">cal </w:t>
      </w:r>
      <w:r>
        <w:rPr>
          <w:rFonts w:ascii="Times New Roman" w:eastAsia="Times New Roman" w:hAnsi="Times New Roman" w:cs="Times New Roman"/>
          <w:i/>
          <w:highlight w:val="white"/>
        </w:rPr>
        <w:t xml:space="preserve"> regression)</w:t>
      </w:r>
      <w:r>
        <w:rPr>
          <w:rFonts w:ascii="Times New Roman" w:eastAsia="Times New Roman" w:hAnsi="Times New Roman" w:cs="Times New Roman"/>
          <w:highlight w:val="white"/>
        </w:rPr>
        <w:t>. Πιο συγκεκριμένα, χρησιμοποιήθηκαν έξι ιεραρχικές παλινδρομήσεις [hierarchical (blocked) linear regression] ώστε να ανακαλυφθούν ποιοι είναι οι παράγοντες που επηρεάζουν τις τρεις εξαρτημένες μεταβλητές: κλίμακα αποτελεσμάτων επιπέδου εμπλοκής (engagement scale score), ο χρόνος που αφιερώνεται στην προετοιμασία του μαθήματος (time spent preparing for class), και ο χρόνος που αφιερώνεται σε δραστηριότητες που αφορούν το μάθημα (time spent in co-curricular activities) (Junco, 2011, σελ.166). Χρησιμοποιώντας τη συγκεκριμένη τεχνική μπορεί να βρεθεί ο αριθμός και η  σειρά των ανεξάρτητων μεταβλητών που επιδρούν σε μια εξαρτημένη αλλά και το ποσοστό της επίδρασης. Η συγκεκριμένη τεχνική μπορεί να εφαρμοστεί με το SPSS, εργαλείο που έχουμε αναφέρει παραπάνω.</w:t>
      </w:r>
    </w:p>
    <w:p w14:paraId="6748AA79" w14:textId="77777777" w:rsidR="008D4497" w:rsidRDefault="00AC2FF6" w:rsidP="001E7414">
      <w:pPr>
        <w:spacing w:before="200" w:line="360" w:lineRule="auto"/>
        <w:ind w:firstLine="330"/>
        <w:contextualSpacing w:val="0"/>
        <w:jc w:val="both"/>
      </w:pPr>
      <w:r>
        <w:rPr>
          <w:rFonts w:ascii="Times New Roman" w:eastAsia="Times New Roman" w:hAnsi="Times New Roman" w:cs="Times New Roman"/>
          <w:highlight w:val="white"/>
        </w:rPr>
        <w:t>Ο Yatani (2014) αναλύει με ιδιαίτερη λεπτομέρεια τις δύο επόμενες τεχνικές: Principal component analysis και Factor Analysis</w:t>
      </w:r>
      <w:r>
        <w:rPr>
          <w:rFonts w:ascii="Times New Roman" w:eastAsia="Times New Roman" w:hAnsi="Times New Roman" w:cs="Times New Roman"/>
          <w:b/>
          <w:highlight w:val="white"/>
        </w:rPr>
        <w:t xml:space="preserve">. </w:t>
      </w:r>
      <w:r>
        <w:rPr>
          <w:rFonts w:ascii="Times New Roman" w:eastAsia="Times New Roman" w:hAnsi="Times New Roman" w:cs="Times New Roman"/>
          <w:highlight w:val="white"/>
        </w:rPr>
        <w:t xml:space="preserve">Σύμφωνα με τον Yatani (2014), η τεχνική </w:t>
      </w:r>
      <w:r>
        <w:rPr>
          <w:rFonts w:ascii="Times New Roman" w:eastAsia="Times New Roman" w:hAnsi="Times New Roman" w:cs="Times New Roman"/>
          <w:i/>
          <w:highlight w:val="white"/>
        </w:rPr>
        <w:t>Principal component analysis</w:t>
      </w:r>
      <w:r>
        <w:rPr>
          <w:rFonts w:ascii="Times New Roman" w:eastAsia="Times New Roman" w:hAnsi="Times New Roman" w:cs="Times New Roman"/>
          <w:highlight w:val="white"/>
        </w:rPr>
        <w:t xml:space="preserve"> είναι μια τεχνική η οποία χρησιμοποιείται όταν υπάρχουν πολλές μεταβλητές και μέσα από αυτές μπορούν να εξηγηθούν αρκετά πράγματα. Πιο συγκεκριμένα, η τεχνική αυτή βοηθά να βρεθεί ο συνδυασμός των μεταβλητών όπου εξηγεί καλύτερα το φαινόμενο όπου εξετάζεται (Yatani, 2014). Δηλαδή, βοηθά να μειωθεί ο αριθμός των μεταβλητών, αλλά χωρίς να χαθούν πολλές από τις πληροφορίες, όπου περιέχονται από τις αρχικές μεταβλητές (Yatani, 2014). Στον ιστότοπο εμπεριέχεται ένα παράδειγμα που αναλύει λεπτομερώς τη συγκεκριμένη τεχνική με κώδικα σε R.</w:t>
      </w:r>
    </w:p>
    <w:p w14:paraId="2B697E7F" w14:textId="77777777" w:rsidR="00750DAC" w:rsidRDefault="00AC2FF6" w:rsidP="00B6353D">
      <w:pPr>
        <w:spacing w:before="200" w:after="200" w:line="360" w:lineRule="auto"/>
        <w:ind w:firstLine="330"/>
        <w:contextualSpacing w:val="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Επίσης, αναφέρεται μια άλλη τεχνική, η </w:t>
      </w:r>
      <w:r>
        <w:rPr>
          <w:rFonts w:ascii="Times New Roman" w:eastAsia="Times New Roman" w:hAnsi="Times New Roman" w:cs="Times New Roman"/>
          <w:i/>
          <w:highlight w:val="white"/>
        </w:rPr>
        <w:t>Factor Analysis</w:t>
      </w:r>
      <w:r>
        <w:rPr>
          <w:rFonts w:ascii="Times New Roman" w:eastAsia="Times New Roman" w:hAnsi="Times New Roman" w:cs="Times New Roman"/>
          <w:highlight w:val="white"/>
        </w:rPr>
        <w:t xml:space="preserve"> (Yatani, 2014). Αναφέρει ότι πρόκειται για μια τεχνική όπου πάλι προσπαθεί να βοηθήσει στο να γίνει κατανοητό το τι σημαίνουν τα δεδομένα όταν υπάρχουν πολλές μεταβλητές (Yatani, 2014). Πιο συγκεκριμένα, η τεχνική αυτή προσπαθεί να βρει κρυμμένες μεταβλητές όπου εξηγούν τη συμπεριφορά των μεταβλητών που έχουμε (Yatani, 2014). </w:t>
      </w:r>
    </w:p>
    <w:p w14:paraId="46D482EB" w14:textId="092695D9" w:rsidR="008D4497" w:rsidRPr="00B6353D" w:rsidRDefault="00AC2FF6" w:rsidP="00B6353D">
      <w:pPr>
        <w:spacing w:before="200" w:after="200" w:line="360" w:lineRule="auto"/>
        <w:ind w:firstLine="330"/>
        <w:contextualSpacing w:val="0"/>
        <w:jc w:val="both"/>
        <w:rPr>
          <w:rFonts w:ascii="Times New Roman" w:eastAsia="Times New Roman" w:hAnsi="Times New Roman" w:cs="Times New Roman"/>
        </w:rPr>
      </w:pPr>
      <w:r>
        <w:rPr>
          <w:rFonts w:ascii="Times New Roman" w:eastAsia="Times New Roman" w:hAnsi="Times New Roman" w:cs="Times New Roman"/>
          <w:highlight w:val="white"/>
        </w:rPr>
        <w:t xml:space="preserve">Όπως και στη τεχνική Principal component analysis, γίνεται προσπάθεια και εδώ να μειωθεί ο αριθμός των μεταβλητών και οι καινούργιες μεταβλητές να μπορούν να εξηγήσουν τα δεδομένα το ίδιο καλά (Yatani, 2014). Ωστόσο, η ομοιότητα των δύο τεχνικών περιορίζεται στο ότι το </w:t>
      </w:r>
      <w:r>
        <w:rPr>
          <w:rFonts w:ascii="Times New Roman" w:eastAsia="Times New Roman" w:hAnsi="Times New Roman" w:cs="Times New Roman"/>
          <w:highlight w:val="white"/>
        </w:rPr>
        <w:lastRenderedPageBreak/>
        <w:t>αποτέλεσμα είναι ίδιο μόνο στα πλαίσια της μείωσης του αριθμού των μεταβλητών και διαφέρουν στο τρόπο που γίνεται αυτή η μείωση (Yatani, 2014). Αυτό φαίνεται ξεκάθαρα και με λεπτομέρεια στο παράδειγμα της τεχνικής Factor Analysis χρησιμοποιώντας πάλι τον κώδικα R.</w:t>
      </w:r>
      <w:bookmarkStart w:id="57" w:name="h.u0zppjtu382a" w:colFirst="0" w:colLast="0"/>
      <w:bookmarkStart w:id="58" w:name="h.44sinio" w:colFirst="0" w:colLast="0"/>
      <w:bookmarkEnd w:id="57"/>
      <w:bookmarkEnd w:id="58"/>
    </w:p>
    <w:p w14:paraId="0EBFE549" w14:textId="77777777" w:rsidR="00023255" w:rsidRDefault="00023255">
      <w:pPr>
        <w:rPr>
          <w:rFonts w:asciiTheme="majorHAnsi" w:eastAsia="Times New Roman" w:hAnsiTheme="majorHAnsi" w:cs="Times New Roman"/>
          <w:b/>
          <w:sz w:val="52"/>
          <w:szCs w:val="52"/>
        </w:rPr>
      </w:pPr>
      <w:bookmarkStart w:id="59" w:name="h.c4e6qzl49cdh" w:colFirst="0" w:colLast="0"/>
      <w:bookmarkStart w:id="60" w:name="_Toc421474321"/>
      <w:bookmarkEnd w:id="59"/>
      <w:r>
        <w:rPr>
          <w:rFonts w:asciiTheme="majorHAnsi" w:eastAsia="Times New Roman" w:hAnsiTheme="majorHAnsi" w:cs="Times New Roman"/>
          <w:b/>
          <w:sz w:val="52"/>
          <w:szCs w:val="52"/>
        </w:rPr>
        <w:br w:type="page"/>
      </w:r>
    </w:p>
    <w:p w14:paraId="462CB998" w14:textId="3FB49B8A" w:rsidR="00B74296" w:rsidRPr="00B74296" w:rsidRDefault="00B74296" w:rsidP="00B74296">
      <w:pPr>
        <w:pStyle w:val="Heading1"/>
        <w:keepNext/>
        <w:keepLines/>
        <w:spacing w:after="200"/>
        <w:contextualSpacing w:val="0"/>
        <w:rPr>
          <w:rFonts w:asciiTheme="majorHAnsi" w:eastAsia="Times New Roman" w:hAnsiTheme="majorHAnsi" w:cs="Times New Roman"/>
          <w:b/>
          <w:sz w:val="52"/>
          <w:szCs w:val="52"/>
        </w:rPr>
      </w:pPr>
      <w:bookmarkStart w:id="61" w:name="_Toc421737991"/>
      <w:r w:rsidRPr="00B74296">
        <w:rPr>
          <w:rFonts w:asciiTheme="majorHAnsi" w:eastAsia="Times New Roman" w:hAnsiTheme="majorHAnsi" w:cs="Times New Roman"/>
          <w:b/>
          <w:sz w:val="52"/>
          <w:szCs w:val="52"/>
        </w:rPr>
        <w:lastRenderedPageBreak/>
        <w:t>Κεφάλαιο 4</w:t>
      </w:r>
      <w:r w:rsidRPr="00B74296">
        <w:rPr>
          <w:rFonts w:asciiTheme="majorHAnsi" w:eastAsia="Times New Roman" w:hAnsiTheme="majorHAnsi" w:cs="Times New Roman"/>
          <w:b/>
          <w:sz w:val="52"/>
          <w:szCs w:val="52"/>
          <w:vertAlign w:val="superscript"/>
        </w:rPr>
        <w:t>ο</w:t>
      </w:r>
      <w:bookmarkEnd w:id="61"/>
      <w:r w:rsidRPr="00B74296">
        <w:rPr>
          <w:rFonts w:asciiTheme="majorHAnsi" w:eastAsia="Times New Roman" w:hAnsiTheme="majorHAnsi" w:cs="Times New Roman"/>
          <w:b/>
          <w:sz w:val="52"/>
          <w:szCs w:val="52"/>
        </w:rPr>
        <w:t xml:space="preserve"> </w:t>
      </w:r>
    </w:p>
    <w:p w14:paraId="61AF3E05" w14:textId="77777777" w:rsidR="008D4497" w:rsidRDefault="00AC2FF6" w:rsidP="00B74296">
      <w:pPr>
        <w:pStyle w:val="Heading1"/>
        <w:keepNext/>
        <w:keepLines/>
        <w:spacing w:after="200"/>
        <w:contextualSpacing w:val="0"/>
        <w:rPr>
          <w:rFonts w:asciiTheme="majorHAnsi" w:eastAsia="Times New Roman" w:hAnsiTheme="majorHAnsi" w:cs="Times New Roman"/>
          <w:b/>
          <w:sz w:val="44"/>
          <w:szCs w:val="44"/>
        </w:rPr>
      </w:pPr>
      <w:bookmarkStart w:id="62" w:name="_Toc421737992"/>
      <w:r w:rsidRPr="00B74296">
        <w:rPr>
          <w:rFonts w:asciiTheme="majorHAnsi" w:eastAsia="Times New Roman" w:hAnsiTheme="majorHAnsi" w:cs="Times New Roman"/>
          <w:b/>
          <w:sz w:val="44"/>
          <w:szCs w:val="44"/>
        </w:rPr>
        <w:t>4. Εργαλεία Έρευνας</w:t>
      </w:r>
      <w:bookmarkEnd w:id="60"/>
      <w:bookmarkEnd w:id="62"/>
    </w:p>
    <w:p w14:paraId="56447226" w14:textId="0F34CA1F" w:rsidR="00B74296" w:rsidRPr="00B74296" w:rsidRDefault="00B74296" w:rsidP="00B74296">
      <w:pPr>
        <w:spacing w:after="240"/>
        <w:rPr>
          <w:rFonts w:ascii="Times New Roman" w:hAnsi="Times New Roman" w:cs="Times New Roman"/>
          <w:b/>
          <w:sz w:val="28"/>
          <w:szCs w:val="28"/>
        </w:rPr>
      </w:pPr>
      <w:r w:rsidRPr="00B74296">
        <w:rPr>
          <w:rFonts w:ascii="Times New Roman" w:hAnsi="Times New Roman" w:cs="Times New Roman"/>
          <w:b/>
          <w:sz w:val="28"/>
          <w:szCs w:val="28"/>
        </w:rPr>
        <w:t>Σκοπός</w:t>
      </w:r>
    </w:p>
    <w:p w14:paraId="2879D4B4" w14:textId="77777777" w:rsidR="00B74296" w:rsidRPr="00B74296" w:rsidRDefault="00B74296" w:rsidP="00B74296">
      <w:pPr>
        <w:spacing w:after="240"/>
      </w:pPr>
    </w:p>
    <w:p w14:paraId="0861359D" w14:textId="41CEC054" w:rsidR="00A203F2" w:rsidRPr="00551535" w:rsidRDefault="00AC2FF6" w:rsidP="001E7414">
      <w:pPr>
        <w:spacing w:after="200" w:line="360" w:lineRule="auto"/>
        <w:contextualSpacing w:val="0"/>
        <w:jc w:val="both"/>
        <w:rPr>
          <w:rFonts w:ascii="Times New Roman" w:eastAsia="Times New Roman" w:hAnsi="Times New Roman" w:cs="Times New Roman"/>
        </w:rPr>
      </w:pPr>
      <w:r>
        <w:rPr>
          <w:rFonts w:ascii="Times New Roman" w:eastAsia="Times New Roman" w:hAnsi="Times New Roman" w:cs="Times New Roman"/>
        </w:rPr>
        <w:t>Η συγκεκριμένη ενότητα αναφέρεται στα ε</w:t>
      </w:r>
      <w:r w:rsidR="000E567A">
        <w:rPr>
          <w:rFonts w:ascii="Times New Roman" w:eastAsia="Times New Roman" w:hAnsi="Times New Roman" w:cs="Times New Roman"/>
        </w:rPr>
        <w:t xml:space="preserve">ργαλεία που θα χρησιμεύσουν </w:t>
      </w:r>
      <w:r>
        <w:rPr>
          <w:rFonts w:ascii="Times New Roman" w:eastAsia="Times New Roman" w:hAnsi="Times New Roman" w:cs="Times New Roman"/>
        </w:rPr>
        <w:t>στην έρευνα που θα πραγματοποι</w:t>
      </w:r>
      <w:r w:rsidR="00AA39C4">
        <w:rPr>
          <w:rFonts w:ascii="Times New Roman" w:eastAsia="Times New Roman" w:hAnsi="Times New Roman" w:cs="Times New Roman"/>
        </w:rPr>
        <w:t>ηθεί. Η επιλογή τους γίνεται βάση κάποιων κριτηρίων</w:t>
      </w:r>
      <w:r>
        <w:rPr>
          <w:rFonts w:ascii="Times New Roman" w:eastAsia="Times New Roman" w:hAnsi="Times New Roman" w:cs="Times New Roman"/>
        </w:rPr>
        <w:t>, η παρουσίαση και η εξήγηση των</w:t>
      </w:r>
      <w:r w:rsidR="0014640C">
        <w:rPr>
          <w:rFonts w:ascii="Times New Roman" w:eastAsia="Times New Roman" w:hAnsi="Times New Roman" w:cs="Times New Roman"/>
        </w:rPr>
        <w:t xml:space="preserve"> οποίων παρουσιάζεται παρακάτω. Τ</w:t>
      </w:r>
      <w:r w:rsidR="005266EE">
        <w:rPr>
          <w:rFonts w:ascii="Times New Roman" w:eastAsia="Times New Roman" w:hAnsi="Times New Roman" w:cs="Times New Roman"/>
        </w:rPr>
        <w:t>α συγκεκριμένα κριτήρια</w:t>
      </w:r>
      <w:r w:rsidR="0014640C">
        <w:rPr>
          <w:rFonts w:ascii="Times New Roman" w:eastAsia="Times New Roman" w:hAnsi="Times New Roman" w:cs="Times New Roman"/>
        </w:rPr>
        <w:t xml:space="preserve"> επιλέχθηκαν</w:t>
      </w:r>
      <w:r w:rsidR="005266EE">
        <w:rPr>
          <w:rFonts w:ascii="Times New Roman" w:eastAsia="Times New Roman" w:hAnsi="Times New Roman" w:cs="Times New Roman"/>
        </w:rPr>
        <w:t xml:space="preserve"> με βάση </w:t>
      </w:r>
      <w:r w:rsidR="00A47BFE">
        <w:rPr>
          <w:rFonts w:ascii="Times New Roman" w:eastAsia="Times New Roman" w:hAnsi="Times New Roman" w:cs="Times New Roman"/>
        </w:rPr>
        <w:t>το συγκεκριμένο χρονικό πλαίσιο που πραγματοποιείται η παρούσα εργασία</w:t>
      </w:r>
      <w:r w:rsidR="005266EE">
        <w:rPr>
          <w:rFonts w:ascii="Times New Roman" w:eastAsia="Times New Roman" w:hAnsi="Times New Roman" w:cs="Times New Roman"/>
        </w:rPr>
        <w:t>,</w:t>
      </w:r>
      <w:r w:rsidR="00A47BFE">
        <w:rPr>
          <w:rFonts w:ascii="Times New Roman" w:eastAsia="Times New Roman" w:hAnsi="Times New Roman" w:cs="Times New Roman"/>
        </w:rPr>
        <w:t xml:space="preserve"> τις </w:t>
      </w:r>
      <w:r w:rsidR="005266EE">
        <w:rPr>
          <w:rFonts w:ascii="Times New Roman" w:eastAsia="Times New Roman" w:hAnsi="Times New Roman" w:cs="Times New Roman"/>
        </w:rPr>
        <w:t>γνώσεις του υποκειμένου που τη γράφει αλλά και το είδος της έρευνας που θα πραγματοποιηθεί.</w:t>
      </w:r>
      <w:r w:rsidR="005C7C71">
        <w:rPr>
          <w:rFonts w:ascii="Times New Roman" w:eastAsia="Times New Roman" w:hAnsi="Times New Roman" w:cs="Times New Roman"/>
        </w:rPr>
        <w:t xml:space="preserve"> Ο </w:t>
      </w:r>
      <w:r>
        <w:rPr>
          <w:rFonts w:ascii="Times New Roman" w:eastAsia="Times New Roman" w:hAnsi="Times New Roman" w:cs="Times New Roman"/>
        </w:rPr>
        <w:t>τρόπος βαθμολόγησης</w:t>
      </w:r>
      <w:r w:rsidR="005266EE">
        <w:rPr>
          <w:rFonts w:ascii="Times New Roman" w:eastAsia="Times New Roman" w:hAnsi="Times New Roman" w:cs="Times New Roman"/>
        </w:rPr>
        <w:t xml:space="preserve"> των εργαλείων</w:t>
      </w:r>
      <w:r>
        <w:rPr>
          <w:rFonts w:ascii="Times New Roman" w:eastAsia="Times New Roman" w:hAnsi="Times New Roman" w:cs="Times New Roman"/>
        </w:rPr>
        <w:t xml:space="preserve"> είναι επηρεασμένος από τους Scheffel, Drachsler, Stoyanov,</w:t>
      </w:r>
      <w:r w:rsidR="00E41222">
        <w:rPr>
          <w:rFonts w:ascii="Times New Roman" w:eastAsia="Times New Roman" w:hAnsi="Times New Roman" w:cs="Times New Roman"/>
        </w:rPr>
        <w:t xml:space="preserve"> και </w:t>
      </w:r>
      <w:r>
        <w:rPr>
          <w:rFonts w:ascii="Times New Roman" w:eastAsia="Times New Roman" w:hAnsi="Times New Roman" w:cs="Times New Roman"/>
        </w:rPr>
        <w:t xml:space="preserve">Specht (2014). Πιο συγκεκριμένα, τα εργαλεία που παρουσιάζονται θα βαθμολογούνται από το 1 έως το 7 (1= </w:t>
      </w:r>
      <w:r>
        <w:rPr>
          <w:rFonts w:ascii="Times New Roman" w:eastAsia="Times New Roman" w:hAnsi="Times New Roman" w:cs="Times New Roman"/>
          <w:i/>
        </w:rPr>
        <w:t>χαμηλότερη βαθμολογία</w:t>
      </w:r>
      <w:r>
        <w:rPr>
          <w:rFonts w:ascii="Times New Roman" w:eastAsia="Times New Roman" w:hAnsi="Times New Roman" w:cs="Times New Roman"/>
        </w:rPr>
        <w:t xml:space="preserve"> και 7= </w:t>
      </w:r>
      <w:r>
        <w:rPr>
          <w:rFonts w:ascii="Times New Roman" w:eastAsia="Times New Roman" w:hAnsi="Times New Roman" w:cs="Times New Roman"/>
          <w:i/>
        </w:rPr>
        <w:t>μεγαλύτερη βαθμολογία</w:t>
      </w:r>
      <w:r>
        <w:rPr>
          <w:rFonts w:ascii="Times New Roman" w:eastAsia="Times New Roman" w:hAnsi="Times New Roman" w:cs="Times New Roman"/>
        </w:rPr>
        <w:t>). Η βαθμολόγηση του κάθε εργαλείου θα γίνεται σε κάθε κριτήριο και στο τέλος προκύπτει για το καθένα μια συνολική βαθμολογία.</w:t>
      </w:r>
    </w:p>
    <w:p w14:paraId="4DDEAB84" w14:textId="77777777" w:rsidR="008D4497" w:rsidRPr="0079008F" w:rsidRDefault="00AC2FF6" w:rsidP="0079008F">
      <w:pPr>
        <w:pStyle w:val="Heading2"/>
        <w:spacing w:after="240"/>
        <w:rPr>
          <w:rFonts w:asciiTheme="majorHAnsi" w:hAnsiTheme="majorHAnsi"/>
          <w:b/>
          <w:sz w:val="28"/>
          <w:szCs w:val="28"/>
        </w:rPr>
      </w:pPr>
      <w:bookmarkStart w:id="63" w:name="h.4ktok0x7zqws" w:colFirst="0" w:colLast="0"/>
      <w:bookmarkStart w:id="64" w:name="_Toc421474322"/>
      <w:bookmarkStart w:id="65" w:name="_Toc421737993"/>
      <w:bookmarkEnd w:id="63"/>
      <w:r w:rsidRPr="0079008F">
        <w:rPr>
          <w:rFonts w:asciiTheme="majorHAnsi" w:hAnsiTheme="majorHAnsi"/>
          <w:b/>
          <w:sz w:val="28"/>
          <w:szCs w:val="28"/>
        </w:rPr>
        <w:t>Κριτήριο 1- Ευχρηστία εργαλείου</w:t>
      </w:r>
      <w:bookmarkEnd w:id="64"/>
      <w:bookmarkEnd w:id="65"/>
    </w:p>
    <w:p w14:paraId="7266BFF7" w14:textId="77777777" w:rsidR="008D4497" w:rsidRDefault="00AC2FF6" w:rsidP="001E7414">
      <w:pPr>
        <w:spacing w:after="200" w:line="360" w:lineRule="auto"/>
        <w:ind w:firstLine="330"/>
        <w:contextualSpacing w:val="0"/>
        <w:jc w:val="both"/>
      </w:pPr>
      <w:r>
        <w:rPr>
          <w:rFonts w:ascii="Times New Roman" w:eastAsia="Times New Roman" w:hAnsi="Times New Roman" w:cs="Times New Roman"/>
        </w:rPr>
        <w:t xml:space="preserve">Το συγκεκριμένο κριτήριο αφορά στο κατά πόσο συγκεκριμένοι χρήστες χρησιμοποιούν αποτελεσματικά ένα εργαλείο και βγάζουν αποτελέσματα που χρειάζονται μέσα από αυτό. Δηλαδή κατά πόσο μπορούν να χειριστούν ένα εργαλείο χωρίς να χρειάζεται να έχουν εξειδικευμένες γνώσεις. Για παράδειγμα, να μην χρειάζεται να ξέρουν κάποια γλώσσα προγραμματισμού και γενικότερα το περιβάλλον πλοήγησης των εργαλείων να είναι παρόμοιο με τα περιβάλλοντα χρήσης που έρχονται καθημερινά σε επαφή οι χρήστες. </w:t>
      </w:r>
    </w:p>
    <w:p w14:paraId="6ADF5ED7" w14:textId="77777777" w:rsidR="008D4497" w:rsidRDefault="00AC2FF6" w:rsidP="001E7414">
      <w:pPr>
        <w:spacing w:after="200" w:line="360" w:lineRule="auto"/>
        <w:ind w:firstLine="330"/>
        <w:contextualSpacing w:val="0"/>
        <w:jc w:val="both"/>
      </w:pPr>
      <w:r>
        <w:rPr>
          <w:rFonts w:ascii="Times New Roman" w:eastAsia="Times New Roman" w:hAnsi="Times New Roman" w:cs="Times New Roman"/>
        </w:rPr>
        <w:t xml:space="preserve">Μέσα από το χειρισμό των εργαλείων που αναφέρονται στην προηγούμενη ενότητα εύχρηστα είναι τα εξής: Gapminder, Wordle, Many Eyes, Infogr.am, Tableau Public, TIBCO Software, Rapid Miner, Statsoft Statistica, Node XL, Gephi, CMAP or VUE, SPSS, Microsoft Excel, Microsoft Access, National Survey of Student Engagement, Surveymonkey, Google Forms και Weka. </w:t>
      </w:r>
    </w:p>
    <w:p w14:paraId="145280C2" w14:textId="742B21C9" w:rsidR="00A203F2" w:rsidRPr="00517764" w:rsidRDefault="00AC2FF6" w:rsidP="005B5364">
      <w:pPr>
        <w:spacing w:after="200" w:line="360" w:lineRule="auto"/>
        <w:ind w:firstLine="330"/>
        <w:contextualSpacing w:val="0"/>
        <w:jc w:val="both"/>
        <w:rPr>
          <w:rFonts w:ascii="Times New Roman" w:eastAsia="Times New Roman" w:hAnsi="Times New Roman" w:cs="Times New Roman"/>
        </w:rPr>
      </w:pPr>
      <w:r>
        <w:rPr>
          <w:rFonts w:ascii="Times New Roman" w:eastAsia="Times New Roman" w:hAnsi="Times New Roman" w:cs="Times New Roman"/>
        </w:rPr>
        <w:t xml:space="preserve">Η βαθμολογία των εργαλείων Gapminder, Wordle, Many Eyes, Infogr.am, Tableau Public, TIBCO Software, Node XL, CMAP or VUE, Microsoft Excel και Google Forms είναι 7 καθώς αποτελούν τα πιο εύχρηστα εργαλεία του συγκεκριμένου κριτηρίου. Ακολουθούν τα εργαλεία </w:t>
      </w:r>
      <w:r>
        <w:rPr>
          <w:rFonts w:ascii="Times New Roman" w:eastAsia="Times New Roman" w:hAnsi="Times New Roman" w:cs="Times New Roman"/>
        </w:rPr>
        <w:lastRenderedPageBreak/>
        <w:t xml:space="preserve">Rapid Miner, Statsoft Statistica, Gephi, SPSS, Microsoft Access, National Survey of Student Engagement, Surveymonkey και Weka με βαθμολογία 6 καθώς ενώ είναι εύχρηστα το περιβάλλον χρήσης τους δεν είναι απολύτως ίδιο με τα περιβάλλοντα χρήσης που είναι εξοικειωμένος ένας χρήστης.   </w:t>
      </w:r>
    </w:p>
    <w:p w14:paraId="1FDA0548" w14:textId="77777777" w:rsidR="008D4497" w:rsidRPr="0079008F" w:rsidRDefault="00AC2FF6" w:rsidP="001E7414">
      <w:pPr>
        <w:pStyle w:val="Heading2"/>
        <w:keepNext/>
        <w:keepLines/>
        <w:spacing w:after="200" w:line="360" w:lineRule="auto"/>
        <w:contextualSpacing w:val="0"/>
        <w:rPr>
          <w:rFonts w:asciiTheme="majorHAnsi" w:hAnsiTheme="majorHAnsi"/>
          <w:b/>
          <w:sz w:val="28"/>
          <w:szCs w:val="28"/>
        </w:rPr>
      </w:pPr>
      <w:bookmarkStart w:id="66" w:name="h.amrl5i5jwka0" w:colFirst="0" w:colLast="0"/>
      <w:bookmarkStart w:id="67" w:name="_Toc421474323"/>
      <w:bookmarkStart w:id="68" w:name="_Toc421737994"/>
      <w:bookmarkEnd w:id="66"/>
      <w:r w:rsidRPr="0079008F">
        <w:rPr>
          <w:rFonts w:asciiTheme="majorHAnsi" w:eastAsia="Times New Roman" w:hAnsiTheme="majorHAnsi" w:cs="Times New Roman"/>
          <w:b/>
          <w:sz w:val="28"/>
          <w:szCs w:val="28"/>
        </w:rPr>
        <w:t>Κριτήριο 2- Χρόνος Εκμάθησης εργαλείου</w:t>
      </w:r>
      <w:bookmarkEnd w:id="67"/>
      <w:bookmarkEnd w:id="68"/>
    </w:p>
    <w:p w14:paraId="0A096A22" w14:textId="77777777" w:rsidR="008D4497" w:rsidRDefault="00AC2FF6" w:rsidP="001E7414">
      <w:pPr>
        <w:spacing w:before="200" w:after="200" w:line="360" w:lineRule="auto"/>
        <w:ind w:firstLine="330"/>
        <w:contextualSpacing w:val="0"/>
        <w:jc w:val="both"/>
      </w:pPr>
      <w:r>
        <w:rPr>
          <w:rFonts w:ascii="Times New Roman" w:eastAsia="Times New Roman" w:hAnsi="Times New Roman" w:cs="Times New Roman"/>
        </w:rPr>
        <w:t xml:space="preserve">Το συγκεκριμένο κριτήριο αφορά στον χρόνο που χρειάζεται κάποιος για να μάθει να χειρίζεται αποτελεσματικά ένα εργαλείο. Πιο αναλυτικά, το χρόνο που χρειάζεται για να μάθει με επάρκεια τις λειτουργίες του εργαλείου ώστε να το χειριστεί ανάλογα και να βγάλει τα αποτελέσματά όπου χρειάζεται. Παρακάτω, αναφέρονται τα εργαλεία όπου μέσα από </w:t>
      </w:r>
      <w:r w:rsidR="007F1DA6">
        <w:rPr>
          <w:rFonts w:ascii="Times New Roman" w:eastAsia="Times New Roman" w:hAnsi="Times New Roman" w:cs="Times New Roman"/>
        </w:rPr>
        <w:t>τη χρήση τους, διαπιστώθηκε ότι</w:t>
      </w:r>
      <w:r>
        <w:rPr>
          <w:rFonts w:ascii="Times New Roman" w:eastAsia="Times New Roman" w:hAnsi="Times New Roman" w:cs="Times New Roman"/>
        </w:rPr>
        <w:t xml:space="preserve"> μπορεί κανείς να μάθει να τα χειρίζεται σε σχετικά μικρό χρονικό διάστημα. </w:t>
      </w:r>
    </w:p>
    <w:p w14:paraId="26395F10" w14:textId="30D0320B" w:rsidR="008D4497" w:rsidRDefault="00AC2FF6" w:rsidP="001E7414">
      <w:pPr>
        <w:spacing w:before="200" w:after="200" w:line="360" w:lineRule="auto"/>
        <w:ind w:firstLine="330"/>
        <w:contextualSpacing w:val="0"/>
        <w:jc w:val="both"/>
      </w:pPr>
      <w:r>
        <w:rPr>
          <w:rFonts w:ascii="Times New Roman" w:eastAsia="Times New Roman" w:hAnsi="Times New Roman" w:cs="Times New Roman"/>
        </w:rPr>
        <w:t>Σχετικά γρήγορα μπορούν να χειριστούν τα εργαλεία Gapminder, Wordle, Many Eyes, Infogr.am, Tableau Public, TIBCO Software, Rapid Miner, Statsoft Statistica και Node XL. Το Gapminder περιέχει τη δική του βάσ</w:t>
      </w:r>
      <w:r w:rsidR="000129E6">
        <w:rPr>
          <w:rFonts w:ascii="Times New Roman" w:eastAsia="Times New Roman" w:hAnsi="Times New Roman" w:cs="Times New Roman"/>
        </w:rPr>
        <w:t>η δεδομένων οπότε απλά επιλέγει</w:t>
      </w:r>
      <w:r w:rsidR="000129E6" w:rsidRPr="000129E6">
        <w:rPr>
          <w:rFonts w:ascii="Times New Roman" w:eastAsia="Times New Roman" w:hAnsi="Times New Roman" w:cs="Times New Roman"/>
        </w:rPr>
        <w:t xml:space="preserve"> </w:t>
      </w:r>
      <w:r w:rsidR="000129E6">
        <w:rPr>
          <w:rFonts w:ascii="Times New Roman" w:eastAsia="Times New Roman" w:hAnsi="Times New Roman" w:cs="Times New Roman"/>
        </w:rPr>
        <w:t>κανείς</w:t>
      </w:r>
      <w:r w:rsidR="00BD373D">
        <w:rPr>
          <w:rFonts w:ascii="Times New Roman" w:eastAsia="Times New Roman" w:hAnsi="Times New Roman" w:cs="Times New Roman"/>
        </w:rPr>
        <w:t xml:space="preserve"> το </w:t>
      </w:r>
      <w:r>
        <w:rPr>
          <w:rFonts w:ascii="Times New Roman" w:eastAsia="Times New Roman" w:hAnsi="Times New Roman" w:cs="Times New Roman"/>
        </w:rPr>
        <w:t>φαινόμενο</w:t>
      </w:r>
      <w:r w:rsidR="000129E6">
        <w:rPr>
          <w:rFonts w:ascii="Times New Roman" w:eastAsia="Times New Roman" w:hAnsi="Times New Roman" w:cs="Times New Roman"/>
        </w:rPr>
        <w:t xml:space="preserve"> που</w:t>
      </w:r>
      <w:r w:rsidR="00BD373D">
        <w:rPr>
          <w:rFonts w:ascii="Times New Roman" w:eastAsia="Times New Roman" w:hAnsi="Times New Roman" w:cs="Times New Roman"/>
        </w:rPr>
        <w:t xml:space="preserve"> θέλει </w:t>
      </w:r>
      <w:r>
        <w:rPr>
          <w:rFonts w:ascii="Times New Roman" w:eastAsia="Times New Roman" w:hAnsi="Times New Roman" w:cs="Times New Roman"/>
        </w:rPr>
        <w:t>να εξελιχθεί</w:t>
      </w:r>
      <w:r w:rsidR="00BD373D">
        <w:rPr>
          <w:rFonts w:ascii="Times New Roman" w:eastAsia="Times New Roman" w:hAnsi="Times New Roman" w:cs="Times New Roman"/>
        </w:rPr>
        <w:t xml:space="preserve"> μπροστά του</w:t>
      </w:r>
      <w:r>
        <w:rPr>
          <w:rFonts w:ascii="Times New Roman" w:eastAsia="Times New Roman" w:hAnsi="Times New Roman" w:cs="Times New Roman"/>
        </w:rPr>
        <w:t xml:space="preserve">. Αντίστοιχο χρόνο χρειάζεται και το εργαλείο Wordle καθώς </w:t>
      </w:r>
      <w:r w:rsidR="007F1DA6">
        <w:rPr>
          <w:rFonts w:ascii="Times New Roman" w:eastAsia="Times New Roman" w:hAnsi="Times New Roman" w:cs="Times New Roman"/>
        </w:rPr>
        <w:t xml:space="preserve">ο χρήστης επιλέγει </w:t>
      </w:r>
      <w:r>
        <w:rPr>
          <w:rFonts w:ascii="Times New Roman" w:eastAsia="Times New Roman" w:hAnsi="Times New Roman" w:cs="Times New Roman"/>
        </w:rPr>
        <w:t>μόνο το κείμενο ή την ιστοσελίδα που θέλει να δημιουργήσει σε “σύννεφο λέξεων” και τα υπόλοιπα γίνονται αυτόματα από το εργαλείο.</w:t>
      </w:r>
    </w:p>
    <w:p w14:paraId="0200B1F2" w14:textId="42D0E41D" w:rsidR="008D4497" w:rsidRDefault="00AC2FF6" w:rsidP="001E7414">
      <w:pPr>
        <w:spacing w:before="200" w:after="200" w:line="360" w:lineRule="auto"/>
        <w:ind w:firstLine="330"/>
        <w:contextualSpacing w:val="0"/>
        <w:jc w:val="both"/>
      </w:pPr>
      <w:r>
        <w:rPr>
          <w:rFonts w:ascii="Times New Roman" w:eastAsia="Times New Roman" w:hAnsi="Times New Roman" w:cs="Times New Roman"/>
        </w:rPr>
        <w:t xml:space="preserve"> Τα εργαλεία οπτικοποίησης Many Eyes, Infogr.am, Tableau Public, TIBCO Software, Rapid Miner και Statsoft Statistica μπορούμε να τα χειριστούμε εύκολα</w:t>
      </w:r>
      <w:r w:rsidR="005A1370">
        <w:rPr>
          <w:rFonts w:ascii="Times New Roman" w:eastAsia="Times New Roman" w:hAnsi="Times New Roman" w:cs="Times New Roman"/>
        </w:rPr>
        <w:t xml:space="preserve"> και γρήγορα</w:t>
      </w:r>
      <w:r>
        <w:rPr>
          <w:rFonts w:ascii="Times New Roman" w:eastAsia="Times New Roman" w:hAnsi="Times New Roman" w:cs="Times New Roman"/>
        </w:rPr>
        <w:t xml:space="preserve"> εισάγοντας τα δεδομένα που θέλουμε να οπτικοποιήσουμε. Το εργαλείο Node XL αποτελεί προέκταση του Microsoft Excel οπότε το περιβάλλον χρήσης του είναι ιδιαίτερα απλό και κατανοητό. Άλλα εργαλεία που μπορούμε να μάθουμε να χειριζόμαστε εύκολα</w:t>
      </w:r>
      <w:r w:rsidR="005A1370">
        <w:rPr>
          <w:rFonts w:ascii="Times New Roman" w:eastAsia="Times New Roman" w:hAnsi="Times New Roman" w:cs="Times New Roman"/>
        </w:rPr>
        <w:t xml:space="preserve"> και σε μικρό χρονικό διάστημα</w:t>
      </w:r>
      <w:r>
        <w:rPr>
          <w:rFonts w:ascii="Times New Roman" w:eastAsia="Times New Roman" w:hAnsi="Times New Roman" w:cs="Times New Roman"/>
        </w:rPr>
        <w:t xml:space="preserve"> είναι τα εργα</w:t>
      </w:r>
      <w:r w:rsidR="00C06F7C">
        <w:rPr>
          <w:rFonts w:ascii="Times New Roman" w:eastAsia="Times New Roman" w:hAnsi="Times New Roman" w:cs="Times New Roman"/>
        </w:rPr>
        <w:t>λεία CMAP or VUE που αφορούν τη</w:t>
      </w:r>
      <w:r>
        <w:rPr>
          <w:rFonts w:ascii="Times New Roman" w:eastAsia="Times New Roman" w:hAnsi="Times New Roman" w:cs="Times New Roman"/>
        </w:rPr>
        <w:t xml:space="preserve"> δημιουργία εννοιολογικών χαρτών και τα εργαλεία δημιουργίας ερωτηματολογίων Surveymonkey και Google Forms.</w:t>
      </w:r>
    </w:p>
    <w:p w14:paraId="692D13A5" w14:textId="2BFEED4B" w:rsidR="00F937B5" w:rsidRPr="00F937B5" w:rsidRDefault="00AC2FF6" w:rsidP="00F937B5">
      <w:pPr>
        <w:spacing w:before="200" w:after="200" w:line="360" w:lineRule="auto"/>
        <w:ind w:firstLine="330"/>
        <w:contextualSpacing w:val="0"/>
        <w:jc w:val="both"/>
      </w:pPr>
      <w:r>
        <w:rPr>
          <w:rFonts w:ascii="Times New Roman" w:eastAsia="Times New Roman" w:hAnsi="Times New Roman" w:cs="Times New Roman"/>
        </w:rPr>
        <w:t>Οπότε, στα εργαλεία Gapminder, Wordle, Many Eyes, Infogr.am, Tableau Public, TIBCO Software, Node XL, CMAP or VUE και Google</w:t>
      </w:r>
      <w:r w:rsidR="000947A2">
        <w:rPr>
          <w:rFonts w:ascii="Times New Roman" w:eastAsia="Times New Roman" w:hAnsi="Times New Roman" w:cs="Times New Roman"/>
        </w:rPr>
        <w:t xml:space="preserve"> Forms η βαθμολογία είναι 7. Σ</w:t>
      </w:r>
      <w:r>
        <w:rPr>
          <w:rFonts w:ascii="Times New Roman" w:eastAsia="Times New Roman" w:hAnsi="Times New Roman" w:cs="Times New Roman"/>
        </w:rPr>
        <w:t>τα εργαλεία Rapid Miner, Statsoft Statistica και Surveymonkey η βαθμολογία τους είναι 6 καθώς ενώ είναι γρήγορα στην εκμάθηση τους δεν είναι τόσο όσο τα εργαλεί</w:t>
      </w:r>
      <w:r w:rsidR="00F937B5">
        <w:rPr>
          <w:rFonts w:ascii="Times New Roman" w:eastAsia="Times New Roman" w:hAnsi="Times New Roman" w:cs="Times New Roman"/>
        </w:rPr>
        <w:t xml:space="preserve">α με την υψηλότερη βαθμολογία. </w:t>
      </w:r>
      <w:r>
        <w:rPr>
          <w:rFonts w:ascii="Times New Roman" w:eastAsia="Times New Roman" w:hAnsi="Times New Roman" w:cs="Times New Roman"/>
        </w:rPr>
        <w:t xml:space="preserve">Τα εργαλεία Gephi, SPSS, Microsoft Excel &amp; Access, National Survey of Student Engagement και Weka αποτελούν εργαλεία τα οποία είναι </w:t>
      </w:r>
      <w:r w:rsidR="000947A2">
        <w:rPr>
          <w:rFonts w:ascii="Times New Roman" w:eastAsia="Times New Roman" w:hAnsi="Times New Roman" w:cs="Times New Roman"/>
        </w:rPr>
        <w:t xml:space="preserve">μεν εύκολα </w:t>
      </w:r>
      <w:r>
        <w:rPr>
          <w:rFonts w:ascii="Times New Roman" w:eastAsia="Times New Roman" w:hAnsi="Times New Roman" w:cs="Times New Roman"/>
        </w:rPr>
        <w:t>στο να μάθει να τα χειρίζεται κανε</w:t>
      </w:r>
      <w:r w:rsidR="000947A2">
        <w:rPr>
          <w:rFonts w:ascii="Times New Roman" w:eastAsia="Times New Roman" w:hAnsi="Times New Roman" w:cs="Times New Roman"/>
        </w:rPr>
        <w:t xml:space="preserve">ίς απλά χρειάζονται </w:t>
      </w:r>
      <w:r>
        <w:rPr>
          <w:rFonts w:ascii="Times New Roman" w:eastAsia="Times New Roman" w:hAnsi="Times New Roman" w:cs="Times New Roman"/>
        </w:rPr>
        <w:t xml:space="preserve">λίγο περισσότερο χρόνο </w:t>
      </w:r>
      <w:r w:rsidR="00804004">
        <w:rPr>
          <w:rFonts w:ascii="Times New Roman" w:eastAsia="Times New Roman" w:hAnsi="Times New Roman" w:cs="Times New Roman"/>
        </w:rPr>
        <w:t xml:space="preserve">τόσο </w:t>
      </w:r>
      <w:r>
        <w:rPr>
          <w:rFonts w:ascii="Times New Roman" w:eastAsia="Times New Roman" w:hAnsi="Times New Roman" w:cs="Times New Roman"/>
        </w:rPr>
        <w:t>να διαβάσει</w:t>
      </w:r>
      <w:r w:rsidR="000947A2">
        <w:rPr>
          <w:rFonts w:ascii="Times New Roman" w:eastAsia="Times New Roman" w:hAnsi="Times New Roman" w:cs="Times New Roman"/>
        </w:rPr>
        <w:t xml:space="preserve"> κανείς </w:t>
      </w:r>
      <w:r w:rsidR="00804004">
        <w:rPr>
          <w:rFonts w:ascii="Times New Roman" w:eastAsia="Times New Roman" w:hAnsi="Times New Roman" w:cs="Times New Roman"/>
        </w:rPr>
        <w:t xml:space="preserve"> για τον τρόπο χρήσης τους όσο </w:t>
      </w:r>
      <w:r>
        <w:rPr>
          <w:rFonts w:ascii="Times New Roman" w:eastAsia="Times New Roman" w:hAnsi="Times New Roman" w:cs="Times New Roman"/>
        </w:rPr>
        <w:t xml:space="preserve">και </w:t>
      </w:r>
      <w:r>
        <w:rPr>
          <w:rFonts w:ascii="Times New Roman" w:eastAsia="Times New Roman" w:hAnsi="Times New Roman" w:cs="Times New Roman"/>
        </w:rPr>
        <w:lastRenderedPageBreak/>
        <w:t>για να εξασκηθεί πάνω σε αυτά. Γι αυτό</w:t>
      </w:r>
      <w:r w:rsidR="00804004">
        <w:rPr>
          <w:rFonts w:ascii="Times New Roman" w:eastAsia="Times New Roman" w:hAnsi="Times New Roman" w:cs="Times New Roman"/>
        </w:rPr>
        <w:t xml:space="preserve"> το λόγο,</w:t>
      </w:r>
      <w:r>
        <w:rPr>
          <w:rFonts w:ascii="Times New Roman" w:eastAsia="Times New Roman" w:hAnsi="Times New Roman" w:cs="Times New Roman"/>
        </w:rPr>
        <w:t xml:space="preserve"> η βαθμολόγηση τους είναι 6. </w:t>
      </w:r>
      <w:bookmarkStart w:id="69" w:name="h.1hoagcezn3ob" w:colFirst="0" w:colLast="0"/>
      <w:bookmarkEnd w:id="69"/>
    </w:p>
    <w:p w14:paraId="5C6EBAB9" w14:textId="77777777" w:rsidR="008D4497" w:rsidRPr="0079008F" w:rsidRDefault="00AC2FF6" w:rsidP="001E7414">
      <w:pPr>
        <w:pStyle w:val="Heading2"/>
        <w:keepNext/>
        <w:keepLines/>
        <w:spacing w:after="200" w:line="360" w:lineRule="auto"/>
        <w:contextualSpacing w:val="0"/>
        <w:rPr>
          <w:rFonts w:asciiTheme="majorHAnsi" w:hAnsiTheme="majorHAnsi"/>
          <w:b/>
          <w:sz w:val="28"/>
          <w:szCs w:val="28"/>
        </w:rPr>
      </w:pPr>
      <w:bookmarkStart w:id="70" w:name="_Toc421474324"/>
      <w:bookmarkStart w:id="71" w:name="_Toc421737995"/>
      <w:r w:rsidRPr="0079008F">
        <w:rPr>
          <w:rFonts w:asciiTheme="majorHAnsi" w:eastAsia="Times New Roman" w:hAnsiTheme="majorHAnsi" w:cs="Times New Roman"/>
          <w:b/>
          <w:sz w:val="28"/>
          <w:szCs w:val="28"/>
        </w:rPr>
        <w:t>Κριτήριο 3- Συνεργασία με άλλα εργαλεία</w:t>
      </w:r>
      <w:bookmarkEnd w:id="70"/>
      <w:bookmarkEnd w:id="71"/>
    </w:p>
    <w:p w14:paraId="1EFE26EC" w14:textId="01B2CDBC" w:rsidR="008D4497" w:rsidRDefault="00AC2FF6" w:rsidP="001E7414">
      <w:pPr>
        <w:spacing w:after="200" w:line="360" w:lineRule="auto"/>
        <w:ind w:firstLine="330"/>
        <w:contextualSpacing w:val="0"/>
        <w:jc w:val="both"/>
      </w:pPr>
      <w:r>
        <w:rPr>
          <w:rFonts w:ascii="Times New Roman" w:eastAsia="Times New Roman" w:hAnsi="Times New Roman" w:cs="Times New Roman"/>
        </w:rPr>
        <w:t xml:space="preserve">Το συγκεκριμένο κριτήριο αφορά </w:t>
      </w:r>
      <w:r w:rsidR="00C06F7C">
        <w:rPr>
          <w:rFonts w:ascii="Times New Roman" w:eastAsia="Times New Roman" w:hAnsi="Times New Roman" w:cs="Times New Roman"/>
        </w:rPr>
        <w:t>τη</w:t>
      </w:r>
      <w:r>
        <w:rPr>
          <w:rFonts w:ascii="Times New Roman" w:eastAsia="Times New Roman" w:hAnsi="Times New Roman" w:cs="Times New Roman"/>
        </w:rPr>
        <w:t xml:space="preserve"> δυνατότητα που έχουν κάποια εργαλεία να μπορούν να συνεργάζονται με άλλα. Αυτό δίνει τη δυνατότητα στους χρήστες να μην χρειάζεται για παράδειγμα να εισάγουν ένα ένα τα δεδομένα που θέλουν να επεξεργαστούν αλλά μέσα από τη συνεργασία που μπορεί να έχουν δύο εργαλεία τα δεδομένα που ήδη υπάρχουν αποθηκευμένα σε ένα εργαλείο να εισαχθούν εύκολα στο άλλο.</w:t>
      </w:r>
      <w:r w:rsidR="00C70032">
        <w:rPr>
          <w:rFonts w:ascii="Times New Roman" w:eastAsia="Times New Roman" w:hAnsi="Times New Roman" w:cs="Times New Roman"/>
        </w:rPr>
        <w:t xml:space="preserve"> Τα εργαλεία τα οποία μπορούν να συνεργαστούν με πολλά άλλα θα έχουν και την υψηλότερη βαθμολόγηση στην κλίμακα σε σχέση με τα εργαλεία που συνεργάζονται με λιγότερα.</w:t>
      </w:r>
      <w:r>
        <w:rPr>
          <w:rFonts w:ascii="Times New Roman" w:eastAsia="Times New Roman" w:hAnsi="Times New Roman" w:cs="Times New Roman"/>
        </w:rPr>
        <w:t xml:space="preserve"> </w:t>
      </w:r>
    </w:p>
    <w:p w14:paraId="1727EBCD" w14:textId="77777777" w:rsidR="008D4497" w:rsidRDefault="00AC2FF6" w:rsidP="001E7414">
      <w:pPr>
        <w:spacing w:before="200" w:line="360" w:lineRule="auto"/>
        <w:ind w:firstLine="330"/>
        <w:contextualSpacing w:val="0"/>
        <w:jc w:val="both"/>
      </w:pPr>
      <w:r>
        <w:rPr>
          <w:rFonts w:ascii="Times New Roman" w:eastAsia="Times New Roman" w:hAnsi="Times New Roman" w:cs="Times New Roman"/>
        </w:rPr>
        <w:t xml:space="preserve">Όπως για παράδειγμα το εργαλείο Tableau Public, όπου συνεργάζεται με τα εργαλεία Microsoft Excel &amp; Access και το TIBCO Software όπου συνεργάζεται με </w:t>
      </w:r>
      <w:r>
        <w:rPr>
          <w:rFonts w:ascii="Times New Roman" w:eastAsia="Times New Roman" w:hAnsi="Times New Roman" w:cs="Times New Roman"/>
          <w:highlight w:val="white"/>
        </w:rPr>
        <w:t>ADS Composite Information Server, Microsoft SQL Server, Microsoft Excel &amp; Access</w:t>
      </w:r>
      <w:r>
        <w:rPr>
          <w:rFonts w:ascii="Times New Roman" w:eastAsia="Times New Roman" w:hAnsi="Times New Roman" w:cs="Times New Roman"/>
        </w:rPr>
        <w:t xml:space="preserve"> θα έχουν βαθμολογία 7. Το Rapid Miner συνεργάζεται με τα εργαλεία </w:t>
      </w:r>
      <w:r>
        <w:rPr>
          <w:rFonts w:ascii="Times New Roman" w:eastAsia="Times New Roman" w:hAnsi="Times New Roman" w:cs="Times New Roman"/>
          <w:highlight w:val="white"/>
        </w:rPr>
        <w:t>Microsoft Excel &amp; Access, το Statsoft Statistica με τα εργαλεία Microsoft Excel και το εργαλείο R και η βαθμολόγηση τους θα είναι 5.</w:t>
      </w:r>
    </w:p>
    <w:p w14:paraId="718DD68F" w14:textId="77777777" w:rsidR="008D4497" w:rsidRDefault="00AC2FF6" w:rsidP="001E7414">
      <w:pPr>
        <w:spacing w:before="200" w:line="360" w:lineRule="auto"/>
        <w:ind w:firstLine="330"/>
        <w:contextualSpacing w:val="0"/>
        <w:jc w:val="both"/>
      </w:pPr>
      <w:r>
        <w:rPr>
          <w:rFonts w:ascii="Times New Roman" w:eastAsia="Times New Roman" w:hAnsi="Times New Roman" w:cs="Times New Roman"/>
          <w:highlight w:val="white"/>
        </w:rPr>
        <w:t xml:space="preserve"> Επιπλέο</w:t>
      </w:r>
      <w:r w:rsidR="00343820">
        <w:rPr>
          <w:rFonts w:ascii="Times New Roman" w:eastAsia="Times New Roman" w:hAnsi="Times New Roman" w:cs="Times New Roman"/>
          <w:highlight w:val="white"/>
        </w:rPr>
        <w:t xml:space="preserve">ν, το Node XL βαθμολογείται με </w:t>
      </w:r>
      <w:r>
        <w:rPr>
          <w:rFonts w:ascii="Times New Roman" w:eastAsia="Times New Roman" w:hAnsi="Times New Roman" w:cs="Times New Roman"/>
          <w:highlight w:val="white"/>
        </w:rPr>
        <w:t>7 καθώς συνεργάζεται με  κοινωνικά δίκτυα κατευθείαν από το twitter, youtube, flickr κ</w:t>
      </w:r>
      <w:r w:rsidR="00343820">
        <w:rPr>
          <w:rFonts w:ascii="Times New Roman" w:eastAsia="Times New Roman" w:hAnsi="Times New Roman" w:cs="Times New Roman"/>
          <w:highlight w:val="white"/>
        </w:rPr>
        <w:t xml:space="preserve">αι το ηλεκτρονικό ταχυδρομείο και </w:t>
      </w:r>
      <w:r>
        <w:rPr>
          <w:rFonts w:ascii="Times New Roman" w:eastAsia="Times New Roman" w:hAnsi="Times New Roman" w:cs="Times New Roman"/>
          <w:highlight w:val="white"/>
        </w:rPr>
        <w:t>είναι εφικτή η χρήση του διαθέσιμου εργαλείου voson system, το οποίο λειτουργεί με τρόπο ώστε να συνδέεται και να παίρνει δίκτυα από το  facebook, exchange, wikis και www υπερσυνδέσμους.</w:t>
      </w:r>
      <w:r w:rsidR="00E1473C">
        <w:rPr>
          <w:rFonts w:ascii="Times New Roman" w:eastAsia="Times New Roman" w:hAnsi="Times New Roman" w:cs="Times New Roman"/>
        </w:rPr>
        <w:t xml:space="preserve"> Τέλος, τα</w:t>
      </w:r>
      <w:r>
        <w:rPr>
          <w:rFonts w:ascii="Times New Roman" w:eastAsia="Times New Roman" w:hAnsi="Times New Roman" w:cs="Times New Roman"/>
        </w:rPr>
        <w:t xml:space="preserve"> </w:t>
      </w:r>
      <w:r>
        <w:rPr>
          <w:rFonts w:ascii="Times New Roman" w:eastAsia="Times New Roman" w:hAnsi="Times New Roman" w:cs="Times New Roman"/>
          <w:highlight w:val="white"/>
        </w:rPr>
        <w:t>Microsoft Excel &amp; Access</w:t>
      </w:r>
      <w:r>
        <w:rPr>
          <w:rFonts w:ascii="Times New Roman" w:eastAsia="Times New Roman" w:hAnsi="Times New Roman" w:cs="Times New Roman"/>
        </w:rPr>
        <w:t xml:space="preserve"> συνεργάζονται μεταξύ τους και το Microsoft Excel με το εργαλείο Node XL, οπότε η βαθμολόγηση τους είναι 7.</w:t>
      </w:r>
    </w:p>
    <w:p w14:paraId="0CC53214" w14:textId="1F2FC23A" w:rsidR="00A203F2" w:rsidRPr="00055E15" w:rsidRDefault="00AC2FF6" w:rsidP="00055E15">
      <w:pPr>
        <w:spacing w:before="200" w:line="360" w:lineRule="auto"/>
        <w:ind w:firstLine="330"/>
        <w:contextualSpacing w:val="0"/>
        <w:jc w:val="both"/>
        <w:rPr>
          <w:rFonts w:ascii="Times New Roman" w:eastAsia="Times New Roman" w:hAnsi="Times New Roman" w:cs="Times New Roman"/>
        </w:rPr>
      </w:pPr>
      <w:r>
        <w:rPr>
          <w:rFonts w:ascii="Times New Roman" w:eastAsia="Times New Roman" w:hAnsi="Times New Roman" w:cs="Times New Roman"/>
        </w:rPr>
        <w:t>Τα εργαλεία Gapminder, Wordle, Many Eyes, Infogr.am, Gephi, CMAP or VUE, SPSS, National Survey of Student Engagement, Surveymonkey, Google forms και Weka δεν έχουν συνεργασία με κάποιο εργαλείο και γι</w:t>
      </w:r>
      <w:r w:rsidR="007F1DA6">
        <w:rPr>
          <w:rFonts w:ascii="Times New Roman" w:eastAsia="Times New Roman" w:hAnsi="Times New Roman" w:cs="Times New Roman"/>
        </w:rPr>
        <w:t>α</w:t>
      </w:r>
      <w:r>
        <w:rPr>
          <w:rFonts w:ascii="Times New Roman" w:eastAsia="Times New Roman" w:hAnsi="Times New Roman" w:cs="Times New Roman"/>
        </w:rPr>
        <w:t xml:space="preserve"> αυτό έχουν τη χα</w:t>
      </w:r>
      <w:r w:rsidR="00EC12ED">
        <w:rPr>
          <w:rFonts w:ascii="Times New Roman" w:eastAsia="Times New Roman" w:hAnsi="Times New Roman" w:cs="Times New Roman"/>
        </w:rPr>
        <w:t>μηλότερη βαθμολογία</w:t>
      </w:r>
      <w:r w:rsidR="007F1DA6">
        <w:rPr>
          <w:rFonts w:ascii="Times New Roman" w:eastAsia="Times New Roman" w:hAnsi="Times New Roman" w:cs="Times New Roman"/>
        </w:rPr>
        <w:t xml:space="preserve"> </w:t>
      </w:r>
      <w:r>
        <w:rPr>
          <w:rFonts w:ascii="Times New Roman" w:eastAsia="Times New Roman" w:hAnsi="Times New Roman" w:cs="Times New Roman"/>
        </w:rPr>
        <w:t>(1)</w:t>
      </w:r>
      <w:r w:rsidR="00EC12ED">
        <w:rPr>
          <w:rFonts w:ascii="Times New Roman" w:eastAsia="Times New Roman" w:hAnsi="Times New Roman" w:cs="Times New Roman"/>
        </w:rPr>
        <w:t xml:space="preserve"> στη κλ</w:t>
      </w:r>
      <w:r w:rsidR="000A6705">
        <w:rPr>
          <w:rFonts w:ascii="Times New Roman" w:eastAsia="Times New Roman" w:hAnsi="Times New Roman" w:cs="Times New Roman"/>
        </w:rPr>
        <w:t>ίμακα</w:t>
      </w:r>
      <w:r>
        <w:rPr>
          <w:rFonts w:ascii="Times New Roman" w:eastAsia="Times New Roman" w:hAnsi="Times New Roman" w:cs="Times New Roman"/>
        </w:rPr>
        <w:t>.</w:t>
      </w:r>
    </w:p>
    <w:p w14:paraId="1BED69CC" w14:textId="77777777" w:rsidR="008D4497" w:rsidRPr="0079008F" w:rsidRDefault="00AC2FF6" w:rsidP="0079008F">
      <w:pPr>
        <w:pStyle w:val="Heading2"/>
        <w:rPr>
          <w:rFonts w:asciiTheme="majorHAnsi" w:hAnsiTheme="majorHAnsi"/>
          <w:b/>
          <w:sz w:val="28"/>
          <w:szCs w:val="28"/>
        </w:rPr>
      </w:pPr>
      <w:bookmarkStart w:id="72" w:name="_Toc421737996"/>
      <w:r w:rsidRPr="0079008F">
        <w:rPr>
          <w:rFonts w:asciiTheme="majorHAnsi" w:hAnsiTheme="majorHAnsi"/>
          <w:b/>
          <w:sz w:val="28"/>
          <w:szCs w:val="28"/>
        </w:rPr>
        <w:t>Κριτήριο 4- Αριθμός Αναπαραστάσεων</w:t>
      </w:r>
      <w:bookmarkEnd w:id="72"/>
    </w:p>
    <w:p w14:paraId="7E0079A4" w14:textId="77777777" w:rsidR="008D4497" w:rsidRDefault="00AC2FF6" w:rsidP="001E7414">
      <w:pPr>
        <w:spacing w:before="200" w:line="360" w:lineRule="auto"/>
        <w:ind w:firstLine="330"/>
        <w:contextualSpacing w:val="0"/>
        <w:jc w:val="both"/>
      </w:pPr>
      <w:r>
        <w:rPr>
          <w:rFonts w:ascii="Times New Roman" w:eastAsia="Times New Roman" w:hAnsi="Times New Roman" w:cs="Times New Roman"/>
        </w:rPr>
        <w:t xml:space="preserve">Το συγκεκριμένο κριτήριο αφορά τον αριθμό των αναπαραστάσεων που μπορούν να παρουσιάζονται ταυτόχρονα από ένα εργαλείο. Δηλαδή, σε ένα εργαλείο μπορεί να παρουσιάζονται παραπάνω από μια οπτικοποιήσεις στον ίδιο χώρο. </w:t>
      </w:r>
    </w:p>
    <w:p w14:paraId="041EEB5B" w14:textId="4B876032" w:rsidR="00A203F2" w:rsidRPr="00055E15" w:rsidRDefault="00AC2FF6" w:rsidP="00055E15">
      <w:pPr>
        <w:spacing w:before="200" w:after="200" w:line="360" w:lineRule="auto"/>
        <w:ind w:firstLine="330"/>
        <w:contextualSpacing w:val="0"/>
        <w:jc w:val="both"/>
        <w:rPr>
          <w:rFonts w:ascii="Times New Roman" w:eastAsia="Times New Roman" w:hAnsi="Times New Roman" w:cs="Times New Roman"/>
        </w:rPr>
      </w:pPr>
      <w:r>
        <w:rPr>
          <w:rFonts w:ascii="Times New Roman" w:eastAsia="Times New Roman" w:hAnsi="Times New Roman" w:cs="Times New Roman"/>
        </w:rPr>
        <w:t xml:space="preserve">Τα εργαλεία Gapminder, Wordle, Many Eyes, Infogr.am, Rapid Miner, Statsoft Statistica, Node XL, Gephi, CMAP or VUE, SPSS και Microsoft Excel επιτρέπουν την παρουσίαση μιας </w:t>
      </w:r>
      <w:r>
        <w:rPr>
          <w:rFonts w:ascii="Times New Roman" w:eastAsia="Times New Roman" w:hAnsi="Times New Roman" w:cs="Times New Roman"/>
        </w:rPr>
        <w:lastRenderedPageBreak/>
        <w:t>οπτικοποίησης τη φορά γι αυτό θα αξιολογηθούν με 6. Ωστόσο, τα εργαλεία Tableau Public κα</w:t>
      </w:r>
      <w:r w:rsidR="00C06F7C">
        <w:rPr>
          <w:rFonts w:ascii="Times New Roman" w:eastAsia="Times New Roman" w:hAnsi="Times New Roman" w:cs="Times New Roman"/>
        </w:rPr>
        <w:t>ι TIBCO Spotfire, επιτρέπουν τη</w:t>
      </w:r>
      <w:r>
        <w:rPr>
          <w:rFonts w:ascii="Times New Roman" w:eastAsia="Times New Roman" w:hAnsi="Times New Roman" w:cs="Times New Roman"/>
        </w:rPr>
        <w:t xml:space="preserve"> συνύπαρξη περισσότερων των ενός αναπαραστάσεων και γι αυτό θα έχουν την υψηλότερη βαθμολογία</w:t>
      </w:r>
      <w:r w:rsidR="000A6705">
        <w:rPr>
          <w:rFonts w:ascii="Times New Roman" w:eastAsia="Times New Roman" w:hAnsi="Times New Roman" w:cs="Times New Roman"/>
        </w:rPr>
        <w:t xml:space="preserve"> (7)</w:t>
      </w:r>
      <w:r>
        <w:rPr>
          <w:rFonts w:ascii="Times New Roman" w:eastAsia="Times New Roman" w:hAnsi="Times New Roman" w:cs="Times New Roman"/>
        </w:rPr>
        <w:t xml:space="preserve"> της κλίμακας μας. Μας επιτρέπουν να κάνουμε συγκρίσει</w:t>
      </w:r>
      <w:r w:rsidR="00EB2435">
        <w:rPr>
          <w:rFonts w:ascii="Times New Roman" w:eastAsia="Times New Roman" w:hAnsi="Times New Roman" w:cs="Times New Roman"/>
        </w:rPr>
        <w:t>ς αλλά και να παρουσιάζουμε δεδομένα</w:t>
      </w:r>
      <w:r>
        <w:rPr>
          <w:rFonts w:ascii="Times New Roman" w:eastAsia="Times New Roman" w:hAnsi="Times New Roman" w:cs="Times New Roman"/>
        </w:rPr>
        <w:t xml:space="preserve"> με παραπάνω από ένα τρόπους. Τέλος, τα εργαλεία Microsoft Access, National Survey of Student Engagement, Surveymonkey, Google forms και Weka δεν υποστηρίζουν α</w:t>
      </w:r>
      <w:r w:rsidR="00C06F7C">
        <w:rPr>
          <w:rFonts w:ascii="Times New Roman" w:eastAsia="Times New Roman" w:hAnsi="Times New Roman" w:cs="Times New Roman"/>
        </w:rPr>
        <w:t>ναπαραστάσεις οπότε θα έχουν τη</w:t>
      </w:r>
      <w:r>
        <w:rPr>
          <w:rFonts w:ascii="Times New Roman" w:eastAsia="Times New Roman" w:hAnsi="Times New Roman" w:cs="Times New Roman"/>
        </w:rPr>
        <w:t xml:space="preserve"> μικρότερη βαθμολογία (1).</w:t>
      </w:r>
    </w:p>
    <w:p w14:paraId="1C0C1EBF" w14:textId="77777777" w:rsidR="005266EE" w:rsidRPr="007E52BC" w:rsidRDefault="00AC2FF6" w:rsidP="007E52BC">
      <w:pPr>
        <w:pStyle w:val="Heading2"/>
        <w:rPr>
          <w:rFonts w:asciiTheme="majorHAnsi" w:hAnsiTheme="majorHAnsi"/>
          <w:b/>
          <w:sz w:val="28"/>
          <w:szCs w:val="28"/>
        </w:rPr>
      </w:pPr>
      <w:bookmarkStart w:id="73" w:name="h.z9eh3npr6qnv" w:colFirst="0" w:colLast="0"/>
      <w:bookmarkStart w:id="74" w:name="_Toc421474325"/>
      <w:bookmarkStart w:id="75" w:name="_Toc421737997"/>
      <w:bookmarkEnd w:id="73"/>
      <w:r w:rsidRPr="007E52BC">
        <w:rPr>
          <w:rFonts w:asciiTheme="majorHAnsi" w:hAnsiTheme="majorHAnsi"/>
          <w:b/>
          <w:sz w:val="28"/>
          <w:szCs w:val="28"/>
        </w:rPr>
        <w:t>Κριτήριο 5- Τύπος αρχείων που υποστηρίζονται από τα εργαλεία</w:t>
      </w:r>
      <w:bookmarkEnd w:id="74"/>
      <w:bookmarkEnd w:id="75"/>
    </w:p>
    <w:p w14:paraId="1804593C" w14:textId="77777777" w:rsidR="008D4497" w:rsidRDefault="00AC2FF6" w:rsidP="001E7414">
      <w:pPr>
        <w:spacing w:before="200" w:after="200" w:line="360" w:lineRule="auto"/>
        <w:ind w:firstLine="330"/>
        <w:contextualSpacing w:val="0"/>
        <w:jc w:val="both"/>
      </w:pPr>
      <w:r>
        <w:rPr>
          <w:rFonts w:ascii="Times New Roman" w:eastAsia="Times New Roman" w:hAnsi="Times New Roman" w:cs="Times New Roman"/>
        </w:rPr>
        <w:t>Το συγκεκριμένο κριτήριο αφορά το τύπο των αρχείων, όπου μπορεί να δεχτεί και να επεξεργαστεί ένα εργαλείο. Γενικότερα τα εργαλεία τα οποία μπορούν να δεχτούν παραπάνω από ένα τύπο αρχείων είναι αυτά τα οποία θα προτιμηθούν στην έρευνα παρακάτω και θα έχουν και τη μεγαλύτερη βαθμολογία.</w:t>
      </w:r>
    </w:p>
    <w:p w14:paraId="79E01016" w14:textId="4D86BC08" w:rsidR="008D4497" w:rsidRDefault="00AC2FF6" w:rsidP="001E7414">
      <w:pPr>
        <w:spacing w:before="200" w:after="200" w:line="360" w:lineRule="auto"/>
        <w:ind w:firstLine="330"/>
        <w:contextualSpacing w:val="0"/>
        <w:jc w:val="both"/>
      </w:pPr>
      <w:r>
        <w:rPr>
          <w:rFonts w:ascii="Times New Roman" w:eastAsia="Times New Roman" w:hAnsi="Times New Roman" w:cs="Times New Roman"/>
        </w:rPr>
        <w:t xml:space="preserve"> Το Wordle δέχεται </w:t>
      </w:r>
      <w:r>
        <w:rPr>
          <w:rFonts w:ascii="Times New Roman" w:eastAsia="Times New Roman" w:hAnsi="Times New Roman" w:cs="Times New Roman"/>
          <w:highlight w:val="white"/>
        </w:rPr>
        <w:t xml:space="preserve">σύνδεσμο από blog, ιστοσελίδα που </w:t>
      </w:r>
      <w:r w:rsidR="000C3F9C">
        <w:rPr>
          <w:rFonts w:ascii="Times New Roman" w:eastAsia="Times New Roman" w:hAnsi="Times New Roman" w:cs="Times New Roman"/>
          <w:highlight w:val="white"/>
        </w:rPr>
        <w:t xml:space="preserve">έχει atom ή rss feed ή </w:t>
      </w:r>
      <w:r>
        <w:rPr>
          <w:rFonts w:ascii="Times New Roman" w:eastAsia="Times New Roman" w:hAnsi="Times New Roman" w:cs="Times New Roman"/>
          <w:highlight w:val="white"/>
        </w:rPr>
        <w:t xml:space="preserve">κείμενο </w:t>
      </w:r>
      <w:r w:rsidR="000C3F9C">
        <w:rPr>
          <w:rFonts w:ascii="Times New Roman" w:eastAsia="Times New Roman" w:hAnsi="Times New Roman" w:cs="Times New Roman"/>
          <w:highlight w:val="white"/>
        </w:rPr>
        <w:t xml:space="preserve">του ίδιου του  χρήστη </w:t>
      </w:r>
      <w:r>
        <w:rPr>
          <w:rFonts w:ascii="Times New Roman" w:eastAsia="Times New Roman" w:hAnsi="Times New Roman" w:cs="Times New Roman"/>
          <w:highlight w:val="white"/>
        </w:rPr>
        <w:t>και βαθμολογείται με 5. Το Many Eyes δέχεται βάση δεδομένων που υπάρχει ήδη μέσα σε αυτό, αρχείο excel και αρχείο κειμένου, όπου οι στήλες είναι χωρισμένες με κενά ανάμεσα τους και η βαθμολογία του είναι επίσης 5.</w:t>
      </w:r>
      <w:r>
        <w:rPr>
          <w:rFonts w:ascii="Times New Roman" w:eastAsia="Times New Roman" w:hAnsi="Times New Roman" w:cs="Times New Roman"/>
        </w:rPr>
        <w:t xml:space="preserve"> Το Tableau Public δέχεται </w:t>
      </w:r>
      <w:r>
        <w:rPr>
          <w:rFonts w:ascii="Times New Roman" w:eastAsia="Times New Roman" w:hAnsi="Times New Roman" w:cs="Times New Roman"/>
          <w:highlight w:val="white"/>
        </w:rPr>
        <w:t>αρχείο excel, αρχείο access, αρχείο κειμένου και συνδέεται με server (O Data και Windows Azure Marketplace) και η βαθμολογία του είναι 7.</w:t>
      </w:r>
    </w:p>
    <w:p w14:paraId="23D60C29" w14:textId="77777777" w:rsidR="008D4497" w:rsidRPr="00AC2FF6" w:rsidRDefault="00AC2FF6" w:rsidP="001E7414">
      <w:pPr>
        <w:spacing w:before="200" w:after="200" w:line="360" w:lineRule="auto"/>
        <w:ind w:firstLine="330"/>
        <w:contextualSpacing w:val="0"/>
        <w:jc w:val="both"/>
        <w:rPr>
          <w:lang w:val="en-US"/>
        </w:rPr>
      </w:pPr>
      <w:r>
        <w:rPr>
          <w:rFonts w:ascii="Times New Roman" w:eastAsia="Times New Roman" w:hAnsi="Times New Roman" w:cs="Times New Roman"/>
          <w:highlight w:val="white"/>
        </w:rPr>
        <w:t xml:space="preserve"> Το </w:t>
      </w:r>
      <w:r>
        <w:rPr>
          <w:rFonts w:ascii="Times New Roman" w:eastAsia="Times New Roman" w:hAnsi="Times New Roman" w:cs="Times New Roman"/>
        </w:rPr>
        <w:t xml:space="preserve">TIBCO Spotfire δέχεται αρχεία </w:t>
      </w:r>
      <w:r>
        <w:rPr>
          <w:rFonts w:ascii="Times New Roman" w:eastAsia="Times New Roman" w:hAnsi="Times New Roman" w:cs="Times New Roman"/>
          <w:highlight w:val="white"/>
        </w:rPr>
        <w:t>spotfire analysis, microsoft excel workbooks, comma- separated values, αρχεία κειμένου, TIBCO spotfire text data format, βάσεις δεδομένων microsoft access , αρχεία δεδομένων SAS, universal data link, αρχεία Sfs, spotfire server log files, TIBCO spotfire binary data format και αρχεία ESRI shape και γι αυτό βαθμολογείται με 7. Το Rapidminer δέχεται αρχεία csv, λογιστικά φύλλα excel , αρχεία xml, βάση δεδομένων access, database table και αρχείο binary και η βαθμολογία του είναι 6. Το</w:t>
      </w:r>
      <w:r w:rsidRPr="00AC2FF6">
        <w:rPr>
          <w:rFonts w:ascii="Times New Roman" w:eastAsia="Times New Roman" w:hAnsi="Times New Roman" w:cs="Times New Roman"/>
          <w:highlight w:val="white"/>
          <w:lang w:val="en-US"/>
        </w:rPr>
        <w:t xml:space="preserve"> </w:t>
      </w:r>
      <w:r>
        <w:rPr>
          <w:rFonts w:ascii="Times New Roman" w:eastAsia="Times New Roman" w:hAnsi="Times New Roman" w:cs="Times New Roman"/>
          <w:highlight w:val="white"/>
        </w:rPr>
        <w:t>εργαλείο</w:t>
      </w:r>
      <w:r w:rsidRPr="00AC2FF6">
        <w:rPr>
          <w:rFonts w:ascii="Times New Roman" w:eastAsia="Times New Roman" w:hAnsi="Times New Roman" w:cs="Times New Roman"/>
          <w:highlight w:val="white"/>
          <w:lang w:val="en-US"/>
        </w:rPr>
        <w:t xml:space="preserve"> Statsoft Statistica </w:t>
      </w:r>
      <w:r>
        <w:rPr>
          <w:rFonts w:ascii="Times New Roman" w:eastAsia="Times New Roman" w:hAnsi="Times New Roman" w:cs="Times New Roman"/>
          <w:highlight w:val="white"/>
        </w:rPr>
        <w:t>επεξεργάζεται</w:t>
      </w:r>
      <w:r w:rsidRPr="00AC2FF6">
        <w:rPr>
          <w:rFonts w:ascii="Times New Roman" w:eastAsia="Times New Roman" w:hAnsi="Times New Roman" w:cs="Times New Roman"/>
          <w:highlight w:val="white"/>
          <w:lang w:val="en-US"/>
        </w:rPr>
        <w:t xml:space="preserve"> </w:t>
      </w:r>
      <w:r>
        <w:rPr>
          <w:rFonts w:ascii="Times New Roman" w:eastAsia="Times New Roman" w:hAnsi="Times New Roman" w:cs="Times New Roman"/>
          <w:highlight w:val="white"/>
        </w:rPr>
        <w:t>αρχείο</w:t>
      </w:r>
      <w:r w:rsidRPr="00AC2FF6">
        <w:rPr>
          <w:rFonts w:ascii="Times New Roman" w:eastAsia="Times New Roman" w:hAnsi="Times New Roman" w:cs="Times New Roman"/>
          <w:highlight w:val="white"/>
          <w:lang w:val="en-US"/>
        </w:rPr>
        <w:t xml:space="preserve"> </w:t>
      </w:r>
      <w:r>
        <w:rPr>
          <w:rFonts w:ascii="Times New Roman" w:eastAsia="Times New Roman" w:hAnsi="Times New Roman" w:cs="Times New Roman"/>
          <w:highlight w:val="white"/>
        </w:rPr>
        <w:t>δεδομένων</w:t>
      </w:r>
      <w:r w:rsidRPr="00AC2FF6">
        <w:rPr>
          <w:rFonts w:ascii="Times New Roman" w:eastAsia="Times New Roman" w:hAnsi="Times New Roman" w:cs="Times New Roman"/>
          <w:highlight w:val="white"/>
          <w:lang w:val="en-US"/>
        </w:rPr>
        <w:t xml:space="preserve"> statistica, excel workbook, external database, report, workbook, macro, R script, data miner project, statistica project </w:t>
      </w:r>
      <w:r>
        <w:rPr>
          <w:rFonts w:ascii="Times New Roman" w:eastAsia="Times New Roman" w:hAnsi="Times New Roman" w:cs="Times New Roman"/>
          <w:highlight w:val="white"/>
        </w:rPr>
        <w:t>και</w:t>
      </w:r>
      <w:r w:rsidRPr="00AC2FF6">
        <w:rPr>
          <w:rFonts w:ascii="Times New Roman" w:eastAsia="Times New Roman" w:hAnsi="Times New Roman" w:cs="Times New Roman"/>
          <w:highlight w:val="white"/>
          <w:lang w:val="en-US"/>
        </w:rPr>
        <w:t xml:space="preserve"> statistica workspace </w:t>
      </w:r>
      <w:r>
        <w:rPr>
          <w:rFonts w:ascii="Times New Roman" w:eastAsia="Times New Roman" w:hAnsi="Times New Roman" w:cs="Times New Roman"/>
          <w:highlight w:val="white"/>
        </w:rPr>
        <w:t>και</w:t>
      </w:r>
      <w:r w:rsidRPr="00AC2FF6">
        <w:rPr>
          <w:rFonts w:ascii="Times New Roman" w:eastAsia="Times New Roman" w:hAnsi="Times New Roman" w:cs="Times New Roman"/>
          <w:highlight w:val="white"/>
          <w:lang w:val="en-US"/>
        </w:rPr>
        <w:t xml:space="preserve"> </w:t>
      </w:r>
      <w:r>
        <w:rPr>
          <w:rFonts w:ascii="Times New Roman" w:eastAsia="Times New Roman" w:hAnsi="Times New Roman" w:cs="Times New Roman"/>
          <w:highlight w:val="white"/>
        </w:rPr>
        <w:t>θα</w:t>
      </w:r>
      <w:r w:rsidRPr="00AC2FF6">
        <w:rPr>
          <w:rFonts w:ascii="Times New Roman" w:eastAsia="Times New Roman" w:hAnsi="Times New Roman" w:cs="Times New Roman"/>
          <w:highlight w:val="white"/>
          <w:lang w:val="en-US"/>
        </w:rPr>
        <w:t xml:space="preserve"> </w:t>
      </w:r>
      <w:r>
        <w:rPr>
          <w:rFonts w:ascii="Times New Roman" w:eastAsia="Times New Roman" w:hAnsi="Times New Roman" w:cs="Times New Roman"/>
          <w:highlight w:val="white"/>
        </w:rPr>
        <w:t>έχει</w:t>
      </w:r>
      <w:r w:rsidRPr="00AC2FF6">
        <w:rPr>
          <w:rFonts w:ascii="Times New Roman" w:eastAsia="Times New Roman" w:hAnsi="Times New Roman" w:cs="Times New Roman"/>
          <w:highlight w:val="white"/>
          <w:lang w:val="en-US"/>
        </w:rPr>
        <w:t xml:space="preserve"> </w:t>
      </w:r>
      <w:r>
        <w:rPr>
          <w:rFonts w:ascii="Times New Roman" w:eastAsia="Times New Roman" w:hAnsi="Times New Roman" w:cs="Times New Roman"/>
          <w:highlight w:val="white"/>
        </w:rPr>
        <w:t>βαθμολογία</w:t>
      </w:r>
      <w:r w:rsidRPr="00AC2FF6">
        <w:rPr>
          <w:rFonts w:ascii="Times New Roman" w:eastAsia="Times New Roman" w:hAnsi="Times New Roman" w:cs="Times New Roman"/>
          <w:highlight w:val="white"/>
          <w:lang w:val="en-US"/>
        </w:rPr>
        <w:t xml:space="preserve"> 6.</w:t>
      </w:r>
    </w:p>
    <w:p w14:paraId="659D5796" w14:textId="77777777" w:rsidR="008D4497" w:rsidRDefault="00AC2FF6" w:rsidP="001E7414">
      <w:pPr>
        <w:spacing w:before="200" w:after="200" w:line="360" w:lineRule="auto"/>
        <w:ind w:firstLine="330"/>
        <w:contextualSpacing w:val="0"/>
        <w:jc w:val="both"/>
      </w:pPr>
      <w:r>
        <w:rPr>
          <w:rFonts w:ascii="Times New Roman" w:eastAsia="Times New Roman" w:hAnsi="Times New Roman" w:cs="Times New Roman"/>
          <w:highlight w:val="white"/>
        </w:rPr>
        <w:t xml:space="preserve">Το εργαλείο Node XL λόγω του ότι αποτελεί προέκταση του εργαλείου Microsoft Excel, υποστηρίζει και μπορεί να επεξεργαστεί όλα τα αρχεία excel γεγονός που του δίνει βαθμολογία 6. Το Gephi δέχεται αρχεία csv, edge list, αρχεία dl (UCINET), αρχεία graph viz, αρχεία gdf (guess), αρχεία gexf, και αρχεία gml και βαθμολογείται με 7. Το εργαλείο στατιστικών </w:t>
      </w:r>
      <w:r>
        <w:rPr>
          <w:rFonts w:ascii="Times New Roman" w:eastAsia="Times New Roman" w:hAnsi="Times New Roman" w:cs="Times New Roman"/>
          <w:highlight w:val="white"/>
        </w:rPr>
        <w:lastRenderedPageBreak/>
        <w:t>αναλύσεων SPSS δέχεται μόνο αρχεία που προέρχονται από το ίδιο το εργαλείο</w:t>
      </w:r>
      <w:r w:rsidR="00DE15DA">
        <w:rPr>
          <w:rFonts w:ascii="Times New Roman" w:eastAsia="Times New Roman" w:hAnsi="Times New Roman" w:cs="Times New Roman"/>
          <w:highlight w:val="white"/>
        </w:rPr>
        <w:t xml:space="preserve"> και γι αυτό η βαθμολογία του είναι 5</w:t>
      </w:r>
      <w:r>
        <w:rPr>
          <w:rFonts w:ascii="Times New Roman" w:eastAsia="Times New Roman" w:hAnsi="Times New Roman" w:cs="Times New Roman"/>
          <w:highlight w:val="white"/>
        </w:rPr>
        <w:t>. Δηλαδή τα δεδομένα δεν μπορούν να μεταφερθούν σε αυτό από ένα άλλο εργαλείο αλλά θα πρέπει να γραφτούν ένα</w:t>
      </w:r>
      <w:r w:rsidR="00951AFD">
        <w:rPr>
          <w:rFonts w:ascii="Times New Roman" w:eastAsia="Times New Roman" w:hAnsi="Times New Roman" w:cs="Times New Roman"/>
          <w:highlight w:val="white"/>
        </w:rPr>
        <w:t xml:space="preserve"> προς</w:t>
      </w:r>
      <w:r w:rsidR="007720E3">
        <w:rPr>
          <w:rFonts w:ascii="Times New Roman" w:eastAsia="Times New Roman" w:hAnsi="Times New Roman" w:cs="Times New Roman"/>
          <w:highlight w:val="white"/>
        </w:rPr>
        <w:t xml:space="preserve"> ένα μέσα σε αυτό </w:t>
      </w:r>
      <w:r>
        <w:rPr>
          <w:rFonts w:ascii="Times New Roman" w:eastAsia="Times New Roman" w:hAnsi="Times New Roman" w:cs="Times New Roman"/>
          <w:highlight w:val="white"/>
        </w:rPr>
        <w:t xml:space="preserve">για να είναι εφικτή η επεξεργασία </w:t>
      </w:r>
      <w:r w:rsidR="00DE15DA">
        <w:rPr>
          <w:rFonts w:ascii="Times New Roman" w:eastAsia="Times New Roman" w:hAnsi="Times New Roman" w:cs="Times New Roman"/>
          <w:highlight w:val="white"/>
        </w:rPr>
        <w:t>τους</w:t>
      </w:r>
      <w:r>
        <w:rPr>
          <w:rFonts w:ascii="Times New Roman" w:eastAsia="Times New Roman" w:hAnsi="Times New Roman" w:cs="Times New Roman"/>
          <w:highlight w:val="white"/>
        </w:rPr>
        <w:t>.</w:t>
      </w:r>
    </w:p>
    <w:p w14:paraId="6035F566" w14:textId="77777777" w:rsidR="008D4497" w:rsidRDefault="00AC2FF6" w:rsidP="001E7414">
      <w:pPr>
        <w:spacing w:before="200" w:after="200" w:line="360" w:lineRule="auto"/>
        <w:ind w:firstLine="330"/>
        <w:contextualSpacing w:val="0"/>
        <w:jc w:val="both"/>
      </w:pPr>
      <w:r>
        <w:rPr>
          <w:rFonts w:ascii="Times New Roman" w:eastAsia="Times New Roman" w:hAnsi="Times New Roman" w:cs="Times New Roman"/>
          <w:highlight w:val="white"/>
        </w:rPr>
        <w:t xml:space="preserve">Το εργαλείο Microsoft Excel δέχεται αρχεία excel, αρχεία access, αρχεία κειμένου, sql server, υπηρεσίες ανάλυσης, εισαγωγή δεδομένων xml και microsoft query. Τέλος, το εργαλείο Microsoft Access  δέχεται αρχείο access, βάση δεδομένων ODBC (διακομιστής SQL), αρχείο κειμένου, αρχείο XML, λίστα sharepoint, υπηρεσίες δεδομένων, έγγραφο HTML, φάκελο outlook και αρχείο dBASE. Και τα δύο εργαλεία βαθμολογούνται με 7. Το εργαλείο Weka υποστηρίζει αρχεία </w:t>
      </w:r>
      <w:r>
        <w:rPr>
          <w:rFonts w:ascii="Times New Roman" w:eastAsia="Times New Roman" w:hAnsi="Times New Roman" w:cs="Times New Roman"/>
        </w:rPr>
        <w:t>arff data, C4.5 data, csv, libsvm data και svm light data και η βαθμολογία του είναι 6.</w:t>
      </w:r>
    </w:p>
    <w:p w14:paraId="3137BD7A" w14:textId="5B9C13B6" w:rsidR="00A203F2" w:rsidRPr="00055E15" w:rsidRDefault="00AC2FF6" w:rsidP="00055E15">
      <w:pPr>
        <w:spacing w:before="200" w:after="200" w:line="360" w:lineRule="auto"/>
        <w:ind w:firstLine="330"/>
        <w:contextualSpacing w:val="0"/>
        <w:jc w:val="both"/>
        <w:rPr>
          <w:rFonts w:ascii="Times New Roman" w:eastAsia="Times New Roman" w:hAnsi="Times New Roman" w:cs="Times New Roman"/>
        </w:rPr>
      </w:pPr>
      <w:r>
        <w:rPr>
          <w:rFonts w:ascii="Times New Roman" w:eastAsia="Times New Roman" w:hAnsi="Times New Roman" w:cs="Times New Roman"/>
          <w:highlight w:val="white"/>
        </w:rPr>
        <w:t xml:space="preserve">Τέλος, τα εργαλεία που θα πάρουν τη χαμηλότερη βαθμολογία (1) στο συγκεκριμένο κριτήριο είναι το Gapminder, Infogr.am, CMAP or VUE, </w:t>
      </w:r>
      <w:r>
        <w:rPr>
          <w:rFonts w:ascii="Times New Roman" w:eastAsia="Times New Roman" w:hAnsi="Times New Roman" w:cs="Times New Roman"/>
        </w:rPr>
        <w:t>National Survey of Student Engagement, Surveymonkey και Google forms καθώς δεν υποστηρίζουν κάποιον τύπο αρχείου αλλά κάποια από αυτά δημιουργούν αρχεία.</w:t>
      </w:r>
    </w:p>
    <w:p w14:paraId="4F91B8C1" w14:textId="77777777" w:rsidR="008D4497" w:rsidRPr="007E52BC" w:rsidRDefault="00AC2FF6" w:rsidP="007E52BC">
      <w:pPr>
        <w:pStyle w:val="Heading2"/>
        <w:rPr>
          <w:rFonts w:asciiTheme="majorHAnsi" w:hAnsiTheme="majorHAnsi"/>
          <w:b/>
          <w:sz w:val="28"/>
          <w:szCs w:val="28"/>
        </w:rPr>
      </w:pPr>
      <w:bookmarkStart w:id="76" w:name="h.2e50k423juf3" w:colFirst="0" w:colLast="0"/>
      <w:bookmarkStart w:id="77" w:name="_Toc421474326"/>
      <w:bookmarkStart w:id="78" w:name="_Toc421737998"/>
      <w:bookmarkEnd w:id="76"/>
      <w:r w:rsidRPr="007E52BC">
        <w:rPr>
          <w:rFonts w:asciiTheme="majorHAnsi" w:hAnsiTheme="majorHAnsi"/>
          <w:b/>
          <w:sz w:val="28"/>
          <w:szCs w:val="28"/>
        </w:rPr>
        <w:t>Κριτήριο 6- Δωρεάν χρήση εργαλείου</w:t>
      </w:r>
      <w:bookmarkEnd w:id="77"/>
      <w:bookmarkEnd w:id="78"/>
    </w:p>
    <w:p w14:paraId="2469B0B0" w14:textId="63ACF144" w:rsidR="008D4497" w:rsidRDefault="00AC2FF6" w:rsidP="00CA5C09">
      <w:pPr>
        <w:spacing w:before="200" w:after="200" w:line="360" w:lineRule="auto"/>
        <w:ind w:firstLine="284"/>
        <w:contextualSpacing w:val="0"/>
        <w:jc w:val="both"/>
      </w:pPr>
      <w:r>
        <w:rPr>
          <w:rFonts w:ascii="Times New Roman" w:eastAsia="Times New Roman" w:hAnsi="Times New Roman" w:cs="Times New Roman"/>
        </w:rPr>
        <w:t>Τελευταίο κριτήριο αλλά με ισάξια σημασία με τα παραπάνω είναι το κατά πόσο είναι τα εργαλεία που θα χρησιμοποιήσουμε δωρεάν ή όχι. Κάποια από τα εργαλεία ενώ δεν είναι δωρεάν μας δίνεται η δυνατότητα να τα εγκαταστήσουμε στον υπολογιστή μας και να τα επεξεργαστούμε για κάποιο χρονικό διάστημα. Τέτοια εργαλεία θα προτιμηθούν εάν οι δυνατότητε</w:t>
      </w:r>
      <w:r w:rsidR="00C06F7C">
        <w:rPr>
          <w:rFonts w:ascii="Times New Roman" w:eastAsia="Times New Roman" w:hAnsi="Times New Roman" w:cs="Times New Roman"/>
        </w:rPr>
        <w:t>ς τους είναι απαραίτητες για τη</w:t>
      </w:r>
      <w:r>
        <w:rPr>
          <w:rFonts w:ascii="Times New Roman" w:eastAsia="Times New Roman" w:hAnsi="Times New Roman" w:cs="Times New Roman"/>
        </w:rPr>
        <w:t xml:space="preserve"> διεξαγωγή αποτελεσμάτων της συγκεκριμένης εργασίας. Εργαλεία</w:t>
      </w:r>
      <w:r w:rsidRPr="00AC2FF6">
        <w:rPr>
          <w:rFonts w:ascii="Times New Roman" w:eastAsia="Times New Roman" w:hAnsi="Times New Roman" w:cs="Times New Roman"/>
          <w:lang w:val="en-US"/>
        </w:rPr>
        <w:t xml:space="preserve"> </w:t>
      </w:r>
      <w:r>
        <w:rPr>
          <w:rFonts w:ascii="Times New Roman" w:eastAsia="Times New Roman" w:hAnsi="Times New Roman" w:cs="Times New Roman"/>
        </w:rPr>
        <w:t>που</w:t>
      </w:r>
      <w:r w:rsidRPr="00AC2FF6">
        <w:rPr>
          <w:rFonts w:ascii="Times New Roman" w:eastAsia="Times New Roman" w:hAnsi="Times New Roman" w:cs="Times New Roman"/>
          <w:lang w:val="en-US"/>
        </w:rPr>
        <w:t xml:space="preserve"> </w:t>
      </w:r>
      <w:r>
        <w:rPr>
          <w:rFonts w:ascii="Times New Roman" w:eastAsia="Times New Roman" w:hAnsi="Times New Roman" w:cs="Times New Roman"/>
        </w:rPr>
        <w:t>πληρούν</w:t>
      </w:r>
      <w:r w:rsidRPr="00AC2FF6">
        <w:rPr>
          <w:rFonts w:ascii="Times New Roman" w:eastAsia="Times New Roman" w:hAnsi="Times New Roman" w:cs="Times New Roman"/>
          <w:lang w:val="en-US"/>
        </w:rPr>
        <w:t xml:space="preserve"> </w:t>
      </w:r>
      <w:r>
        <w:rPr>
          <w:rFonts w:ascii="Times New Roman" w:eastAsia="Times New Roman" w:hAnsi="Times New Roman" w:cs="Times New Roman"/>
        </w:rPr>
        <w:t>το</w:t>
      </w:r>
      <w:r w:rsidRPr="00AC2FF6">
        <w:rPr>
          <w:rFonts w:ascii="Times New Roman" w:eastAsia="Times New Roman" w:hAnsi="Times New Roman" w:cs="Times New Roman"/>
          <w:lang w:val="en-US"/>
        </w:rPr>
        <w:t xml:space="preserve"> </w:t>
      </w:r>
      <w:r>
        <w:rPr>
          <w:rFonts w:ascii="Times New Roman" w:eastAsia="Times New Roman" w:hAnsi="Times New Roman" w:cs="Times New Roman"/>
        </w:rPr>
        <w:t>κριτήριο</w:t>
      </w:r>
      <w:r w:rsidR="006754CD" w:rsidRPr="006754CD">
        <w:rPr>
          <w:rFonts w:ascii="Times New Roman" w:eastAsia="Times New Roman" w:hAnsi="Times New Roman" w:cs="Times New Roman"/>
          <w:lang w:val="en-US"/>
        </w:rPr>
        <w:t xml:space="preserve"> </w:t>
      </w:r>
      <w:r w:rsidR="006754CD">
        <w:rPr>
          <w:rFonts w:ascii="Times New Roman" w:eastAsia="Times New Roman" w:hAnsi="Times New Roman" w:cs="Times New Roman"/>
        </w:rPr>
        <w:t>αυτό</w:t>
      </w:r>
      <w:r w:rsidRPr="00AC2FF6">
        <w:rPr>
          <w:rFonts w:ascii="Times New Roman" w:eastAsia="Times New Roman" w:hAnsi="Times New Roman" w:cs="Times New Roman"/>
          <w:lang w:val="en-US"/>
        </w:rPr>
        <w:t xml:space="preserve"> </w:t>
      </w:r>
      <w:r>
        <w:rPr>
          <w:rFonts w:ascii="Times New Roman" w:eastAsia="Times New Roman" w:hAnsi="Times New Roman" w:cs="Times New Roman"/>
        </w:rPr>
        <w:t>είναι</w:t>
      </w:r>
      <w:r w:rsidRPr="00AC2FF6">
        <w:rPr>
          <w:rFonts w:ascii="Times New Roman" w:eastAsia="Times New Roman" w:hAnsi="Times New Roman" w:cs="Times New Roman"/>
          <w:lang w:val="en-US"/>
        </w:rPr>
        <w:t xml:space="preserve"> </w:t>
      </w:r>
      <w:r>
        <w:rPr>
          <w:rFonts w:ascii="Times New Roman" w:eastAsia="Times New Roman" w:hAnsi="Times New Roman" w:cs="Times New Roman"/>
        </w:rPr>
        <w:t>τα</w:t>
      </w:r>
      <w:r w:rsidRPr="00AC2FF6">
        <w:rPr>
          <w:rFonts w:ascii="Times New Roman" w:eastAsia="Times New Roman" w:hAnsi="Times New Roman" w:cs="Times New Roman"/>
          <w:lang w:val="en-US"/>
        </w:rPr>
        <w:t xml:space="preserve"> Gapminder, Wordle, Many Eyes, Infogr.am, Tableau Public, TIBCO Spotfire, Rapid Miner, Statsoft Statistica, Node XL, Gephi, CMAP or VUE, SPSS, Microsoft Excel, Microsoft Access, National Survey of Student Engagement, </w:t>
      </w:r>
      <w:r w:rsidR="00DA0646">
        <w:rPr>
          <w:rFonts w:ascii="Times New Roman" w:eastAsia="Times New Roman" w:hAnsi="Times New Roman" w:cs="Times New Roman"/>
          <w:lang w:val="en-US"/>
        </w:rPr>
        <w:t>Surveym</w:t>
      </w:r>
      <w:r w:rsidR="00846A91" w:rsidRPr="00AC2FF6">
        <w:rPr>
          <w:rFonts w:ascii="Times New Roman" w:eastAsia="Times New Roman" w:hAnsi="Times New Roman" w:cs="Times New Roman"/>
          <w:lang w:val="en-US"/>
        </w:rPr>
        <w:t>onkey</w:t>
      </w:r>
      <w:r w:rsidRPr="00AC2FF6">
        <w:rPr>
          <w:rFonts w:ascii="Times New Roman" w:eastAsia="Times New Roman" w:hAnsi="Times New Roman" w:cs="Times New Roman"/>
          <w:lang w:val="en-US"/>
        </w:rPr>
        <w:t xml:space="preserve">, Google Forms </w:t>
      </w:r>
      <w:r>
        <w:rPr>
          <w:rFonts w:ascii="Times New Roman" w:eastAsia="Times New Roman" w:hAnsi="Times New Roman" w:cs="Times New Roman"/>
        </w:rPr>
        <w:t>και</w:t>
      </w:r>
      <w:r w:rsidRPr="00AC2FF6">
        <w:rPr>
          <w:rFonts w:ascii="Times New Roman" w:eastAsia="Times New Roman" w:hAnsi="Times New Roman" w:cs="Times New Roman"/>
          <w:lang w:val="en-US"/>
        </w:rPr>
        <w:t xml:space="preserve"> Weka. </w:t>
      </w:r>
      <w:r>
        <w:rPr>
          <w:rFonts w:ascii="Times New Roman" w:eastAsia="Times New Roman" w:hAnsi="Times New Roman" w:cs="Times New Roman"/>
        </w:rPr>
        <w:t>Σε όλα τα εργαλεία η βαθμολόγηση είναι 7.</w:t>
      </w:r>
    </w:p>
    <w:p w14:paraId="05AC0AFC" w14:textId="7BCE0E24" w:rsidR="008D4497" w:rsidRPr="007C535E" w:rsidRDefault="00AC2FF6" w:rsidP="00C53A06">
      <w:pPr>
        <w:spacing w:before="200" w:after="200" w:line="360" w:lineRule="auto"/>
        <w:contextualSpacing w:val="0"/>
        <w:jc w:val="both"/>
        <w:rPr>
          <w:rFonts w:ascii="Times New Roman" w:eastAsia="Times New Roman" w:hAnsi="Times New Roman" w:cs="Times New Roman"/>
        </w:rPr>
      </w:pPr>
      <w:r>
        <w:rPr>
          <w:rFonts w:ascii="Times New Roman" w:eastAsia="Times New Roman" w:hAnsi="Times New Roman" w:cs="Times New Roman"/>
        </w:rPr>
        <w:t>Στη συγκεκριμένη ενότητα, έγινε η επιλογή κάποιων εργαλείων όπου πληρούσαν τα κριτήρια που τέθηκαν και αποτελούν τα κατάλληλα για να χρησιμοποιηθούν στην έρευνα που θα πραγματοποιηθεί στην ενότητα που ακολουθεί. Για την έρευνα θα επιλεχθούν τα εργαλεία τα οποία σε κάθε κατηγορία εργαλείων είχαν την υψηλότερη βαθμολογία</w:t>
      </w:r>
      <w:r w:rsidR="007B0BEA">
        <w:rPr>
          <w:rFonts w:ascii="Times New Roman" w:eastAsia="Times New Roman" w:hAnsi="Times New Roman" w:cs="Times New Roman"/>
        </w:rPr>
        <w:t xml:space="preserve"> αλλά</w:t>
      </w:r>
      <w:r w:rsidR="009851CD">
        <w:rPr>
          <w:rFonts w:ascii="Times New Roman" w:eastAsia="Times New Roman" w:hAnsi="Times New Roman" w:cs="Times New Roman"/>
        </w:rPr>
        <w:t xml:space="preserve"> </w:t>
      </w:r>
      <w:r w:rsidR="007B0BEA">
        <w:rPr>
          <w:rFonts w:ascii="Times New Roman" w:eastAsia="Times New Roman" w:hAnsi="Times New Roman" w:cs="Times New Roman"/>
        </w:rPr>
        <w:t xml:space="preserve">παράλληλα είναι </w:t>
      </w:r>
      <w:r w:rsidR="00750DAC">
        <w:rPr>
          <w:rFonts w:ascii="Times New Roman" w:eastAsia="Times New Roman" w:hAnsi="Times New Roman" w:cs="Times New Roman"/>
        </w:rPr>
        <w:t xml:space="preserve">και </w:t>
      </w:r>
      <w:r w:rsidR="007B0BEA">
        <w:rPr>
          <w:rFonts w:ascii="Times New Roman" w:eastAsia="Times New Roman" w:hAnsi="Times New Roman" w:cs="Times New Roman"/>
        </w:rPr>
        <w:t>ικα</w:t>
      </w:r>
      <w:r w:rsidR="00693DCC">
        <w:rPr>
          <w:rFonts w:ascii="Times New Roman" w:eastAsia="Times New Roman" w:hAnsi="Times New Roman" w:cs="Times New Roman"/>
        </w:rPr>
        <w:t>νά να επεξεργαστ</w:t>
      </w:r>
      <w:r w:rsidR="007B0BEA">
        <w:rPr>
          <w:rFonts w:ascii="Times New Roman" w:eastAsia="Times New Roman" w:hAnsi="Times New Roman" w:cs="Times New Roman"/>
        </w:rPr>
        <w:t>ούν τα δεδομένα</w:t>
      </w:r>
      <w:r w:rsidR="00750DAC">
        <w:rPr>
          <w:rFonts w:ascii="Times New Roman" w:eastAsia="Times New Roman" w:hAnsi="Times New Roman" w:cs="Times New Roman"/>
        </w:rPr>
        <w:t>,</w:t>
      </w:r>
      <w:r w:rsidR="00307F76">
        <w:rPr>
          <w:rFonts w:ascii="Times New Roman" w:eastAsia="Times New Roman" w:hAnsi="Times New Roman" w:cs="Times New Roman"/>
        </w:rPr>
        <w:t xml:space="preserve"> ώστε να βγουν </w:t>
      </w:r>
      <w:r w:rsidR="007B0BEA">
        <w:rPr>
          <w:rFonts w:ascii="Times New Roman" w:eastAsia="Times New Roman" w:hAnsi="Times New Roman" w:cs="Times New Roman"/>
        </w:rPr>
        <w:t>κατάλληλα αποτελέσματα</w:t>
      </w:r>
      <w:r>
        <w:rPr>
          <w:rFonts w:ascii="Times New Roman" w:eastAsia="Times New Roman" w:hAnsi="Times New Roman" w:cs="Times New Roman"/>
        </w:rPr>
        <w:t>. Συγκεκριμένα</w:t>
      </w:r>
      <w:r w:rsidR="006754CD">
        <w:rPr>
          <w:rFonts w:ascii="Times New Roman" w:eastAsia="Times New Roman" w:hAnsi="Times New Roman" w:cs="Times New Roman"/>
        </w:rPr>
        <w:t>, στην έρευνα θα χρησιμοποιηθεί</w:t>
      </w:r>
      <w:r>
        <w:rPr>
          <w:rFonts w:ascii="Times New Roman" w:eastAsia="Times New Roman" w:hAnsi="Times New Roman" w:cs="Times New Roman"/>
        </w:rPr>
        <w:t xml:space="preserve"> από τα εργαλεία ο</w:t>
      </w:r>
      <w:r w:rsidR="006754CD">
        <w:rPr>
          <w:rFonts w:ascii="Times New Roman" w:eastAsia="Times New Roman" w:hAnsi="Times New Roman" w:cs="Times New Roman"/>
        </w:rPr>
        <w:t>πτικοποίησης το</w:t>
      </w:r>
      <w:r>
        <w:rPr>
          <w:rFonts w:ascii="Times New Roman" w:eastAsia="Times New Roman" w:hAnsi="Times New Roman" w:cs="Times New Roman"/>
        </w:rPr>
        <w:t xml:space="preserve"> εργαλεία </w:t>
      </w:r>
      <w:r>
        <w:rPr>
          <w:rFonts w:ascii="Times New Roman" w:eastAsia="Times New Roman" w:hAnsi="Times New Roman" w:cs="Times New Roman"/>
          <w:i/>
        </w:rPr>
        <w:t>Tableau Public</w:t>
      </w:r>
      <w:r>
        <w:rPr>
          <w:rFonts w:ascii="Times New Roman" w:eastAsia="Times New Roman" w:hAnsi="Times New Roman" w:cs="Times New Roman"/>
        </w:rPr>
        <w:t xml:space="preserve"> </w:t>
      </w:r>
      <w:r>
        <w:rPr>
          <w:rFonts w:ascii="Times New Roman" w:eastAsia="Times New Roman" w:hAnsi="Times New Roman" w:cs="Times New Roman"/>
          <w:i/>
        </w:rPr>
        <w:t xml:space="preserve">με </w:t>
      </w:r>
      <w:r>
        <w:rPr>
          <w:rFonts w:ascii="Times New Roman" w:eastAsia="Times New Roman" w:hAnsi="Times New Roman" w:cs="Times New Roman"/>
          <w:i/>
        </w:rPr>
        <w:lastRenderedPageBreak/>
        <w:t>συνολική βαθμολογία 42</w:t>
      </w:r>
      <w:r>
        <w:rPr>
          <w:rFonts w:ascii="Times New Roman" w:eastAsia="Times New Roman" w:hAnsi="Times New Roman" w:cs="Times New Roman"/>
        </w:rPr>
        <w:t xml:space="preserve">. Από τα εργαλεία στατιστικών αναλύσεων θα χρησιμοποιηθούν το </w:t>
      </w:r>
      <w:r>
        <w:rPr>
          <w:rFonts w:ascii="Times New Roman" w:eastAsia="Times New Roman" w:hAnsi="Times New Roman" w:cs="Times New Roman"/>
          <w:i/>
        </w:rPr>
        <w:t>SPSS με συνολική βαθμολογία 31</w:t>
      </w:r>
      <w:r>
        <w:rPr>
          <w:rFonts w:ascii="Times New Roman" w:eastAsia="Times New Roman" w:hAnsi="Times New Roman" w:cs="Times New Roman"/>
        </w:rPr>
        <w:t xml:space="preserve"> και το </w:t>
      </w:r>
      <w:r>
        <w:rPr>
          <w:rFonts w:ascii="Times New Roman" w:eastAsia="Times New Roman" w:hAnsi="Times New Roman" w:cs="Times New Roman"/>
          <w:i/>
        </w:rPr>
        <w:t>Microsoft Excel με συνολική βαθμολογία 40</w:t>
      </w:r>
      <w:r>
        <w:rPr>
          <w:rFonts w:ascii="Times New Roman" w:eastAsia="Times New Roman" w:hAnsi="Times New Roman" w:cs="Times New Roman"/>
        </w:rPr>
        <w:t>.</w:t>
      </w:r>
    </w:p>
    <w:p w14:paraId="342E1E1E" w14:textId="1EFD124C" w:rsidR="00501B5C" w:rsidRDefault="00AC2FF6" w:rsidP="00551535">
      <w:pPr>
        <w:spacing w:before="200" w:after="200" w:line="360" w:lineRule="auto"/>
        <w:ind w:firstLine="284"/>
        <w:contextualSpacing w:val="0"/>
        <w:jc w:val="both"/>
        <w:rPr>
          <w:rFonts w:ascii="Times New Roman" w:eastAsia="Times New Roman" w:hAnsi="Times New Roman" w:cs="Times New Roman"/>
        </w:rPr>
      </w:pPr>
      <w:r>
        <w:rPr>
          <w:rFonts w:ascii="Times New Roman" w:eastAsia="Times New Roman" w:hAnsi="Times New Roman" w:cs="Times New Roman"/>
        </w:rPr>
        <w:t xml:space="preserve">Τα εργαλεία Gapminder, Wordle και CMAP </w:t>
      </w:r>
      <w:r w:rsidRPr="0014640C">
        <w:rPr>
          <w:rFonts w:ascii="Times New Roman" w:eastAsia="Times New Roman" w:hAnsi="Times New Roman" w:cs="Times New Roman"/>
        </w:rPr>
        <w:t>or</w:t>
      </w:r>
      <w:r>
        <w:rPr>
          <w:rFonts w:ascii="Times New Roman" w:eastAsia="Times New Roman" w:hAnsi="Times New Roman" w:cs="Times New Roman"/>
        </w:rPr>
        <w:t xml:space="preserve"> VUE δεν επιλέχτηκαν</w:t>
      </w:r>
      <w:r w:rsidR="00C06F7C">
        <w:rPr>
          <w:rFonts w:ascii="Times New Roman" w:eastAsia="Times New Roman" w:hAnsi="Times New Roman" w:cs="Times New Roman"/>
        </w:rPr>
        <w:t xml:space="preserve"> για τη</w:t>
      </w:r>
      <w:r w:rsidR="00693DCC">
        <w:rPr>
          <w:rFonts w:ascii="Times New Roman" w:eastAsia="Times New Roman" w:hAnsi="Times New Roman" w:cs="Times New Roman"/>
        </w:rPr>
        <w:t xml:space="preserve"> συγκεκριμένη εργασία</w:t>
      </w:r>
      <w:r>
        <w:rPr>
          <w:rFonts w:ascii="Times New Roman" w:eastAsia="Times New Roman" w:hAnsi="Times New Roman" w:cs="Times New Roman"/>
        </w:rPr>
        <w:t xml:space="preserve"> καθώς παρόλο που πληρούν τα</w:t>
      </w:r>
      <w:r w:rsidR="005C7C71">
        <w:rPr>
          <w:rFonts w:ascii="Times New Roman" w:eastAsia="Times New Roman" w:hAnsi="Times New Roman" w:cs="Times New Roman"/>
        </w:rPr>
        <w:t xml:space="preserve"> περισσότερα κριτήρια που τέθηκαν</w:t>
      </w:r>
      <w:r>
        <w:rPr>
          <w:rFonts w:ascii="Times New Roman" w:eastAsia="Times New Roman" w:hAnsi="Times New Roman" w:cs="Times New Roman"/>
        </w:rPr>
        <w:t>, δεν είναι σχετικά με την έρευνα που θα ακολουθήσει</w:t>
      </w:r>
      <w:r w:rsidR="008F39EB" w:rsidRPr="008F39EB">
        <w:rPr>
          <w:rFonts w:ascii="Times New Roman" w:eastAsia="Times New Roman" w:hAnsi="Times New Roman" w:cs="Times New Roman"/>
        </w:rPr>
        <w:t>.</w:t>
      </w:r>
      <w:r w:rsidR="002B2BFC">
        <w:rPr>
          <w:rFonts w:ascii="Times New Roman" w:eastAsia="Times New Roman" w:hAnsi="Times New Roman" w:cs="Times New Roman"/>
        </w:rPr>
        <w:t xml:space="preserve"> Συγκεκριμένα, η έρευνα </w:t>
      </w:r>
      <w:r w:rsidR="008F39EB">
        <w:rPr>
          <w:rFonts w:ascii="Times New Roman" w:eastAsia="Times New Roman" w:hAnsi="Times New Roman" w:cs="Times New Roman"/>
        </w:rPr>
        <w:t>περιλαμβάνει την επεξεργασία αριθμητικών δεδομένων και όχι επεξεργασία κειμένου κάτι που αυτά υποστηρίζουν (</w:t>
      </w:r>
      <w:r w:rsidR="008F39EB">
        <w:rPr>
          <w:rFonts w:ascii="Times New Roman" w:eastAsia="Times New Roman" w:hAnsi="Times New Roman" w:cs="Times New Roman"/>
          <w:lang w:val="en-US"/>
        </w:rPr>
        <w:t>Wordle</w:t>
      </w:r>
      <w:r w:rsidR="008F39EB" w:rsidRPr="008F39EB">
        <w:rPr>
          <w:rFonts w:ascii="Times New Roman" w:eastAsia="Times New Roman" w:hAnsi="Times New Roman" w:cs="Times New Roman"/>
        </w:rPr>
        <w:t xml:space="preserve">, </w:t>
      </w:r>
      <w:r w:rsidR="008F39EB">
        <w:rPr>
          <w:rFonts w:ascii="Times New Roman" w:eastAsia="Times New Roman" w:hAnsi="Times New Roman" w:cs="Times New Roman"/>
          <w:lang w:val="en-US"/>
        </w:rPr>
        <w:t>CMAP</w:t>
      </w:r>
      <w:r w:rsidR="008F39EB" w:rsidRPr="008F39EB">
        <w:rPr>
          <w:rFonts w:ascii="Times New Roman" w:eastAsia="Times New Roman" w:hAnsi="Times New Roman" w:cs="Times New Roman"/>
        </w:rPr>
        <w:t xml:space="preserve"> </w:t>
      </w:r>
      <w:r w:rsidR="008F39EB">
        <w:rPr>
          <w:rFonts w:ascii="Times New Roman" w:eastAsia="Times New Roman" w:hAnsi="Times New Roman" w:cs="Times New Roman"/>
          <w:lang w:val="en-US"/>
        </w:rPr>
        <w:t>or</w:t>
      </w:r>
      <w:r w:rsidR="008F39EB" w:rsidRPr="008F39EB">
        <w:rPr>
          <w:rFonts w:ascii="Times New Roman" w:eastAsia="Times New Roman" w:hAnsi="Times New Roman" w:cs="Times New Roman"/>
        </w:rPr>
        <w:t xml:space="preserve"> </w:t>
      </w:r>
      <w:r w:rsidR="008F39EB">
        <w:rPr>
          <w:rFonts w:ascii="Times New Roman" w:eastAsia="Times New Roman" w:hAnsi="Times New Roman" w:cs="Times New Roman"/>
          <w:lang w:val="en-US"/>
        </w:rPr>
        <w:t>VUE</w:t>
      </w:r>
      <w:r w:rsidR="008F39EB" w:rsidRPr="008F39EB">
        <w:rPr>
          <w:rFonts w:ascii="Times New Roman" w:eastAsia="Times New Roman" w:hAnsi="Times New Roman" w:cs="Times New Roman"/>
        </w:rPr>
        <w:t>)</w:t>
      </w:r>
      <w:r w:rsidR="008F39EB">
        <w:rPr>
          <w:rFonts w:ascii="Times New Roman" w:eastAsia="Times New Roman" w:hAnsi="Times New Roman" w:cs="Times New Roman"/>
        </w:rPr>
        <w:t xml:space="preserve"> ή έτοιμη βάση δεδομένων η οποία δεν είναι σχετική με την έρευνα (</w:t>
      </w:r>
      <w:r w:rsidR="008F39EB">
        <w:rPr>
          <w:rFonts w:ascii="Times New Roman" w:eastAsia="Times New Roman" w:hAnsi="Times New Roman" w:cs="Times New Roman"/>
          <w:lang w:val="en-US"/>
        </w:rPr>
        <w:t>Gapminder</w:t>
      </w:r>
      <w:r w:rsidR="008F39EB" w:rsidRPr="008F39EB">
        <w:rPr>
          <w:rFonts w:ascii="Times New Roman" w:eastAsia="Times New Roman" w:hAnsi="Times New Roman" w:cs="Times New Roman"/>
        </w:rPr>
        <w:t>).</w:t>
      </w:r>
      <w:r w:rsidR="00FF0C0E">
        <w:rPr>
          <w:rFonts w:ascii="Times New Roman" w:eastAsia="Times New Roman" w:hAnsi="Times New Roman" w:cs="Times New Roman"/>
        </w:rPr>
        <w:t xml:space="preserve"> Τα εργαλεία </w:t>
      </w:r>
      <w:r w:rsidR="00FF0C0E">
        <w:rPr>
          <w:rFonts w:ascii="Times New Roman" w:eastAsia="Times New Roman" w:hAnsi="Times New Roman" w:cs="Times New Roman"/>
          <w:lang w:val="en-US"/>
        </w:rPr>
        <w:t>Gephi</w:t>
      </w:r>
      <w:r w:rsidR="00FF0C0E" w:rsidRPr="00FF0C0E">
        <w:rPr>
          <w:rFonts w:ascii="Times New Roman" w:eastAsia="Times New Roman" w:hAnsi="Times New Roman" w:cs="Times New Roman"/>
        </w:rPr>
        <w:t xml:space="preserve"> </w:t>
      </w:r>
      <w:r w:rsidR="00FF0C0E">
        <w:rPr>
          <w:rFonts w:ascii="Times New Roman" w:eastAsia="Times New Roman" w:hAnsi="Times New Roman" w:cs="Times New Roman"/>
        </w:rPr>
        <w:t xml:space="preserve">και </w:t>
      </w:r>
      <w:r w:rsidR="00FF0C0E">
        <w:rPr>
          <w:rFonts w:ascii="Times New Roman" w:eastAsia="Times New Roman" w:hAnsi="Times New Roman" w:cs="Times New Roman"/>
          <w:lang w:val="en-US"/>
        </w:rPr>
        <w:t>Node</w:t>
      </w:r>
      <w:r w:rsidR="00FF0C0E" w:rsidRPr="00FF0C0E">
        <w:rPr>
          <w:rFonts w:ascii="Times New Roman" w:eastAsia="Times New Roman" w:hAnsi="Times New Roman" w:cs="Times New Roman"/>
        </w:rPr>
        <w:t xml:space="preserve"> </w:t>
      </w:r>
      <w:r w:rsidR="00FF0C0E">
        <w:rPr>
          <w:rFonts w:ascii="Times New Roman" w:eastAsia="Times New Roman" w:hAnsi="Times New Roman" w:cs="Times New Roman"/>
          <w:lang w:val="en-US"/>
        </w:rPr>
        <w:t>XL</w:t>
      </w:r>
      <w:r w:rsidR="00FF0C0E" w:rsidRPr="00FF0C0E">
        <w:rPr>
          <w:rFonts w:ascii="Times New Roman" w:eastAsia="Times New Roman" w:hAnsi="Times New Roman" w:cs="Times New Roman"/>
        </w:rPr>
        <w:t xml:space="preserve"> </w:t>
      </w:r>
      <w:r w:rsidR="00FF0C0E">
        <w:rPr>
          <w:rFonts w:ascii="Times New Roman" w:eastAsia="Times New Roman" w:hAnsi="Times New Roman" w:cs="Times New Roman"/>
        </w:rPr>
        <w:t>δεν μπορούσαν να χρησιμοποιηθούν στη συγκεκριμένη έρευνα καθώς τα δεδομένα μας δεν ήταν κατάλληλα για την οπτικοποίηση δικτύου, την οποία και υποστηρίζουν</w:t>
      </w:r>
      <w:r w:rsidR="00927D61">
        <w:rPr>
          <w:rFonts w:ascii="Times New Roman" w:eastAsia="Times New Roman" w:hAnsi="Times New Roman" w:cs="Times New Roman"/>
        </w:rPr>
        <w:t>.</w:t>
      </w:r>
      <w:r w:rsidR="00501B5C">
        <w:rPr>
          <w:rFonts w:ascii="Times New Roman" w:eastAsia="Times New Roman" w:hAnsi="Times New Roman" w:cs="Times New Roman"/>
        </w:rPr>
        <w:t xml:space="preserve"> Επίσης, το εργαλείο </w:t>
      </w:r>
      <w:r w:rsidR="00501B5C">
        <w:rPr>
          <w:rFonts w:ascii="Times New Roman" w:eastAsia="Times New Roman" w:hAnsi="Times New Roman" w:cs="Times New Roman"/>
          <w:highlight w:val="white"/>
        </w:rPr>
        <w:t>Weka μπορεί να χρησιμοποιηθεί για τις τεχνικές ομαδοποίησης (clustering) και κατηγοριοποίησης (classification)</w:t>
      </w:r>
      <w:r w:rsidR="00501B5C">
        <w:rPr>
          <w:rFonts w:ascii="Times New Roman" w:eastAsia="Times New Roman" w:hAnsi="Times New Roman" w:cs="Times New Roman"/>
        </w:rPr>
        <w:t xml:space="preserve"> αλλά λόγω της μορφής των δεδομένων της έρευνας δεν ήταν εφικτή η χρήση του. </w:t>
      </w:r>
      <w:r>
        <w:rPr>
          <w:rFonts w:ascii="Times New Roman" w:eastAsia="Times New Roman" w:hAnsi="Times New Roman" w:cs="Times New Roman"/>
        </w:rPr>
        <w:t xml:space="preserve"> </w:t>
      </w:r>
    </w:p>
    <w:p w14:paraId="21F1B15F" w14:textId="77777777" w:rsidR="0063306B" w:rsidRDefault="003D7554" w:rsidP="0063306B">
      <w:pPr>
        <w:spacing w:before="200" w:after="200" w:line="360" w:lineRule="auto"/>
        <w:ind w:firstLine="284"/>
        <w:contextualSpacing w:val="0"/>
        <w:jc w:val="both"/>
        <w:rPr>
          <w:rFonts w:ascii="Times New Roman" w:eastAsia="Times New Roman" w:hAnsi="Times New Roman" w:cs="Times New Roman"/>
          <w:highlight w:val="white"/>
        </w:rPr>
      </w:pPr>
      <w:r>
        <w:rPr>
          <w:rFonts w:ascii="Times New Roman" w:eastAsia="Times New Roman" w:hAnsi="Times New Roman" w:cs="Times New Roman"/>
        </w:rPr>
        <w:t>Επιπλέον, τ</w:t>
      </w:r>
      <w:r w:rsidR="00EB2435">
        <w:rPr>
          <w:rFonts w:ascii="Times New Roman" w:eastAsia="Times New Roman" w:hAnsi="Times New Roman" w:cs="Times New Roman"/>
        </w:rPr>
        <w:t xml:space="preserve">α </w:t>
      </w:r>
      <w:r w:rsidR="00AC2FF6">
        <w:rPr>
          <w:rFonts w:ascii="Times New Roman" w:eastAsia="Times New Roman" w:hAnsi="Times New Roman" w:cs="Times New Roman"/>
        </w:rPr>
        <w:t>εργαλεία</w:t>
      </w:r>
      <w:r w:rsidR="00EB2435">
        <w:rPr>
          <w:rFonts w:ascii="Times New Roman" w:eastAsia="Times New Roman" w:hAnsi="Times New Roman" w:cs="Times New Roman"/>
        </w:rPr>
        <w:t xml:space="preserve"> που επιλέχθηκαν</w:t>
      </w:r>
      <w:r w:rsidR="00AC2FF6">
        <w:rPr>
          <w:rFonts w:ascii="Times New Roman" w:eastAsia="Times New Roman" w:hAnsi="Times New Roman" w:cs="Times New Roman"/>
        </w:rPr>
        <w:t xml:space="preserve"> μπορούν να χρησιμοποιηθούν για να εφαρμοστούν διάφοροι μέθοδοι και τεχνικ</w:t>
      </w:r>
      <w:r w:rsidR="00FF0C0E">
        <w:rPr>
          <w:rFonts w:ascii="Times New Roman" w:eastAsia="Times New Roman" w:hAnsi="Times New Roman" w:cs="Times New Roman"/>
        </w:rPr>
        <w:t>ές. Συγκεκριμένα, με το</w:t>
      </w:r>
      <w:r w:rsidR="00AC2FF6">
        <w:rPr>
          <w:rFonts w:ascii="Times New Roman" w:eastAsia="Times New Roman" w:hAnsi="Times New Roman" w:cs="Times New Roman"/>
        </w:rPr>
        <w:t xml:space="preserve"> εργαλεία Tableau Publ</w:t>
      </w:r>
      <w:r w:rsidR="00FF0C0E">
        <w:rPr>
          <w:rFonts w:ascii="Times New Roman" w:eastAsia="Times New Roman" w:hAnsi="Times New Roman" w:cs="Times New Roman"/>
        </w:rPr>
        <w:t xml:space="preserve">ic </w:t>
      </w:r>
      <w:r w:rsidR="005607DC">
        <w:rPr>
          <w:rFonts w:ascii="Times New Roman" w:eastAsia="Times New Roman" w:hAnsi="Times New Roman" w:cs="Times New Roman"/>
        </w:rPr>
        <w:t xml:space="preserve">μπορούν να πραγματοποιηθούν </w:t>
      </w:r>
      <w:r w:rsidR="00FF0C0E">
        <w:rPr>
          <w:rFonts w:ascii="Times New Roman" w:eastAsia="Times New Roman" w:hAnsi="Times New Roman" w:cs="Times New Roman"/>
        </w:rPr>
        <w:t>οπτικοποιήσεις</w:t>
      </w:r>
      <w:r w:rsidR="00152B4F">
        <w:rPr>
          <w:rFonts w:ascii="Times New Roman" w:eastAsia="Times New Roman" w:hAnsi="Times New Roman" w:cs="Times New Roman"/>
        </w:rPr>
        <w:t xml:space="preserve"> (visualization</w:t>
      </w:r>
      <w:r w:rsidR="005607DC">
        <w:rPr>
          <w:rFonts w:ascii="Times New Roman" w:eastAsia="Times New Roman" w:hAnsi="Times New Roman" w:cs="Times New Roman"/>
          <w:lang w:val="en-US"/>
        </w:rPr>
        <w:t>s</w:t>
      </w:r>
      <w:r w:rsidR="00152B4F">
        <w:rPr>
          <w:rFonts w:ascii="Times New Roman" w:eastAsia="Times New Roman" w:hAnsi="Times New Roman" w:cs="Times New Roman"/>
        </w:rPr>
        <w:t>). Το</w:t>
      </w:r>
      <w:r w:rsidR="00AC2FF6">
        <w:rPr>
          <w:rFonts w:ascii="Times New Roman" w:eastAsia="Times New Roman" w:hAnsi="Times New Roman" w:cs="Times New Roman"/>
        </w:rPr>
        <w:t xml:space="preserve"> εργαλείο SPSS μπορεί να </w:t>
      </w:r>
      <w:r w:rsidR="00B32F3B">
        <w:rPr>
          <w:rFonts w:ascii="Times New Roman" w:eastAsia="Times New Roman" w:hAnsi="Times New Roman" w:cs="Times New Roman"/>
        </w:rPr>
        <w:t>χρησιμοποιηθεί για την πραγματοποίηση περιγραφικής στ</w:t>
      </w:r>
      <w:r w:rsidR="00116A91">
        <w:rPr>
          <w:rFonts w:ascii="Times New Roman" w:eastAsia="Times New Roman" w:hAnsi="Times New Roman" w:cs="Times New Roman"/>
        </w:rPr>
        <w:t>ατιστικής, την εύρεση συσχέτισεων</w:t>
      </w:r>
      <w:r w:rsidR="00B32F3B">
        <w:rPr>
          <w:rFonts w:ascii="Times New Roman" w:eastAsia="Times New Roman" w:hAnsi="Times New Roman" w:cs="Times New Roman"/>
        </w:rPr>
        <w:t xml:space="preserve"> μεταξύ</w:t>
      </w:r>
      <w:r w:rsidR="007E3C91">
        <w:rPr>
          <w:rFonts w:ascii="Times New Roman" w:eastAsia="Times New Roman" w:hAnsi="Times New Roman" w:cs="Times New Roman"/>
        </w:rPr>
        <w:t xml:space="preserve"> μεταβλητών και την πραγματοποίη</w:t>
      </w:r>
      <w:r w:rsidR="00B32F3B">
        <w:rPr>
          <w:rFonts w:ascii="Times New Roman" w:eastAsia="Times New Roman" w:hAnsi="Times New Roman" w:cs="Times New Roman"/>
        </w:rPr>
        <w:t xml:space="preserve">ση της </w:t>
      </w:r>
      <w:r w:rsidR="00AC2FF6">
        <w:rPr>
          <w:rFonts w:ascii="Times New Roman" w:eastAsia="Times New Roman" w:hAnsi="Times New Roman" w:cs="Times New Roman"/>
        </w:rPr>
        <w:t>τεχνική</w:t>
      </w:r>
      <w:r w:rsidR="00A857F4">
        <w:rPr>
          <w:rFonts w:ascii="Times New Roman" w:eastAsia="Times New Roman" w:hAnsi="Times New Roman" w:cs="Times New Roman"/>
        </w:rPr>
        <w:t>ς</w:t>
      </w:r>
      <w:r w:rsidR="00AC2FF6">
        <w:rPr>
          <w:rFonts w:ascii="Times New Roman" w:eastAsia="Times New Roman" w:hAnsi="Times New Roman" w:cs="Times New Roman"/>
        </w:rPr>
        <w:t xml:space="preserve"> της ιεραρχικής παλινδρόμησης (</w:t>
      </w:r>
      <w:r w:rsidR="00AC2FF6">
        <w:rPr>
          <w:rFonts w:ascii="Times New Roman" w:eastAsia="Times New Roman" w:hAnsi="Times New Roman" w:cs="Times New Roman"/>
          <w:highlight w:val="white"/>
        </w:rPr>
        <w:t>hierarchical linear regressio</w:t>
      </w:r>
      <w:r w:rsidR="00501B5C">
        <w:rPr>
          <w:rFonts w:ascii="Times New Roman" w:eastAsia="Times New Roman" w:hAnsi="Times New Roman" w:cs="Times New Roman"/>
          <w:highlight w:val="white"/>
        </w:rPr>
        <w:t>n).</w:t>
      </w:r>
      <w:r w:rsidR="0063306B">
        <w:rPr>
          <w:rFonts w:ascii="Times New Roman" w:eastAsia="Times New Roman" w:hAnsi="Times New Roman" w:cs="Times New Roman"/>
          <w:highlight w:val="white"/>
        </w:rPr>
        <w:t xml:space="preserve"> </w:t>
      </w:r>
      <w:r w:rsidR="00182EF0">
        <w:rPr>
          <w:rFonts w:ascii="Times New Roman" w:eastAsia="Times New Roman" w:hAnsi="Times New Roman" w:cs="Times New Roman"/>
          <w:highlight w:val="white"/>
        </w:rPr>
        <w:t xml:space="preserve">Επίσης, με τη βοήθεια του εργαλείου </w:t>
      </w:r>
      <w:r w:rsidR="00182EF0">
        <w:rPr>
          <w:rFonts w:ascii="Times New Roman" w:eastAsia="Times New Roman" w:hAnsi="Times New Roman" w:cs="Times New Roman"/>
          <w:highlight w:val="white"/>
          <w:lang w:val="en-US"/>
        </w:rPr>
        <w:t>Microsoft</w:t>
      </w:r>
      <w:r w:rsidR="00182EF0" w:rsidRPr="0022747E">
        <w:rPr>
          <w:rFonts w:ascii="Times New Roman" w:eastAsia="Times New Roman" w:hAnsi="Times New Roman" w:cs="Times New Roman"/>
          <w:highlight w:val="white"/>
        </w:rPr>
        <w:t xml:space="preserve"> </w:t>
      </w:r>
      <w:r w:rsidR="00182EF0">
        <w:rPr>
          <w:rFonts w:ascii="Times New Roman" w:eastAsia="Times New Roman" w:hAnsi="Times New Roman" w:cs="Times New Roman"/>
          <w:highlight w:val="white"/>
          <w:lang w:val="en-US"/>
        </w:rPr>
        <w:t>Excel</w:t>
      </w:r>
      <w:r w:rsidR="00182EF0">
        <w:rPr>
          <w:rFonts w:ascii="Times New Roman" w:eastAsia="Times New Roman" w:hAnsi="Times New Roman" w:cs="Times New Roman"/>
          <w:highlight w:val="white"/>
        </w:rPr>
        <w:t xml:space="preserve"> θα γίνει η </w:t>
      </w:r>
      <w:r w:rsidR="00A857F4">
        <w:rPr>
          <w:rFonts w:ascii="Times New Roman" w:eastAsia="Times New Roman" w:hAnsi="Times New Roman" w:cs="Times New Roman"/>
          <w:highlight w:val="white"/>
        </w:rPr>
        <w:t>ομαδοποίηση (</w:t>
      </w:r>
      <w:r w:rsidR="00A857F4">
        <w:rPr>
          <w:rFonts w:ascii="Times New Roman" w:eastAsia="Times New Roman" w:hAnsi="Times New Roman" w:cs="Times New Roman"/>
          <w:highlight w:val="white"/>
          <w:lang w:val="en-US"/>
        </w:rPr>
        <w:t>clustering</w:t>
      </w:r>
      <w:r w:rsidR="00A857F4" w:rsidRPr="00A857F4">
        <w:rPr>
          <w:rFonts w:ascii="Times New Roman" w:eastAsia="Times New Roman" w:hAnsi="Times New Roman" w:cs="Times New Roman"/>
          <w:highlight w:val="white"/>
        </w:rPr>
        <w:t xml:space="preserve">) </w:t>
      </w:r>
      <w:r w:rsidR="00A857F4">
        <w:rPr>
          <w:rFonts w:ascii="Times New Roman" w:eastAsia="Times New Roman" w:hAnsi="Times New Roman" w:cs="Times New Roman"/>
          <w:highlight w:val="white"/>
        </w:rPr>
        <w:t>των φοιτητών</w:t>
      </w:r>
      <w:r w:rsidR="00693DCC">
        <w:rPr>
          <w:rFonts w:ascii="Times New Roman" w:eastAsia="Times New Roman" w:hAnsi="Times New Roman" w:cs="Times New Roman"/>
          <w:highlight w:val="white"/>
        </w:rPr>
        <w:t xml:space="preserve"> με β</w:t>
      </w:r>
      <w:r w:rsidR="00116A91">
        <w:rPr>
          <w:rFonts w:ascii="Times New Roman" w:eastAsia="Times New Roman" w:hAnsi="Times New Roman" w:cs="Times New Roman"/>
          <w:highlight w:val="white"/>
        </w:rPr>
        <w:t>άση την τελική τους βαθμολογία</w:t>
      </w:r>
      <w:r w:rsidR="00182EF0">
        <w:rPr>
          <w:rFonts w:ascii="Times New Roman" w:eastAsia="Times New Roman" w:hAnsi="Times New Roman" w:cs="Times New Roman"/>
          <w:highlight w:val="white"/>
        </w:rPr>
        <w:t>.</w:t>
      </w:r>
      <w:r w:rsidR="00A857F4">
        <w:rPr>
          <w:rFonts w:ascii="Times New Roman" w:eastAsia="Times New Roman" w:hAnsi="Times New Roman" w:cs="Times New Roman"/>
          <w:highlight w:val="white"/>
        </w:rPr>
        <w:t xml:space="preserve"> </w:t>
      </w:r>
    </w:p>
    <w:p w14:paraId="6AADC126" w14:textId="502E5EB4" w:rsidR="008D4497" w:rsidRPr="0063306B" w:rsidRDefault="00AC2FF6" w:rsidP="0063306B">
      <w:pPr>
        <w:spacing w:before="200" w:after="200" w:line="360" w:lineRule="auto"/>
        <w:ind w:firstLine="284"/>
        <w:contextualSpacing w:val="0"/>
        <w:jc w:val="both"/>
        <w:rPr>
          <w:rFonts w:ascii="Times New Roman" w:eastAsia="Times New Roman" w:hAnsi="Times New Roman" w:cs="Times New Roman"/>
          <w:highlight w:val="white"/>
        </w:rPr>
      </w:pPr>
      <w:r>
        <w:rPr>
          <w:rFonts w:ascii="Times New Roman" w:eastAsia="Times New Roman" w:hAnsi="Times New Roman" w:cs="Times New Roman"/>
          <w:highlight w:val="white"/>
        </w:rPr>
        <w:t>Σύμφωνα με τα αποτελέσματα της έρευνας των Papamitsiou και Economides (2014) οι μέθοδοι ανάλυσης clustering, classification, regression και visualization, αποτελούν τις δημοφιλέστερες μεθόδους ανάλυσης όπου εντόπισαν στη βιβλιογραφία που εξέτασαν και αφορούν τον κλάδο του Learning Analytics και Educational Data Mining.</w:t>
      </w:r>
      <w:r>
        <w:rPr>
          <w:rFonts w:ascii="Times New Roman" w:eastAsia="Times New Roman" w:hAnsi="Times New Roman" w:cs="Times New Roman"/>
        </w:rPr>
        <w:t xml:space="preserve"> Παρακάτω παρουσιάζεται ο Πίνακας 1 ο οποίος εμπεριέχει τη βαθμολογία των εργαλείων με βάση τα κριτήρια που τέθηκαν αλλά και τη συνολική τους.</w:t>
      </w:r>
    </w:p>
    <w:p w14:paraId="09E89B74" w14:textId="77777777" w:rsidR="00551535" w:rsidRDefault="00551535" w:rsidP="001E7414">
      <w:pPr>
        <w:spacing w:before="200" w:after="200" w:line="360" w:lineRule="auto"/>
        <w:contextualSpacing w:val="0"/>
        <w:jc w:val="both"/>
      </w:pPr>
    </w:p>
    <w:p w14:paraId="5AC5E87A" w14:textId="77777777" w:rsidR="00055E15" w:rsidRPr="00AC7DB0" w:rsidRDefault="00055E15" w:rsidP="001E7414">
      <w:pPr>
        <w:spacing w:before="200" w:after="200" w:line="360" w:lineRule="auto"/>
        <w:contextualSpacing w:val="0"/>
        <w:jc w:val="both"/>
      </w:pPr>
    </w:p>
    <w:p w14:paraId="796F81AC" w14:textId="77777777" w:rsidR="00553C28" w:rsidRDefault="00553C28" w:rsidP="001E7414">
      <w:pPr>
        <w:spacing w:before="200" w:after="200" w:line="360" w:lineRule="auto"/>
        <w:contextualSpacing w:val="0"/>
        <w:jc w:val="both"/>
      </w:pPr>
    </w:p>
    <w:p w14:paraId="64456426" w14:textId="77777777" w:rsidR="00116A91" w:rsidRDefault="00116A91" w:rsidP="001E7414">
      <w:pPr>
        <w:spacing w:before="200" w:after="200" w:line="360" w:lineRule="auto"/>
        <w:contextualSpacing w:val="0"/>
        <w:jc w:val="both"/>
      </w:pPr>
    </w:p>
    <w:p w14:paraId="053C12C3" w14:textId="77777777" w:rsidR="00116A91" w:rsidRPr="00AC7DB0" w:rsidRDefault="00116A91" w:rsidP="001E7414">
      <w:pPr>
        <w:spacing w:before="200" w:after="200" w:line="360" w:lineRule="auto"/>
        <w:contextualSpacing w:val="0"/>
        <w:jc w:val="both"/>
      </w:pPr>
    </w:p>
    <w:p w14:paraId="3BA06CEF" w14:textId="77777777" w:rsidR="008D4497" w:rsidRPr="00767BDD" w:rsidRDefault="00AC2FF6" w:rsidP="001E7414">
      <w:pPr>
        <w:spacing w:after="200" w:line="360" w:lineRule="auto"/>
        <w:ind w:right="-614"/>
        <w:contextualSpacing w:val="0"/>
        <w:jc w:val="center"/>
      </w:pPr>
      <w:r>
        <w:rPr>
          <w:rFonts w:ascii="Times New Roman" w:eastAsia="Times New Roman" w:hAnsi="Times New Roman" w:cs="Times New Roman"/>
          <w:b/>
        </w:rPr>
        <w:lastRenderedPageBreak/>
        <w:t>Πίνακας 1</w:t>
      </w:r>
      <w:r>
        <w:rPr>
          <w:rFonts w:ascii="Times New Roman" w:eastAsia="Times New Roman" w:hAnsi="Times New Roman" w:cs="Times New Roman"/>
        </w:rPr>
        <w:t>. Εργαλεία</w:t>
      </w:r>
      <w:r w:rsidR="00E41222">
        <w:rPr>
          <w:rFonts w:ascii="Times New Roman" w:eastAsia="Times New Roman" w:hAnsi="Times New Roman" w:cs="Times New Roman"/>
        </w:rPr>
        <w:t>/ τεχνικές ανάλυσης</w:t>
      </w:r>
      <w:r w:rsidR="00E41222">
        <w:rPr>
          <w:rFonts w:ascii="Times New Roman" w:eastAsia="Times New Roman" w:hAnsi="Times New Roman" w:cs="Times New Roman"/>
          <w:color w:val="000000" w:themeColor="text1"/>
        </w:rPr>
        <w:t xml:space="preserve"> και αξιολόγηση στα 6 κριτήρια</w:t>
      </w:r>
    </w:p>
    <w:tbl>
      <w:tblPr>
        <w:tblStyle w:val="a"/>
        <w:tblW w:w="8732" w:type="dxa"/>
        <w:tblInd w:w="1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134"/>
        <w:gridCol w:w="1448"/>
        <w:gridCol w:w="753"/>
        <w:gridCol w:w="879"/>
        <w:gridCol w:w="1004"/>
        <w:gridCol w:w="736"/>
        <w:gridCol w:w="1146"/>
        <w:gridCol w:w="878"/>
        <w:gridCol w:w="754"/>
      </w:tblGrid>
      <w:tr w:rsidR="002B2EEB" w14:paraId="13A4CF91" w14:textId="77777777" w:rsidTr="0042310A">
        <w:trPr>
          <w:cantSplit/>
          <w:trHeight w:val="2725"/>
        </w:trPr>
        <w:tc>
          <w:tcPr>
            <w:tcW w:w="1134" w:type="dxa"/>
            <w:tcMar>
              <w:top w:w="100" w:type="dxa"/>
              <w:left w:w="100" w:type="dxa"/>
              <w:bottom w:w="100" w:type="dxa"/>
              <w:right w:w="100" w:type="dxa"/>
            </w:tcMar>
            <w:vAlign w:val="center"/>
          </w:tcPr>
          <w:p w14:paraId="147FE4B8" w14:textId="77777777" w:rsidR="008D4497" w:rsidRDefault="00AC2FF6" w:rsidP="001E7414">
            <w:pPr>
              <w:spacing w:line="360" w:lineRule="auto"/>
              <w:contextualSpacing w:val="0"/>
              <w:jc w:val="center"/>
            </w:pPr>
            <w:r>
              <w:rPr>
                <w:rFonts w:ascii="Times New Roman" w:eastAsia="Times New Roman" w:hAnsi="Times New Roman" w:cs="Times New Roman"/>
                <w:b/>
                <w:highlight w:val="white"/>
              </w:rPr>
              <w:t>Εργαλεία</w:t>
            </w:r>
          </w:p>
        </w:tc>
        <w:tc>
          <w:tcPr>
            <w:tcW w:w="1448" w:type="dxa"/>
            <w:tcMar>
              <w:top w:w="100" w:type="dxa"/>
              <w:left w:w="100" w:type="dxa"/>
              <w:bottom w:w="100" w:type="dxa"/>
              <w:right w:w="100" w:type="dxa"/>
            </w:tcMar>
            <w:vAlign w:val="center"/>
          </w:tcPr>
          <w:p w14:paraId="09761CCC" w14:textId="77777777" w:rsidR="008D4497" w:rsidRDefault="00AC2FF6" w:rsidP="001E7414">
            <w:pPr>
              <w:spacing w:line="360" w:lineRule="auto"/>
              <w:contextualSpacing w:val="0"/>
              <w:jc w:val="center"/>
            </w:pPr>
            <w:r>
              <w:rPr>
                <w:rFonts w:ascii="Times New Roman" w:eastAsia="Times New Roman" w:hAnsi="Times New Roman" w:cs="Times New Roman"/>
                <w:b/>
                <w:highlight w:val="white"/>
              </w:rPr>
              <w:t>Πηγές</w:t>
            </w:r>
          </w:p>
        </w:tc>
        <w:tc>
          <w:tcPr>
            <w:tcW w:w="753" w:type="dxa"/>
            <w:tcMar>
              <w:top w:w="100" w:type="dxa"/>
              <w:left w:w="100" w:type="dxa"/>
              <w:bottom w:w="100" w:type="dxa"/>
              <w:right w:w="100" w:type="dxa"/>
            </w:tcMar>
            <w:textDirection w:val="btLr"/>
            <w:vAlign w:val="center"/>
          </w:tcPr>
          <w:p w14:paraId="133B6932" w14:textId="77777777" w:rsidR="008D4497" w:rsidRPr="00034F99" w:rsidRDefault="00AC2FF6" w:rsidP="00017DB7">
            <w:pPr>
              <w:spacing w:line="360" w:lineRule="auto"/>
              <w:ind w:left="113" w:right="113"/>
              <w:contextualSpacing w:val="0"/>
              <w:jc w:val="center"/>
              <w:rPr>
                <w:color w:val="000000" w:themeColor="text1"/>
              </w:rPr>
            </w:pPr>
            <w:r w:rsidRPr="00034F99">
              <w:rPr>
                <w:rFonts w:ascii="Times New Roman" w:eastAsia="Times New Roman" w:hAnsi="Times New Roman" w:cs="Times New Roman"/>
                <w:b/>
                <w:color w:val="000000" w:themeColor="text1"/>
                <w:highlight w:val="white"/>
              </w:rPr>
              <w:t>Ευχρηστία</w:t>
            </w:r>
          </w:p>
          <w:p w14:paraId="693F67A5" w14:textId="77777777" w:rsidR="008D4497" w:rsidRPr="00034F99" w:rsidRDefault="008D4497" w:rsidP="00017DB7">
            <w:pPr>
              <w:spacing w:line="360" w:lineRule="auto"/>
              <w:ind w:left="113" w:right="113"/>
              <w:contextualSpacing w:val="0"/>
              <w:jc w:val="center"/>
              <w:rPr>
                <w:color w:val="000000" w:themeColor="text1"/>
              </w:rPr>
            </w:pPr>
          </w:p>
        </w:tc>
        <w:tc>
          <w:tcPr>
            <w:tcW w:w="879" w:type="dxa"/>
            <w:tcMar>
              <w:top w:w="100" w:type="dxa"/>
              <w:left w:w="100" w:type="dxa"/>
              <w:bottom w:w="100" w:type="dxa"/>
              <w:right w:w="100" w:type="dxa"/>
            </w:tcMar>
            <w:textDirection w:val="btLr"/>
            <w:vAlign w:val="center"/>
          </w:tcPr>
          <w:p w14:paraId="407825E5" w14:textId="77777777" w:rsidR="008D4497" w:rsidRPr="00034F99" w:rsidRDefault="00AC2FF6" w:rsidP="00017DB7">
            <w:pPr>
              <w:spacing w:line="360" w:lineRule="auto"/>
              <w:ind w:left="113" w:right="113"/>
              <w:contextualSpacing w:val="0"/>
              <w:jc w:val="center"/>
              <w:rPr>
                <w:color w:val="000000" w:themeColor="text1"/>
              </w:rPr>
            </w:pPr>
            <w:r w:rsidRPr="00034F99">
              <w:rPr>
                <w:rFonts w:ascii="Times New Roman" w:eastAsia="Times New Roman" w:hAnsi="Times New Roman" w:cs="Times New Roman"/>
                <w:b/>
                <w:color w:val="000000" w:themeColor="text1"/>
                <w:highlight w:val="white"/>
              </w:rPr>
              <w:t>Χρόνος Εκμάθησης</w:t>
            </w:r>
          </w:p>
          <w:p w14:paraId="5C528CD2" w14:textId="77777777" w:rsidR="008D4497" w:rsidRPr="00034F99" w:rsidRDefault="008D4497" w:rsidP="00017DB7">
            <w:pPr>
              <w:spacing w:line="360" w:lineRule="auto"/>
              <w:ind w:left="113" w:right="113"/>
              <w:contextualSpacing w:val="0"/>
              <w:jc w:val="center"/>
              <w:rPr>
                <w:color w:val="000000" w:themeColor="text1"/>
              </w:rPr>
            </w:pPr>
          </w:p>
        </w:tc>
        <w:tc>
          <w:tcPr>
            <w:tcW w:w="1004" w:type="dxa"/>
            <w:tcMar>
              <w:top w:w="100" w:type="dxa"/>
              <w:left w:w="100" w:type="dxa"/>
              <w:bottom w:w="100" w:type="dxa"/>
              <w:right w:w="100" w:type="dxa"/>
            </w:tcMar>
            <w:textDirection w:val="btLr"/>
            <w:vAlign w:val="center"/>
          </w:tcPr>
          <w:p w14:paraId="65F12AD4" w14:textId="77777777" w:rsidR="008D4497" w:rsidRPr="00034F99" w:rsidRDefault="00AC2FF6" w:rsidP="00017DB7">
            <w:pPr>
              <w:spacing w:line="360" w:lineRule="auto"/>
              <w:ind w:left="113" w:right="113"/>
              <w:contextualSpacing w:val="0"/>
              <w:jc w:val="center"/>
              <w:rPr>
                <w:color w:val="000000" w:themeColor="text1"/>
              </w:rPr>
            </w:pPr>
            <w:r w:rsidRPr="00034F99">
              <w:rPr>
                <w:rFonts w:ascii="Times New Roman" w:eastAsia="Times New Roman" w:hAnsi="Times New Roman" w:cs="Times New Roman"/>
                <w:b/>
                <w:color w:val="000000" w:themeColor="text1"/>
                <w:highlight w:val="white"/>
              </w:rPr>
              <w:t>Συνεργασία με άλλα εργαλεία</w:t>
            </w:r>
          </w:p>
        </w:tc>
        <w:tc>
          <w:tcPr>
            <w:tcW w:w="736" w:type="dxa"/>
            <w:tcMar>
              <w:top w:w="100" w:type="dxa"/>
              <w:left w:w="100" w:type="dxa"/>
              <w:bottom w:w="100" w:type="dxa"/>
              <w:right w:w="100" w:type="dxa"/>
            </w:tcMar>
            <w:textDirection w:val="btLr"/>
            <w:vAlign w:val="center"/>
          </w:tcPr>
          <w:p w14:paraId="7004FF59" w14:textId="77777777" w:rsidR="008D4497" w:rsidRPr="00034F99" w:rsidRDefault="00AC2FF6" w:rsidP="00017DB7">
            <w:pPr>
              <w:spacing w:line="360" w:lineRule="auto"/>
              <w:ind w:left="113" w:right="113"/>
              <w:contextualSpacing w:val="0"/>
              <w:jc w:val="center"/>
              <w:rPr>
                <w:color w:val="000000" w:themeColor="text1"/>
              </w:rPr>
            </w:pPr>
            <w:r w:rsidRPr="00034F99">
              <w:rPr>
                <w:rFonts w:ascii="Times New Roman" w:eastAsia="Times New Roman" w:hAnsi="Times New Roman" w:cs="Times New Roman"/>
                <w:b/>
                <w:color w:val="000000" w:themeColor="text1"/>
                <w:highlight w:val="white"/>
              </w:rPr>
              <w:t>Αριθμός Αναπαραστάσεων</w:t>
            </w:r>
          </w:p>
        </w:tc>
        <w:tc>
          <w:tcPr>
            <w:tcW w:w="1146" w:type="dxa"/>
            <w:tcMar>
              <w:top w:w="100" w:type="dxa"/>
              <w:left w:w="100" w:type="dxa"/>
              <w:bottom w:w="100" w:type="dxa"/>
              <w:right w:w="100" w:type="dxa"/>
            </w:tcMar>
            <w:textDirection w:val="btLr"/>
            <w:vAlign w:val="center"/>
          </w:tcPr>
          <w:p w14:paraId="0AC4EE99" w14:textId="77777777" w:rsidR="008D4497" w:rsidRPr="00034F99" w:rsidRDefault="00AC2FF6" w:rsidP="00017DB7">
            <w:pPr>
              <w:spacing w:line="360" w:lineRule="auto"/>
              <w:ind w:left="113" w:right="113"/>
              <w:contextualSpacing w:val="0"/>
              <w:jc w:val="center"/>
              <w:rPr>
                <w:color w:val="000000" w:themeColor="text1"/>
              </w:rPr>
            </w:pPr>
            <w:r w:rsidRPr="00034F99">
              <w:rPr>
                <w:rFonts w:ascii="Times New Roman" w:eastAsia="Times New Roman" w:hAnsi="Times New Roman" w:cs="Times New Roman"/>
                <w:b/>
                <w:color w:val="000000" w:themeColor="text1"/>
                <w:highlight w:val="white"/>
              </w:rPr>
              <w:t>Αρχεία που υποστηρίζονται από το εργαλεία</w:t>
            </w:r>
          </w:p>
        </w:tc>
        <w:tc>
          <w:tcPr>
            <w:tcW w:w="878" w:type="dxa"/>
            <w:tcMar>
              <w:top w:w="100" w:type="dxa"/>
              <w:left w:w="100" w:type="dxa"/>
              <w:bottom w:w="100" w:type="dxa"/>
              <w:right w:w="100" w:type="dxa"/>
            </w:tcMar>
            <w:textDirection w:val="btLr"/>
            <w:vAlign w:val="center"/>
          </w:tcPr>
          <w:p w14:paraId="40022166" w14:textId="77777777" w:rsidR="008D4497" w:rsidRPr="00034F99" w:rsidRDefault="00AC2FF6" w:rsidP="00017DB7">
            <w:pPr>
              <w:spacing w:line="360" w:lineRule="auto"/>
              <w:ind w:left="113" w:right="113"/>
              <w:contextualSpacing w:val="0"/>
              <w:jc w:val="center"/>
              <w:rPr>
                <w:color w:val="000000" w:themeColor="text1"/>
              </w:rPr>
            </w:pPr>
            <w:r w:rsidRPr="00034F99">
              <w:rPr>
                <w:rFonts w:ascii="Times New Roman" w:eastAsia="Times New Roman" w:hAnsi="Times New Roman" w:cs="Times New Roman"/>
                <w:b/>
                <w:color w:val="000000" w:themeColor="text1"/>
                <w:highlight w:val="white"/>
              </w:rPr>
              <w:t>Δωρεάν Χρήση Εργαλείου</w:t>
            </w:r>
          </w:p>
        </w:tc>
        <w:tc>
          <w:tcPr>
            <w:tcW w:w="754" w:type="dxa"/>
            <w:tcMar>
              <w:top w:w="100" w:type="dxa"/>
              <w:left w:w="100" w:type="dxa"/>
              <w:bottom w:w="100" w:type="dxa"/>
              <w:right w:w="100" w:type="dxa"/>
            </w:tcMar>
            <w:textDirection w:val="btLr"/>
            <w:vAlign w:val="center"/>
          </w:tcPr>
          <w:p w14:paraId="2CC81A47" w14:textId="77777777" w:rsidR="008D4497" w:rsidRPr="00034F99" w:rsidRDefault="00AC2FF6" w:rsidP="00017DB7">
            <w:pPr>
              <w:spacing w:line="360" w:lineRule="auto"/>
              <w:ind w:left="113" w:right="113"/>
              <w:contextualSpacing w:val="0"/>
              <w:jc w:val="center"/>
              <w:rPr>
                <w:color w:val="000000" w:themeColor="text1"/>
              </w:rPr>
            </w:pPr>
            <w:r w:rsidRPr="00034F99">
              <w:rPr>
                <w:rFonts w:ascii="Times New Roman" w:eastAsia="Times New Roman" w:hAnsi="Times New Roman" w:cs="Times New Roman"/>
                <w:b/>
                <w:color w:val="000000" w:themeColor="text1"/>
                <w:highlight w:val="white"/>
              </w:rPr>
              <w:t>Σύνολο Βαθμολόγησης</w:t>
            </w:r>
          </w:p>
        </w:tc>
      </w:tr>
      <w:tr w:rsidR="002B2EEB" w14:paraId="2D5567FA" w14:textId="77777777" w:rsidTr="0042310A">
        <w:trPr>
          <w:trHeight w:val="1153"/>
        </w:trPr>
        <w:tc>
          <w:tcPr>
            <w:tcW w:w="1134" w:type="dxa"/>
            <w:tcMar>
              <w:top w:w="100" w:type="dxa"/>
              <w:left w:w="100" w:type="dxa"/>
              <w:bottom w:w="100" w:type="dxa"/>
              <w:right w:w="100" w:type="dxa"/>
            </w:tcMar>
            <w:vAlign w:val="center"/>
          </w:tcPr>
          <w:p w14:paraId="34BBA2E0" w14:textId="77777777" w:rsidR="008D4497" w:rsidRPr="00034F99" w:rsidRDefault="00AC2FF6" w:rsidP="001E7414">
            <w:pPr>
              <w:spacing w:line="360" w:lineRule="auto"/>
              <w:contextualSpacing w:val="0"/>
              <w:jc w:val="center"/>
            </w:pPr>
            <w:r w:rsidRPr="00034F99">
              <w:rPr>
                <w:rFonts w:ascii="Times New Roman" w:eastAsia="Times New Roman" w:hAnsi="Times New Roman" w:cs="Times New Roman"/>
                <w:color w:val="000000" w:themeColor="text1"/>
                <w:highlight w:val="white"/>
              </w:rPr>
              <w:t>CMAP or VUE</w:t>
            </w:r>
          </w:p>
        </w:tc>
        <w:tc>
          <w:tcPr>
            <w:tcW w:w="1448" w:type="dxa"/>
            <w:tcMar>
              <w:top w:w="100" w:type="dxa"/>
              <w:left w:w="100" w:type="dxa"/>
              <w:bottom w:w="100" w:type="dxa"/>
              <w:right w:w="100" w:type="dxa"/>
            </w:tcMar>
            <w:vAlign w:val="center"/>
          </w:tcPr>
          <w:p w14:paraId="1D6443DE" w14:textId="77777777" w:rsidR="008D4497" w:rsidRPr="00017DB7" w:rsidRDefault="001C5B13" w:rsidP="001E7414">
            <w:pPr>
              <w:spacing w:line="360" w:lineRule="auto"/>
              <w:contextualSpacing w:val="0"/>
              <w:jc w:val="center"/>
              <w:rPr>
                <w:sz w:val="18"/>
                <w:szCs w:val="18"/>
              </w:rPr>
            </w:pPr>
            <w:hyperlink r:id="rId23">
              <w:r w:rsidR="00AC2FF6" w:rsidRPr="00017DB7">
                <w:rPr>
                  <w:rFonts w:ascii="Times New Roman" w:eastAsia="Times New Roman" w:hAnsi="Times New Roman" w:cs="Times New Roman"/>
                  <w:color w:val="1155CC"/>
                  <w:sz w:val="18"/>
                  <w:szCs w:val="18"/>
                  <w:highlight w:val="white"/>
                </w:rPr>
                <w:t>https://learn.canvas.net/courses/33/assignments/syllabus</w:t>
              </w:r>
            </w:hyperlink>
          </w:p>
          <w:p w14:paraId="2A8C62FB" w14:textId="77777777" w:rsidR="008D4497" w:rsidRPr="00017DB7" w:rsidRDefault="001C5B13" w:rsidP="001E7414">
            <w:pPr>
              <w:spacing w:line="360" w:lineRule="auto"/>
              <w:contextualSpacing w:val="0"/>
              <w:rPr>
                <w:sz w:val="18"/>
                <w:szCs w:val="18"/>
              </w:rPr>
            </w:pPr>
            <w:hyperlink r:id="rId24">
              <w:r w:rsidR="00AC2FF6" w:rsidRPr="00017DB7">
                <w:rPr>
                  <w:rFonts w:ascii="Times New Roman" w:eastAsia="Times New Roman" w:hAnsi="Times New Roman" w:cs="Times New Roman"/>
                  <w:color w:val="1155CC"/>
                  <w:sz w:val="18"/>
                  <w:szCs w:val="18"/>
                </w:rPr>
                <w:t>https://www.youtube.com/watch?v=P0DBS-YbRc0</w:t>
              </w:r>
            </w:hyperlink>
            <w:r w:rsidR="00AC2FF6" w:rsidRPr="00017DB7">
              <w:rPr>
                <w:sz w:val="18"/>
                <w:szCs w:val="18"/>
              </w:rPr>
              <w:t xml:space="preserve"> </w:t>
            </w:r>
            <w:hyperlink r:id="rId25"/>
          </w:p>
        </w:tc>
        <w:tc>
          <w:tcPr>
            <w:tcW w:w="753" w:type="dxa"/>
            <w:tcMar>
              <w:top w:w="100" w:type="dxa"/>
              <w:left w:w="100" w:type="dxa"/>
              <w:bottom w:w="100" w:type="dxa"/>
              <w:right w:w="100" w:type="dxa"/>
            </w:tcMar>
            <w:vAlign w:val="center"/>
          </w:tcPr>
          <w:p w14:paraId="66BE0E06" w14:textId="77777777" w:rsidR="008D4497" w:rsidRPr="008D38F2" w:rsidRDefault="001C5B13" w:rsidP="001E7414">
            <w:pPr>
              <w:spacing w:line="360" w:lineRule="auto"/>
              <w:contextualSpacing w:val="0"/>
              <w:jc w:val="center"/>
              <w:rPr>
                <w:color w:val="000000" w:themeColor="text1"/>
              </w:rPr>
            </w:pPr>
            <w:hyperlink r:id="rId26">
              <w:r w:rsidR="00AC2FF6" w:rsidRPr="008D38F2">
                <w:rPr>
                  <w:rFonts w:ascii="Times New Roman" w:eastAsia="Times New Roman" w:hAnsi="Times New Roman" w:cs="Times New Roman"/>
                  <w:color w:val="000000" w:themeColor="text1"/>
                  <w:highlight w:val="white"/>
                </w:rPr>
                <w:t>7</w:t>
              </w:r>
            </w:hyperlink>
          </w:p>
        </w:tc>
        <w:tc>
          <w:tcPr>
            <w:tcW w:w="879" w:type="dxa"/>
            <w:tcMar>
              <w:top w:w="100" w:type="dxa"/>
              <w:left w:w="100" w:type="dxa"/>
              <w:bottom w:w="100" w:type="dxa"/>
              <w:right w:w="100" w:type="dxa"/>
            </w:tcMar>
            <w:vAlign w:val="center"/>
          </w:tcPr>
          <w:p w14:paraId="242CEA07" w14:textId="77777777" w:rsidR="008D4497" w:rsidRPr="008D38F2" w:rsidRDefault="001C5B13" w:rsidP="001E7414">
            <w:pPr>
              <w:spacing w:line="360" w:lineRule="auto"/>
              <w:contextualSpacing w:val="0"/>
              <w:jc w:val="center"/>
              <w:rPr>
                <w:color w:val="000000" w:themeColor="text1"/>
              </w:rPr>
            </w:pPr>
            <w:hyperlink r:id="rId27">
              <w:r w:rsidR="00AC2FF6" w:rsidRPr="008D38F2">
                <w:rPr>
                  <w:rFonts w:ascii="Times New Roman" w:eastAsia="Times New Roman" w:hAnsi="Times New Roman" w:cs="Times New Roman"/>
                  <w:color w:val="000000" w:themeColor="text1"/>
                  <w:highlight w:val="white"/>
                </w:rPr>
                <w:t>7</w:t>
              </w:r>
            </w:hyperlink>
          </w:p>
        </w:tc>
        <w:tc>
          <w:tcPr>
            <w:tcW w:w="1004" w:type="dxa"/>
            <w:tcMar>
              <w:top w:w="100" w:type="dxa"/>
              <w:left w:w="100" w:type="dxa"/>
              <w:bottom w:w="100" w:type="dxa"/>
              <w:right w:w="100" w:type="dxa"/>
            </w:tcMar>
            <w:vAlign w:val="center"/>
          </w:tcPr>
          <w:p w14:paraId="6A1ACCF5" w14:textId="77777777" w:rsidR="008D4497" w:rsidRPr="008D38F2" w:rsidRDefault="001C5B13" w:rsidP="001E7414">
            <w:pPr>
              <w:spacing w:line="360" w:lineRule="auto"/>
              <w:contextualSpacing w:val="0"/>
              <w:jc w:val="center"/>
              <w:rPr>
                <w:color w:val="000000" w:themeColor="text1"/>
              </w:rPr>
            </w:pPr>
            <w:hyperlink r:id="rId28">
              <w:r w:rsidR="00AC2FF6" w:rsidRPr="008D38F2">
                <w:rPr>
                  <w:rFonts w:ascii="Times New Roman" w:eastAsia="Times New Roman" w:hAnsi="Times New Roman" w:cs="Times New Roman"/>
                  <w:color w:val="000000" w:themeColor="text1"/>
                  <w:highlight w:val="white"/>
                </w:rPr>
                <w:t>1</w:t>
              </w:r>
            </w:hyperlink>
          </w:p>
        </w:tc>
        <w:tc>
          <w:tcPr>
            <w:tcW w:w="736" w:type="dxa"/>
            <w:tcMar>
              <w:top w:w="100" w:type="dxa"/>
              <w:left w:w="100" w:type="dxa"/>
              <w:bottom w:w="100" w:type="dxa"/>
              <w:right w:w="100" w:type="dxa"/>
            </w:tcMar>
            <w:vAlign w:val="center"/>
          </w:tcPr>
          <w:p w14:paraId="2135B89C" w14:textId="77777777" w:rsidR="008D4497" w:rsidRPr="008D38F2" w:rsidRDefault="001C5B13" w:rsidP="001E7414">
            <w:pPr>
              <w:spacing w:line="360" w:lineRule="auto"/>
              <w:contextualSpacing w:val="0"/>
              <w:jc w:val="center"/>
              <w:rPr>
                <w:color w:val="000000" w:themeColor="text1"/>
              </w:rPr>
            </w:pPr>
            <w:hyperlink r:id="rId29">
              <w:r w:rsidR="00AC2FF6" w:rsidRPr="008D38F2">
                <w:rPr>
                  <w:rFonts w:ascii="Times New Roman" w:eastAsia="Times New Roman" w:hAnsi="Times New Roman" w:cs="Times New Roman"/>
                  <w:color w:val="000000" w:themeColor="text1"/>
                  <w:highlight w:val="white"/>
                </w:rPr>
                <w:t>6</w:t>
              </w:r>
            </w:hyperlink>
          </w:p>
        </w:tc>
        <w:tc>
          <w:tcPr>
            <w:tcW w:w="1146" w:type="dxa"/>
            <w:tcMar>
              <w:top w:w="100" w:type="dxa"/>
              <w:left w:w="100" w:type="dxa"/>
              <w:bottom w:w="100" w:type="dxa"/>
              <w:right w:w="100" w:type="dxa"/>
            </w:tcMar>
            <w:vAlign w:val="center"/>
          </w:tcPr>
          <w:p w14:paraId="24F7F7D7" w14:textId="77777777" w:rsidR="008D4497" w:rsidRPr="008D38F2" w:rsidRDefault="001C5B13" w:rsidP="001E7414">
            <w:pPr>
              <w:spacing w:line="360" w:lineRule="auto"/>
              <w:contextualSpacing w:val="0"/>
              <w:jc w:val="center"/>
              <w:rPr>
                <w:color w:val="000000" w:themeColor="text1"/>
              </w:rPr>
            </w:pPr>
            <w:hyperlink r:id="rId30">
              <w:r w:rsidR="00AC2FF6" w:rsidRPr="008D38F2">
                <w:rPr>
                  <w:rFonts w:ascii="Times New Roman" w:eastAsia="Times New Roman" w:hAnsi="Times New Roman" w:cs="Times New Roman"/>
                  <w:color w:val="000000" w:themeColor="text1"/>
                  <w:highlight w:val="white"/>
                </w:rPr>
                <w:t>1</w:t>
              </w:r>
            </w:hyperlink>
          </w:p>
        </w:tc>
        <w:tc>
          <w:tcPr>
            <w:tcW w:w="878" w:type="dxa"/>
            <w:tcMar>
              <w:top w:w="100" w:type="dxa"/>
              <w:left w:w="100" w:type="dxa"/>
              <w:bottom w:w="100" w:type="dxa"/>
              <w:right w:w="100" w:type="dxa"/>
            </w:tcMar>
            <w:vAlign w:val="center"/>
          </w:tcPr>
          <w:p w14:paraId="57EBAB4D" w14:textId="77777777" w:rsidR="008D4497" w:rsidRPr="008D38F2" w:rsidRDefault="001C5B13" w:rsidP="001E7414">
            <w:pPr>
              <w:spacing w:line="360" w:lineRule="auto"/>
              <w:contextualSpacing w:val="0"/>
              <w:jc w:val="center"/>
              <w:rPr>
                <w:color w:val="000000" w:themeColor="text1"/>
              </w:rPr>
            </w:pPr>
            <w:hyperlink r:id="rId31">
              <w:r w:rsidR="00AC2FF6" w:rsidRPr="008D38F2">
                <w:rPr>
                  <w:rFonts w:ascii="Times New Roman" w:eastAsia="Times New Roman" w:hAnsi="Times New Roman" w:cs="Times New Roman"/>
                  <w:color w:val="000000" w:themeColor="text1"/>
                  <w:highlight w:val="white"/>
                </w:rPr>
                <w:t>7</w:t>
              </w:r>
            </w:hyperlink>
          </w:p>
        </w:tc>
        <w:tc>
          <w:tcPr>
            <w:tcW w:w="754" w:type="dxa"/>
            <w:tcMar>
              <w:top w:w="100" w:type="dxa"/>
              <w:left w:w="100" w:type="dxa"/>
              <w:bottom w:w="100" w:type="dxa"/>
              <w:right w:w="100" w:type="dxa"/>
            </w:tcMar>
            <w:vAlign w:val="center"/>
          </w:tcPr>
          <w:p w14:paraId="07178BA8" w14:textId="77777777" w:rsidR="008D4497" w:rsidRPr="008D38F2" w:rsidRDefault="001C5B13" w:rsidP="001E7414">
            <w:pPr>
              <w:spacing w:line="360" w:lineRule="auto"/>
              <w:contextualSpacing w:val="0"/>
              <w:jc w:val="center"/>
              <w:rPr>
                <w:color w:val="000000" w:themeColor="text1"/>
              </w:rPr>
            </w:pPr>
            <w:hyperlink r:id="rId32">
              <w:r w:rsidR="00AC2FF6" w:rsidRPr="008D38F2">
                <w:rPr>
                  <w:rFonts w:ascii="Times New Roman" w:eastAsia="Times New Roman" w:hAnsi="Times New Roman" w:cs="Times New Roman"/>
                  <w:b/>
                  <w:color w:val="000000" w:themeColor="text1"/>
                  <w:highlight w:val="white"/>
                </w:rPr>
                <w:t>29</w:t>
              </w:r>
            </w:hyperlink>
          </w:p>
        </w:tc>
      </w:tr>
      <w:tr w:rsidR="002B2EEB" w14:paraId="46CBBAC9" w14:textId="77777777" w:rsidTr="0042310A">
        <w:trPr>
          <w:trHeight w:val="678"/>
        </w:trPr>
        <w:tc>
          <w:tcPr>
            <w:tcW w:w="1134" w:type="dxa"/>
            <w:tcMar>
              <w:top w:w="100" w:type="dxa"/>
              <w:left w:w="100" w:type="dxa"/>
              <w:bottom w:w="100" w:type="dxa"/>
              <w:right w:w="100" w:type="dxa"/>
            </w:tcMar>
            <w:vAlign w:val="center"/>
          </w:tcPr>
          <w:p w14:paraId="4082A149" w14:textId="77777777" w:rsidR="008D4497" w:rsidRPr="00034F99" w:rsidRDefault="00AC2FF6" w:rsidP="001E7414">
            <w:pPr>
              <w:spacing w:line="360" w:lineRule="auto"/>
              <w:contextualSpacing w:val="0"/>
              <w:jc w:val="center"/>
            </w:pPr>
            <w:r w:rsidRPr="00034F99">
              <w:rPr>
                <w:rFonts w:ascii="Times New Roman" w:eastAsia="Times New Roman" w:hAnsi="Times New Roman" w:cs="Times New Roman"/>
                <w:color w:val="000000" w:themeColor="text1"/>
              </w:rPr>
              <w:t>Gapminder</w:t>
            </w:r>
          </w:p>
        </w:tc>
        <w:tc>
          <w:tcPr>
            <w:tcW w:w="1448" w:type="dxa"/>
            <w:tcMar>
              <w:top w:w="100" w:type="dxa"/>
              <w:left w:w="100" w:type="dxa"/>
              <w:bottom w:w="100" w:type="dxa"/>
              <w:right w:w="100" w:type="dxa"/>
            </w:tcMar>
            <w:vAlign w:val="center"/>
          </w:tcPr>
          <w:p w14:paraId="6E724196" w14:textId="77777777" w:rsidR="008D4497" w:rsidRPr="00017DB7" w:rsidRDefault="001C5B13" w:rsidP="001E7414">
            <w:pPr>
              <w:spacing w:line="360" w:lineRule="auto"/>
              <w:contextualSpacing w:val="0"/>
              <w:jc w:val="center"/>
              <w:rPr>
                <w:sz w:val="18"/>
                <w:szCs w:val="18"/>
              </w:rPr>
            </w:pPr>
            <w:hyperlink r:id="rId33">
              <w:r w:rsidR="00AC2FF6" w:rsidRPr="00017DB7">
                <w:rPr>
                  <w:rFonts w:ascii="Times New Roman" w:eastAsia="Times New Roman" w:hAnsi="Times New Roman" w:cs="Times New Roman"/>
                  <w:color w:val="1155CC"/>
                  <w:sz w:val="18"/>
                  <w:szCs w:val="18"/>
                </w:rPr>
                <w:t>http://www.gapminder.org/</w:t>
              </w:r>
            </w:hyperlink>
            <w:hyperlink r:id="rId34"/>
          </w:p>
        </w:tc>
        <w:tc>
          <w:tcPr>
            <w:tcW w:w="753" w:type="dxa"/>
            <w:tcMar>
              <w:top w:w="100" w:type="dxa"/>
              <w:left w:w="100" w:type="dxa"/>
              <w:bottom w:w="100" w:type="dxa"/>
              <w:right w:w="100" w:type="dxa"/>
            </w:tcMar>
            <w:vAlign w:val="center"/>
          </w:tcPr>
          <w:p w14:paraId="304B100E" w14:textId="77777777" w:rsidR="008D4497" w:rsidRPr="008D38F2" w:rsidRDefault="001C5B13" w:rsidP="001E7414">
            <w:pPr>
              <w:spacing w:line="360" w:lineRule="auto"/>
              <w:contextualSpacing w:val="0"/>
              <w:jc w:val="center"/>
              <w:rPr>
                <w:color w:val="000000" w:themeColor="text1"/>
              </w:rPr>
            </w:pPr>
            <w:hyperlink r:id="rId35">
              <w:r w:rsidR="00AC2FF6" w:rsidRPr="008D38F2">
                <w:rPr>
                  <w:rFonts w:ascii="Times New Roman" w:eastAsia="Times New Roman" w:hAnsi="Times New Roman" w:cs="Times New Roman"/>
                  <w:color w:val="000000" w:themeColor="text1"/>
                </w:rPr>
                <w:t>7</w:t>
              </w:r>
            </w:hyperlink>
          </w:p>
        </w:tc>
        <w:tc>
          <w:tcPr>
            <w:tcW w:w="879" w:type="dxa"/>
            <w:tcMar>
              <w:top w:w="100" w:type="dxa"/>
              <w:left w:w="100" w:type="dxa"/>
              <w:bottom w:w="100" w:type="dxa"/>
              <w:right w:w="100" w:type="dxa"/>
            </w:tcMar>
            <w:vAlign w:val="center"/>
          </w:tcPr>
          <w:p w14:paraId="4AB3A69A" w14:textId="77777777" w:rsidR="008D4497" w:rsidRPr="008D38F2" w:rsidRDefault="001C5B13" w:rsidP="001E7414">
            <w:pPr>
              <w:spacing w:line="360" w:lineRule="auto"/>
              <w:contextualSpacing w:val="0"/>
              <w:jc w:val="center"/>
              <w:rPr>
                <w:color w:val="000000" w:themeColor="text1"/>
              </w:rPr>
            </w:pPr>
            <w:hyperlink r:id="rId36">
              <w:r w:rsidR="00AC2FF6" w:rsidRPr="008D38F2">
                <w:rPr>
                  <w:rFonts w:ascii="Times New Roman" w:eastAsia="Times New Roman" w:hAnsi="Times New Roman" w:cs="Times New Roman"/>
                  <w:color w:val="000000" w:themeColor="text1"/>
                </w:rPr>
                <w:t>7</w:t>
              </w:r>
            </w:hyperlink>
          </w:p>
        </w:tc>
        <w:tc>
          <w:tcPr>
            <w:tcW w:w="1004" w:type="dxa"/>
            <w:tcMar>
              <w:top w:w="100" w:type="dxa"/>
              <w:left w:w="100" w:type="dxa"/>
              <w:bottom w:w="100" w:type="dxa"/>
              <w:right w:w="100" w:type="dxa"/>
            </w:tcMar>
            <w:vAlign w:val="center"/>
          </w:tcPr>
          <w:p w14:paraId="690B40A7" w14:textId="77777777" w:rsidR="008D4497" w:rsidRPr="008D38F2" w:rsidRDefault="001C5B13" w:rsidP="001E7414">
            <w:pPr>
              <w:spacing w:line="360" w:lineRule="auto"/>
              <w:contextualSpacing w:val="0"/>
              <w:jc w:val="center"/>
              <w:rPr>
                <w:color w:val="000000" w:themeColor="text1"/>
              </w:rPr>
            </w:pPr>
            <w:hyperlink r:id="rId37">
              <w:r w:rsidR="00AC2FF6" w:rsidRPr="008D38F2">
                <w:rPr>
                  <w:rFonts w:ascii="Times New Roman" w:eastAsia="Times New Roman" w:hAnsi="Times New Roman" w:cs="Times New Roman"/>
                  <w:color w:val="000000" w:themeColor="text1"/>
                </w:rPr>
                <w:t>1</w:t>
              </w:r>
            </w:hyperlink>
          </w:p>
        </w:tc>
        <w:tc>
          <w:tcPr>
            <w:tcW w:w="736" w:type="dxa"/>
            <w:tcMar>
              <w:top w:w="100" w:type="dxa"/>
              <w:left w:w="100" w:type="dxa"/>
              <w:bottom w:w="100" w:type="dxa"/>
              <w:right w:w="100" w:type="dxa"/>
            </w:tcMar>
            <w:vAlign w:val="center"/>
          </w:tcPr>
          <w:p w14:paraId="6FBC3748" w14:textId="77777777" w:rsidR="008D4497" w:rsidRPr="008D38F2" w:rsidRDefault="001C5B13" w:rsidP="001E7414">
            <w:pPr>
              <w:spacing w:line="360" w:lineRule="auto"/>
              <w:contextualSpacing w:val="0"/>
              <w:jc w:val="center"/>
              <w:rPr>
                <w:color w:val="000000" w:themeColor="text1"/>
              </w:rPr>
            </w:pPr>
            <w:hyperlink r:id="rId38">
              <w:r w:rsidR="00AC2FF6" w:rsidRPr="008D38F2">
                <w:rPr>
                  <w:rFonts w:ascii="Times New Roman" w:eastAsia="Times New Roman" w:hAnsi="Times New Roman" w:cs="Times New Roman"/>
                  <w:color w:val="000000" w:themeColor="text1"/>
                </w:rPr>
                <w:t>6</w:t>
              </w:r>
            </w:hyperlink>
          </w:p>
        </w:tc>
        <w:tc>
          <w:tcPr>
            <w:tcW w:w="1146" w:type="dxa"/>
            <w:tcMar>
              <w:top w:w="100" w:type="dxa"/>
              <w:left w:w="100" w:type="dxa"/>
              <w:bottom w:w="100" w:type="dxa"/>
              <w:right w:w="100" w:type="dxa"/>
            </w:tcMar>
            <w:vAlign w:val="center"/>
          </w:tcPr>
          <w:p w14:paraId="22A1C596" w14:textId="77777777" w:rsidR="008D4497" w:rsidRPr="008D38F2" w:rsidRDefault="001C5B13" w:rsidP="001E7414">
            <w:pPr>
              <w:spacing w:line="360" w:lineRule="auto"/>
              <w:contextualSpacing w:val="0"/>
              <w:jc w:val="center"/>
              <w:rPr>
                <w:color w:val="000000" w:themeColor="text1"/>
              </w:rPr>
            </w:pPr>
            <w:hyperlink r:id="rId39">
              <w:r w:rsidR="00AC2FF6" w:rsidRPr="008D38F2">
                <w:rPr>
                  <w:rFonts w:ascii="Times New Roman" w:eastAsia="Times New Roman" w:hAnsi="Times New Roman" w:cs="Times New Roman"/>
                  <w:color w:val="000000" w:themeColor="text1"/>
                </w:rPr>
                <w:t>1</w:t>
              </w:r>
            </w:hyperlink>
          </w:p>
        </w:tc>
        <w:tc>
          <w:tcPr>
            <w:tcW w:w="878" w:type="dxa"/>
            <w:tcMar>
              <w:top w:w="100" w:type="dxa"/>
              <w:left w:w="100" w:type="dxa"/>
              <w:bottom w:w="100" w:type="dxa"/>
              <w:right w:w="100" w:type="dxa"/>
            </w:tcMar>
            <w:vAlign w:val="center"/>
          </w:tcPr>
          <w:p w14:paraId="3325CBDB" w14:textId="77777777" w:rsidR="008D4497" w:rsidRPr="008D38F2" w:rsidRDefault="001C5B13" w:rsidP="001E7414">
            <w:pPr>
              <w:spacing w:line="360" w:lineRule="auto"/>
              <w:contextualSpacing w:val="0"/>
              <w:jc w:val="center"/>
              <w:rPr>
                <w:color w:val="000000" w:themeColor="text1"/>
              </w:rPr>
            </w:pPr>
            <w:hyperlink r:id="rId40">
              <w:r w:rsidR="00AC2FF6" w:rsidRPr="008D38F2">
                <w:rPr>
                  <w:rFonts w:ascii="Times New Roman" w:eastAsia="Times New Roman" w:hAnsi="Times New Roman" w:cs="Times New Roman"/>
                  <w:color w:val="000000" w:themeColor="text1"/>
                </w:rPr>
                <w:t>7</w:t>
              </w:r>
            </w:hyperlink>
          </w:p>
        </w:tc>
        <w:tc>
          <w:tcPr>
            <w:tcW w:w="754" w:type="dxa"/>
            <w:tcMar>
              <w:top w:w="100" w:type="dxa"/>
              <w:left w:w="100" w:type="dxa"/>
              <w:bottom w:w="100" w:type="dxa"/>
              <w:right w:w="100" w:type="dxa"/>
            </w:tcMar>
            <w:vAlign w:val="center"/>
          </w:tcPr>
          <w:p w14:paraId="4C0A6B85" w14:textId="77777777" w:rsidR="008D4497" w:rsidRPr="008D38F2" w:rsidRDefault="001C5B13" w:rsidP="001E7414">
            <w:pPr>
              <w:spacing w:line="360" w:lineRule="auto"/>
              <w:contextualSpacing w:val="0"/>
              <w:jc w:val="center"/>
              <w:rPr>
                <w:color w:val="000000" w:themeColor="text1"/>
              </w:rPr>
            </w:pPr>
            <w:hyperlink r:id="rId41">
              <w:r w:rsidR="00AC2FF6" w:rsidRPr="008D38F2">
                <w:rPr>
                  <w:rFonts w:ascii="Times New Roman" w:eastAsia="Times New Roman" w:hAnsi="Times New Roman" w:cs="Times New Roman"/>
                  <w:b/>
                  <w:color w:val="000000" w:themeColor="text1"/>
                </w:rPr>
                <w:t>29</w:t>
              </w:r>
            </w:hyperlink>
          </w:p>
        </w:tc>
      </w:tr>
      <w:tr w:rsidR="002B2EEB" w14:paraId="52722D41" w14:textId="77777777" w:rsidTr="0042310A">
        <w:trPr>
          <w:trHeight w:val="1187"/>
        </w:trPr>
        <w:tc>
          <w:tcPr>
            <w:tcW w:w="1134" w:type="dxa"/>
            <w:tcMar>
              <w:top w:w="100" w:type="dxa"/>
              <w:left w:w="100" w:type="dxa"/>
              <w:bottom w:w="100" w:type="dxa"/>
              <w:right w:w="100" w:type="dxa"/>
            </w:tcMar>
            <w:vAlign w:val="center"/>
          </w:tcPr>
          <w:p w14:paraId="10C99953" w14:textId="77777777" w:rsidR="008D4497" w:rsidRPr="008D38F2" w:rsidRDefault="00AC2FF6" w:rsidP="001E7414">
            <w:pPr>
              <w:spacing w:line="360" w:lineRule="auto"/>
              <w:contextualSpacing w:val="0"/>
              <w:jc w:val="center"/>
            </w:pPr>
            <w:r w:rsidRPr="008D38F2">
              <w:rPr>
                <w:rFonts w:ascii="Times New Roman" w:eastAsia="Times New Roman" w:hAnsi="Times New Roman" w:cs="Times New Roman"/>
                <w:color w:val="000000" w:themeColor="text1"/>
              </w:rPr>
              <w:t>Gephi</w:t>
            </w:r>
          </w:p>
        </w:tc>
        <w:tc>
          <w:tcPr>
            <w:tcW w:w="1448" w:type="dxa"/>
            <w:tcMar>
              <w:top w:w="100" w:type="dxa"/>
              <w:left w:w="100" w:type="dxa"/>
              <w:bottom w:w="100" w:type="dxa"/>
              <w:right w:w="100" w:type="dxa"/>
            </w:tcMar>
            <w:vAlign w:val="center"/>
          </w:tcPr>
          <w:p w14:paraId="210BB2A3" w14:textId="77777777" w:rsidR="008D4497" w:rsidRPr="00017DB7" w:rsidRDefault="001C5B13" w:rsidP="001E7414">
            <w:pPr>
              <w:spacing w:line="360" w:lineRule="auto"/>
              <w:contextualSpacing w:val="0"/>
              <w:jc w:val="center"/>
              <w:rPr>
                <w:sz w:val="18"/>
                <w:szCs w:val="18"/>
              </w:rPr>
            </w:pPr>
            <w:hyperlink r:id="rId42">
              <w:r w:rsidR="00AC2FF6" w:rsidRPr="00017DB7">
                <w:rPr>
                  <w:rFonts w:ascii="Times New Roman" w:eastAsia="Times New Roman" w:hAnsi="Times New Roman" w:cs="Times New Roman"/>
                  <w:color w:val="1155CC"/>
                  <w:sz w:val="18"/>
                  <w:szCs w:val="18"/>
                  <w:highlight w:val="white"/>
                </w:rPr>
                <w:t>http://gephi.github.io/users/download/</w:t>
              </w:r>
            </w:hyperlink>
          </w:p>
          <w:p w14:paraId="58D0D481" w14:textId="77777777" w:rsidR="008D4497" w:rsidRPr="00017DB7" w:rsidRDefault="001C5B13" w:rsidP="001E7414">
            <w:pPr>
              <w:spacing w:line="360" w:lineRule="auto"/>
              <w:contextualSpacing w:val="0"/>
              <w:jc w:val="center"/>
              <w:rPr>
                <w:sz w:val="18"/>
                <w:szCs w:val="18"/>
              </w:rPr>
            </w:pPr>
            <w:hyperlink r:id="rId43">
              <w:r w:rsidR="00AC2FF6" w:rsidRPr="00017DB7">
                <w:rPr>
                  <w:rFonts w:ascii="Times New Roman" w:eastAsia="Times New Roman" w:hAnsi="Times New Roman" w:cs="Times New Roman"/>
                  <w:color w:val="1155CC"/>
                  <w:sz w:val="18"/>
                  <w:szCs w:val="18"/>
                  <w:highlight w:val="white"/>
                </w:rPr>
                <w:t>http://www.slideshare.net/gephi/gephi-quick-start</w:t>
              </w:r>
            </w:hyperlink>
            <w:hyperlink r:id="rId44"/>
          </w:p>
        </w:tc>
        <w:tc>
          <w:tcPr>
            <w:tcW w:w="753" w:type="dxa"/>
            <w:tcMar>
              <w:top w:w="100" w:type="dxa"/>
              <w:left w:w="100" w:type="dxa"/>
              <w:bottom w:w="100" w:type="dxa"/>
              <w:right w:w="100" w:type="dxa"/>
            </w:tcMar>
            <w:vAlign w:val="center"/>
          </w:tcPr>
          <w:p w14:paraId="5E754908" w14:textId="77777777" w:rsidR="008D4497" w:rsidRPr="008D38F2" w:rsidRDefault="001C5B13" w:rsidP="001E7414">
            <w:pPr>
              <w:spacing w:line="360" w:lineRule="auto"/>
              <w:contextualSpacing w:val="0"/>
              <w:jc w:val="center"/>
              <w:rPr>
                <w:color w:val="000000" w:themeColor="text1"/>
              </w:rPr>
            </w:pPr>
            <w:hyperlink r:id="rId45">
              <w:r w:rsidR="00AC2FF6" w:rsidRPr="008D38F2">
                <w:rPr>
                  <w:rFonts w:ascii="Times New Roman" w:eastAsia="Times New Roman" w:hAnsi="Times New Roman" w:cs="Times New Roman"/>
                  <w:color w:val="000000" w:themeColor="text1"/>
                  <w:highlight w:val="white"/>
                </w:rPr>
                <w:t>6</w:t>
              </w:r>
            </w:hyperlink>
          </w:p>
        </w:tc>
        <w:tc>
          <w:tcPr>
            <w:tcW w:w="879" w:type="dxa"/>
            <w:tcMar>
              <w:top w:w="100" w:type="dxa"/>
              <w:left w:w="100" w:type="dxa"/>
              <w:bottom w:w="100" w:type="dxa"/>
              <w:right w:w="100" w:type="dxa"/>
            </w:tcMar>
            <w:vAlign w:val="center"/>
          </w:tcPr>
          <w:p w14:paraId="547F8E86" w14:textId="77777777" w:rsidR="008D4497" w:rsidRPr="008D38F2" w:rsidRDefault="001C5B13" w:rsidP="001E7414">
            <w:pPr>
              <w:spacing w:line="360" w:lineRule="auto"/>
              <w:contextualSpacing w:val="0"/>
              <w:jc w:val="center"/>
              <w:rPr>
                <w:color w:val="000000" w:themeColor="text1"/>
              </w:rPr>
            </w:pPr>
            <w:hyperlink r:id="rId46">
              <w:r w:rsidR="00AC2FF6" w:rsidRPr="008D38F2">
                <w:rPr>
                  <w:rFonts w:ascii="Times New Roman" w:eastAsia="Times New Roman" w:hAnsi="Times New Roman" w:cs="Times New Roman"/>
                  <w:color w:val="000000" w:themeColor="text1"/>
                  <w:highlight w:val="white"/>
                </w:rPr>
                <w:t>6</w:t>
              </w:r>
            </w:hyperlink>
          </w:p>
        </w:tc>
        <w:tc>
          <w:tcPr>
            <w:tcW w:w="1004" w:type="dxa"/>
            <w:tcMar>
              <w:top w:w="100" w:type="dxa"/>
              <w:left w:w="100" w:type="dxa"/>
              <w:bottom w:w="100" w:type="dxa"/>
              <w:right w:w="100" w:type="dxa"/>
            </w:tcMar>
            <w:vAlign w:val="center"/>
          </w:tcPr>
          <w:p w14:paraId="3C8B839F" w14:textId="77777777" w:rsidR="008D4497" w:rsidRPr="008D38F2" w:rsidRDefault="001C5B13" w:rsidP="001E7414">
            <w:pPr>
              <w:spacing w:line="360" w:lineRule="auto"/>
              <w:contextualSpacing w:val="0"/>
              <w:jc w:val="center"/>
              <w:rPr>
                <w:color w:val="000000" w:themeColor="text1"/>
              </w:rPr>
            </w:pPr>
            <w:hyperlink r:id="rId47">
              <w:r w:rsidR="00AC2FF6" w:rsidRPr="008D38F2">
                <w:rPr>
                  <w:rFonts w:ascii="Times New Roman" w:eastAsia="Times New Roman" w:hAnsi="Times New Roman" w:cs="Times New Roman"/>
                  <w:color w:val="000000" w:themeColor="text1"/>
                  <w:highlight w:val="white"/>
                </w:rPr>
                <w:t>1</w:t>
              </w:r>
            </w:hyperlink>
          </w:p>
        </w:tc>
        <w:tc>
          <w:tcPr>
            <w:tcW w:w="736" w:type="dxa"/>
            <w:tcMar>
              <w:top w:w="100" w:type="dxa"/>
              <w:left w:w="100" w:type="dxa"/>
              <w:bottom w:w="100" w:type="dxa"/>
              <w:right w:w="100" w:type="dxa"/>
            </w:tcMar>
            <w:vAlign w:val="center"/>
          </w:tcPr>
          <w:p w14:paraId="4F45358A" w14:textId="77777777" w:rsidR="008D4497" w:rsidRPr="008D38F2" w:rsidRDefault="001C5B13" w:rsidP="001E7414">
            <w:pPr>
              <w:spacing w:line="360" w:lineRule="auto"/>
              <w:contextualSpacing w:val="0"/>
              <w:jc w:val="center"/>
              <w:rPr>
                <w:color w:val="000000" w:themeColor="text1"/>
              </w:rPr>
            </w:pPr>
            <w:hyperlink r:id="rId48">
              <w:r w:rsidR="00AC2FF6" w:rsidRPr="008D38F2">
                <w:rPr>
                  <w:rFonts w:ascii="Times New Roman" w:eastAsia="Times New Roman" w:hAnsi="Times New Roman" w:cs="Times New Roman"/>
                  <w:color w:val="000000" w:themeColor="text1"/>
                  <w:highlight w:val="white"/>
                </w:rPr>
                <w:t>6</w:t>
              </w:r>
            </w:hyperlink>
          </w:p>
        </w:tc>
        <w:tc>
          <w:tcPr>
            <w:tcW w:w="1146" w:type="dxa"/>
            <w:tcMar>
              <w:top w:w="100" w:type="dxa"/>
              <w:left w:w="100" w:type="dxa"/>
              <w:bottom w:w="100" w:type="dxa"/>
              <w:right w:w="100" w:type="dxa"/>
            </w:tcMar>
            <w:vAlign w:val="center"/>
          </w:tcPr>
          <w:p w14:paraId="2D23D39D" w14:textId="77777777" w:rsidR="008D4497" w:rsidRPr="008D38F2" w:rsidRDefault="001C5B13" w:rsidP="001E7414">
            <w:pPr>
              <w:spacing w:line="360" w:lineRule="auto"/>
              <w:contextualSpacing w:val="0"/>
              <w:jc w:val="center"/>
              <w:rPr>
                <w:color w:val="000000" w:themeColor="text1"/>
              </w:rPr>
            </w:pPr>
            <w:hyperlink r:id="rId49">
              <w:r w:rsidR="00AC2FF6" w:rsidRPr="008D38F2">
                <w:rPr>
                  <w:rFonts w:ascii="Times New Roman" w:eastAsia="Times New Roman" w:hAnsi="Times New Roman" w:cs="Times New Roman"/>
                  <w:color w:val="000000" w:themeColor="text1"/>
                  <w:highlight w:val="white"/>
                </w:rPr>
                <w:t>7</w:t>
              </w:r>
            </w:hyperlink>
          </w:p>
        </w:tc>
        <w:tc>
          <w:tcPr>
            <w:tcW w:w="878" w:type="dxa"/>
            <w:tcMar>
              <w:top w:w="100" w:type="dxa"/>
              <w:left w:w="100" w:type="dxa"/>
              <w:bottom w:w="100" w:type="dxa"/>
              <w:right w:w="100" w:type="dxa"/>
            </w:tcMar>
            <w:vAlign w:val="center"/>
          </w:tcPr>
          <w:p w14:paraId="5279F7C4" w14:textId="77777777" w:rsidR="008D4497" w:rsidRPr="008D38F2" w:rsidRDefault="001C5B13" w:rsidP="001E7414">
            <w:pPr>
              <w:spacing w:line="360" w:lineRule="auto"/>
              <w:contextualSpacing w:val="0"/>
              <w:jc w:val="center"/>
              <w:rPr>
                <w:color w:val="000000" w:themeColor="text1"/>
              </w:rPr>
            </w:pPr>
            <w:hyperlink r:id="rId50">
              <w:r w:rsidR="00AC2FF6" w:rsidRPr="008D38F2">
                <w:rPr>
                  <w:rFonts w:ascii="Times New Roman" w:eastAsia="Times New Roman" w:hAnsi="Times New Roman" w:cs="Times New Roman"/>
                  <w:color w:val="000000" w:themeColor="text1"/>
                  <w:highlight w:val="white"/>
                </w:rPr>
                <w:t>7</w:t>
              </w:r>
            </w:hyperlink>
          </w:p>
        </w:tc>
        <w:tc>
          <w:tcPr>
            <w:tcW w:w="754" w:type="dxa"/>
            <w:tcMar>
              <w:top w:w="100" w:type="dxa"/>
              <w:left w:w="100" w:type="dxa"/>
              <w:bottom w:w="100" w:type="dxa"/>
              <w:right w:w="100" w:type="dxa"/>
            </w:tcMar>
            <w:vAlign w:val="center"/>
          </w:tcPr>
          <w:p w14:paraId="2C22E9DA" w14:textId="77777777" w:rsidR="008D4497" w:rsidRPr="008D38F2" w:rsidRDefault="001C5B13" w:rsidP="001E7414">
            <w:pPr>
              <w:spacing w:line="360" w:lineRule="auto"/>
              <w:contextualSpacing w:val="0"/>
              <w:jc w:val="center"/>
              <w:rPr>
                <w:color w:val="000000" w:themeColor="text1"/>
              </w:rPr>
            </w:pPr>
            <w:hyperlink r:id="rId51">
              <w:r w:rsidR="00AC2FF6" w:rsidRPr="008D38F2">
                <w:rPr>
                  <w:rFonts w:ascii="Times New Roman" w:eastAsia="Times New Roman" w:hAnsi="Times New Roman" w:cs="Times New Roman"/>
                  <w:b/>
                  <w:color w:val="000000" w:themeColor="text1"/>
                  <w:highlight w:val="white"/>
                </w:rPr>
                <w:t>33</w:t>
              </w:r>
            </w:hyperlink>
          </w:p>
        </w:tc>
      </w:tr>
      <w:tr w:rsidR="002B2EEB" w14:paraId="14BBDE6D" w14:textId="77777777" w:rsidTr="0042310A">
        <w:trPr>
          <w:trHeight w:val="854"/>
        </w:trPr>
        <w:tc>
          <w:tcPr>
            <w:tcW w:w="1134" w:type="dxa"/>
            <w:tcMar>
              <w:top w:w="100" w:type="dxa"/>
              <w:left w:w="100" w:type="dxa"/>
              <w:bottom w:w="100" w:type="dxa"/>
              <w:right w:w="100" w:type="dxa"/>
            </w:tcMar>
            <w:vAlign w:val="center"/>
          </w:tcPr>
          <w:p w14:paraId="013F0762" w14:textId="77777777" w:rsidR="008D4497" w:rsidRPr="008D38F2" w:rsidRDefault="00AC2FF6" w:rsidP="001E7414">
            <w:pPr>
              <w:spacing w:line="360" w:lineRule="auto"/>
              <w:contextualSpacing w:val="0"/>
              <w:jc w:val="center"/>
            </w:pPr>
            <w:r w:rsidRPr="008D38F2">
              <w:rPr>
                <w:rFonts w:ascii="Times New Roman" w:eastAsia="Times New Roman" w:hAnsi="Times New Roman" w:cs="Times New Roman"/>
                <w:color w:val="000000" w:themeColor="text1"/>
                <w:highlight w:val="white"/>
              </w:rPr>
              <w:t>Google Forms</w:t>
            </w:r>
          </w:p>
        </w:tc>
        <w:tc>
          <w:tcPr>
            <w:tcW w:w="1448" w:type="dxa"/>
            <w:tcMar>
              <w:top w:w="100" w:type="dxa"/>
              <w:left w:w="100" w:type="dxa"/>
              <w:bottom w:w="100" w:type="dxa"/>
              <w:right w:w="100" w:type="dxa"/>
            </w:tcMar>
            <w:vAlign w:val="center"/>
          </w:tcPr>
          <w:p w14:paraId="6A0AFC3D" w14:textId="77777777" w:rsidR="008D4497" w:rsidRPr="00017DB7" w:rsidRDefault="001C5B13" w:rsidP="001E7414">
            <w:pPr>
              <w:spacing w:line="360" w:lineRule="auto"/>
              <w:contextualSpacing w:val="0"/>
              <w:jc w:val="center"/>
              <w:rPr>
                <w:sz w:val="18"/>
                <w:szCs w:val="18"/>
              </w:rPr>
            </w:pPr>
            <w:hyperlink r:id="rId52">
              <w:r w:rsidR="00AC2FF6" w:rsidRPr="00017DB7">
                <w:rPr>
                  <w:rFonts w:ascii="Times New Roman" w:eastAsia="Times New Roman" w:hAnsi="Times New Roman" w:cs="Times New Roman"/>
                  <w:color w:val="1155CC"/>
                  <w:sz w:val="18"/>
                  <w:szCs w:val="18"/>
                  <w:highlight w:val="white"/>
                </w:rPr>
                <w:t>www.gmail.com</w:t>
              </w:r>
            </w:hyperlink>
            <w:hyperlink r:id="rId53"/>
          </w:p>
        </w:tc>
        <w:tc>
          <w:tcPr>
            <w:tcW w:w="753" w:type="dxa"/>
            <w:tcMar>
              <w:top w:w="100" w:type="dxa"/>
              <w:left w:w="100" w:type="dxa"/>
              <w:bottom w:w="100" w:type="dxa"/>
              <w:right w:w="100" w:type="dxa"/>
            </w:tcMar>
            <w:vAlign w:val="center"/>
          </w:tcPr>
          <w:p w14:paraId="427B8E7F" w14:textId="77777777" w:rsidR="008D4497" w:rsidRPr="008D38F2" w:rsidRDefault="001C5B13" w:rsidP="001E7414">
            <w:pPr>
              <w:spacing w:line="360" w:lineRule="auto"/>
              <w:contextualSpacing w:val="0"/>
              <w:jc w:val="center"/>
              <w:rPr>
                <w:color w:val="000000" w:themeColor="text1"/>
              </w:rPr>
            </w:pPr>
            <w:hyperlink r:id="rId54">
              <w:r w:rsidR="00AC2FF6" w:rsidRPr="008D38F2">
                <w:rPr>
                  <w:rFonts w:ascii="Times New Roman" w:eastAsia="Times New Roman" w:hAnsi="Times New Roman" w:cs="Times New Roman"/>
                  <w:color w:val="000000" w:themeColor="text1"/>
                  <w:highlight w:val="white"/>
                </w:rPr>
                <w:t>7</w:t>
              </w:r>
            </w:hyperlink>
          </w:p>
        </w:tc>
        <w:tc>
          <w:tcPr>
            <w:tcW w:w="879" w:type="dxa"/>
            <w:tcMar>
              <w:top w:w="100" w:type="dxa"/>
              <w:left w:w="100" w:type="dxa"/>
              <w:bottom w:w="100" w:type="dxa"/>
              <w:right w:w="100" w:type="dxa"/>
            </w:tcMar>
            <w:vAlign w:val="center"/>
          </w:tcPr>
          <w:p w14:paraId="19167761" w14:textId="77777777" w:rsidR="008D4497" w:rsidRPr="008D38F2" w:rsidRDefault="001C5B13" w:rsidP="001E7414">
            <w:pPr>
              <w:spacing w:line="360" w:lineRule="auto"/>
              <w:contextualSpacing w:val="0"/>
              <w:jc w:val="center"/>
              <w:rPr>
                <w:color w:val="000000" w:themeColor="text1"/>
              </w:rPr>
            </w:pPr>
            <w:hyperlink r:id="rId55">
              <w:r w:rsidR="00AC2FF6" w:rsidRPr="008D38F2">
                <w:rPr>
                  <w:rFonts w:ascii="Times New Roman" w:eastAsia="Times New Roman" w:hAnsi="Times New Roman" w:cs="Times New Roman"/>
                  <w:color w:val="000000" w:themeColor="text1"/>
                  <w:highlight w:val="white"/>
                </w:rPr>
                <w:t>7</w:t>
              </w:r>
            </w:hyperlink>
          </w:p>
        </w:tc>
        <w:tc>
          <w:tcPr>
            <w:tcW w:w="1004" w:type="dxa"/>
            <w:tcMar>
              <w:top w:w="100" w:type="dxa"/>
              <w:left w:w="100" w:type="dxa"/>
              <w:bottom w:w="100" w:type="dxa"/>
              <w:right w:w="100" w:type="dxa"/>
            </w:tcMar>
            <w:vAlign w:val="center"/>
          </w:tcPr>
          <w:p w14:paraId="0DEE8488" w14:textId="77777777" w:rsidR="008D4497" w:rsidRPr="008D38F2" w:rsidRDefault="001C5B13" w:rsidP="001E7414">
            <w:pPr>
              <w:spacing w:line="360" w:lineRule="auto"/>
              <w:contextualSpacing w:val="0"/>
              <w:jc w:val="center"/>
              <w:rPr>
                <w:color w:val="000000" w:themeColor="text1"/>
              </w:rPr>
            </w:pPr>
            <w:hyperlink r:id="rId56">
              <w:r w:rsidR="00AC2FF6" w:rsidRPr="008D38F2">
                <w:rPr>
                  <w:rFonts w:ascii="Times New Roman" w:eastAsia="Times New Roman" w:hAnsi="Times New Roman" w:cs="Times New Roman"/>
                  <w:color w:val="000000" w:themeColor="text1"/>
                  <w:highlight w:val="white"/>
                </w:rPr>
                <w:t>1</w:t>
              </w:r>
            </w:hyperlink>
          </w:p>
        </w:tc>
        <w:tc>
          <w:tcPr>
            <w:tcW w:w="736" w:type="dxa"/>
            <w:tcMar>
              <w:top w:w="100" w:type="dxa"/>
              <w:left w:w="100" w:type="dxa"/>
              <w:bottom w:w="100" w:type="dxa"/>
              <w:right w:w="100" w:type="dxa"/>
            </w:tcMar>
            <w:vAlign w:val="center"/>
          </w:tcPr>
          <w:p w14:paraId="125F030A" w14:textId="77777777" w:rsidR="008D4497" w:rsidRPr="008D38F2" w:rsidRDefault="001C5B13" w:rsidP="001E7414">
            <w:pPr>
              <w:spacing w:line="360" w:lineRule="auto"/>
              <w:contextualSpacing w:val="0"/>
              <w:jc w:val="center"/>
              <w:rPr>
                <w:color w:val="000000" w:themeColor="text1"/>
              </w:rPr>
            </w:pPr>
            <w:hyperlink r:id="rId57">
              <w:r w:rsidR="00AC2FF6" w:rsidRPr="008D38F2">
                <w:rPr>
                  <w:rFonts w:ascii="Times New Roman" w:eastAsia="Times New Roman" w:hAnsi="Times New Roman" w:cs="Times New Roman"/>
                  <w:color w:val="000000" w:themeColor="text1"/>
                  <w:highlight w:val="white"/>
                </w:rPr>
                <w:t>1</w:t>
              </w:r>
            </w:hyperlink>
          </w:p>
        </w:tc>
        <w:tc>
          <w:tcPr>
            <w:tcW w:w="1146" w:type="dxa"/>
            <w:tcMar>
              <w:top w:w="100" w:type="dxa"/>
              <w:left w:w="100" w:type="dxa"/>
              <w:bottom w:w="100" w:type="dxa"/>
              <w:right w:w="100" w:type="dxa"/>
            </w:tcMar>
            <w:vAlign w:val="center"/>
          </w:tcPr>
          <w:p w14:paraId="620461DC" w14:textId="77777777" w:rsidR="008D4497" w:rsidRPr="008D38F2" w:rsidRDefault="001C5B13" w:rsidP="001E7414">
            <w:pPr>
              <w:spacing w:line="360" w:lineRule="auto"/>
              <w:contextualSpacing w:val="0"/>
              <w:jc w:val="center"/>
              <w:rPr>
                <w:color w:val="000000" w:themeColor="text1"/>
              </w:rPr>
            </w:pPr>
            <w:hyperlink r:id="rId58">
              <w:r w:rsidR="00AC2FF6" w:rsidRPr="008D38F2">
                <w:rPr>
                  <w:rFonts w:ascii="Times New Roman" w:eastAsia="Times New Roman" w:hAnsi="Times New Roman" w:cs="Times New Roman"/>
                  <w:color w:val="000000" w:themeColor="text1"/>
                  <w:highlight w:val="white"/>
                </w:rPr>
                <w:t>1</w:t>
              </w:r>
            </w:hyperlink>
          </w:p>
        </w:tc>
        <w:tc>
          <w:tcPr>
            <w:tcW w:w="878" w:type="dxa"/>
            <w:tcMar>
              <w:top w:w="100" w:type="dxa"/>
              <w:left w:w="100" w:type="dxa"/>
              <w:bottom w:w="100" w:type="dxa"/>
              <w:right w:w="100" w:type="dxa"/>
            </w:tcMar>
            <w:vAlign w:val="center"/>
          </w:tcPr>
          <w:p w14:paraId="5D2B1CD9" w14:textId="77777777" w:rsidR="008D4497" w:rsidRPr="008D38F2" w:rsidRDefault="001C5B13" w:rsidP="001E7414">
            <w:pPr>
              <w:spacing w:line="360" w:lineRule="auto"/>
              <w:contextualSpacing w:val="0"/>
              <w:jc w:val="center"/>
              <w:rPr>
                <w:color w:val="000000" w:themeColor="text1"/>
              </w:rPr>
            </w:pPr>
            <w:hyperlink r:id="rId59">
              <w:r w:rsidR="00AC2FF6" w:rsidRPr="008D38F2">
                <w:rPr>
                  <w:rFonts w:ascii="Times New Roman" w:eastAsia="Times New Roman" w:hAnsi="Times New Roman" w:cs="Times New Roman"/>
                  <w:color w:val="000000" w:themeColor="text1"/>
                  <w:highlight w:val="white"/>
                </w:rPr>
                <w:t>7</w:t>
              </w:r>
            </w:hyperlink>
          </w:p>
        </w:tc>
        <w:tc>
          <w:tcPr>
            <w:tcW w:w="754" w:type="dxa"/>
            <w:tcMar>
              <w:top w:w="100" w:type="dxa"/>
              <w:left w:w="100" w:type="dxa"/>
              <w:bottom w:w="100" w:type="dxa"/>
              <w:right w:w="100" w:type="dxa"/>
            </w:tcMar>
            <w:vAlign w:val="center"/>
          </w:tcPr>
          <w:p w14:paraId="59FE8832" w14:textId="77777777" w:rsidR="008D4497" w:rsidRPr="008D38F2" w:rsidRDefault="001C5B13" w:rsidP="001E7414">
            <w:pPr>
              <w:spacing w:line="360" w:lineRule="auto"/>
              <w:contextualSpacing w:val="0"/>
              <w:jc w:val="center"/>
              <w:rPr>
                <w:color w:val="000000" w:themeColor="text1"/>
              </w:rPr>
            </w:pPr>
            <w:hyperlink r:id="rId60">
              <w:r w:rsidR="00AC2FF6" w:rsidRPr="008D38F2">
                <w:rPr>
                  <w:rFonts w:ascii="Times New Roman" w:eastAsia="Times New Roman" w:hAnsi="Times New Roman" w:cs="Times New Roman"/>
                  <w:b/>
                  <w:color w:val="000000" w:themeColor="text1"/>
                  <w:highlight w:val="white"/>
                </w:rPr>
                <w:t>24</w:t>
              </w:r>
            </w:hyperlink>
          </w:p>
        </w:tc>
      </w:tr>
      <w:tr w:rsidR="002B2EEB" w14:paraId="5E551DA9" w14:textId="77777777" w:rsidTr="0042310A">
        <w:trPr>
          <w:trHeight w:val="1040"/>
        </w:trPr>
        <w:tc>
          <w:tcPr>
            <w:tcW w:w="1134" w:type="dxa"/>
            <w:tcMar>
              <w:top w:w="100" w:type="dxa"/>
              <w:left w:w="100" w:type="dxa"/>
              <w:bottom w:w="100" w:type="dxa"/>
              <w:right w:w="100" w:type="dxa"/>
            </w:tcMar>
            <w:vAlign w:val="center"/>
          </w:tcPr>
          <w:p w14:paraId="0650C388" w14:textId="77777777" w:rsidR="008D4497" w:rsidRPr="008D38F2" w:rsidRDefault="00AC2FF6" w:rsidP="001E7414">
            <w:pPr>
              <w:spacing w:line="360" w:lineRule="auto"/>
              <w:contextualSpacing w:val="0"/>
              <w:jc w:val="center"/>
            </w:pPr>
            <w:r w:rsidRPr="008D38F2">
              <w:rPr>
                <w:rFonts w:ascii="Times New Roman" w:eastAsia="Times New Roman" w:hAnsi="Times New Roman" w:cs="Times New Roman"/>
                <w:color w:val="000000" w:themeColor="text1"/>
              </w:rPr>
              <w:t>Infogr.am</w:t>
            </w:r>
          </w:p>
        </w:tc>
        <w:tc>
          <w:tcPr>
            <w:tcW w:w="1448" w:type="dxa"/>
            <w:tcMar>
              <w:top w:w="100" w:type="dxa"/>
              <w:left w:w="100" w:type="dxa"/>
              <w:bottom w:w="100" w:type="dxa"/>
              <w:right w:w="100" w:type="dxa"/>
            </w:tcMar>
            <w:vAlign w:val="center"/>
          </w:tcPr>
          <w:p w14:paraId="6369FA44" w14:textId="77777777" w:rsidR="008D4497" w:rsidRPr="00017DB7" w:rsidRDefault="001C5B13" w:rsidP="001E7414">
            <w:pPr>
              <w:spacing w:line="360" w:lineRule="auto"/>
              <w:contextualSpacing w:val="0"/>
              <w:jc w:val="center"/>
              <w:rPr>
                <w:sz w:val="18"/>
                <w:szCs w:val="18"/>
              </w:rPr>
            </w:pPr>
            <w:hyperlink r:id="rId61">
              <w:r w:rsidR="00AC2FF6" w:rsidRPr="00017DB7">
                <w:rPr>
                  <w:rFonts w:ascii="Times New Roman" w:eastAsia="Times New Roman" w:hAnsi="Times New Roman" w:cs="Times New Roman"/>
                  <w:color w:val="1155CC"/>
                  <w:sz w:val="18"/>
                  <w:szCs w:val="18"/>
                </w:rPr>
                <w:t>http://infogr.am/</w:t>
              </w:r>
            </w:hyperlink>
            <w:r w:rsidR="00AC2FF6" w:rsidRPr="00017DB7">
              <w:rPr>
                <w:rFonts w:ascii="Times New Roman" w:eastAsia="Times New Roman" w:hAnsi="Times New Roman" w:cs="Times New Roman"/>
                <w:sz w:val="18"/>
                <w:szCs w:val="18"/>
              </w:rPr>
              <w:t>,</w:t>
            </w:r>
          </w:p>
          <w:p w14:paraId="73B2F5F1" w14:textId="77777777" w:rsidR="008D4497" w:rsidRPr="00017DB7" w:rsidRDefault="001C5B13" w:rsidP="001E7414">
            <w:pPr>
              <w:spacing w:line="360" w:lineRule="auto"/>
              <w:contextualSpacing w:val="0"/>
              <w:jc w:val="center"/>
              <w:rPr>
                <w:sz w:val="18"/>
                <w:szCs w:val="18"/>
              </w:rPr>
            </w:pPr>
            <w:hyperlink r:id="rId62">
              <w:r w:rsidR="00AC2FF6" w:rsidRPr="00017DB7">
                <w:rPr>
                  <w:rFonts w:ascii="Times New Roman" w:eastAsia="Times New Roman" w:hAnsi="Times New Roman" w:cs="Times New Roman"/>
                  <w:color w:val="1155CC"/>
                  <w:sz w:val="18"/>
                  <w:szCs w:val="18"/>
                </w:rPr>
                <w:t>https://infogr.am/infographic-86925?src=web</w:t>
              </w:r>
            </w:hyperlink>
            <w:r w:rsidR="00AC2FF6" w:rsidRPr="00017DB7">
              <w:rPr>
                <w:rFonts w:ascii="Times New Roman" w:eastAsia="Times New Roman" w:hAnsi="Times New Roman" w:cs="Times New Roman"/>
                <w:sz w:val="18"/>
                <w:szCs w:val="18"/>
              </w:rPr>
              <w:t xml:space="preserve"> </w:t>
            </w:r>
          </w:p>
        </w:tc>
        <w:tc>
          <w:tcPr>
            <w:tcW w:w="753" w:type="dxa"/>
            <w:tcMar>
              <w:top w:w="100" w:type="dxa"/>
              <w:left w:w="100" w:type="dxa"/>
              <w:bottom w:w="100" w:type="dxa"/>
              <w:right w:w="100" w:type="dxa"/>
            </w:tcMar>
            <w:vAlign w:val="center"/>
          </w:tcPr>
          <w:p w14:paraId="33920654" w14:textId="77777777" w:rsidR="008D4497" w:rsidRPr="008D38F2" w:rsidRDefault="00AC2FF6" w:rsidP="001E7414">
            <w:pPr>
              <w:spacing w:line="360" w:lineRule="auto"/>
              <w:contextualSpacing w:val="0"/>
              <w:jc w:val="center"/>
              <w:rPr>
                <w:color w:val="000000" w:themeColor="text1"/>
              </w:rPr>
            </w:pPr>
            <w:r w:rsidRPr="008D38F2">
              <w:rPr>
                <w:rFonts w:ascii="Times New Roman" w:eastAsia="Times New Roman" w:hAnsi="Times New Roman" w:cs="Times New Roman"/>
                <w:color w:val="000000" w:themeColor="text1"/>
              </w:rPr>
              <w:t>7</w:t>
            </w:r>
          </w:p>
        </w:tc>
        <w:tc>
          <w:tcPr>
            <w:tcW w:w="879" w:type="dxa"/>
            <w:tcMar>
              <w:top w:w="100" w:type="dxa"/>
              <w:left w:w="100" w:type="dxa"/>
              <w:bottom w:w="100" w:type="dxa"/>
              <w:right w:w="100" w:type="dxa"/>
            </w:tcMar>
            <w:vAlign w:val="center"/>
          </w:tcPr>
          <w:p w14:paraId="04098E06" w14:textId="77777777" w:rsidR="008D4497" w:rsidRPr="008D38F2" w:rsidRDefault="00AC2FF6" w:rsidP="001E7414">
            <w:pPr>
              <w:spacing w:line="360" w:lineRule="auto"/>
              <w:contextualSpacing w:val="0"/>
              <w:jc w:val="center"/>
              <w:rPr>
                <w:color w:val="000000" w:themeColor="text1"/>
              </w:rPr>
            </w:pPr>
            <w:r w:rsidRPr="008D38F2">
              <w:rPr>
                <w:rFonts w:ascii="Times New Roman" w:eastAsia="Times New Roman" w:hAnsi="Times New Roman" w:cs="Times New Roman"/>
                <w:color w:val="000000" w:themeColor="text1"/>
              </w:rPr>
              <w:t>7</w:t>
            </w:r>
          </w:p>
        </w:tc>
        <w:tc>
          <w:tcPr>
            <w:tcW w:w="1004" w:type="dxa"/>
            <w:tcMar>
              <w:top w:w="100" w:type="dxa"/>
              <w:left w:w="100" w:type="dxa"/>
              <w:bottom w:w="100" w:type="dxa"/>
              <w:right w:w="100" w:type="dxa"/>
            </w:tcMar>
            <w:vAlign w:val="center"/>
          </w:tcPr>
          <w:p w14:paraId="7D9A36EC" w14:textId="77777777" w:rsidR="008D4497" w:rsidRPr="008D38F2" w:rsidRDefault="00AC2FF6" w:rsidP="001E7414">
            <w:pPr>
              <w:spacing w:line="360" w:lineRule="auto"/>
              <w:contextualSpacing w:val="0"/>
              <w:jc w:val="center"/>
              <w:rPr>
                <w:color w:val="000000" w:themeColor="text1"/>
              </w:rPr>
            </w:pPr>
            <w:r w:rsidRPr="008D38F2">
              <w:rPr>
                <w:rFonts w:ascii="Times New Roman" w:eastAsia="Times New Roman" w:hAnsi="Times New Roman" w:cs="Times New Roman"/>
                <w:color w:val="000000" w:themeColor="text1"/>
              </w:rPr>
              <w:t>1</w:t>
            </w:r>
          </w:p>
        </w:tc>
        <w:tc>
          <w:tcPr>
            <w:tcW w:w="736" w:type="dxa"/>
            <w:tcMar>
              <w:top w:w="100" w:type="dxa"/>
              <w:left w:w="100" w:type="dxa"/>
              <w:bottom w:w="100" w:type="dxa"/>
              <w:right w:w="100" w:type="dxa"/>
            </w:tcMar>
            <w:vAlign w:val="center"/>
          </w:tcPr>
          <w:p w14:paraId="2039E529" w14:textId="77777777" w:rsidR="008D4497" w:rsidRPr="008D38F2" w:rsidRDefault="00AC2FF6" w:rsidP="001E7414">
            <w:pPr>
              <w:spacing w:line="360" w:lineRule="auto"/>
              <w:contextualSpacing w:val="0"/>
              <w:jc w:val="center"/>
              <w:rPr>
                <w:color w:val="000000" w:themeColor="text1"/>
              </w:rPr>
            </w:pPr>
            <w:r w:rsidRPr="008D38F2">
              <w:rPr>
                <w:rFonts w:ascii="Times New Roman" w:eastAsia="Times New Roman" w:hAnsi="Times New Roman" w:cs="Times New Roman"/>
                <w:color w:val="000000" w:themeColor="text1"/>
              </w:rPr>
              <w:t>6</w:t>
            </w:r>
          </w:p>
        </w:tc>
        <w:tc>
          <w:tcPr>
            <w:tcW w:w="1146" w:type="dxa"/>
            <w:tcMar>
              <w:top w:w="100" w:type="dxa"/>
              <w:left w:w="100" w:type="dxa"/>
              <w:bottom w:w="100" w:type="dxa"/>
              <w:right w:w="100" w:type="dxa"/>
            </w:tcMar>
            <w:vAlign w:val="center"/>
          </w:tcPr>
          <w:p w14:paraId="68191F3F" w14:textId="77777777" w:rsidR="008D4497" w:rsidRPr="008D38F2" w:rsidRDefault="00AC2FF6" w:rsidP="001E7414">
            <w:pPr>
              <w:spacing w:line="360" w:lineRule="auto"/>
              <w:contextualSpacing w:val="0"/>
              <w:jc w:val="center"/>
              <w:rPr>
                <w:color w:val="000000" w:themeColor="text1"/>
              </w:rPr>
            </w:pPr>
            <w:r w:rsidRPr="008D38F2">
              <w:rPr>
                <w:rFonts w:ascii="Times New Roman" w:eastAsia="Times New Roman" w:hAnsi="Times New Roman" w:cs="Times New Roman"/>
                <w:color w:val="000000" w:themeColor="text1"/>
              </w:rPr>
              <w:t>1</w:t>
            </w:r>
          </w:p>
        </w:tc>
        <w:tc>
          <w:tcPr>
            <w:tcW w:w="878" w:type="dxa"/>
            <w:tcMar>
              <w:top w:w="100" w:type="dxa"/>
              <w:left w:w="100" w:type="dxa"/>
              <w:bottom w:w="100" w:type="dxa"/>
              <w:right w:w="100" w:type="dxa"/>
            </w:tcMar>
            <w:vAlign w:val="center"/>
          </w:tcPr>
          <w:p w14:paraId="26D0AD6C" w14:textId="77777777" w:rsidR="008D4497" w:rsidRPr="008D38F2" w:rsidRDefault="00AC2FF6" w:rsidP="001E7414">
            <w:pPr>
              <w:spacing w:line="360" w:lineRule="auto"/>
              <w:contextualSpacing w:val="0"/>
              <w:jc w:val="center"/>
              <w:rPr>
                <w:color w:val="000000" w:themeColor="text1"/>
              </w:rPr>
            </w:pPr>
            <w:r w:rsidRPr="008D38F2">
              <w:rPr>
                <w:rFonts w:ascii="Times New Roman" w:eastAsia="Times New Roman" w:hAnsi="Times New Roman" w:cs="Times New Roman"/>
                <w:color w:val="000000" w:themeColor="text1"/>
              </w:rPr>
              <w:t>7</w:t>
            </w:r>
          </w:p>
        </w:tc>
        <w:tc>
          <w:tcPr>
            <w:tcW w:w="754" w:type="dxa"/>
            <w:tcMar>
              <w:top w:w="100" w:type="dxa"/>
              <w:left w:w="100" w:type="dxa"/>
              <w:bottom w:w="100" w:type="dxa"/>
              <w:right w:w="100" w:type="dxa"/>
            </w:tcMar>
            <w:vAlign w:val="center"/>
          </w:tcPr>
          <w:p w14:paraId="2E99D38A" w14:textId="77777777" w:rsidR="008D4497" w:rsidRPr="008D38F2" w:rsidRDefault="00AC2FF6" w:rsidP="001E7414">
            <w:pPr>
              <w:spacing w:line="360" w:lineRule="auto"/>
              <w:contextualSpacing w:val="0"/>
              <w:jc w:val="center"/>
              <w:rPr>
                <w:color w:val="000000" w:themeColor="text1"/>
              </w:rPr>
            </w:pPr>
            <w:r w:rsidRPr="008D38F2">
              <w:rPr>
                <w:rFonts w:ascii="Times New Roman" w:eastAsia="Times New Roman" w:hAnsi="Times New Roman" w:cs="Times New Roman"/>
                <w:b/>
                <w:color w:val="000000" w:themeColor="text1"/>
              </w:rPr>
              <w:t>29</w:t>
            </w:r>
          </w:p>
        </w:tc>
      </w:tr>
      <w:tr w:rsidR="002B2EEB" w14:paraId="0691E8D7" w14:textId="77777777" w:rsidTr="0042310A">
        <w:trPr>
          <w:trHeight w:val="760"/>
        </w:trPr>
        <w:tc>
          <w:tcPr>
            <w:tcW w:w="1134" w:type="dxa"/>
            <w:tcMar>
              <w:top w:w="100" w:type="dxa"/>
              <w:left w:w="100" w:type="dxa"/>
              <w:bottom w:w="100" w:type="dxa"/>
              <w:right w:w="100" w:type="dxa"/>
            </w:tcMar>
            <w:vAlign w:val="center"/>
          </w:tcPr>
          <w:p w14:paraId="025FD602" w14:textId="77777777" w:rsidR="008D4497" w:rsidRPr="008D38F2" w:rsidRDefault="00AC2FF6" w:rsidP="001E7414">
            <w:pPr>
              <w:spacing w:line="360" w:lineRule="auto"/>
              <w:contextualSpacing w:val="0"/>
              <w:jc w:val="center"/>
            </w:pPr>
            <w:r w:rsidRPr="008D38F2">
              <w:rPr>
                <w:rFonts w:ascii="Times New Roman" w:eastAsia="Times New Roman" w:hAnsi="Times New Roman" w:cs="Times New Roman"/>
                <w:color w:val="000000" w:themeColor="text1"/>
              </w:rPr>
              <w:t>Many Eyes</w:t>
            </w:r>
          </w:p>
        </w:tc>
        <w:tc>
          <w:tcPr>
            <w:tcW w:w="1448" w:type="dxa"/>
            <w:tcMar>
              <w:top w:w="100" w:type="dxa"/>
              <w:left w:w="100" w:type="dxa"/>
              <w:bottom w:w="100" w:type="dxa"/>
              <w:right w:w="100" w:type="dxa"/>
            </w:tcMar>
            <w:vAlign w:val="center"/>
          </w:tcPr>
          <w:p w14:paraId="31A1B6A3" w14:textId="77777777" w:rsidR="008D4497" w:rsidRPr="00017DB7" w:rsidRDefault="001C5B13" w:rsidP="001E7414">
            <w:pPr>
              <w:spacing w:line="360" w:lineRule="auto"/>
              <w:contextualSpacing w:val="0"/>
              <w:jc w:val="center"/>
              <w:rPr>
                <w:sz w:val="18"/>
                <w:szCs w:val="18"/>
              </w:rPr>
            </w:pPr>
            <w:hyperlink r:id="rId63">
              <w:r w:rsidR="00AC2FF6" w:rsidRPr="00017DB7">
                <w:rPr>
                  <w:rFonts w:ascii="Times New Roman" w:eastAsia="Times New Roman" w:hAnsi="Times New Roman" w:cs="Times New Roman"/>
                  <w:color w:val="1155CC"/>
                  <w:sz w:val="18"/>
                  <w:szCs w:val="18"/>
                  <w:highlight w:val="white"/>
                </w:rPr>
                <w:t>http://www-958.ibm.com/sof</w:t>
              </w:r>
              <w:r w:rsidR="00AC2FF6" w:rsidRPr="00017DB7">
                <w:rPr>
                  <w:rFonts w:ascii="Times New Roman" w:eastAsia="Times New Roman" w:hAnsi="Times New Roman" w:cs="Times New Roman"/>
                  <w:color w:val="1155CC"/>
                  <w:sz w:val="18"/>
                  <w:szCs w:val="18"/>
                  <w:highlight w:val="white"/>
                </w:rPr>
                <w:lastRenderedPageBreak/>
                <w:t>tware/analytics/manyeyes/</w:t>
              </w:r>
            </w:hyperlink>
            <w:hyperlink r:id="rId64"/>
          </w:p>
        </w:tc>
        <w:tc>
          <w:tcPr>
            <w:tcW w:w="753" w:type="dxa"/>
            <w:tcMar>
              <w:top w:w="100" w:type="dxa"/>
              <w:left w:w="100" w:type="dxa"/>
              <w:bottom w:w="100" w:type="dxa"/>
              <w:right w:w="100" w:type="dxa"/>
            </w:tcMar>
            <w:vAlign w:val="center"/>
          </w:tcPr>
          <w:p w14:paraId="23E84FA1" w14:textId="77777777" w:rsidR="008D4497" w:rsidRPr="008D38F2" w:rsidRDefault="001C5B13" w:rsidP="001E7414">
            <w:pPr>
              <w:spacing w:line="360" w:lineRule="auto"/>
              <w:contextualSpacing w:val="0"/>
              <w:jc w:val="center"/>
              <w:rPr>
                <w:color w:val="000000" w:themeColor="text1"/>
              </w:rPr>
            </w:pPr>
            <w:hyperlink r:id="rId65">
              <w:r w:rsidR="00AC2FF6" w:rsidRPr="008D38F2">
                <w:rPr>
                  <w:rFonts w:ascii="Times New Roman" w:eastAsia="Times New Roman" w:hAnsi="Times New Roman" w:cs="Times New Roman"/>
                  <w:color w:val="000000" w:themeColor="text1"/>
                  <w:highlight w:val="white"/>
                </w:rPr>
                <w:t>7</w:t>
              </w:r>
            </w:hyperlink>
          </w:p>
        </w:tc>
        <w:tc>
          <w:tcPr>
            <w:tcW w:w="879" w:type="dxa"/>
            <w:tcMar>
              <w:top w:w="100" w:type="dxa"/>
              <w:left w:w="100" w:type="dxa"/>
              <w:bottom w:w="100" w:type="dxa"/>
              <w:right w:w="100" w:type="dxa"/>
            </w:tcMar>
            <w:vAlign w:val="center"/>
          </w:tcPr>
          <w:p w14:paraId="224397C0" w14:textId="77777777" w:rsidR="008D4497" w:rsidRPr="008D38F2" w:rsidRDefault="001C5B13" w:rsidP="001E7414">
            <w:pPr>
              <w:spacing w:line="360" w:lineRule="auto"/>
              <w:contextualSpacing w:val="0"/>
              <w:jc w:val="center"/>
              <w:rPr>
                <w:color w:val="000000" w:themeColor="text1"/>
              </w:rPr>
            </w:pPr>
            <w:hyperlink r:id="rId66">
              <w:r w:rsidR="00AC2FF6" w:rsidRPr="008D38F2">
                <w:rPr>
                  <w:rFonts w:ascii="Times New Roman" w:eastAsia="Times New Roman" w:hAnsi="Times New Roman" w:cs="Times New Roman"/>
                  <w:color w:val="000000" w:themeColor="text1"/>
                  <w:highlight w:val="white"/>
                </w:rPr>
                <w:t>7</w:t>
              </w:r>
            </w:hyperlink>
          </w:p>
        </w:tc>
        <w:tc>
          <w:tcPr>
            <w:tcW w:w="1004" w:type="dxa"/>
            <w:tcMar>
              <w:top w:w="100" w:type="dxa"/>
              <w:left w:w="100" w:type="dxa"/>
              <w:bottom w:w="100" w:type="dxa"/>
              <w:right w:w="100" w:type="dxa"/>
            </w:tcMar>
            <w:vAlign w:val="center"/>
          </w:tcPr>
          <w:p w14:paraId="16216670" w14:textId="77777777" w:rsidR="008D4497" w:rsidRPr="008D38F2" w:rsidRDefault="001C5B13" w:rsidP="001E7414">
            <w:pPr>
              <w:spacing w:line="360" w:lineRule="auto"/>
              <w:contextualSpacing w:val="0"/>
              <w:jc w:val="center"/>
              <w:rPr>
                <w:color w:val="000000" w:themeColor="text1"/>
              </w:rPr>
            </w:pPr>
            <w:hyperlink r:id="rId67">
              <w:r w:rsidR="00AC2FF6" w:rsidRPr="008D38F2">
                <w:rPr>
                  <w:rFonts w:ascii="Times New Roman" w:eastAsia="Times New Roman" w:hAnsi="Times New Roman" w:cs="Times New Roman"/>
                  <w:color w:val="000000" w:themeColor="text1"/>
                  <w:highlight w:val="white"/>
                </w:rPr>
                <w:t>1</w:t>
              </w:r>
            </w:hyperlink>
          </w:p>
        </w:tc>
        <w:tc>
          <w:tcPr>
            <w:tcW w:w="736" w:type="dxa"/>
            <w:tcMar>
              <w:top w:w="100" w:type="dxa"/>
              <w:left w:w="100" w:type="dxa"/>
              <w:bottom w:w="100" w:type="dxa"/>
              <w:right w:w="100" w:type="dxa"/>
            </w:tcMar>
            <w:vAlign w:val="center"/>
          </w:tcPr>
          <w:p w14:paraId="1A638752" w14:textId="77777777" w:rsidR="008D4497" w:rsidRPr="008D38F2" w:rsidRDefault="001C5B13" w:rsidP="001E7414">
            <w:pPr>
              <w:spacing w:line="360" w:lineRule="auto"/>
              <w:contextualSpacing w:val="0"/>
              <w:jc w:val="center"/>
              <w:rPr>
                <w:color w:val="000000" w:themeColor="text1"/>
              </w:rPr>
            </w:pPr>
            <w:hyperlink r:id="rId68">
              <w:r w:rsidR="00AC2FF6" w:rsidRPr="008D38F2">
                <w:rPr>
                  <w:rFonts w:ascii="Times New Roman" w:eastAsia="Times New Roman" w:hAnsi="Times New Roman" w:cs="Times New Roman"/>
                  <w:color w:val="000000" w:themeColor="text1"/>
                  <w:highlight w:val="white"/>
                </w:rPr>
                <w:t>6</w:t>
              </w:r>
            </w:hyperlink>
          </w:p>
        </w:tc>
        <w:tc>
          <w:tcPr>
            <w:tcW w:w="1146" w:type="dxa"/>
            <w:tcMar>
              <w:top w:w="100" w:type="dxa"/>
              <w:left w:w="100" w:type="dxa"/>
              <w:bottom w:w="100" w:type="dxa"/>
              <w:right w:w="100" w:type="dxa"/>
            </w:tcMar>
            <w:vAlign w:val="center"/>
          </w:tcPr>
          <w:p w14:paraId="774B03D7" w14:textId="77777777" w:rsidR="008D4497" w:rsidRPr="008D38F2" w:rsidRDefault="001C5B13" w:rsidP="001E7414">
            <w:pPr>
              <w:spacing w:line="360" w:lineRule="auto"/>
              <w:contextualSpacing w:val="0"/>
              <w:jc w:val="center"/>
              <w:rPr>
                <w:color w:val="000000" w:themeColor="text1"/>
              </w:rPr>
            </w:pPr>
            <w:hyperlink r:id="rId69">
              <w:r w:rsidR="00AC2FF6" w:rsidRPr="008D38F2">
                <w:rPr>
                  <w:rFonts w:ascii="Times New Roman" w:eastAsia="Times New Roman" w:hAnsi="Times New Roman" w:cs="Times New Roman"/>
                  <w:color w:val="000000" w:themeColor="text1"/>
                  <w:highlight w:val="white"/>
                </w:rPr>
                <w:t>5</w:t>
              </w:r>
            </w:hyperlink>
          </w:p>
        </w:tc>
        <w:tc>
          <w:tcPr>
            <w:tcW w:w="878" w:type="dxa"/>
            <w:tcMar>
              <w:top w:w="100" w:type="dxa"/>
              <w:left w:w="100" w:type="dxa"/>
              <w:bottom w:w="100" w:type="dxa"/>
              <w:right w:w="100" w:type="dxa"/>
            </w:tcMar>
            <w:vAlign w:val="center"/>
          </w:tcPr>
          <w:p w14:paraId="13DF5202" w14:textId="77777777" w:rsidR="008D4497" w:rsidRPr="008D38F2" w:rsidRDefault="001C5B13" w:rsidP="001E7414">
            <w:pPr>
              <w:spacing w:line="360" w:lineRule="auto"/>
              <w:contextualSpacing w:val="0"/>
              <w:jc w:val="center"/>
              <w:rPr>
                <w:color w:val="000000" w:themeColor="text1"/>
              </w:rPr>
            </w:pPr>
            <w:hyperlink r:id="rId70">
              <w:r w:rsidR="00AC2FF6" w:rsidRPr="008D38F2">
                <w:rPr>
                  <w:rFonts w:ascii="Times New Roman" w:eastAsia="Times New Roman" w:hAnsi="Times New Roman" w:cs="Times New Roman"/>
                  <w:color w:val="000000" w:themeColor="text1"/>
                  <w:highlight w:val="white"/>
                </w:rPr>
                <w:t>7</w:t>
              </w:r>
            </w:hyperlink>
          </w:p>
        </w:tc>
        <w:tc>
          <w:tcPr>
            <w:tcW w:w="754" w:type="dxa"/>
            <w:tcMar>
              <w:top w:w="100" w:type="dxa"/>
              <w:left w:w="100" w:type="dxa"/>
              <w:bottom w:w="100" w:type="dxa"/>
              <w:right w:w="100" w:type="dxa"/>
            </w:tcMar>
            <w:vAlign w:val="center"/>
          </w:tcPr>
          <w:p w14:paraId="7959D6C9" w14:textId="77777777" w:rsidR="008D4497" w:rsidRPr="008D38F2" w:rsidRDefault="001C5B13" w:rsidP="001E7414">
            <w:pPr>
              <w:spacing w:line="360" w:lineRule="auto"/>
              <w:contextualSpacing w:val="0"/>
              <w:jc w:val="center"/>
              <w:rPr>
                <w:color w:val="000000" w:themeColor="text1"/>
              </w:rPr>
            </w:pPr>
            <w:hyperlink r:id="rId71">
              <w:r w:rsidR="00AC2FF6" w:rsidRPr="008D38F2">
                <w:rPr>
                  <w:rFonts w:ascii="Times New Roman" w:eastAsia="Times New Roman" w:hAnsi="Times New Roman" w:cs="Times New Roman"/>
                  <w:b/>
                  <w:color w:val="000000" w:themeColor="text1"/>
                  <w:highlight w:val="white"/>
                </w:rPr>
                <w:t>33</w:t>
              </w:r>
            </w:hyperlink>
          </w:p>
        </w:tc>
      </w:tr>
      <w:tr w:rsidR="002B2EEB" w14:paraId="201A9F1F" w14:textId="77777777" w:rsidTr="0042310A">
        <w:trPr>
          <w:trHeight w:val="1301"/>
        </w:trPr>
        <w:tc>
          <w:tcPr>
            <w:tcW w:w="1134" w:type="dxa"/>
            <w:tcMar>
              <w:top w:w="100" w:type="dxa"/>
              <w:left w:w="100" w:type="dxa"/>
              <w:bottom w:w="100" w:type="dxa"/>
              <w:right w:w="100" w:type="dxa"/>
            </w:tcMar>
            <w:vAlign w:val="center"/>
          </w:tcPr>
          <w:p w14:paraId="269E317C" w14:textId="77777777" w:rsidR="008D4497" w:rsidRPr="008D38F2" w:rsidRDefault="00AC2FF6" w:rsidP="001E7414">
            <w:pPr>
              <w:spacing w:line="360" w:lineRule="auto"/>
              <w:contextualSpacing w:val="0"/>
              <w:jc w:val="center"/>
            </w:pPr>
            <w:r w:rsidRPr="008D38F2">
              <w:rPr>
                <w:rFonts w:ascii="Times New Roman" w:eastAsia="Times New Roman" w:hAnsi="Times New Roman" w:cs="Times New Roman"/>
                <w:color w:val="000000" w:themeColor="text1"/>
                <w:highlight w:val="white"/>
              </w:rPr>
              <w:lastRenderedPageBreak/>
              <w:t>Microsoft Access</w:t>
            </w:r>
          </w:p>
        </w:tc>
        <w:tc>
          <w:tcPr>
            <w:tcW w:w="1448" w:type="dxa"/>
            <w:tcMar>
              <w:top w:w="100" w:type="dxa"/>
              <w:left w:w="100" w:type="dxa"/>
              <w:bottom w:w="100" w:type="dxa"/>
              <w:right w:w="100" w:type="dxa"/>
            </w:tcMar>
            <w:vAlign w:val="center"/>
          </w:tcPr>
          <w:p w14:paraId="1DDD306D" w14:textId="77777777" w:rsidR="008D4497" w:rsidRPr="00017DB7" w:rsidRDefault="001C5B13" w:rsidP="001E7414">
            <w:pPr>
              <w:spacing w:line="360" w:lineRule="auto"/>
              <w:contextualSpacing w:val="0"/>
              <w:jc w:val="center"/>
              <w:rPr>
                <w:sz w:val="18"/>
                <w:szCs w:val="18"/>
              </w:rPr>
            </w:pPr>
            <w:hyperlink r:id="rId72">
              <w:r w:rsidR="00AC2FF6" w:rsidRPr="00017DB7">
                <w:rPr>
                  <w:rFonts w:ascii="Times New Roman" w:eastAsia="Times New Roman" w:hAnsi="Times New Roman" w:cs="Times New Roman"/>
                  <w:color w:val="1155CC"/>
                  <w:sz w:val="18"/>
                  <w:szCs w:val="18"/>
                  <w:highlight w:val="white"/>
                </w:rPr>
                <w:t>http://microsoft-office-access.software.informer.com/12.0/</w:t>
              </w:r>
            </w:hyperlink>
            <w:r w:rsidR="00AC2FF6" w:rsidRPr="00017DB7">
              <w:rPr>
                <w:sz w:val="18"/>
                <w:szCs w:val="18"/>
              </w:rPr>
              <w:t xml:space="preserve">, </w:t>
            </w:r>
            <w:hyperlink r:id="rId73">
              <w:r w:rsidR="00AC2FF6" w:rsidRPr="00017DB7">
                <w:rPr>
                  <w:rFonts w:ascii="Times New Roman" w:eastAsia="Times New Roman" w:hAnsi="Times New Roman" w:cs="Times New Roman"/>
                  <w:color w:val="1155CC"/>
                  <w:sz w:val="18"/>
                  <w:szCs w:val="18"/>
                </w:rPr>
                <w:t>http://office.microsoft.com/el-gr/access-help/HA001224247.aspx</w:t>
              </w:r>
            </w:hyperlink>
            <w:r w:rsidR="00AC2FF6" w:rsidRPr="00017DB7">
              <w:rPr>
                <w:sz w:val="18"/>
                <w:szCs w:val="18"/>
              </w:rPr>
              <w:t xml:space="preserve"> </w:t>
            </w:r>
          </w:p>
        </w:tc>
        <w:tc>
          <w:tcPr>
            <w:tcW w:w="753" w:type="dxa"/>
            <w:tcMar>
              <w:top w:w="100" w:type="dxa"/>
              <w:left w:w="100" w:type="dxa"/>
              <w:bottom w:w="100" w:type="dxa"/>
              <w:right w:w="100" w:type="dxa"/>
            </w:tcMar>
            <w:vAlign w:val="center"/>
          </w:tcPr>
          <w:p w14:paraId="499778EC" w14:textId="77777777" w:rsidR="008D4497" w:rsidRPr="008D38F2" w:rsidRDefault="00AC2FF6" w:rsidP="001E7414">
            <w:pPr>
              <w:spacing w:line="360" w:lineRule="auto"/>
              <w:contextualSpacing w:val="0"/>
              <w:jc w:val="center"/>
              <w:rPr>
                <w:color w:val="000000" w:themeColor="text1"/>
              </w:rPr>
            </w:pPr>
            <w:r w:rsidRPr="008D38F2">
              <w:rPr>
                <w:rFonts w:ascii="Times New Roman" w:eastAsia="Times New Roman" w:hAnsi="Times New Roman" w:cs="Times New Roman"/>
                <w:color w:val="000000" w:themeColor="text1"/>
                <w:highlight w:val="white"/>
              </w:rPr>
              <w:t>6</w:t>
            </w:r>
          </w:p>
        </w:tc>
        <w:tc>
          <w:tcPr>
            <w:tcW w:w="879" w:type="dxa"/>
            <w:tcMar>
              <w:top w:w="100" w:type="dxa"/>
              <w:left w:w="100" w:type="dxa"/>
              <w:bottom w:w="100" w:type="dxa"/>
              <w:right w:w="100" w:type="dxa"/>
            </w:tcMar>
            <w:vAlign w:val="center"/>
          </w:tcPr>
          <w:p w14:paraId="5306DFD5" w14:textId="77777777" w:rsidR="008D4497" w:rsidRPr="008D38F2" w:rsidRDefault="00AC2FF6" w:rsidP="001E7414">
            <w:pPr>
              <w:spacing w:line="360" w:lineRule="auto"/>
              <w:contextualSpacing w:val="0"/>
              <w:jc w:val="center"/>
              <w:rPr>
                <w:color w:val="000000" w:themeColor="text1"/>
              </w:rPr>
            </w:pPr>
            <w:r w:rsidRPr="008D38F2">
              <w:rPr>
                <w:rFonts w:ascii="Times New Roman" w:eastAsia="Times New Roman" w:hAnsi="Times New Roman" w:cs="Times New Roman"/>
                <w:color w:val="000000" w:themeColor="text1"/>
                <w:highlight w:val="white"/>
              </w:rPr>
              <w:t>6</w:t>
            </w:r>
          </w:p>
        </w:tc>
        <w:tc>
          <w:tcPr>
            <w:tcW w:w="1004" w:type="dxa"/>
            <w:tcMar>
              <w:top w:w="100" w:type="dxa"/>
              <w:left w:w="100" w:type="dxa"/>
              <w:bottom w:w="100" w:type="dxa"/>
              <w:right w:w="100" w:type="dxa"/>
            </w:tcMar>
            <w:vAlign w:val="center"/>
          </w:tcPr>
          <w:p w14:paraId="49C5D003" w14:textId="77777777" w:rsidR="008D4497" w:rsidRPr="008D38F2" w:rsidRDefault="00AC2FF6" w:rsidP="001E7414">
            <w:pPr>
              <w:spacing w:line="360" w:lineRule="auto"/>
              <w:contextualSpacing w:val="0"/>
              <w:jc w:val="center"/>
              <w:rPr>
                <w:color w:val="000000" w:themeColor="text1"/>
              </w:rPr>
            </w:pPr>
            <w:r w:rsidRPr="008D38F2">
              <w:rPr>
                <w:rFonts w:ascii="Times New Roman" w:eastAsia="Times New Roman" w:hAnsi="Times New Roman" w:cs="Times New Roman"/>
                <w:color w:val="000000" w:themeColor="text1"/>
                <w:highlight w:val="white"/>
              </w:rPr>
              <w:t>7</w:t>
            </w:r>
          </w:p>
        </w:tc>
        <w:tc>
          <w:tcPr>
            <w:tcW w:w="736" w:type="dxa"/>
            <w:tcMar>
              <w:top w:w="100" w:type="dxa"/>
              <w:left w:w="100" w:type="dxa"/>
              <w:bottom w:w="100" w:type="dxa"/>
              <w:right w:w="100" w:type="dxa"/>
            </w:tcMar>
            <w:vAlign w:val="center"/>
          </w:tcPr>
          <w:p w14:paraId="44C9D091" w14:textId="77777777" w:rsidR="008D4497" w:rsidRPr="008D38F2" w:rsidRDefault="00AC2FF6" w:rsidP="001E7414">
            <w:pPr>
              <w:spacing w:line="360" w:lineRule="auto"/>
              <w:contextualSpacing w:val="0"/>
              <w:jc w:val="center"/>
              <w:rPr>
                <w:color w:val="000000" w:themeColor="text1"/>
              </w:rPr>
            </w:pPr>
            <w:r w:rsidRPr="008D38F2">
              <w:rPr>
                <w:rFonts w:ascii="Times New Roman" w:eastAsia="Times New Roman" w:hAnsi="Times New Roman" w:cs="Times New Roman"/>
                <w:color w:val="000000" w:themeColor="text1"/>
                <w:highlight w:val="white"/>
              </w:rPr>
              <w:t>1</w:t>
            </w:r>
          </w:p>
        </w:tc>
        <w:tc>
          <w:tcPr>
            <w:tcW w:w="1146" w:type="dxa"/>
            <w:tcMar>
              <w:top w:w="100" w:type="dxa"/>
              <w:left w:w="100" w:type="dxa"/>
              <w:bottom w:w="100" w:type="dxa"/>
              <w:right w:w="100" w:type="dxa"/>
            </w:tcMar>
            <w:vAlign w:val="center"/>
          </w:tcPr>
          <w:p w14:paraId="0D531D7A" w14:textId="77777777" w:rsidR="008D4497" w:rsidRPr="008D38F2" w:rsidRDefault="00AC2FF6" w:rsidP="001E7414">
            <w:pPr>
              <w:spacing w:line="360" w:lineRule="auto"/>
              <w:contextualSpacing w:val="0"/>
              <w:jc w:val="center"/>
              <w:rPr>
                <w:color w:val="000000" w:themeColor="text1"/>
              </w:rPr>
            </w:pPr>
            <w:r w:rsidRPr="008D38F2">
              <w:rPr>
                <w:rFonts w:ascii="Times New Roman" w:eastAsia="Times New Roman" w:hAnsi="Times New Roman" w:cs="Times New Roman"/>
                <w:color w:val="000000" w:themeColor="text1"/>
                <w:highlight w:val="white"/>
              </w:rPr>
              <w:t>7</w:t>
            </w:r>
          </w:p>
        </w:tc>
        <w:tc>
          <w:tcPr>
            <w:tcW w:w="878" w:type="dxa"/>
            <w:tcMar>
              <w:top w:w="100" w:type="dxa"/>
              <w:left w:w="100" w:type="dxa"/>
              <w:bottom w:w="100" w:type="dxa"/>
              <w:right w:w="100" w:type="dxa"/>
            </w:tcMar>
            <w:vAlign w:val="center"/>
          </w:tcPr>
          <w:p w14:paraId="489E79C8" w14:textId="77777777" w:rsidR="008D4497" w:rsidRPr="008D38F2" w:rsidRDefault="00AC2FF6" w:rsidP="001E7414">
            <w:pPr>
              <w:spacing w:line="360" w:lineRule="auto"/>
              <w:contextualSpacing w:val="0"/>
              <w:jc w:val="center"/>
              <w:rPr>
                <w:color w:val="000000" w:themeColor="text1"/>
              </w:rPr>
            </w:pPr>
            <w:r w:rsidRPr="008D38F2">
              <w:rPr>
                <w:rFonts w:ascii="Times New Roman" w:eastAsia="Times New Roman" w:hAnsi="Times New Roman" w:cs="Times New Roman"/>
                <w:color w:val="000000" w:themeColor="text1"/>
                <w:highlight w:val="white"/>
              </w:rPr>
              <w:t>7</w:t>
            </w:r>
          </w:p>
        </w:tc>
        <w:tc>
          <w:tcPr>
            <w:tcW w:w="754" w:type="dxa"/>
            <w:tcMar>
              <w:top w:w="100" w:type="dxa"/>
              <w:left w:w="100" w:type="dxa"/>
              <w:bottom w:w="100" w:type="dxa"/>
              <w:right w:w="100" w:type="dxa"/>
            </w:tcMar>
            <w:vAlign w:val="center"/>
          </w:tcPr>
          <w:p w14:paraId="02B2CACC" w14:textId="77777777" w:rsidR="008D4497" w:rsidRPr="008D38F2" w:rsidRDefault="00AC2FF6" w:rsidP="001E7414">
            <w:pPr>
              <w:spacing w:line="360" w:lineRule="auto"/>
              <w:contextualSpacing w:val="0"/>
              <w:jc w:val="center"/>
              <w:rPr>
                <w:color w:val="000000" w:themeColor="text1"/>
              </w:rPr>
            </w:pPr>
            <w:r w:rsidRPr="008D38F2">
              <w:rPr>
                <w:rFonts w:ascii="Times New Roman" w:eastAsia="Times New Roman" w:hAnsi="Times New Roman" w:cs="Times New Roman"/>
                <w:b/>
                <w:color w:val="000000" w:themeColor="text1"/>
                <w:highlight w:val="white"/>
              </w:rPr>
              <w:t>34</w:t>
            </w:r>
          </w:p>
        </w:tc>
      </w:tr>
    </w:tbl>
    <w:p w14:paraId="385725C8" w14:textId="77777777" w:rsidR="008D4497" w:rsidRDefault="008D4497" w:rsidP="001E7414">
      <w:pPr>
        <w:spacing w:after="200" w:line="360" w:lineRule="auto"/>
        <w:contextualSpacing w:val="0"/>
      </w:pPr>
    </w:p>
    <w:tbl>
      <w:tblPr>
        <w:tblStyle w:val="a0"/>
        <w:tblW w:w="8789" w:type="dxa"/>
        <w:tblInd w:w="1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134"/>
        <w:gridCol w:w="1418"/>
        <w:gridCol w:w="36"/>
        <w:gridCol w:w="753"/>
        <w:gridCol w:w="61"/>
        <w:gridCol w:w="819"/>
        <w:gridCol w:w="32"/>
        <w:gridCol w:w="973"/>
        <w:gridCol w:w="19"/>
        <w:gridCol w:w="851"/>
        <w:gridCol w:w="9"/>
        <w:gridCol w:w="983"/>
        <w:gridCol w:w="22"/>
        <w:gridCol w:w="879"/>
        <w:gridCol w:w="91"/>
        <w:gridCol w:w="663"/>
        <w:gridCol w:w="46"/>
      </w:tblGrid>
      <w:tr w:rsidR="00491F2A" w14:paraId="711756D7" w14:textId="77777777" w:rsidTr="0042310A">
        <w:trPr>
          <w:gridAfter w:val="1"/>
          <w:wAfter w:w="46" w:type="dxa"/>
          <w:trHeight w:val="721"/>
        </w:trPr>
        <w:tc>
          <w:tcPr>
            <w:tcW w:w="1134" w:type="dxa"/>
            <w:tcMar>
              <w:top w:w="100" w:type="dxa"/>
              <w:left w:w="100" w:type="dxa"/>
              <w:bottom w:w="100" w:type="dxa"/>
              <w:right w:w="100" w:type="dxa"/>
            </w:tcMar>
            <w:vAlign w:val="center"/>
          </w:tcPr>
          <w:p w14:paraId="02513902" w14:textId="77777777" w:rsidR="008D4497" w:rsidRPr="004102EF" w:rsidRDefault="00AC2FF6" w:rsidP="001E7414">
            <w:pPr>
              <w:spacing w:line="360" w:lineRule="auto"/>
              <w:contextualSpacing w:val="0"/>
              <w:jc w:val="center"/>
            </w:pPr>
            <w:r w:rsidRPr="004102EF">
              <w:rPr>
                <w:rFonts w:ascii="Times New Roman" w:eastAsia="Times New Roman" w:hAnsi="Times New Roman" w:cs="Times New Roman"/>
                <w:color w:val="000000" w:themeColor="text1"/>
              </w:rPr>
              <w:t>Microsoft Excel</w:t>
            </w:r>
          </w:p>
        </w:tc>
        <w:tc>
          <w:tcPr>
            <w:tcW w:w="1454" w:type="dxa"/>
            <w:gridSpan w:val="2"/>
            <w:tcMar>
              <w:top w:w="100" w:type="dxa"/>
              <w:left w:w="100" w:type="dxa"/>
              <w:bottom w:w="100" w:type="dxa"/>
              <w:right w:w="100" w:type="dxa"/>
            </w:tcMar>
            <w:vAlign w:val="center"/>
          </w:tcPr>
          <w:p w14:paraId="0104C2EB" w14:textId="77777777" w:rsidR="008D4497" w:rsidRPr="00017DB7" w:rsidRDefault="001C5B13" w:rsidP="001E7414">
            <w:pPr>
              <w:spacing w:line="360" w:lineRule="auto"/>
              <w:contextualSpacing w:val="0"/>
              <w:jc w:val="center"/>
              <w:rPr>
                <w:sz w:val="18"/>
                <w:szCs w:val="18"/>
              </w:rPr>
            </w:pPr>
            <w:hyperlink r:id="rId74">
              <w:r w:rsidR="00AC2FF6" w:rsidRPr="00017DB7">
                <w:rPr>
                  <w:rFonts w:ascii="Times New Roman" w:eastAsia="Times New Roman" w:hAnsi="Times New Roman" w:cs="Times New Roman"/>
                  <w:color w:val="1155CC"/>
                  <w:sz w:val="18"/>
                  <w:szCs w:val="18"/>
                </w:rPr>
                <w:t>http://www.microsoft.com/en-us/download/details.aspx?id=20601</w:t>
              </w:r>
            </w:hyperlink>
            <w:hyperlink r:id="rId75"/>
          </w:p>
        </w:tc>
        <w:tc>
          <w:tcPr>
            <w:tcW w:w="753" w:type="dxa"/>
            <w:tcMar>
              <w:top w:w="100" w:type="dxa"/>
              <w:left w:w="100" w:type="dxa"/>
              <w:bottom w:w="100" w:type="dxa"/>
              <w:right w:w="100" w:type="dxa"/>
            </w:tcMar>
            <w:vAlign w:val="center"/>
          </w:tcPr>
          <w:p w14:paraId="2EB665E6" w14:textId="77777777" w:rsidR="008D4497" w:rsidRPr="004102EF" w:rsidRDefault="001C5B13" w:rsidP="001E7414">
            <w:pPr>
              <w:spacing w:line="360" w:lineRule="auto"/>
              <w:contextualSpacing w:val="0"/>
              <w:jc w:val="center"/>
              <w:rPr>
                <w:color w:val="000000" w:themeColor="text1"/>
              </w:rPr>
            </w:pPr>
            <w:hyperlink r:id="rId76">
              <w:r w:rsidR="00AC2FF6" w:rsidRPr="004102EF">
                <w:rPr>
                  <w:rFonts w:ascii="Times New Roman" w:eastAsia="Times New Roman" w:hAnsi="Times New Roman" w:cs="Times New Roman"/>
                  <w:color w:val="000000" w:themeColor="text1"/>
                </w:rPr>
                <w:t>7</w:t>
              </w:r>
            </w:hyperlink>
          </w:p>
        </w:tc>
        <w:tc>
          <w:tcPr>
            <w:tcW w:w="880" w:type="dxa"/>
            <w:gridSpan w:val="2"/>
            <w:tcMar>
              <w:top w:w="100" w:type="dxa"/>
              <w:left w:w="100" w:type="dxa"/>
              <w:bottom w:w="100" w:type="dxa"/>
              <w:right w:w="100" w:type="dxa"/>
            </w:tcMar>
            <w:vAlign w:val="center"/>
          </w:tcPr>
          <w:p w14:paraId="266FFFB1" w14:textId="77777777" w:rsidR="008D4497" w:rsidRPr="004102EF" w:rsidRDefault="001C5B13" w:rsidP="001E7414">
            <w:pPr>
              <w:spacing w:line="360" w:lineRule="auto"/>
              <w:contextualSpacing w:val="0"/>
              <w:jc w:val="center"/>
              <w:rPr>
                <w:color w:val="000000" w:themeColor="text1"/>
              </w:rPr>
            </w:pPr>
            <w:hyperlink r:id="rId77">
              <w:r w:rsidR="00AC2FF6" w:rsidRPr="004102EF">
                <w:rPr>
                  <w:rFonts w:ascii="Times New Roman" w:eastAsia="Times New Roman" w:hAnsi="Times New Roman" w:cs="Times New Roman"/>
                  <w:color w:val="000000" w:themeColor="text1"/>
                </w:rPr>
                <w:t>6</w:t>
              </w:r>
            </w:hyperlink>
          </w:p>
        </w:tc>
        <w:tc>
          <w:tcPr>
            <w:tcW w:w="1005" w:type="dxa"/>
            <w:gridSpan w:val="2"/>
            <w:tcMar>
              <w:top w:w="100" w:type="dxa"/>
              <w:left w:w="100" w:type="dxa"/>
              <w:bottom w:w="100" w:type="dxa"/>
              <w:right w:w="100" w:type="dxa"/>
            </w:tcMar>
            <w:vAlign w:val="center"/>
          </w:tcPr>
          <w:p w14:paraId="31B0F983" w14:textId="77777777" w:rsidR="008D4497" w:rsidRPr="004102EF" w:rsidRDefault="001C5B13" w:rsidP="001E7414">
            <w:pPr>
              <w:spacing w:line="360" w:lineRule="auto"/>
              <w:contextualSpacing w:val="0"/>
              <w:jc w:val="center"/>
              <w:rPr>
                <w:color w:val="000000" w:themeColor="text1"/>
              </w:rPr>
            </w:pPr>
            <w:hyperlink r:id="rId78">
              <w:r w:rsidR="00AC2FF6" w:rsidRPr="004102EF">
                <w:rPr>
                  <w:rFonts w:ascii="Times New Roman" w:eastAsia="Times New Roman" w:hAnsi="Times New Roman" w:cs="Times New Roman"/>
                  <w:color w:val="000000" w:themeColor="text1"/>
                </w:rPr>
                <w:t>7</w:t>
              </w:r>
            </w:hyperlink>
          </w:p>
        </w:tc>
        <w:tc>
          <w:tcPr>
            <w:tcW w:w="879" w:type="dxa"/>
            <w:gridSpan w:val="3"/>
            <w:tcMar>
              <w:top w:w="100" w:type="dxa"/>
              <w:left w:w="100" w:type="dxa"/>
              <w:bottom w:w="100" w:type="dxa"/>
              <w:right w:w="100" w:type="dxa"/>
            </w:tcMar>
            <w:vAlign w:val="center"/>
          </w:tcPr>
          <w:p w14:paraId="6D60EE5E" w14:textId="77777777" w:rsidR="008D4497" w:rsidRPr="004102EF" w:rsidRDefault="001C5B13" w:rsidP="001E7414">
            <w:pPr>
              <w:spacing w:line="360" w:lineRule="auto"/>
              <w:contextualSpacing w:val="0"/>
              <w:jc w:val="center"/>
              <w:rPr>
                <w:color w:val="000000" w:themeColor="text1"/>
              </w:rPr>
            </w:pPr>
            <w:hyperlink r:id="rId79">
              <w:r w:rsidR="00AC2FF6" w:rsidRPr="004102EF">
                <w:rPr>
                  <w:rFonts w:ascii="Times New Roman" w:eastAsia="Times New Roman" w:hAnsi="Times New Roman" w:cs="Times New Roman"/>
                  <w:color w:val="000000" w:themeColor="text1"/>
                </w:rPr>
                <w:t>6</w:t>
              </w:r>
            </w:hyperlink>
          </w:p>
        </w:tc>
        <w:tc>
          <w:tcPr>
            <w:tcW w:w="1005" w:type="dxa"/>
            <w:gridSpan w:val="2"/>
            <w:tcMar>
              <w:top w:w="100" w:type="dxa"/>
              <w:left w:w="100" w:type="dxa"/>
              <w:bottom w:w="100" w:type="dxa"/>
              <w:right w:w="100" w:type="dxa"/>
            </w:tcMar>
            <w:vAlign w:val="center"/>
          </w:tcPr>
          <w:p w14:paraId="3AA57131" w14:textId="77777777" w:rsidR="008D4497" w:rsidRPr="004102EF" w:rsidRDefault="001C5B13" w:rsidP="001E7414">
            <w:pPr>
              <w:spacing w:line="360" w:lineRule="auto"/>
              <w:contextualSpacing w:val="0"/>
              <w:jc w:val="center"/>
              <w:rPr>
                <w:color w:val="000000" w:themeColor="text1"/>
              </w:rPr>
            </w:pPr>
            <w:hyperlink r:id="rId80">
              <w:r w:rsidR="00AC2FF6" w:rsidRPr="004102EF">
                <w:rPr>
                  <w:rFonts w:ascii="Times New Roman" w:eastAsia="Times New Roman" w:hAnsi="Times New Roman" w:cs="Times New Roman"/>
                  <w:color w:val="000000" w:themeColor="text1"/>
                </w:rPr>
                <w:t>7</w:t>
              </w:r>
            </w:hyperlink>
          </w:p>
        </w:tc>
        <w:tc>
          <w:tcPr>
            <w:tcW w:w="879" w:type="dxa"/>
            <w:tcMar>
              <w:top w:w="100" w:type="dxa"/>
              <w:left w:w="100" w:type="dxa"/>
              <w:bottom w:w="100" w:type="dxa"/>
              <w:right w:w="100" w:type="dxa"/>
            </w:tcMar>
            <w:vAlign w:val="center"/>
          </w:tcPr>
          <w:p w14:paraId="77F4295B" w14:textId="77777777" w:rsidR="008D4497" w:rsidRPr="004102EF" w:rsidRDefault="001C5B13" w:rsidP="001E7414">
            <w:pPr>
              <w:spacing w:line="360" w:lineRule="auto"/>
              <w:contextualSpacing w:val="0"/>
              <w:jc w:val="center"/>
              <w:rPr>
                <w:color w:val="000000" w:themeColor="text1"/>
              </w:rPr>
            </w:pPr>
            <w:hyperlink r:id="rId81">
              <w:r w:rsidR="00AC2FF6" w:rsidRPr="004102EF">
                <w:rPr>
                  <w:rFonts w:ascii="Times New Roman" w:eastAsia="Times New Roman" w:hAnsi="Times New Roman" w:cs="Times New Roman"/>
                  <w:color w:val="000000" w:themeColor="text1"/>
                </w:rPr>
                <w:t>7</w:t>
              </w:r>
            </w:hyperlink>
          </w:p>
        </w:tc>
        <w:tc>
          <w:tcPr>
            <w:tcW w:w="754" w:type="dxa"/>
            <w:gridSpan w:val="2"/>
            <w:tcMar>
              <w:top w:w="100" w:type="dxa"/>
              <w:left w:w="100" w:type="dxa"/>
              <w:bottom w:w="100" w:type="dxa"/>
              <w:right w:w="100" w:type="dxa"/>
            </w:tcMar>
            <w:vAlign w:val="center"/>
          </w:tcPr>
          <w:p w14:paraId="6CE38FFA" w14:textId="77777777" w:rsidR="008D4497" w:rsidRPr="004102EF" w:rsidRDefault="001C5B13" w:rsidP="001E7414">
            <w:pPr>
              <w:spacing w:line="360" w:lineRule="auto"/>
              <w:contextualSpacing w:val="0"/>
              <w:jc w:val="center"/>
              <w:rPr>
                <w:color w:val="000000" w:themeColor="text1"/>
              </w:rPr>
            </w:pPr>
            <w:hyperlink r:id="rId82">
              <w:r w:rsidR="00AC2FF6" w:rsidRPr="004102EF">
                <w:rPr>
                  <w:rFonts w:ascii="Times New Roman" w:eastAsia="Times New Roman" w:hAnsi="Times New Roman" w:cs="Times New Roman"/>
                  <w:b/>
                  <w:color w:val="000000" w:themeColor="text1"/>
                </w:rPr>
                <w:t>40</w:t>
              </w:r>
            </w:hyperlink>
          </w:p>
        </w:tc>
      </w:tr>
      <w:tr w:rsidR="00491F2A" w14:paraId="429D7A34" w14:textId="77777777" w:rsidTr="0042310A">
        <w:trPr>
          <w:trHeight w:val="1147"/>
        </w:trPr>
        <w:tc>
          <w:tcPr>
            <w:tcW w:w="1134" w:type="dxa"/>
            <w:tcMar>
              <w:top w:w="100" w:type="dxa"/>
              <w:left w:w="100" w:type="dxa"/>
              <w:bottom w:w="100" w:type="dxa"/>
              <w:right w:w="100" w:type="dxa"/>
            </w:tcMar>
            <w:vAlign w:val="center"/>
          </w:tcPr>
          <w:p w14:paraId="276B5B09" w14:textId="26229D98" w:rsidR="008D4497" w:rsidRPr="004102EF" w:rsidRDefault="00AC2FF6">
            <w:pPr>
              <w:spacing w:line="360" w:lineRule="auto"/>
              <w:contextualSpacing w:val="0"/>
              <w:jc w:val="center"/>
              <w:rPr>
                <w:lang w:val="en-US"/>
              </w:rPr>
            </w:pPr>
            <w:r w:rsidRPr="004102EF">
              <w:rPr>
                <w:rFonts w:ascii="Times New Roman" w:eastAsia="Times New Roman" w:hAnsi="Times New Roman" w:cs="Times New Roman"/>
                <w:color w:val="000000" w:themeColor="text1"/>
                <w:highlight w:val="white"/>
                <w:lang w:val="en-US"/>
              </w:rPr>
              <w:t xml:space="preserve">19- item scale from the NSSE </w:t>
            </w:r>
          </w:p>
        </w:tc>
        <w:tc>
          <w:tcPr>
            <w:tcW w:w="1418" w:type="dxa"/>
            <w:tcMar>
              <w:top w:w="100" w:type="dxa"/>
              <w:left w:w="100" w:type="dxa"/>
              <w:bottom w:w="100" w:type="dxa"/>
              <w:right w:w="100" w:type="dxa"/>
            </w:tcMar>
            <w:vAlign w:val="center"/>
          </w:tcPr>
          <w:p w14:paraId="5C903585" w14:textId="77777777" w:rsidR="008D4497" w:rsidRPr="00017DB7" w:rsidRDefault="001C5B13" w:rsidP="001E7414">
            <w:pPr>
              <w:spacing w:line="360" w:lineRule="auto"/>
              <w:contextualSpacing w:val="0"/>
              <w:jc w:val="center"/>
              <w:rPr>
                <w:sz w:val="18"/>
                <w:szCs w:val="18"/>
                <w:lang w:val="en-US"/>
              </w:rPr>
            </w:pPr>
            <w:hyperlink r:id="rId83">
              <w:r w:rsidR="00AC2FF6" w:rsidRPr="00017DB7">
                <w:rPr>
                  <w:rFonts w:ascii="Times New Roman" w:eastAsia="Times New Roman" w:hAnsi="Times New Roman" w:cs="Times New Roman"/>
                  <w:color w:val="1155CC"/>
                  <w:sz w:val="18"/>
                  <w:szCs w:val="18"/>
                  <w:highlight w:val="white"/>
                  <w:lang w:val="en-US"/>
                </w:rPr>
                <w:t>http://nsse.iub.edu/pdf/psychometric_portfolio/Reliability_InternalConsistency_2010_Intercorrelations.pdf</w:t>
              </w:r>
            </w:hyperlink>
            <w:hyperlink r:id="rId84"/>
          </w:p>
        </w:tc>
        <w:tc>
          <w:tcPr>
            <w:tcW w:w="850" w:type="dxa"/>
            <w:gridSpan w:val="3"/>
            <w:tcMar>
              <w:top w:w="100" w:type="dxa"/>
              <w:left w:w="100" w:type="dxa"/>
              <w:bottom w:w="100" w:type="dxa"/>
              <w:right w:w="100" w:type="dxa"/>
            </w:tcMar>
            <w:vAlign w:val="center"/>
          </w:tcPr>
          <w:p w14:paraId="23621393" w14:textId="77777777" w:rsidR="008D4497" w:rsidRPr="004102EF" w:rsidRDefault="001C5B13" w:rsidP="001E7414">
            <w:pPr>
              <w:spacing w:line="360" w:lineRule="auto"/>
              <w:contextualSpacing w:val="0"/>
              <w:jc w:val="center"/>
              <w:rPr>
                <w:color w:val="000000" w:themeColor="text1"/>
              </w:rPr>
            </w:pPr>
            <w:hyperlink r:id="rId85">
              <w:r w:rsidR="00AC2FF6" w:rsidRPr="004102EF">
                <w:rPr>
                  <w:rFonts w:ascii="Times New Roman" w:eastAsia="Times New Roman" w:hAnsi="Times New Roman" w:cs="Times New Roman"/>
                  <w:color w:val="000000" w:themeColor="text1"/>
                  <w:highlight w:val="white"/>
                </w:rPr>
                <w:t>6</w:t>
              </w:r>
            </w:hyperlink>
          </w:p>
        </w:tc>
        <w:tc>
          <w:tcPr>
            <w:tcW w:w="851" w:type="dxa"/>
            <w:gridSpan w:val="2"/>
            <w:tcMar>
              <w:top w:w="100" w:type="dxa"/>
              <w:left w:w="100" w:type="dxa"/>
              <w:bottom w:w="100" w:type="dxa"/>
              <w:right w:w="100" w:type="dxa"/>
            </w:tcMar>
            <w:vAlign w:val="center"/>
          </w:tcPr>
          <w:p w14:paraId="0495A33B" w14:textId="77777777" w:rsidR="008D4497" w:rsidRPr="004102EF" w:rsidRDefault="001C5B13" w:rsidP="001E7414">
            <w:pPr>
              <w:spacing w:line="360" w:lineRule="auto"/>
              <w:contextualSpacing w:val="0"/>
              <w:jc w:val="center"/>
              <w:rPr>
                <w:color w:val="000000" w:themeColor="text1"/>
              </w:rPr>
            </w:pPr>
            <w:hyperlink r:id="rId86">
              <w:r w:rsidR="00AC2FF6" w:rsidRPr="004102EF">
                <w:rPr>
                  <w:rFonts w:ascii="Times New Roman" w:eastAsia="Times New Roman" w:hAnsi="Times New Roman" w:cs="Times New Roman"/>
                  <w:color w:val="000000" w:themeColor="text1"/>
                  <w:highlight w:val="white"/>
                </w:rPr>
                <w:t>6</w:t>
              </w:r>
            </w:hyperlink>
          </w:p>
        </w:tc>
        <w:tc>
          <w:tcPr>
            <w:tcW w:w="992" w:type="dxa"/>
            <w:gridSpan w:val="2"/>
            <w:tcMar>
              <w:top w:w="100" w:type="dxa"/>
              <w:left w:w="100" w:type="dxa"/>
              <w:bottom w:w="100" w:type="dxa"/>
              <w:right w:w="100" w:type="dxa"/>
            </w:tcMar>
            <w:vAlign w:val="center"/>
          </w:tcPr>
          <w:p w14:paraId="7BA3C414" w14:textId="77777777" w:rsidR="008D4497" w:rsidRPr="004102EF" w:rsidRDefault="001C5B13" w:rsidP="001E7414">
            <w:pPr>
              <w:spacing w:line="360" w:lineRule="auto"/>
              <w:contextualSpacing w:val="0"/>
              <w:jc w:val="center"/>
              <w:rPr>
                <w:color w:val="000000" w:themeColor="text1"/>
              </w:rPr>
            </w:pPr>
            <w:hyperlink r:id="rId87">
              <w:r w:rsidR="00AC2FF6" w:rsidRPr="004102EF">
                <w:rPr>
                  <w:rFonts w:ascii="Times New Roman" w:eastAsia="Times New Roman" w:hAnsi="Times New Roman" w:cs="Times New Roman"/>
                  <w:color w:val="000000" w:themeColor="text1"/>
                  <w:highlight w:val="white"/>
                </w:rPr>
                <w:t>1</w:t>
              </w:r>
            </w:hyperlink>
          </w:p>
        </w:tc>
        <w:tc>
          <w:tcPr>
            <w:tcW w:w="851" w:type="dxa"/>
            <w:tcMar>
              <w:top w:w="100" w:type="dxa"/>
              <w:left w:w="100" w:type="dxa"/>
              <w:bottom w:w="100" w:type="dxa"/>
              <w:right w:w="100" w:type="dxa"/>
            </w:tcMar>
            <w:vAlign w:val="center"/>
          </w:tcPr>
          <w:p w14:paraId="54A63591" w14:textId="77777777" w:rsidR="008D4497" w:rsidRPr="004102EF" w:rsidRDefault="001C5B13" w:rsidP="001E7414">
            <w:pPr>
              <w:spacing w:line="360" w:lineRule="auto"/>
              <w:contextualSpacing w:val="0"/>
              <w:jc w:val="center"/>
              <w:rPr>
                <w:color w:val="000000" w:themeColor="text1"/>
              </w:rPr>
            </w:pPr>
            <w:hyperlink r:id="rId88">
              <w:r w:rsidR="00AC2FF6" w:rsidRPr="004102EF">
                <w:rPr>
                  <w:rFonts w:ascii="Times New Roman" w:eastAsia="Times New Roman" w:hAnsi="Times New Roman" w:cs="Times New Roman"/>
                  <w:color w:val="000000" w:themeColor="text1"/>
                  <w:highlight w:val="white"/>
                </w:rPr>
                <w:t>1</w:t>
              </w:r>
            </w:hyperlink>
          </w:p>
        </w:tc>
        <w:tc>
          <w:tcPr>
            <w:tcW w:w="992" w:type="dxa"/>
            <w:gridSpan w:val="2"/>
            <w:tcMar>
              <w:top w:w="100" w:type="dxa"/>
              <w:left w:w="100" w:type="dxa"/>
              <w:bottom w:w="100" w:type="dxa"/>
              <w:right w:w="100" w:type="dxa"/>
            </w:tcMar>
            <w:vAlign w:val="center"/>
          </w:tcPr>
          <w:p w14:paraId="0761D0B9" w14:textId="77777777" w:rsidR="008D4497" w:rsidRPr="004102EF" w:rsidRDefault="001C5B13" w:rsidP="001E7414">
            <w:pPr>
              <w:spacing w:line="360" w:lineRule="auto"/>
              <w:contextualSpacing w:val="0"/>
              <w:jc w:val="center"/>
              <w:rPr>
                <w:color w:val="000000" w:themeColor="text1"/>
              </w:rPr>
            </w:pPr>
            <w:hyperlink r:id="rId89">
              <w:r w:rsidR="00AC2FF6" w:rsidRPr="004102EF">
                <w:rPr>
                  <w:rFonts w:ascii="Times New Roman" w:eastAsia="Times New Roman" w:hAnsi="Times New Roman" w:cs="Times New Roman"/>
                  <w:color w:val="000000" w:themeColor="text1"/>
                  <w:highlight w:val="white"/>
                </w:rPr>
                <w:t>1</w:t>
              </w:r>
            </w:hyperlink>
          </w:p>
        </w:tc>
        <w:tc>
          <w:tcPr>
            <w:tcW w:w="992" w:type="dxa"/>
            <w:gridSpan w:val="3"/>
            <w:tcMar>
              <w:top w:w="100" w:type="dxa"/>
              <w:left w:w="100" w:type="dxa"/>
              <w:bottom w:w="100" w:type="dxa"/>
              <w:right w:w="100" w:type="dxa"/>
            </w:tcMar>
            <w:vAlign w:val="center"/>
          </w:tcPr>
          <w:p w14:paraId="4E9102E7" w14:textId="77777777" w:rsidR="008D4497" w:rsidRPr="004102EF" w:rsidRDefault="001C5B13" w:rsidP="001E7414">
            <w:pPr>
              <w:spacing w:line="360" w:lineRule="auto"/>
              <w:contextualSpacing w:val="0"/>
              <w:jc w:val="center"/>
              <w:rPr>
                <w:color w:val="000000" w:themeColor="text1"/>
              </w:rPr>
            </w:pPr>
            <w:hyperlink r:id="rId90">
              <w:r w:rsidR="00AC2FF6" w:rsidRPr="004102EF">
                <w:rPr>
                  <w:rFonts w:ascii="Times New Roman" w:eastAsia="Times New Roman" w:hAnsi="Times New Roman" w:cs="Times New Roman"/>
                  <w:color w:val="000000" w:themeColor="text1"/>
                  <w:highlight w:val="white"/>
                </w:rPr>
                <w:t>7</w:t>
              </w:r>
            </w:hyperlink>
          </w:p>
        </w:tc>
        <w:tc>
          <w:tcPr>
            <w:tcW w:w="709" w:type="dxa"/>
            <w:gridSpan w:val="2"/>
            <w:tcMar>
              <w:top w:w="100" w:type="dxa"/>
              <w:left w:w="100" w:type="dxa"/>
              <w:bottom w:w="100" w:type="dxa"/>
              <w:right w:w="100" w:type="dxa"/>
            </w:tcMar>
            <w:vAlign w:val="center"/>
          </w:tcPr>
          <w:p w14:paraId="2C292C83" w14:textId="77777777" w:rsidR="008D4497" w:rsidRPr="004102EF" w:rsidRDefault="001C5B13" w:rsidP="001E7414">
            <w:pPr>
              <w:spacing w:line="360" w:lineRule="auto"/>
              <w:contextualSpacing w:val="0"/>
              <w:jc w:val="center"/>
              <w:rPr>
                <w:color w:val="000000" w:themeColor="text1"/>
              </w:rPr>
            </w:pPr>
            <w:hyperlink r:id="rId91">
              <w:r w:rsidR="00AC2FF6" w:rsidRPr="004102EF">
                <w:rPr>
                  <w:rFonts w:ascii="Times New Roman" w:eastAsia="Times New Roman" w:hAnsi="Times New Roman" w:cs="Times New Roman"/>
                  <w:b/>
                  <w:color w:val="000000" w:themeColor="text1"/>
                  <w:highlight w:val="white"/>
                </w:rPr>
                <w:t>22</w:t>
              </w:r>
            </w:hyperlink>
          </w:p>
        </w:tc>
      </w:tr>
      <w:tr w:rsidR="00491F2A" w:rsidRPr="004102EF" w14:paraId="5D528E2E" w14:textId="77777777" w:rsidTr="0042310A">
        <w:trPr>
          <w:trHeight w:val="387"/>
        </w:trPr>
        <w:tc>
          <w:tcPr>
            <w:tcW w:w="1134" w:type="dxa"/>
            <w:tcMar>
              <w:top w:w="100" w:type="dxa"/>
              <w:left w:w="100" w:type="dxa"/>
              <w:bottom w:w="100" w:type="dxa"/>
              <w:right w:w="100" w:type="dxa"/>
            </w:tcMar>
            <w:vAlign w:val="center"/>
          </w:tcPr>
          <w:p w14:paraId="2E65E3D9" w14:textId="77777777" w:rsidR="008D4497" w:rsidRPr="004102EF" w:rsidRDefault="00AC2FF6" w:rsidP="001E7414">
            <w:pPr>
              <w:spacing w:line="360" w:lineRule="auto"/>
              <w:contextualSpacing w:val="0"/>
              <w:jc w:val="center"/>
            </w:pPr>
            <w:r w:rsidRPr="004102EF">
              <w:rPr>
                <w:rFonts w:ascii="Times New Roman" w:eastAsia="Times New Roman" w:hAnsi="Times New Roman" w:cs="Times New Roman"/>
                <w:color w:val="000000" w:themeColor="text1"/>
              </w:rPr>
              <w:t>Node XL</w:t>
            </w:r>
          </w:p>
        </w:tc>
        <w:tc>
          <w:tcPr>
            <w:tcW w:w="1418" w:type="dxa"/>
            <w:tcMar>
              <w:top w:w="100" w:type="dxa"/>
              <w:left w:w="100" w:type="dxa"/>
              <w:bottom w:w="100" w:type="dxa"/>
              <w:right w:w="100" w:type="dxa"/>
            </w:tcMar>
            <w:vAlign w:val="center"/>
          </w:tcPr>
          <w:p w14:paraId="15E2D633" w14:textId="77777777" w:rsidR="008D4497" w:rsidRPr="00017DB7" w:rsidRDefault="001C5B13" w:rsidP="001E7414">
            <w:pPr>
              <w:spacing w:line="360" w:lineRule="auto"/>
              <w:contextualSpacing w:val="0"/>
              <w:jc w:val="center"/>
              <w:rPr>
                <w:sz w:val="18"/>
                <w:szCs w:val="18"/>
              </w:rPr>
            </w:pPr>
            <w:hyperlink r:id="rId92">
              <w:r w:rsidR="00AC2FF6" w:rsidRPr="00017DB7">
                <w:rPr>
                  <w:rFonts w:ascii="Times New Roman" w:eastAsia="Times New Roman" w:hAnsi="Times New Roman" w:cs="Times New Roman"/>
                  <w:color w:val="1155CC"/>
                  <w:sz w:val="18"/>
                  <w:szCs w:val="18"/>
                  <w:highlight w:val="white"/>
                </w:rPr>
                <w:t>http://nodexl.codeplex.com/</w:t>
              </w:r>
            </w:hyperlink>
            <w:hyperlink r:id="rId93"/>
          </w:p>
        </w:tc>
        <w:tc>
          <w:tcPr>
            <w:tcW w:w="850" w:type="dxa"/>
            <w:gridSpan w:val="3"/>
            <w:tcMar>
              <w:top w:w="100" w:type="dxa"/>
              <w:left w:w="100" w:type="dxa"/>
              <w:bottom w:w="100" w:type="dxa"/>
              <w:right w:w="100" w:type="dxa"/>
            </w:tcMar>
            <w:vAlign w:val="center"/>
          </w:tcPr>
          <w:p w14:paraId="3A401840" w14:textId="77777777" w:rsidR="008D4497" w:rsidRPr="004102EF" w:rsidRDefault="001C5B13" w:rsidP="001E7414">
            <w:pPr>
              <w:spacing w:line="360" w:lineRule="auto"/>
              <w:contextualSpacing w:val="0"/>
              <w:jc w:val="center"/>
              <w:rPr>
                <w:color w:val="000000" w:themeColor="text1"/>
              </w:rPr>
            </w:pPr>
            <w:hyperlink r:id="rId94">
              <w:r w:rsidR="00AC2FF6" w:rsidRPr="004102EF">
                <w:rPr>
                  <w:rFonts w:ascii="Times New Roman" w:eastAsia="Times New Roman" w:hAnsi="Times New Roman" w:cs="Times New Roman"/>
                  <w:color w:val="000000" w:themeColor="text1"/>
                  <w:highlight w:val="white"/>
                </w:rPr>
                <w:t>7</w:t>
              </w:r>
            </w:hyperlink>
          </w:p>
        </w:tc>
        <w:tc>
          <w:tcPr>
            <w:tcW w:w="851" w:type="dxa"/>
            <w:gridSpan w:val="2"/>
            <w:tcMar>
              <w:top w:w="100" w:type="dxa"/>
              <w:left w:w="100" w:type="dxa"/>
              <w:bottom w:w="100" w:type="dxa"/>
              <w:right w:w="100" w:type="dxa"/>
            </w:tcMar>
            <w:vAlign w:val="center"/>
          </w:tcPr>
          <w:p w14:paraId="47EF3228" w14:textId="77777777" w:rsidR="008D4497" w:rsidRPr="004102EF" w:rsidRDefault="001C5B13" w:rsidP="001E7414">
            <w:pPr>
              <w:spacing w:line="360" w:lineRule="auto"/>
              <w:contextualSpacing w:val="0"/>
              <w:jc w:val="center"/>
              <w:rPr>
                <w:color w:val="000000" w:themeColor="text1"/>
              </w:rPr>
            </w:pPr>
            <w:hyperlink r:id="rId95">
              <w:r w:rsidR="00AC2FF6" w:rsidRPr="004102EF">
                <w:rPr>
                  <w:rFonts w:ascii="Times New Roman" w:eastAsia="Times New Roman" w:hAnsi="Times New Roman" w:cs="Times New Roman"/>
                  <w:color w:val="000000" w:themeColor="text1"/>
                  <w:highlight w:val="white"/>
                </w:rPr>
                <w:t>7</w:t>
              </w:r>
            </w:hyperlink>
          </w:p>
        </w:tc>
        <w:tc>
          <w:tcPr>
            <w:tcW w:w="992" w:type="dxa"/>
            <w:gridSpan w:val="2"/>
            <w:tcMar>
              <w:top w:w="100" w:type="dxa"/>
              <w:left w:w="100" w:type="dxa"/>
              <w:bottom w:w="100" w:type="dxa"/>
              <w:right w:w="100" w:type="dxa"/>
            </w:tcMar>
            <w:vAlign w:val="center"/>
          </w:tcPr>
          <w:p w14:paraId="3E63F961" w14:textId="77777777" w:rsidR="008D4497" w:rsidRPr="004102EF" w:rsidRDefault="001C5B13" w:rsidP="001E7414">
            <w:pPr>
              <w:spacing w:line="360" w:lineRule="auto"/>
              <w:contextualSpacing w:val="0"/>
              <w:jc w:val="center"/>
              <w:rPr>
                <w:color w:val="000000" w:themeColor="text1"/>
              </w:rPr>
            </w:pPr>
            <w:hyperlink r:id="rId96">
              <w:r w:rsidR="00AC2FF6" w:rsidRPr="004102EF">
                <w:rPr>
                  <w:rFonts w:ascii="Times New Roman" w:eastAsia="Times New Roman" w:hAnsi="Times New Roman" w:cs="Times New Roman"/>
                  <w:color w:val="000000" w:themeColor="text1"/>
                  <w:highlight w:val="white"/>
                </w:rPr>
                <w:t>7</w:t>
              </w:r>
            </w:hyperlink>
          </w:p>
        </w:tc>
        <w:tc>
          <w:tcPr>
            <w:tcW w:w="851" w:type="dxa"/>
            <w:tcMar>
              <w:top w:w="100" w:type="dxa"/>
              <w:left w:w="100" w:type="dxa"/>
              <w:bottom w:w="100" w:type="dxa"/>
              <w:right w:w="100" w:type="dxa"/>
            </w:tcMar>
            <w:vAlign w:val="center"/>
          </w:tcPr>
          <w:p w14:paraId="1C62D7B5" w14:textId="77777777" w:rsidR="008D4497" w:rsidRPr="004102EF" w:rsidRDefault="001C5B13" w:rsidP="001E7414">
            <w:pPr>
              <w:spacing w:line="360" w:lineRule="auto"/>
              <w:contextualSpacing w:val="0"/>
              <w:jc w:val="center"/>
              <w:rPr>
                <w:color w:val="000000" w:themeColor="text1"/>
              </w:rPr>
            </w:pPr>
            <w:hyperlink r:id="rId97">
              <w:r w:rsidR="00AC2FF6" w:rsidRPr="004102EF">
                <w:rPr>
                  <w:rFonts w:ascii="Times New Roman" w:eastAsia="Times New Roman" w:hAnsi="Times New Roman" w:cs="Times New Roman"/>
                  <w:color w:val="000000" w:themeColor="text1"/>
                  <w:highlight w:val="white"/>
                </w:rPr>
                <w:t>6</w:t>
              </w:r>
            </w:hyperlink>
          </w:p>
        </w:tc>
        <w:tc>
          <w:tcPr>
            <w:tcW w:w="992" w:type="dxa"/>
            <w:gridSpan w:val="2"/>
            <w:tcMar>
              <w:top w:w="100" w:type="dxa"/>
              <w:left w:w="100" w:type="dxa"/>
              <w:bottom w:w="100" w:type="dxa"/>
              <w:right w:w="100" w:type="dxa"/>
            </w:tcMar>
            <w:vAlign w:val="center"/>
          </w:tcPr>
          <w:p w14:paraId="16F9E996" w14:textId="77777777" w:rsidR="008D4497" w:rsidRPr="004102EF" w:rsidRDefault="001C5B13" w:rsidP="001E7414">
            <w:pPr>
              <w:spacing w:line="360" w:lineRule="auto"/>
              <w:contextualSpacing w:val="0"/>
              <w:jc w:val="center"/>
              <w:rPr>
                <w:color w:val="000000" w:themeColor="text1"/>
              </w:rPr>
            </w:pPr>
            <w:hyperlink r:id="rId98">
              <w:r w:rsidR="00AC2FF6" w:rsidRPr="004102EF">
                <w:rPr>
                  <w:rFonts w:ascii="Times New Roman" w:eastAsia="Times New Roman" w:hAnsi="Times New Roman" w:cs="Times New Roman"/>
                  <w:color w:val="000000" w:themeColor="text1"/>
                  <w:highlight w:val="white"/>
                </w:rPr>
                <w:t>6</w:t>
              </w:r>
            </w:hyperlink>
          </w:p>
        </w:tc>
        <w:tc>
          <w:tcPr>
            <w:tcW w:w="992" w:type="dxa"/>
            <w:gridSpan w:val="3"/>
            <w:tcMar>
              <w:top w:w="100" w:type="dxa"/>
              <w:left w:w="100" w:type="dxa"/>
              <w:bottom w:w="100" w:type="dxa"/>
              <w:right w:w="100" w:type="dxa"/>
            </w:tcMar>
            <w:vAlign w:val="center"/>
          </w:tcPr>
          <w:p w14:paraId="0C82E721" w14:textId="77777777" w:rsidR="008D4497" w:rsidRPr="004102EF" w:rsidRDefault="001C5B13" w:rsidP="001E7414">
            <w:pPr>
              <w:spacing w:line="360" w:lineRule="auto"/>
              <w:contextualSpacing w:val="0"/>
              <w:jc w:val="center"/>
              <w:rPr>
                <w:color w:val="000000" w:themeColor="text1"/>
              </w:rPr>
            </w:pPr>
            <w:hyperlink r:id="rId99">
              <w:r w:rsidR="00AC2FF6" w:rsidRPr="004102EF">
                <w:rPr>
                  <w:rFonts w:ascii="Times New Roman" w:eastAsia="Times New Roman" w:hAnsi="Times New Roman" w:cs="Times New Roman"/>
                  <w:color w:val="000000" w:themeColor="text1"/>
                  <w:highlight w:val="white"/>
                </w:rPr>
                <w:t>7</w:t>
              </w:r>
            </w:hyperlink>
          </w:p>
        </w:tc>
        <w:tc>
          <w:tcPr>
            <w:tcW w:w="709" w:type="dxa"/>
            <w:gridSpan w:val="2"/>
            <w:tcMar>
              <w:top w:w="100" w:type="dxa"/>
              <w:left w:w="100" w:type="dxa"/>
              <w:bottom w:w="100" w:type="dxa"/>
              <w:right w:w="100" w:type="dxa"/>
            </w:tcMar>
            <w:vAlign w:val="center"/>
          </w:tcPr>
          <w:p w14:paraId="14E982FB" w14:textId="77777777" w:rsidR="008D4497" w:rsidRPr="004102EF" w:rsidRDefault="001C5B13" w:rsidP="001E7414">
            <w:pPr>
              <w:spacing w:line="360" w:lineRule="auto"/>
              <w:contextualSpacing w:val="0"/>
              <w:jc w:val="center"/>
              <w:rPr>
                <w:color w:val="000000" w:themeColor="text1"/>
              </w:rPr>
            </w:pPr>
            <w:hyperlink r:id="rId100">
              <w:r w:rsidR="00AC2FF6" w:rsidRPr="004102EF">
                <w:rPr>
                  <w:rFonts w:ascii="Times New Roman" w:eastAsia="Times New Roman" w:hAnsi="Times New Roman" w:cs="Times New Roman"/>
                  <w:b/>
                  <w:color w:val="000000" w:themeColor="text1"/>
                  <w:highlight w:val="white"/>
                </w:rPr>
                <w:t>40</w:t>
              </w:r>
            </w:hyperlink>
          </w:p>
        </w:tc>
      </w:tr>
      <w:tr w:rsidR="00491F2A" w14:paraId="57FC9101" w14:textId="77777777" w:rsidTr="0042310A">
        <w:trPr>
          <w:trHeight w:val="989"/>
        </w:trPr>
        <w:tc>
          <w:tcPr>
            <w:tcW w:w="1134" w:type="dxa"/>
            <w:tcMar>
              <w:top w:w="100" w:type="dxa"/>
              <w:left w:w="100" w:type="dxa"/>
              <w:bottom w:w="100" w:type="dxa"/>
              <w:right w:w="100" w:type="dxa"/>
            </w:tcMar>
            <w:vAlign w:val="center"/>
          </w:tcPr>
          <w:p w14:paraId="432560FD" w14:textId="77777777" w:rsidR="008D4497" w:rsidRPr="004102EF" w:rsidRDefault="00AC2FF6" w:rsidP="001E7414">
            <w:pPr>
              <w:spacing w:line="360" w:lineRule="auto"/>
              <w:contextualSpacing w:val="0"/>
              <w:jc w:val="center"/>
              <w:rPr>
                <w:color w:val="000000" w:themeColor="text1"/>
              </w:rPr>
            </w:pPr>
            <w:r w:rsidRPr="004102EF">
              <w:rPr>
                <w:rFonts w:ascii="Times New Roman" w:eastAsia="Times New Roman" w:hAnsi="Times New Roman" w:cs="Times New Roman"/>
                <w:color w:val="000000" w:themeColor="text1"/>
              </w:rPr>
              <w:t>Rapid Miner</w:t>
            </w:r>
          </w:p>
        </w:tc>
        <w:tc>
          <w:tcPr>
            <w:tcW w:w="1418" w:type="dxa"/>
            <w:tcMar>
              <w:top w:w="100" w:type="dxa"/>
              <w:left w:w="100" w:type="dxa"/>
              <w:bottom w:w="100" w:type="dxa"/>
              <w:right w:w="100" w:type="dxa"/>
            </w:tcMar>
            <w:vAlign w:val="center"/>
          </w:tcPr>
          <w:p w14:paraId="0C06A16E" w14:textId="77777777" w:rsidR="008D4497" w:rsidRPr="00017DB7" w:rsidRDefault="001C5B13" w:rsidP="001E7414">
            <w:pPr>
              <w:spacing w:line="360" w:lineRule="auto"/>
              <w:contextualSpacing w:val="0"/>
              <w:jc w:val="center"/>
              <w:rPr>
                <w:sz w:val="18"/>
                <w:szCs w:val="18"/>
              </w:rPr>
            </w:pPr>
            <w:hyperlink r:id="rId101">
              <w:r w:rsidR="00AC2FF6" w:rsidRPr="00017DB7">
                <w:rPr>
                  <w:rFonts w:ascii="Times New Roman" w:eastAsia="Times New Roman" w:hAnsi="Times New Roman" w:cs="Times New Roman"/>
                  <w:color w:val="1155CC"/>
                  <w:sz w:val="18"/>
                  <w:szCs w:val="18"/>
                </w:rPr>
                <w:t>http://rapidminer.com/products/rapidminer-studio/</w:t>
              </w:r>
            </w:hyperlink>
            <w:hyperlink r:id="rId102"/>
          </w:p>
        </w:tc>
        <w:tc>
          <w:tcPr>
            <w:tcW w:w="850" w:type="dxa"/>
            <w:gridSpan w:val="3"/>
            <w:tcMar>
              <w:top w:w="100" w:type="dxa"/>
              <w:left w:w="100" w:type="dxa"/>
              <w:bottom w:w="100" w:type="dxa"/>
              <w:right w:w="100" w:type="dxa"/>
            </w:tcMar>
            <w:vAlign w:val="center"/>
          </w:tcPr>
          <w:p w14:paraId="756BB26E" w14:textId="77777777" w:rsidR="008D4497" w:rsidRPr="004102EF" w:rsidRDefault="001C5B13" w:rsidP="001E7414">
            <w:pPr>
              <w:spacing w:line="360" w:lineRule="auto"/>
              <w:contextualSpacing w:val="0"/>
              <w:jc w:val="center"/>
              <w:rPr>
                <w:color w:val="000000" w:themeColor="text1"/>
              </w:rPr>
            </w:pPr>
            <w:hyperlink r:id="rId103">
              <w:r w:rsidR="00AC2FF6" w:rsidRPr="004102EF">
                <w:rPr>
                  <w:rFonts w:ascii="Times New Roman" w:eastAsia="Times New Roman" w:hAnsi="Times New Roman" w:cs="Times New Roman"/>
                  <w:color w:val="000000" w:themeColor="text1"/>
                </w:rPr>
                <w:t>6</w:t>
              </w:r>
            </w:hyperlink>
          </w:p>
        </w:tc>
        <w:tc>
          <w:tcPr>
            <w:tcW w:w="851" w:type="dxa"/>
            <w:gridSpan w:val="2"/>
            <w:tcMar>
              <w:top w:w="100" w:type="dxa"/>
              <w:left w:w="100" w:type="dxa"/>
              <w:bottom w:w="100" w:type="dxa"/>
              <w:right w:w="100" w:type="dxa"/>
            </w:tcMar>
            <w:vAlign w:val="center"/>
          </w:tcPr>
          <w:p w14:paraId="3FA90C03" w14:textId="77777777" w:rsidR="008D4497" w:rsidRPr="004102EF" w:rsidRDefault="008D4497" w:rsidP="001E7414">
            <w:pPr>
              <w:spacing w:line="360" w:lineRule="auto"/>
              <w:contextualSpacing w:val="0"/>
              <w:jc w:val="center"/>
              <w:rPr>
                <w:color w:val="000000" w:themeColor="text1"/>
              </w:rPr>
            </w:pPr>
          </w:p>
          <w:p w14:paraId="533EB837" w14:textId="77777777" w:rsidR="008D4497" w:rsidRPr="004102EF" w:rsidRDefault="00AC2FF6" w:rsidP="001E7414">
            <w:pPr>
              <w:spacing w:line="360" w:lineRule="auto"/>
              <w:contextualSpacing w:val="0"/>
              <w:jc w:val="center"/>
              <w:rPr>
                <w:color w:val="000000" w:themeColor="text1"/>
              </w:rPr>
            </w:pPr>
            <w:r w:rsidRPr="004102EF">
              <w:rPr>
                <w:rFonts w:ascii="Times New Roman" w:eastAsia="Times New Roman" w:hAnsi="Times New Roman" w:cs="Times New Roman"/>
                <w:color w:val="000000" w:themeColor="text1"/>
              </w:rPr>
              <w:t>6</w:t>
            </w:r>
            <w:hyperlink r:id="rId104"/>
          </w:p>
          <w:p w14:paraId="282DE9C1" w14:textId="77777777" w:rsidR="008D4497" w:rsidRPr="004102EF" w:rsidRDefault="001C5B13" w:rsidP="001E7414">
            <w:pPr>
              <w:spacing w:line="360" w:lineRule="auto"/>
              <w:contextualSpacing w:val="0"/>
              <w:jc w:val="center"/>
              <w:rPr>
                <w:color w:val="000000" w:themeColor="text1"/>
              </w:rPr>
            </w:pPr>
            <w:hyperlink r:id="rId105"/>
          </w:p>
        </w:tc>
        <w:tc>
          <w:tcPr>
            <w:tcW w:w="992" w:type="dxa"/>
            <w:gridSpan w:val="2"/>
            <w:tcMar>
              <w:top w:w="100" w:type="dxa"/>
              <w:left w:w="100" w:type="dxa"/>
              <w:bottom w:w="100" w:type="dxa"/>
              <w:right w:w="100" w:type="dxa"/>
            </w:tcMar>
            <w:vAlign w:val="center"/>
          </w:tcPr>
          <w:p w14:paraId="046D4771" w14:textId="77777777" w:rsidR="008D4497" w:rsidRPr="004102EF" w:rsidRDefault="001C5B13" w:rsidP="001E7414">
            <w:pPr>
              <w:spacing w:line="360" w:lineRule="auto"/>
              <w:contextualSpacing w:val="0"/>
              <w:jc w:val="center"/>
              <w:rPr>
                <w:color w:val="000000" w:themeColor="text1"/>
              </w:rPr>
            </w:pPr>
            <w:hyperlink r:id="rId106">
              <w:r w:rsidR="00AC2FF6" w:rsidRPr="004102EF">
                <w:rPr>
                  <w:rFonts w:ascii="Times New Roman" w:eastAsia="Times New Roman" w:hAnsi="Times New Roman" w:cs="Times New Roman"/>
                  <w:color w:val="000000" w:themeColor="text1"/>
                </w:rPr>
                <w:t>5</w:t>
              </w:r>
            </w:hyperlink>
          </w:p>
        </w:tc>
        <w:tc>
          <w:tcPr>
            <w:tcW w:w="851" w:type="dxa"/>
            <w:tcMar>
              <w:top w:w="100" w:type="dxa"/>
              <w:left w:w="100" w:type="dxa"/>
              <w:bottom w:w="100" w:type="dxa"/>
              <w:right w:w="100" w:type="dxa"/>
            </w:tcMar>
            <w:vAlign w:val="center"/>
          </w:tcPr>
          <w:p w14:paraId="6F5A619C" w14:textId="77777777" w:rsidR="008D4497" w:rsidRPr="004102EF" w:rsidRDefault="001C5B13" w:rsidP="001E7414">
            <w:pPr>
              <w:spacing w:line="360" w:lineRule="auto"/>
              <w:contextualSpacing w:val="0"/>
              <w:jc w:val="center"/>
              <w:rPr>
                <w:color w:val="000000" w:themeColor="text1"/>
              </w:rPr>
            </w:pPr>
            <w:hyperlink r:id="rId107">
              <w:r w:rsidR="00AC2FF6" w:rsidRPr="004102EF">
                <w:rPr>
                  <w:rFonts w:ascii="Times New Roman" w:eastAsia="Times New Roman" w:hAnsi="Times New Roman" w:cs="Times New Roman"/>
                  <w:color w:val="000000" w:themeColor="text1"/>
                </w:rPr>
                <w:t>6</w:t>
              </w:r>
            </w:hyperlink>
          </w:p>
        </w:tc>
        <w:tc>
          <w:tcPr>
            <w:tcW w:w="992" w:type="dxa"/>
            <w:gridSpan w:val="2"/>
            <w:tcMar>
              <w:top w:w="100" w:type="dxa"/>
              <w:left w:w="100" w:type="dxa"/>
              <w:bottom w:w="100" w:type="dxa"/>
              <w:right w:w="100" w:type="dxa"/>
            </w:tcMar>
            <w:vAlign w:val="center"/>
          </w:tcPr>
          <w:p w14:paraId="795F9A46" w14:textId="77777777" w:rsidR="008D4497" w:rsidRPr="004102EF" w:rsidRDefault="001C5B13" w:rsidP="001E7414">
            <w:pPr>
              <w:spacing w:line="360" w:lineRule="auto"/>
              <w:contextualSpacing w:val="0"/>
              <w:jc w:val="center"/>
              <w:rPr>
                <w:color w:val="000000" w:themeColor="text1"/>
              </w:rPr>
            </w:pPr>
            <w:hyperlink r:id="rId108">
              <w:r w:rsidR="00AC2FF6" w:rsidRPr="004102EF">
                <w:rPr>
                  <w:rFonts w:ascii="Times New Roman" w:eastAsia="Times New Roman" w:hAnsi="Times New Roman" w:cs="Times New Roman"/>
                  <w:color w:val="000000" w:themeColor="text1"/>
                </w:rPr>
                <w:t>6</w:t>
              </w:r>
            </w:hyperlink>
          </w:p>
        </w:tc>
        <w:tc>
          <w:tcPr>
            <w:tcW w:w="992" w:type="dxa"/>
            <w:gridSpan w:val="3"/>
            <w:tcMar>
              <w:top w:w="100" w:type="dxa"/>
              <w:left w:w="100" w:type="dxa"/>
              <w:bottom w:w="100" w:type="dxa"/>
              <w:right w:w="100" w:type="dxa"/>
            </w:tcMar>
            <w:vAlign w:val="center"/>
          </w:tcPr>
          <w:p w14:paraId="63AE7254" w14:textId="77777777" w:rsidR="008D4497" w:rsidRPr="004102EF" w:rsidRDefault="001C5B13" w:rsidP="001E7414">
            <w:pPr>
              <w:spacing w:line="360" w:lineRule="auto"/>
              <w:contextualSpacing w:val="0"/>
              <w:jc w:val="center"/>
              <w:rPr>
                <w:color w:val="000000" w:themeColor="text1"/>
              </w:rPr>
            </w:pPr>
            <w:hyperlink r:id="rId109">
              <w:r w:rsidR="00AC2FF6" w:rsidRPr="004102EF">
                <w:rPr>
                  <w:rFonts w:ascii="Times New Roman" w:eastAsia="Times New Roman" w:hAnsi="Times New Roman" w:cs="Times New Roman"/>
                  <w:color w:val="000000" w:themeColor="text1"/>
                </w:rPr>
                <w:t>7</w:t>
              </w:r>
            </w:hyperlink>
          </w:p>
        </w:tc>
        <w:tc>
          <w:tcPr>
            <w:tcW w:w="709" w:type="dxa"/>
            <w:gridSpan w:val="2"/>
            <w:tcMar>
              <w:top w:w="100" w:type="dxa"/>
              <w:left w:w="100" w:type="dxa"/>
              <w:bottom w:w="100" w:type="dxa"/>
              <w:right w:w="100" w:type="dxa"/>
            </w:tcMar>
            <w:vAlign w:val="center"/>
          </w:tcPr>
          <w:p w14:paraId="3664E6F2" w14:textId="77777777" w:rsidR="008D4497" w:rsidRPr="004102EF" w:rsidRDefault="001C5B13" w:rsidP="001E7414">
            <w:pPr>
              <w:spacing w:line="360" w:lineRule="auto"/>
              <w:contextualSpacing w:val="0"/>
              <w:jc w:val="center"/>
              <w:rPr>
                <w:color w:val="000000" w:themeColor="text1"/>
              </w:rPr>
            </w:pPr>
            <w:hyperlink r:id="rId110">
              <w:r w:rsidR="00AC2FF6" w:rsidRPr="004102EF">
                <w:rPr>
                  <w:rFonts w:ascii="Times New Roman" w:eastAsia="Times New Roman" w:hAnsi="Times New Roman" w:cs="Times New Roman"/>
                  <w:b/>
                  <w:color w:val="000000" w:themeColor="text1"/>
                </w:rPr>
                <w:t>36</w:t>
              </w:r>
            </w:hyperlink>
          </w:p>
        </w:tc>
      </w:tr>
    </w:tbl>
    <w:p w14:paraId="0F53AAF5" w14:textId="77777777" w:rsidR="008F39EB" w:rsidRDefault="008F39EB" w:rsidP="001E7414">
      <w:pPr>
        <w:spacing w:after="200" w:line="360" w:lineRule="auto"/>
        <w:contextualSpacing w:val="0"/>
      </w:pPr>
    </w:p>
    <w:tbl>
      <w:tblPr>
        <w:tblStyle w:val="a1"/>
        <w:tblW w:w="8743" w:type="dxa"/>
        <w:tblInd w:w="1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134"/>
        <w:gridCol w:w="1454"/>
        <w:gridCol w:w="753"/>
        <w:gridCol w:w="880"/>
        <w:gridCol w:w="1005"/>
        <w:gridCol w:w="879"/>
        <w:gridCol w:w="1005"/>
        <w:gridCol w:w="879"/>
        <w:gridCol w:w="754"/>
      </w:tblGrid>
      <w:tr w:rsidR="00491F2A" w14:paraId="77AF137D" w14:textId="77777777" w:rsidTr="0042310A">
        <w:trPr>
          <w:trHeight w:val="1429"/>
        </w:trPr>
        <w:tc>
          <w:tcPr>
            <w:tcW w:w="1134" w:type="dxa"/>
            <w:tcMar>
              <w:top w:w="100" w:type="dxa"/>
              <w:left w:w="100" w:type="dxa"/>
              <w:bottom w:w="100" w:type="dxa"/>
              <w:right w:w="100" w:type="dxa"/>
            </w:tcMar>
            <w:vAlign w:val="center"/>
          </w:tcPr>
          <w:p w14:paraId="17D23972" w14:textId="77777777" w:rsidR="002B2EEB" w:rsidRPr="004102EF" w:rsidRDefault="00AC2FF6" w:rsidP="001E7414">
            <w:pPr>
              <w:spacing w:line="360" w:lineRule="auto"/>
              <w:contextualSpacing w:val="0"/>
              <w:jc w:val="center"/>
              <w:rPr>
                <w:rFonts w:ascii="Times New Roman" w:eastAsia="Times New Roman" w:hAnsi="Times New Roman" w:cs="Times New Roman"/>
                <w:color w:val="980000"/>
              </w:rPr>
            </w:pPr>
            <w:r w:rsidRPr="004102EF">
              <w:rPr>
                <w:rFonts w:ascii="Times New Roman" w:eastAsia="Times New Roman" w:hAnsi="Times New Roman" w:cs="Times New Roman"/>
                <w:color w:val="000000" w:themeColor="text1"/>
                <w:highlight w:val="white"/>
              </w:rPr>
              <w:lastRenderedPageBreak/>
              <w:t>SPSS</w:t>
            </w:r>
          </w:p>
        </w:tc>
        <w:tc>
          <w:tcPr>
            <w:tcW w:w="1454" w:type="dxa"/>
            <w:tcMar>
              <w:top w:w="100" w:type="dxa"/>
              <w:left w:w="100" w:type="dxa"/>
              <w:bottom w:w="100" w:type="dxa"/>
              <w:right w:w="100" w:type="dxa"/>
            </w:tcMar>
            <w:vAlign w:val="center"/>
          </w:tcPr>
          <w:p w14:paraId="76F285FB" w14:textId="77777777" w:rsidR="008D4497" w:rsidRPr="00017DB7" w:rsidRDefault="001C5B13" w:rsidP="001E7414">
            <w:pPr>
              <w:spacing w:line="360" w:lineRule="auto"/>
              <w:contextualSpacing w:val="0"/>
              <w:jc w:val="center"/>
              <w:rPr>
                <w:rFonts w:ascii="Times New Roman" w:eastAsia="Times New Roman" w:hAnsi="Times New Roman" w:cs="Times New Roman"/>
                <w:color w:val="1155CC"/>
                <w:sz w:val="18"/>
                <w:szCs w:val="18"/>
              </w:rPr>
            </w:pPr>
            <w:hyperlink r:id="rId111">
              <w:r w:rsidR="00AC2FF6" w:rsidRPr="00017DB7">
                <w:rPr>
                  <w:rFonts w:ascii="Times New Roman" w:eastAsia="Times New Roman" w:hAnsi="Times New Roman" w:cs="Times New Roman"/>
                  <w:color w:val="1155CC"/>
                  <w:sz w:val="18"/>
                  <w:szCs w:val="18"/>
                  <w:highlight w:val="white"/>
                </w:rPr>
                <w:t>http://spss.upatras.gr/</w:t>
              </w:r>
            </w:hyperlink>
            <w:r w:rsidR="00AC2FF6" w:rsidRPr="00017DB7">
              <w:rPr>
                <w:sz w:val="18"/>
                <w:szCs w:val="18"/>
              </w:rPr>
              <w:t xml:space="preserve">, </w:t>
            </w:r>
            <w:hyperlink r:id="rId112">
              <w:r w:rsidR="00AC2FF6" w:rsidRPr="00017DB7">
                <w:rPr>
                  <w:rFonts w:ascii="Times New Roman" w:eastAsia="Times New Roman" w:hAnsi="Times New Roman" w:cs="Times New Roman"/>
                  <w:color w:val="1155CC"/>
                  <w:sz w:val="18"/>
                  <w:szCs w:val="18"/>
                </w:rPr>
                <w:t>http://www-01.ibm.com/software/analytics/spss/products/statistics/downloads.html</w:t>
              </w:r>
            </w:hyperlink>
            <w:hyperlink r:id="rId113"/>
          </w:p>
        </w:tc>
        <w:tc>
          <w:tcPr>
            <w:tcW w:w="753" w:type="dxa"/>
            <w:tcMar>
              <w:top w:w="100" w:type="dxa"/>
              <w:left w:w="100" w:type="dxa"/>
              <w:bottom w:w="100" w:type="dxa"/>
              <w:right w:w="100" w:type="dxa"/>
            </w:tcMar>
            <w:vAlign w:val="center"/>
          </w:tcPr>
          <w:p w14:paraId="510AD788" w14:textId="77777777" w:rsidR="008D4497" w:rsidRPr="004102EF" w:rsidRDefault="001C5B13" w:rsidP="001E7414">
            <w:pPr>
              <w:spacing w:line="360" w:lineRule="auto"/>
              <w:contextualSpacing w:val="0"/>
              <w:jc w:val="center"/>
              <w:rPr>
                <w:color w:val="000000" w:themeColor="text1"/>
              </w:rPr>
            </w:pPr>
            <w:hyperlink r:id="rId114">
              <w:r w:rsidR="00AC2FF6" w:rsidRPr="004102EF">
                <w:rPr>
                  <w:rFonts w:ascii="Times New Roman" w:eastAsia="Times New Roman" w:hAnsi="Times New Roman" w:cs="Times New Roman"/>
                  <w:color w:val="000000" w:themeColor="text1"/>
                  <w:highlight w:val="white"/>
                </w:rPr>
                <w:t>6</w:t>
              </w:r>
            </w:hyperlink>
          </w:p>
        </w:tc>
        <w:tc>
          <w:tcPr>
            <w:tcW w:w="880" w:type="dxa"/>
            <w:tcMar>
              <w:top w:w="100" w:type="dxa"/>
              <w:left w:w="100" w:type="dxa"/>
              <w:bottom w:w="100" w:type="dxa"/>
              <w:right w:w="100" w:type="dxa"/>
            </w:tcMar>
            <w:vAlign w:val="center"/>
          </w:tcPr>
          <w:p w14:paraId="27FB653C" w14:textId="77777777" w:rsidR="008D4497" w:rsidRPr="004102EF" w:rsidRDefault="001C5B13" w:rsidP="001E7414">
            <w:pPr>
              <w:spacing w:line="360" w:lineRule="auto"/>
              <w:contextualSpacing w:val="0"/>
              <w:jc w:val="center"/>
              <w:rPr>
                <w:color w:val="000000" w:themeColor="text1"/>
              </w:rPr>
            </w:pPr>
            <w:hyperlink r:id="rId115">
              <w:r w:rsidR="00AC2FF6" w:rsidRPr="004102EF">
                <w:rPr>
                  <w:rFonts w:ascii="Times New Roman" w:eastAsia="Times New Roman" w:hAnsi="Times New Roman" w:cs="Times New Roman"/>
                  <w:color w:val="000000" w:themeColor="text1"/>
                  <w:highlight w:val="white"/>
                </w:rPr>
                <w:t>6</w:t>
              </w:r>
            </w:hyperlink>
          </w:p>
        </w:tc>
        <w:tc>
          <w:tcPr>
            <w:tcW w:w="1005" w:type="dxa"/>
            <w:tcMar>
              <w:top w:w="100" w:type="dxa"/>
              <w:left w:w="100" w:type="dxa"/>
              <w:bottom w:w="100" w:type="dxa"/>
              <w:right w:w="100" w:type="dxa"/>
            </w:tcMar>
            <w:vAlign w:val="center"/>
          </w:tcPr>
          <w:p w14:paraId="726766B1" w14:textId="77777777" w:rsidR="008D4497" w:rsidRPr="004102EF" w:rsidRDefault="001C5B13" w:rsidP="001E7414">
            <w:pPr>
              <w:spacing w:line="360" w:lineRule="auto"/>
              <w:contextualSpacing w:val="0"/>
              <w:jc w:val="center"/>
              <w:rPr>
                <w:color w:val="000000" w:themeColor="text1"/>
              </w:rPr>
            </w:pPr>
            <w:hyperlink r:id="rId116">
              <w:r w:rsidR="00AC2FF6" w:rsidRPr="004102EF">
                <w:rPr>
                  <w:rFonts w:ascii="Times New Roman" w:eastAsia="Times New Roman" w:hAnsi="Times New Roman" w:cs="Times New Roman"/>
                  <w:color w:val="000000" w:themeColor="text1"/>
                  <w:highlight w:val="white"/>
                </w:rPr>
                <w:t>1</w:t>
              </w:r>
            </w:hyperlink>
          </w:p>
        </w:tc>
        <w:tc>
          <w:tcPr>
            <w:tcW w:w="879" w:type="dxa"/>
            <w:tcMar>
              <w:top w:w="100" w:type="dxa"/>
              <w:left w:w="100" w:type="dxa"/>
              <w:bottom w:w="100" w:type="dxa"/>
              <w:right w:w="100" w:type="dxa"/>
            </w:tcMar>
            <w:vAlign w:val="center"/>
          </w:tcPr>
          <w:p w14:paraId="03DB817A" w14:textId="77777777" w:rsidR="008D4497" w:rsidRPr="004102EF" w:rsidRDefault="001C5B13" w:rsidP="001E7414">
            <w:pPr>
              <w:spacing w:line="360" w:lineRule="auto"/>
              <w:contextualSpacing w:val="0"/>
              <w:jc w:val="center"/>
              <w:rPr>
                <w:color w:val="000000" w:themeColor="text1"/>
              </w:rPr>
            </w:pPr>
            <w:hyperlink r:id="rId117">
              <w:r w:rsidR="00AC2FF6" w:rsidRPr="004102EF">
                <w:rPr>
                  <w:rFonts w:ascii="Times New Roman" w:eastAsia="Times New Roman" w:hAnsi="Times New Roman" w:cs="Times New Roman"/>
                  <w:color w:val="000000" w:themeColor="text1"/>
                  <w:highlight w:val="white"/>
                </w:rPr>
                <w:t>6</w:t>
              </w:r>
            </w:hyperlink>
          </w:p>
        </w:tc>
        <w:tc>
          <w:tcPr>
            <w:tcW w:w="1005" w:type="dxa"/>
            <w:tcMar>
              <w:top w:w="100" w:type="dxa"/>
              <w:left w:w="100" w:type="dxa"/>
              <w:bottom w:w="100" w:type="dxa"/>
              <w:right w:w="100" w:type="dxa"/>
            </w:tcMar>
            <w:vAlign w:val="center"/>
          </w:tcPr>
          <w:p w14:paraId="1702CB76" w14:textId="77777777" w:rsidR="008D4497" w:rsidRPr="004102EF" w:rsidRDefault="001C5B13" w:rsidP="001E7414">
            <w:pPr>
              <w:spacing w:line="360" w:lineRule="auto"/>
              <w:contextualSpacing w:val="0"/>
              <w:jc w:val="center"/>
              <w:rPr>
                <w:color w:val="000000" w:themeColor="text1"/>
              </w:rPr>
            </w:pPr>
            <w:hyperlink r:id="rId118">
              <w:r w:rsidR="00AC2FF6" w:rsidRPr="004102EF">
                <w:rPr>
                  <w:rFonts w:ascii="Times New Roman" w:eastAsia="Times New Roman" w:hAnsi="Times New Roman" w:cs="Times New Roman"/>
                  <w:color w:val="000000" w:themeColor="text1"/>
                  <w:highlight w:val="white"/>
                </w:rPr>
                <w:t>5</w:t>
              </w:r>
            </w:hyperlink>
          </w:p>
        </w:tc>
        <w:tc>
          <w:tcPr>
            <w:tcW w:w="879" w:type="dxa"/>
            <w:tcMar>
              <w:top w:w="100" w:type="dxa"/>
              <w:left w:w="100" w:type="dxa"/>
              <w:bottom w:w="100" w:type="dxa"/>
              <w:right w:w="100" w:type="dxa"/>
            </w:tcMar>
            <w:vAlign w:val="center"/>
          </w:tcPr>
          <w:p w14:paraId="614432CD" w14:textId="77777777" w:rsidR="008D4497" w:rsidRPr="004102EF" w:rsidRDefault="001C5B13" w:rsidP="001E7414">
            <w:pPr>
              <w:spacing w:line="360" w:lineRule="auto"/>
              <w:contextualSpacing w:val="0"/>
              <w:jc w:val="center"/>
              <w:rPr>
                <w:color w:val="000000" w:themeColor="text1"/>
              </w:rPr>
            </w:pPr>
            <w:hyperlink r:id="rId119">
              <w:r w:rsidR="00AC2FF6" w:rsidRPr="004102EF">
                <w:rPr>
                  <w:rFonts w:ascii="Times New Roman" w:eastAsia="Times New Roman" w:hAnsi="Times New Roman" w:cs="Times New Roman"/>
                  <w:color w:val="000000" w:themeColor="text1"/>
                  <w:highlight w:val="white"/>
                </w:rPr>
                <w:t>7</w:t>
              </w:r>
            </w:hyperlink>
          </w:p>
        </w:tc>
        <w:tc>
          <w:tcPr>
            <w:tcW w:w="754" w:type="dxa"/>
            <w:tcMar>
              <w:top w:w="100" w:type="dxa"/>
              <w:left w:w="100" w:type="dxa"/>
              <w:bottom w:w="100" w:type="dxa"/>
              <w:right w:w="100" w:type="dxa"/>
            </w:tcMar>
            <w:vAlign w:val="center"/>
          </w:tcPr>
          <w:p w14:paraId="105DC083" w14:textId="77777777" w:rsidR="008D4497" w:rsidRPr="004102EF" w:rsidRDefault="001C5B13" w:rsidP="001E7414">
            <w:pPr>
              <w:spacing w:line="360" w:lineRule="auto"/>
              <w:contextualSpacing w:val="0"/>
              <w:jc w:val="center"/>
              <w:rPr>
                <w:color w:val="000000" w:themeColor="text1"/>
              </w:rPr>
            </w:pPr>
            <w:hyperlink r:id="rId120">
              <w:r w:rsidR="00AC2FF6" w:rsidRPr="004102EF">
                <w:rPr>
                  <w:rFonts w:ascii="Times New Roman" w:eastAsia="Times New Roman" w:hAnsi="Times New Roman" w:cs="Times New Roman"/>
                  <w:b/>
                  <w:color w:val="000000" w:themeColor="text1"/>
                  <w:highlight w:val="white"/>
                </w:rPr>
                <w:t>31</w:t>
              </w:r>
            </w:hyperlink>
          </w:p>
        </w:tc>
      </w:tr>
      <w:tr w:rsidR="00491F2A" w14:paraId="3F3EA96B" w14:textId="77777777" w:rsidTr="0042310A">
        <w:trPr>
          <w:trHeight w:val="500"/>
        </w:trPr>
        <w:tc>
          <w:tcPr>
            <w:tcW w:w="1134" w:type="dxa"/>
            <w:tcMar>
              <w:top w:w="100" w:type="dxa"/>
              <w:left w:w="100" w:type="dxa"/>
              <w:bottom w:w="100" w:type="dxa"/>
              <w:right w:w="100" w:type="dxa"/>
            </w:tcMar>
            <w:vAlign w:val="center"/>
          </w:tcPr>
          <w:p w14:paraId="128BA191" w14:textId="77777777" w:rsidR="008D4497" w:rsidRPr="004102EF" w:rsidRDefault="00AC2FF6" w:rsidP="001E7414">
            <w:pPr>
              <w:spacing w:line="360" w:lineRule="auto"/>
              <w:contextualSpacing w:val="0"/>
              <w:jc w:val="center"/>
            </w:pPr>
            <w:r w:rsidRPr="004102EF">
              <w:rPr>
                <w:rFonts w:ascii="Times New Roman" w:eastAsia="Times New Roman" w:hAnsi="Times New Roman" w:cs="Times New Roman"/>
                <w:color w:val="000000" w:themeColor="text1"/>
                <w:highlight w:val="white"/>
              </w:rPr>
              <w:t>StatSoft STATISTICA</w:t>
            </w:r>
          </w:p>
        </w:tc>
        <w:tc>
          <w:tcPr>
            <w:tcW w:w="1454" w:type="dxa"/>
            <w:tcMar>
              <w:top w:w="100" w:type="dxa"/>
              <w:left w:w="100" w:type="dxa"/>
              <w:bottom w:w="100" w:type="dxa"/>
              <w:right w:w="100" w:type="dxa"/>
            </w:tcMar>
            <w:vAlign w:val="center"/>
          </w:tcPr>
          <w:p w14:paraId="11C1F498" w14:textId="77777777" w:rsidR="008D4497" w:rsidRPr="00017DB7" w:rsidRDefault="001C5B13" w:rsidP="001E7414">
            <w:pPr>
              <w:spacing w:line="360" w:lineRule="auto"/>
              <w:contextualSpacing w:val="0"/>
              <w:jc w:val="center"/>
              <w:rPr>
                <w:sz w:val="18"/>
                <w:szCs w:val="18"/>
              </w:rPr>
            </w:pPr>
            <w:hyperlink r:id="rId121">
              <w:r w:rsidR="00AC2FF6" w:rsidRPr="00017DB7">
                <w:rPr>
                  <w:rFonts w:ascii="Times New Roman" w:eastAsia="Times New Roman" w:hAnsi="Times New Roman" w:cs="Times New Roman"/>
                  <w:color w:val="1155CC"/>
                  <w:sz w:val="18"/>
                  <w:szCs w:val="18"/>
                  <w:highlight w:val="white"/>
                </w:rPr>
                <w:t>http://www.statsoft.com/</w:t>
              </w:r>
            </w:hyperlink>
            <w:r w:rsidR="00AC2FF6" w:rsidRPr="00017DB7">
              <w:rPr>
                <w:sz w:val="18"/>
                <w:szCs w:val="18"/>
              </w:rPr>
              <w:t xml:space="preserve">, </w:t>
            </w:r>
            <w:hyperlink r:id="rId122">
              <w:r w:rsidR="00AC2FF6" w:rsidRPr="00017DB7">
                <w:rPr>
                  <w:rFonts w:ascii="Times New Roman" w:eastAsia="Times New Roman" w:hAnsi="Times New Roman" w:cs="Times New Roman"/>
                  <w:color w:val="1155CC"/>
                  <w:sz w:val="18"/>
                  <w:szCs w:val="18"/>
                  <w:highlight w:val="white"/>
                </w:rPr>
                <w:t>http://www.statsoft.com/Products/Store/Try-Before-You-Buy</w:t>
              </w:r>
            </w:hyperlink>
            <w:hyperlink r:id="rId123"/>
          </w:p>
        </w:tc>
        <w:tc>
          <w:tcPr>
            <w:tcW w:w="753" w:type="dxa"/>
            <w:tcMar>
              <w:top w:w="100" w:type="dxa"/>
              <w:left w:w="100" w:type="dxa"/>
              <w:bottom w:w="100" w:type="dxa"/>
              <w:right w:w="100" w:type="dxa"/>
            </w:tcMar>
            <w:vAlign w:val="center"/>
          </w:tcPr>
          <w:p w14:paraId="58D1388B" w14:textId="77777777" w:rsidR="008D4497" w:rsidRPr="004102EF" w:rsidRDefault="001C5B13" w:rsidP="001E7414">
            <w:pPr>
              <w:spacing w:line="360" w:lineRule="auto"/>
              <w:contextualSpacing w:val="0"/>
              <w:jc w:val="center"/>
              <w:rPr>
                <w:color w:val="000000" w:themeColor="text1"/>
              </w:rPr>
            </w:pPr>
            <w:hyperlink r:id="rId124">
              <w:r w:rsidR="00AC2FF6" w:rsidRPr="004102EF">
                <w:rPr>
                  <w:rFonts w:ascii="Times New Roman" w:eastAsia="Times New Roman" w:hAnsi="Times New Roman" w:cs="Times New Roman"/>
                  <w:color w:val="000000" w:themeColor="text1"/>
                  <w:highlight w:val="white"/>
                </w:rPr>
                <w:t>6</w:t>
              </w:r>
            </w:hyperlink>
          </w:p>
        </w:tc>
        <w:tc>
          <w:tcPr>
            <w:tcW w:w="880" w:type="dxa"/>
            <w:tcMar>
              <w:top w:w="100" w:type="dxa"/>
              <w:left w:w="100" w:type="dxa"/>
              <w:bottom w:w="100" w:type="dxa"/>
              <w:right w:w="100" w:type="dxa"/>
            </w:tcMar>
            <w:vAlign w:val="center"/>
          </w:tcPr>
          <w:p w14:paraId="6D7317B7" w14:textId="77777777" w:rsidR="008D4497" w:rsidRPr="004102EF" w:rsidRDefault="001C5B13" w:rsidP="001E7414">
            <w:pPr>
              <w:spacing w:line="360" w:lineRule="auto"/>
              <w:contextualSpacing w:val="0"/>
              <w:jc w:val="center"/>
              <w:rPr>
                <w:color w:val="000000" w:themeColor="text1"/>
              </w:rPr>
            </w:pPr>
            <w:hyperlink r:id="rId125">
              <w:r w:rsidR="00AC2FF6" w:rsidRPr="004102EF">
                <w:rPr>
                  <w:rFonts w:ascii="Times New Roman" w:eastAsia="Times New Roman" w:hAnsi="Times New Roman" w:cs="Times New Roman"/>
                  <w:color w:val="000000" w:themeColor="text1"/>
                  <w:highlight w:val="white"/>
                </w:rPr>
                <w:t>6</w:t>
              </w:r>
            </w:hyperlink>
          </w:p>
        </w:tc>
        <w:tc>
          <w:tcPr>
            <w:tcW w:w="1005" w:type="dxa"/>
            <w:tcMar>
              <w:top w:w="100" w:type="dxa"/>
              <w:left w:w="100" w:type="dxa"/>
              <w:bottom w:w="100" w:type="dxa"/>
              <w:right w:w="100" w:type="dxa"/>
            </w:tcMar>
            <w:vAlign w:val="center"/>
          </w:tcPr>
          <w:p w14:paraId="7361C4E8" w14:textId="77777777" w:rsidR="008D4497" w:rsidRPr="004102EF" w:rsidRDefault="001C5B13" w:rsidP="001E7414">
            <w:pPr>
              <w:spacing w:line="360" w:lineRule="auto"/>
              <w:contextualSpacing w:val="0"/>
              <w:jc w:val="center"/>
              <w:rPr>
                <w:color w:val="000000" w:themeColor="text1"/>
              </w:rPr>
            </w:pPr>
            <w:hyperlink r:id="rId126">
              <w:r w:rsidR="00AC2FF6" w:rsidRPr="004102EF">
                <w:rPr>
                  <w:rFonts w:ascii="Times New Roman" w:eastAsia="Times New Roman" w:hAnsi="Times New Roman" w:cs="Times New Roman"/>
                  <w:color w:val="000000" w:themeColor="text1"/>
                  <w:highlight w:val="white"/>
                </w:rPr>
                <w:t>5</w:t>
              </w:r>
            </w:hyperlink>
          </w:p>
        </w:tc>
        <w:tc>
          <w:tcPr>
            <w:tcW w:w="879" w:type="dxa"/>
            <w:tcMar>
              <w:top w:w="100" w:type="dxa"/>
              <w:left w:w="100" w:type="dxa"/>
              <w:bottom w:w="100" w:type="dxa"/>
              <w:right w:w="100" w:type="dxa"/>
            </w:tcMar>
            <w:vAlign w:val="center"/>
          </w:tcPr>
          <w:p w14:paraId="08CBFB2F" w14:textId="77777777" w:rsidR="008D4497" w:rsidRPr="004102EF" w:rsidRDefault="001C5B13" w:rsidP="001E7414">
            <w:pPr>
              <w:spacing w:line="360" w:lineRule="auto"/>
              <w:contextualSpacing w:val="0"/>
              <w:jc w:val="center"/>
              <w:rPr>
                <w:color w:val="000000" w:themeColor="text1"/>
              </w:rPr>
            </w:pPr>
            <w:hyperlink r:id="rId127">
              <w:r w:rsidR="00AC2FF6" w:rsidRPr="004102EF">
                <w:rPr>
                  <w:rFonts w:ascii="Times New Roman" w:eastAsia="Times New Roman" w:hAnsi="Times New Roman" w:cs="Times New Roman"/>
                  <w:color w:val="000000" w:themeColor="text1"/>
                  <w:highlight w:val="white"/>
                </w:rPr>
                <w:t>6</w:t>
              </w:r>
            </w:hyperlink>
          </w:p>
        </w:tc>
        <w:tc>
          <w:tcPr>
            <w:tcW w:w="1005" w:type="dxa"/>
            <w:tcMar>
              <w:top w:w="100" w:type="dxa"/>
              <w:left w:w="100" w:type="dxa"/>
              <w:bottom w:w="100" w:type="dxa"/>
              <w:right w:w="100" w:type="dxa"/>
            </w:tcMar>
            <w:vAlign w:val="center"/>
          </w:tcPr>
          <w:p w14:paraId="146FFA24" w14:textId="77777777" w:rsidR="008D4497" w:rsidRPr="004102EF" w:rsidRDefault="001C5B13" w:rsidP="001E7414">
            <w:pPr>
              <w:spacing w:line="360" w:lineRule="auto"/>
              <w:contextualSpacing w:val="0"/>
              <w:jc w:val="center"/>
              <w:rPr>
                <w:color w:val="000000" w:themeColor="text1"/>
              </w:rPr>
            </w:pPr>
            <w:hyperlink r:id="rId128">
              <w:r w:rsidR="00AC2FF6" w:rsidRPr="004102EF">
                <w:rPr>
                  <w:rFonts w:ascii="Times New Roman" w:eastAsia="Times New Roman" w:hAnsi="Times New Roman" w:cs="Times New Roman"/>
                  <w:color w:val="000000" w:themeColor="text1"/>
                  <w:highlight w:val="white"/>
                </w:rPr>
                <w:t>6</w:t>
              </w:r>
            </w:hyperlink>
          </w:p>
        </w:tc>
        <w:tc>
          <w:tcPr>
            <w:tcW w:w="879" w:type="dxa"/>
            <w:tcMar>
              <w:top w:w="100" w:type="dxa"/>
              <w:left w:w="100" w:type="dxa"/>
              <w:bottom w:w="100" w:type="dxa"/>
              <w:right w:w="100" w:type="dxa"/>
            </w:tcMar>
            <w:vAlign w:val="center"/>
          </w:tcPr>
          <w:p w14:paraId="26DBF62B" w14:textId="77777777" w:rsidR="008D4497" w:rsidRPr="004102EF" w:rsidRDefault="001C5B13" w:rsidP="001E7414">
            <w:pPr>
              <w:spacing w:line="360" w:lineRule="auto"/>
              <w:contextualSpacing w:val="0"/>
              <w:jc w:val="center"/>
              <w:rPr>
                <w:color w:val="000000" w:themeColor="text1"/>
              </w:rPr>
            </w:pPr>
            <w:hyperlink r:id="rId129">
              <w:r w:rsidR="00AC2FF6" w:rsidRPr="004102EF">
                <w:rPr>
                  <w:rFonts w:ascii="Times New Roman" w:eastAsia="Times New Roman" w:hAnsi="Times New Roman" w:cs="Times New Roman"/>
                  <w:color w:val="000000" w:themeColor="text1"/>
                  <w:highlight w:val="white"/>
                </w:rPr>
                <w:t>7</w:t>
              </w:r>
            </w:hyperlink>
          </w:p>
        </w:tc>
        <w:tc>
          <w:tcPr>
            <w:tcW w:w="754" w:type="dxa"/>
            <w:tcMar>
              <w:top w:w="100" w:type="dxa"/>
              <w:left w:w="100" w:type="dxa"/>
              <w:bottom w:w="100" w:type="dxa"/>
              <w:right w:w="100" w:type="dxa"/>
            </w:tcMar>
            <w:vAlign w:val="center"/>
          </w:tcPr>
          <w:p w14:paraId="5F7FA736" w14:textId="77777777" w:rsidR="008D4497" w:rsidRPr="004102EF" w:rsidRDefault="001C5B13" w:rsidP="001E7414">
            <w:pPr>
              <w:spacing w:line="360" w:lineRule="auto"/>
              <w:contextualSpacing w:val="0"/>
              <w:jc w:val="center"/>
              <w:rPr>
                <w:color w:val="000000" w:themeColor="text1"/>
              </w:rPr>
            </w:pPr>
            <w:hyperlink r:id="rId130">
              <w:r w:rsidR="00AC2FF6" w:rsidRPr="004102EF">
                <w:rPr>
                  <w:rFonts w:ascii="Times New Roman" w:eastAsia="Times New Roman" w:hAnsi="Times New Roman" w:cs="Times New Roman"/>
                  <w:b/>
                  <w:color w:val="000000" w:themeColor="text1"/>
                  <w:highlight w:val="white"/>
                </w:rPr>
                <w:t>36</w:t>
              </w:r>
            </w:hyperlink>
          </w:p>
        </w:tc>
      </w:tr>
      <w:tr w:rsidR="00491F2A" w14:paraId="41FFABE3" w14:textId="77777777" w:rsidTr="0042310A">
        <w:trPr>
          <w:trHeight w:val="765"/>
        </w:trPr>
        <w:tc>
          <w:tcPr>
            <w:tcW w:w="1134" w:type="dxa"/>
            <w:tcMar>
              <w:top w:w="100" w:type="dxa"/>
              <w:left w:w="100" w:type="dxa"/>
              <w:bottom w:w="100" w:type="dxa"/>
              <w:right w:w="100" w:type="dxa"/>
            </w:tcMar>
            <w:vAlign w:val="center"/>
          </w:tcPr>
          <w:p w14:paraId="61F64FCD" w14:textId="77777777" w:rsidR="008D4497" w:rsidRPr="004102EF" w:rsidRDefault="00AC2FF6" w:rsidP="001E7414">
            <w:pPr>
              <w:spacing w:line="360" w:lineRule="auto"/>
              <w:contextualSpacing w:val="0"/>
              <w:jc w:val="center"/>
            </w:pPr>
            <w:r w:rsidRPr="004102EF">
              <w:rPr>
                <w:rFonts w:ascii="Times New Roman" w:eastAsia="Times New Roman" w:hAnsi="Times New Roman" w:cs="Times New Roman"/>
                <w:color w:val="000000" w:themeColor="text1"/>
                <w:highlight w:val="white"/>
              </w:rPr>
              <w:t>Surveymonkey</w:t>
            </w:r>
          </w:p>
        </w:tc>
        <w:tc>
          <w:tcPr>
            <w:tcW w:w="1454" w:type="dxa"/>
            <w:tcMar>
              <w:top w:w="100" w:type="dxa"/>
              <w:left w:w="100" w:type="dxa"/>
              <w:bottom w:w="100" w:type="dxa"/>
              <w:right w:w="100" w:type="dxa"/>
            </w:tcMar>
            <w:vAlign w:val="center"/>
          </w:tcPr>
          <w:p w14:paraId="416054D2" w14:textId="77777777" w:rsidR="008D4497" w:rsidRPr="00017DB7" w:rsidRDefault="001C5B13" w:rsidP="001E7414">
            <w:pPr>
              <w:spacing w:line="360" w:lineRule="auto"/>
              <w:contextualSpacing w:val="0"/>
              <w:jc w:val="center"/>
              <w:rPr>
                <w:sz w:val="18"/>
                <w:szCs w:val="18"/>
              </w:rPr>
            </w:pPr>
            <w:hyperlink r:id="rId131">
              <w:r w:rsidR="00AC2FF6" w:rsidRPr="00017DB7">
                <w:rPr>
                  <w:rFonts w:ascii="Times New Roman" w:eastAsia="Times New Roman" w:hAnsi="Times New Roman" w:cs="Times New Roman"/>
                  <w:color w:val="1155CC"/>
                  <w:sz w:val="18"/>
                  <w:szCs w:val="18"/>
                  <w:highlight w:val="white"/>
                </w:rPr>
                <w:t>https://www.surveymonkey.com/</w:t>
              </w:r>
            </w:hyperlink>
            <w:hyperlink r:id="rId132"/>
          </w:p>
        </w:tc>
        <w:tc>
          <w:tcPr>
            <w:tcW w:w="753" w:type="dxa"/>
            <w:tcMar>
              <w:top w:w="100" w:type="dxa"/>
              <w:left w:w="100" w:type="dxa"/>
              <w:bottom w:w="100" w:type="dxa"/>
              <w:right w:w="100" w:type="dxa"/>
            </w:tcMar>
            <w:vAlign w:val="center"/>
          </w:tcPr>
          <w:p w14:paraId="27A2E4F7" w14:textId="77777777" w:rsidR="008D4497" w:rsidRPr="004102EF" w:rsidRDefault="001C5B13" w:rsidP="001E7414">
            <w:pPr>
              <w:spacing w:line="360" w:lineRule="auto"/>
              <w:contextualSpacing w:val="0"/>
              <w:jc w:val="center"/>
              <w:rPr>
                <w:color w:val="000000" w:themeColor="text1"/>
              </w:rPr>
            </w:pPr>
            <w:hyperlink r:id="rId133">
              <w:r w:rsidR="00AC2FF6" w:rsidRPr="004102EF">
                <w:rPr>
                  <w:rFonts w:ascii="Times New Roman" w:eastAsia="Times New Roman" w:hAnsi="Times New Roman" w:cs="Times New Roman"/>
                  <w:color w:val="000000" w:themeColor="text1"/>
                  <w:highlight w:val="white"/>
                </w:rPr>
                <w:t>6</w:t>
              </w:r>
            </w:hyperlink>
          </w:p>
        </w:tc>
        <w:tc>
          <w:tcPr>
            <w:tcW w:w="880" w:type="dxa"/>
            <w:tcMar>
              <w:top w:w="100" w:type="dxa"/>
              <w:left w:w="100" w:type="dxa"/>
              <w:bottom w:w="100" w:type="dxa"/>
              <w:right w:w="100" w:type="dxa"/>
            </w:tcMar>
            <w:vAlign w:val="center"/>
          </w:tcPr>
          <w:p w14:paraId="2F36A80E" w14:textId="77777777" w:rsidR="008D4497" w:rsidRPr="004102EF" w:rsidRDefault="001C5B13" w:rsidP="001E7414">
            <w:pPr>
              <w:spacing w:line="360" w:lineRule="auto"/>
              <w:contextualSpacing w:val="0"/>
              <w:jc w:val="center"/>
              <w:rPr>
                <w:color w:val="000000" w:themeColor="text1"/>
              </w:rPr>
            </w:pPr>
            <w:hyperlink r:id="rId134">
              <w:r w:rsidR="00AC2FF6" w:rsidRPr="004102EF">
                <w:rPr>
                  <w:rFonts w:ascii="Times New Roman" w:eastAsia="Times New Roman" w:hAnsi="Times New Roman" w:cs="Times New Roman"/>
                  <w:color w:val="000000" w:themeColor="text1"/>
                  <w:highlight w:val="white"/>
                </w:rPr>
                <w:t>6</w:t>
              </w:r>
            </w:hyperlink>
          </w:p>
        </w:tc>
        <w:tc>
          <w:tcPr>
            <w:tcW w:w="1005" w:type="dxa"/>
            <w:tcMar>
              <w:top w:w="100" w:type="dxa"/>
              <w:left w:w="100" w:type="dxa"/>
              <w:bottom w:w="100" w:type="dxa"/>
              <w:right w:w="100" w:type="dxa"/>
            </w:tcMar>
            <w:vAlign w:val="center"/>
          </w:tcPr>
          <w:p w14:paraId="5ED9F022" w14:textId="77777777" w:rsidR="008D4497" w:rsidRPr="004102EF" w:rsidRDefault="001C5B13" w:rsidP="001E7414">
            <w:pPr>
              <w:spacing w:line="360" w:lineRule="auto"/>
              <w:contextualSpacing w:val="0"/>
              <w:jc w:val="center"/>
              <w:rPr>
                <w:color w:val="000000" w:themeColor="text1"/>
              </w:rPr>
            </w:pPr>
            <w:hyperlink r:id="rId135">
              <w:r w:rsidR="00AC2FF6" w:rsidRPr="004102EF">
                <w:rPr>
                  <w:rFonts w:ascii="Times New Roman" w:eastAsia="Times New Roman" w:hAnsi="Times New Roman" w:cs="Times New Roman"/>
                  <w:color w:val="000000" w:themeColor="text1"/>
                  <w:highlight w:val="white"/>
                </w:rPr>
                <w:t>1</w:t>
              </w:r>
            </w:hyperlink>
          </w:p>
        </w:tc>
        <w:tc>
          <w:tcPr>
            <w:tcW w:w="879" w:type="dxa"/>
            <w:tcMar>
              <w:top w:w="100" w:type="dxa"/>
              <w:left w:w="100" w:type="dxa"/>
              <w:bottom w:w="100" w:type="dxa"/>
              <w:right w:w="100" w:type="dxa"/>
            </w:tcMar>
            <w:vAlign w:val="center"/>
          </w:tcPr>
          <w:p w14:paraId="69DE3A64" w14:textId="77777777" w:rsidR="008D4497" w:rsidRPr="004102EF" w:rsidRDefault="001C5B13" w:rsidP="001E7414">
            <w:pPr>
              <w:spacing w:line="360" w:lineRule="auto"/>
              <w:contextualSpacing w:val="0"/>
              <w:jc w:val="center"/>
              <w:rPr>
                <w:color w:val="000000" w:themeColor="text1"/>
              </w:rPr>
            </w:pPr>
            <w:hyperlink r:id="rId136">
              <w:r w:rsidR="00AC2FF6" w:rsidRPr="004102EF">
                <w:rPr>
                  <w:rFonts w:ascii="Times New Roman" w:eastAsia="Times New Roman" w:hAnsi="Times New Roman" w:cs="Times New Roman"/>
                  <w:color w:val="000000" w:themeColor="text1"/>
                  <w:highlight w:val="white"/>
                </w:rPr>
                <w:t>1</w:t>
              </w:r>
            </w:hyperlink>
          </w:p>
        </w:tc>
        <w:tc>
          <w:tcPr>
            <w:tcW w:w="1005" w:type="dxa"/>
            <w:tcMar>
              <w:top w:w="100" w:type="dxa"/>
              <w:left w:w="100" w:type="dxa"/>
              <w:bottom w:w="100" w:type="dxa"/>
              <w:right w:w="100" w:type="dxa"/>
            </w:tcMar>
            <w:vAlign w:val="center"/>
          </w:tcPr>
          <w:p w14:paraId="0D72F9B4" w14:textId="77777777" w:rsidR="008D4497" w:rsidRPr="004102EF" w:rsidRDefault="001C5B13" w:rsidP="001E7414">
            <w:pPr>
              <w:spacing w:line="360" w:lineRule="auto"/>
              <w:contextualSpacing w:val="0"/>
              <w:jc w:val="center"/>
              <w:rPr>
                <w:color w:val="000000" w:themeColor="text1"/>
              </w:rPr>
            </w:pPr>
            <w:hyperlink r:id="rId137">
              <w:r w:rsidR="00AC2FF6" w:rsidRPr="004102EF">
                <w:rPr>
                  <w:rFonts w:ascii="Times New Roman" w:eastAsia="Times New Roman" w:hAnsi="Times New Roman" w:cs="Times New Roman"/>
                  <w:color w:val="000000" w:themeColor="text1"/>
                  <w:highlight w:val="white"/>
                </w:rPr>
                <w:t>1</w:t>
              </w:r>
            </w:hyperlink>
          </w:p>
        </w:tc>
        <w:tc>
          <w:tcPr>
            <w:tcW w:w="879" w:type="dxa"/>
            <w:tcMar>
              <w:top w:w="100" w:type="dxa"/>
              <w:left w:w="100" w:type="dxa"/>
              <w:bottom w:w="100" w:type="dxa"/>
              <w:right w:w="100" w:type="dxa"/>
            </w:tcMar>
            <w:vAlign w:val="center"/>
          </w:tcPr>
          <w:p w14:paraId="0EE22D09" w14:textId="77777777" w:rsidR="008D4497" w:rsidRPr="004102EF" w:rsidRDefault="001C5B13" w:rsidP="001E7414">
            <w:pPr>
              <w:spacing w:line="360" w:lineRule="auto"/>
              <w:contextualSpacing w:val="0"/>
              <w:jc w:val="center"/>
              <w:rPr>
                <w:color w:val="000000" w:themeColor="text1"/>
              </w:rPr>
            </w:pPr>
            <w:hyperlink r:id="rId138">
              <w:r w:rsidR="00AC2FF6" w:rsidRPr="004102EF">
                <w:rPr>
                  <w:rFonts w:ascii="Times New Roman" w:eastAsia="Times New Roman" w:hAnsi="Times New Roman" w:cs="Times New Roman"/>
                  <w:color w:val="000000" w:themeColor="text1"/>
                  <w:highlight w:val="white"/>
                </w:rPr>
                <w:t>7</w:t>
              </w:r>
            </w:hyperlink>
          </w:p>
        </w:tc>
        <w:tc>
          <w:tcPr>
            <w:tcW w:w="754" w:type="dxa"/>
            <w:tcMar>
              <w:top w:w="100" w:type="dxa"/>
              <w:left w:w="100" w:type="dxa"/>
              <w:bottom w:w="100" w:type="dxa"/>
              <w:right w:w="100" w:type="dxa"/>
            </w:tcMar>
            <w:vAlign w:val="center"/>
          </w:tcPr>
          <w:p w14:paraId="15E6600E" w14:textId="77777777" w:rsidR="008D4497" w:rsidRPr="004102EF" w:rsidRDefault="001C5B13" w:rsidP="001E7414">
            <w:pPr>
              <w:spacing w:line="360" w:lineRule="auto"/>
              <w:contextualSpacing w:val="0"/>
              <w:jc w:val="center"/>
              <w:rPr>
                <w:color w:val="000000" w:themeColor="text1"/>
              </w:rPr>
            </w:pPr>
            <w:hyperlink r:id="rId139">
              <w:r w:rsidR="00AC2FF6" w:rsidRPr="004102EF">
                <w:rPr>
                  <w:rFonts w:ascii="Times New Roman" w:eastAsia="Times New Roman" w:hAnsi="Times New Roman" w:cs="Times New Roman"/>
                  <w:b/>
                  <w:color w:val="000000" w:themeColor="text1"/>
                  <w:highlight w:val="white"/>
                </w:rPr>
                <w:t>22</w:t>
              </w:r>
            </w:hyperlink>
          </w:p>
        </w:tc>
      </w:tr>
      <w:tr w:rsidR="00491F2A" w14:paraId="2AA07837" w14:textId="77777777" w:rsidTr="0042310A">
        <w:trPr>
          <w:trHeight w:val="765"/>
        </w:trPr>
        <w:tc>
          <w:tcPr>
            <w:tcW w:w="1134" w:type="dxa"/>
            <w:tcMar>
              <w:top w:w="100" w:type="dxa"/>
              <w:left w:w="100" w:type="dxa"/>
              <w:bottom w:w="100" w:type="dxa"/>
              <w:right w:w="100" w:type="dxa"/>
            </w:tcMar>
            <w:vAlign w:val="center"/>
          </w:tcPr>
          <w:p w14:paraId="08720327" w14:textId="77777777" w:rsidR="008D4497" w:rsidRPr="004102EF" w:rsidRDefault="00AC2FF6" w:rsidP="001E7414">
            <w:pPr>
              <w:spacing w:line="360" w:lineRule="auto"/>
              <w:contextualSpacing w:val="0"/>
              <w:jc w:val="center"/>
            </w:pPr>
            <w:r w:rsidRPr="004102EF">
              <w:rPr>
                <w:rFonts w:ascii="Times New Roman" w:eastAsia="Times New Roman" w:hAnsi="Times New Roman" w:cs="Times New Roman"/>
                <w:color w:val="000000" w:themeColor="text1"/>
              </w:rPr>
              <w:t>Tableau Public</w:t>
            </w:r>
          </w:p>
        </w:tc>
        <w:tc>
          <w:tcPr>
            <w:tcW w:w="1454" w:type="dxa"/>
            <w:tcMar>
              <w:top w:w="100" w:type="dxa"/>
              <w:left w:w="100" w:type="dxa"/>
              <w:bottom w:w="100" w:type="dxa"/>
              <w:right w:w="100" w:type="dxa"/>
            </w:tcMar>
            <w:vAlign w:val="center"/>
          </w:tcPr>
          <w:p w14:paraId="18EFA0EC" w14:textId="77777777" w:rsidR="008D4497" w:rsidRPr="00017DB7" w:rsidRDefault="001C5B13" w:rsidP="001E7414">
            <w:pPr>
              <w:spacing w:line="360" w:lineRule="auto"/>
              <w:contextualSpacing w:val="0"/>
              <w:jc w:val="center"/>
              <w:rPr>
                <w:sz w:val="18"/>
                <w:szCs w:val="18"/>
              </w:rPr>
            </w:pPr>
            <w:hyperlink r:id="rId140">
              <w:r w:rsidR="00AC2FF6" w:rsidRPr="00017DB7">
                <w:rPr>
                  <w:rFonts w:ascii="Times New Roman" w:eastAsia="Times New Roman" w:hAnsi="Times New Roman" w:cs="Times New Roman"/>
                  <w:color w:val="1155CC"/>
                  <w:sz w:val="18"/>
                  <w:szCs w:val="18"/>
                </w:rPr>
                <w:t>http://www.tableausoftware.com/products/public</w:t>
              </w:r>
            </w:hyperlink>
            <w:r w:rsidR="00AC2FF6" w:rsidRPr="00017DB7">
              <w:rPr>
                <w:rFonts w:ascii="Times New Roman" w:eastAsia="Times New Roman" w:hAnsi="Times New Roman" w:cs="Times New Roman"/>
                <w:sz w:val="18"/>
                <w:szCs w:val="18"/>
              </w:rPr>
              <w:t xml:space="preserve"> </w:t>
            </w:r>
          </w:p>
        </w:tc>
        <w:tc>
          <w:tcPr>
            <w:tcW w:w="753" w:type="dxa"/>
            <w:tcMar>
              <w:top w:w="100" w:type="dxa"/>
              <w:left w:w="100" w:type="dxa"/>
              <w:bottom w:w="100" w:type="dxa"/>
              <w:right w:w="100" w:type="dxa"/>
            </w:tcMar>
            <w:vAlign w:val="center"/>
          </w:tcPr>
          <w:p w14:paraId="3BFD4897" w14:textId="77777777" w:rsidR="008D4497" w:rsidRPr="004102EF" w:rsidRDefault="00AC2FF6" w:rsidP="001E7414">
            <w:pPr>
              <w:spacing w:line="360" w:lineRule="auto"/>
              <w:contextualSpacing w:val="0"/>
              <w:jc w:val="center"/>
              <w:rPr>
                <w:color w:val="000000" w:themeColor="text1"/>
              </w:rPr>
            </w:pPr>
            <w:r w:rsidRPr="004102EF">
              <w:rPr>
                <w:rFonts w:ascii="Times New Roman" w:eastAsia="Times New Roman" w:hAnsi="Times New Roman" w:cs="Times New Roman"/>
                <w:color w:val="000000" w:themeColor="text1"/>
              </w:rPr>
              <w:t>7</w:t>
            </w:r>
          </w:p>
        </w:tc>
        <w:tc>
          <w:tcPr>
            <w:tcW w:w="880" w:type="dxa"/>
            <w:tcMar>
              <w:top w:w="100" w:type="dxa"/>
              <w:left w:w="100" w:type="dxa"/>
              <w:bottom w:w="100" w:type="dxa"/>
              <w:right w:w="100" w:type="dxa"/>
            </w:tcMar>
            <w:vAlign w:val="center"/>
          </w:tcPr>
          <w:p w14:paraId="7ED68DF0" w14:textId="77777777" w:rsidR="008D4497" w:rsidRPr="004102EF" w:rsidRDefault="00AC2FF6" w:rsidP="001E7414">
            <w:pPr>
              <w:spacing w:line="360" w:lineRule="auto"/>
              <w:contextualSpacing w:val="0"/>
              <w:jc w:val="center"/>
              <w:rPr>
                <w:color w:val="000000" w:themeColor="text1"/>
              </w:rPr>
            </w:pPr>
            <w:r w:rsidRPr="004102EF">
              <w:rPr>
                <w:rFonts w:ascii="Times New Roman" w:eastAsia="Times New Roman" w:hAnsi="Times New Roman" w:cs="Times New Roman"/>
                <w:color w:val="000000" w:themeColor="text1"/>
              </w:rPr>
              <w:t>7</w:t>
            </w:r>
          </w:p>
        </w:tc>
        <w:tc>
          <w:tcPr>
            <w:tcW w:w="1005" w:type="dxa"/>
            <w:tcMar>
              <w:top w:w="100" w:type="dxa"/>
              <w:left w:w="100" w:type="dxa"/>
              <w:bottom w:w="100" w:type="dxa"/>
              <w:right w:w="100" w:type="dxa"/>
            </w:tcMar>
            <w:vAlign w:val="center"/>
          </w:tcPr>
          <w:p w14:paraId="08101C2A" w14:textId="77777777" w:rsidR="008D4497" w:rsidRPr="004102EF" w:rsidRDefault="00AC2FF6" w:rsidP="001E7414">
            <w:pPr>
              <w:spacing w:line="360" w:lineRule="auto"/>
              <w:contextualSpacing w:val="0"/>
              <w:jc w:val="center"/>
              <w:rPr>
                <w:color w:val="000000" w:themeColor="text1"/>
              </w:rPr>
            </w:pPr>
            <w:r w:rsidRPr="004102EF">
              <w:rPr>
                <w:rFonts w:ascii="Times New Roman" w:eastAsia="Times New Roman" w:hAnsi="Times New Roman" w:cs="Times New Roman"/>
                <w:color w:val="000000" w:themeColor="text1"/>
              </w:rPr>
              <w:t>7</w:t>
            </w:r>
          </w:p>
        </w:tc>
        <w:tc>
          <w:tcPr>
            <w:tcW w:w="879" w:type="dxa"/>
            <w:tcMar>
              <w:top w:w="100" w:type="dxa"/>
              <w:left w:w="100" w:type="dxa"/>
              <w:bottom w:w="100" w:type="dxa"/>
              <w:right w:w="100" w:type="dxa"/>
            </w:tcMar>
            <w:vAlign w:val="center"/>
          </w:tcPr>
          <w:p w14:paraId="6D1520FE" w14:textId="77777777" w:rsidR="008D4497" w:rsidRPr="004102EF" w:rsidRDefault="00AC2FF6" w:rsidP="001E7414">
            <w:pPr>
              <w:spacing w:line="360" w:lineRule="auto"/>
              <w:contextualSpacing w:val="0"/>
              <w:jc w:val="center"/>
              <w:rPr>
                <w:color w:val="000000" w:themeColor="text1"/>
              </w:rPr>
            </w:pPr>
            <w:r w:rsidRPr="004102EF">
              <w:rPr>
                <w:rFonts w:ascii="Times New Roman" w:eastAsia="Times New Roman" w:hAnsi="Times New Roman" w:cs="Times New Roman"/>
                <w:color w:val="000000" w:themeColor="text1"/>
              </w:rPr>
              <w:t>7</w:t>
            </w:r>
          </w:p>
        </w:tc>
        <w:tc>
          <w:tcPr>
            <w:tcW w:w="1005" w:type="dxa"/>
            <w:tcMar>
              <w:top w:w="100" w:type="dxa"/>
              <w:left w:w="100" w:type="dxa"/>
              <w:bottom w:w="100" w:type="dxa"/>
              <w:right w:w="100" w:type="dxa"/>
            </w:tcMar>
            <w:vAlign w:val="center"/>
          </w:tcPr>
          <w:p w14:paraId="5E9F90C8" w14:textId="77777777" w:rsidR="008D4497" w:rsidRPr="004102EF" w:rsidRDefault="00AC2FF6" w:rsidP="001E7414">
            <w:pPr>
              <w:spacing w:line="360" w:lineRule="auto"/>
              <w:contextualSpacing w:val="0"/>
              <w:jc w:val="center"/>
              <w:rPr>
                <w:color w:val="000000" w:themeColor="text1"/>
              </w:rPr>
            </w:pPr>
            <w:r w:rsidRPr="004102EF">
              <w:rPr>
                <w:rFonts w:ascii="Times New Roman" w:eastAsia="Times New Roman" w:hAnsi="Times New Roman" w:cs="Times New Roman"/>
                <w:color w:val="000000" w:themeColor="text1"/>
              </w:rPr>
              <w:t>7</w:t>
            </w:r>
          </w:p>
        </w:tc>
        <w:tc>
          <w:tcPr>
            <w:tcW w:w="879" w:type="dxa"/>
            <w:tcMar>
              <w:top w:w="100" w:type="dxa"/>
              <w:left w:w="100" w:type="dxa"/>
              <w:bottom w:w="100" w:type="dxa"/>
              <w:right w:w="100" w:type="dxa"/>
            </w:tcMar>
            <w:vAlign w:val="center"/>
          </w:tcPr>
          <w:p w14:paraId="2A8220B3" w14:textId="77777777" w:rsidR="008D4497" w:rsidRPr="004102EF" w:rsidRDefault="00AC2FF6" w:rsidP="001E7414">
            <w:pPr>
              <w:spacing w:line="360" w:lineRule="auto"/>
              <w:contextualSpacing w:val="0"/>
              <w:jc w:val="center"/>
              <w:rPr>
                <w:color w:val="000000" w:themeColor="text1"/>
              </w:rPr>
            </w:pPr>
            <w:r w:rsidRPr="004102EF">
              <w:rPr>
                <w:rFonts w:ascii="Times New Roman" w:eastAsia="Times New Roman" w:hAnsi="Times New Roman" w:cs="Times New Roman"/>
                <w:color w:val="000000" w:themeColor="text1"/>
              </w:rPr>
              <w:t>7</w:t>
            </w:r>
          </w:p>
        </w:tc>
        <w:tc>
          <w:tcPr>
            <w:tcW w:w="754" w:type="dxa"/>
            <w:tcMar>
              <w:top w:w="100" w:type="dxa"/>
              <w:left w:w="100" w:type="dxa"/>
              <w:bottom w:w="100" w:type="dxa"/>
              <w:right w:w="100" w:type="dxa"/>
            </w:tcMar>
            <w:vAlign w:val="center"/>
          </w:tcPr>
          <w:p w14:paraId="5D2D36E9" w14:textId="77777777" w:rsidR="008D4497" w:rsidRPr="004102EF" w:rsidRDefault="00AC2FF6" w:rsidP="001E7414">
            <w:pPr>
              <w:spacing w:line="360" w:lineRule="auto"/>
              <w:contextualSpacing w:val="0"/>
              <w:jc w:val="center"/>
              <w:rPr>
                <w:color w:val="000000" w:themeColor="text1"/>
              </w:rPr>
            </w:pPr>
            <w:r w:rsidRPr="004102EF">
              <w:rPr>
                <w:rFonts w:ascii="Times New Roman" w:eastAsia="Times New Roman" w:hAnsi="Times New Roman" w:cs="Times New Roman"/>
                <w:b/>
                <w:color w:val="000000" w:themeColor="text1"/>
              </w:rPr>
              <w:t>42</w:t>
            </w:r>
          </w:p>
        </w:tc>
      </w:tr>
      <w:tr w:rsidR="00491F2A" w14:paraId="1BB5175A" w14:textId="77777777" w:rsidTr="0042310A">
        <w:trPr>
          <w:trHeight w:val="765"/>
        </w:trPr>
        <w:tc>
          <w:tcPr>
            <w:tcW w:w="1134" w:type="dxa"/>
            <w:tcMar>
              <w:top w:w="100" w:type="dxa"/>
              <w:left w:w="100" w:type="dxa"/>
              <w:bottom w:w="100" w:type="dxa"/>
              <w:right w:w="100" w:type="dxa"/>
            </w:tcMar>
            <w:vAlign w:val="center"/>
          </w:tcPr>
          <w:p w14:paraId="69309B36" w14:textId="77777777" w:rsidR="008D4497" w:rsidRPr="004102EF" w:rsidRDefault="00AC2FF6" w:rsidP="001E7414">
            <w:pPr>
              <w:spacing w:line="360" w:lineRule="auto"/>
              <w:contextualSpacing w:val="0"/>
              <w:jc w:val="center"/>
            </w:pPr>
            <w:r w:rsidRPr="004102EF">
              <w:rPr>
                <w:rFonts w:ascii="Times New Roman" w:eastAsia="Times New Roman" w:hAnsi="Times New Roman" w:cs="Times New Roman"/>
                <w:color w:val="000000" w:themeColor="text1"/>
              </w:rPr>
              <w:t>TIBCO Spotfire</w:t>
            </w:r>
          </w:p>
        </w:tc>
        <w:tc>
          <w:tcPr>
            <w:tcW w:w="1454" w:type="dxa"/>
            <w:tcMar>
              <w:top w:w="100" w:type="dxa"/>
              <w:left w:w="100" w:type="dxa"/>
              <w:bottom w:w="100" w:type="dxa"/>
              <w:right w:w="100" w:type="dxa"/>
            </w:tcMar>
            <w:vAlign w:val="center"/>
          </w:tcPr>
          <w:p w14:paraId="08BF6087" w14:textId="77777777" w:rsidR="008D4497" w:rsidRPr="00017DB7" w:rsidRDefault="001C5B13" w:rsidP="001E7414">
            <w:pPr>
              <w:spacing w:line="360" w:lineRule="auto"/>
              <w:contextualSpacing w:val="0"/>
              <w:jc w:val="center"/>
              <w:rPr>
                <w:sz w:val="18"/>
                <w:szCs w:val="18"/>
              </w:rPr>
            </w:pPr>
            <w:hyperlink r:id="rId141">
              <w:r w:rsidR="00AC2FF6" w:rsidRPr="00017DB7">
                <w:rPr>
                  <w:rFonts w:ascii="Times New Roman" w:eastAsia="Times New Roman" w:hAnsi="Times New Roman" w:cs="Times New Roman"/>
                  <w:color w:val="1155CC"/>
                  <w:sz w:val="18"/>
                  <w:szCs w:val="18"/>
                  <w:highlight w:val="white"/>
                </w:rPr>
                <w:t>http://spotfire.tibco.com/discover-spotfire/who-uses-spotfire</w:t>
              </w:r>
            </w:hyperlink>
            <w:hyperlink r:id="rId142"/>
          </w:p>
        </w:tc>
        <w:tc>
          <w:tcPr>
            <w:tcW w:w="753" w:type="dxa"/>
            <w:tcMar>
              <w:top w:w="100" w:type="dxa"/>
              <w:left w:w="100" w:type="dxa"/>
              <w:bottom w:w="100" w:type="dxa"/>
              <w:right w:w="100" w:type="dxa"/>
            </w:tcMar>
            <w:vAlign w:val="center"/>
          </w:tcPr>
          <w:p w14:paraId="30E6E2D3" w14:textId="77777777" w:rsidR="008D4497" w:rsidRPr="004102EF" w:rsidRDefault="001C5B13" w:rsidP="001E7414">
            <w:pPr>
              <w:spacing w:line="360" w:lineRule="auto"/>
              <w:contextualSpacing w:val="0"/>
              <w:jc w:val="center"/>
              <w:rPr>
                <w:color w:val="000000" w:themeColor="text1"/>
              </w:rPr>
            </w:pPr>
            <w:hyperlink r:id="rId143">
              <w:r w:rsidR="00AC2FF6" w:rsidRPr="004102EF">
                <w:rPr>
                  <w:rFonts w:ascii="Times New Roman" w:eastAsia="Times New Roman" w:hAnsi="Times New Roman" w:cs="Times New Roman"/>
                  <w:color w:val="000000" w:themeColor="text1"/>
                  <w:highlight w:val="white"/>
                </w:rPr>
                <w:t>7</w:t>
              </w:r>
            </w:hyperlink>
          </w:p>
        </w:tc>
        <w:tc>
          <w:tcPr>
            <w:tcW w:w="880" w:type="dxa"/>
            <w:tcMar>
              <w:top w:w="100" w:type="dxa"/>
              <w:left w:w="100" w:type="dxa"/>
              <w:bottom w:w="100" w:type="dxa"/>
              <w:right w:w="100" w:type="dxa"/>
            </w:tcMar>
            <w:vAlign w:val="center"/>
          </w:tcPr>
          <w:p w14:paraId="249892F1" w14:textId="77777777" w:rsidR="008D4497" w:rsidRPr="004102EF" w:rsidRDefault="001C5B13" w:rsidP="001E7414">
            <w:pPr>
              <w:spacing w:line="360" w:lineRule="auto"/>
              <w:contextualSpacing w:val="0"/>
              <w:jc w:val="center"/>
              <w:rPr>
                <w:color w:val="000000" w:themeColor="text1"/>
              </w:rPr>
            </w:pPr>
            <w:hyperlink r:id="rId144">
              <w:r w:rsidR="00AC2FF6" w:rsidRPr="004102EF">
                <w:rPr>
                  <w:rFonts w:ascii="Times New Roman" w:eastAsia="Times New Roman" w:hAnsi="Times New Roman" w:cs="Times New Roman"/>
                  <w:color w:val="000000" w:themeColor="text1"/>
                  <w:highlight w:val="white"/>
                </w:rPr>
                <w:t>7</w:t>
              </w:r>
            </w:hyperlink>
          </w:p>
        </w:tc>
        <w:tc>
          <w:tcPr>
            <w:tcW w:w="1005" w:type="dxa"/>
            <w:tcMar>
              <w:top w:w="100" w:type="dxa"/>
              <w:left w:w="100" w:type="dxa"/>
              <w:bottom w:w="100" w:type="dxa"/>
              <w:right w:w="100" w:type="dxa"/>
            </w:tcMar>
            <w:vAlign w:val="center"/>
          </w:tcPr>
          <w:p w14:paraId="0C49FCAC" w14:textId="77777777" w:rsidR="008D4497" w:rsidRPr="004102EF" w:rsidRDefault="001C5B13" w:rsidP="001E7414">
            <w:pPr>
              <w:spacing w:line="360" w:lineRule="auto"/>
              <w:contextualSpacing w:val="0"/>
              <w:jc w:val="center"/>
              <w:rPr>
                <w:color w:val="000000" w:themeColor="text1"/>
              </w:rPr>
            </w:pPr>
            <w:hyperlink r:id="rId145">
              <w:r w:rsidR="00AC2FF6" w:rsidRPr="004102EF">
                <w:rPr>
                  <w:rFonts w:ascii="Times New Roman" w:eastAsia="Times New Roman" w:hAnsi="Times New Roman" w:cs="Times New Roman"/>
                  <w:color w:val="000000" w:themeColor="text1"/>
                  <w:highlight w:val="white"/>
                </w:rPr>
                <w:t>7</w:t>
              </w:r>
            </w:hyperlink>
          </w:p>
        </w:tc>
        <w:tc>
          <w:tcPr>
            <w:tcW w:w="879" w:type="dxa"/>
            <w:tcMar>
              <w:top w:w="100" w:type="dxa"/>
              <w:left w:w="100" w:type="dxa"/>
              <w:bottom w:w="100" w:type="dxa"/>
              <w:right w:w="100" w:type="dxa"/>
            </w:tcMar>
            <w:vAlign w:val="center"/>
          </w:tcPr>
          <w:p w14:paraId="0D6F1327" w14:textId="77777777" w:rsidR="008D4497" w:rsidRPr="004102EF" w:rsidRDefault="001C5B13" w:rsidP="001E7414">
            <w:pPr>
              <w:spacing w:line="360" w:lineRule="auto"/>
              <w:contextualSpacing w:val="0"/>
              <w:jc w:val="center"/>
              <w:rPr>
                <w:color w:val="000000" w:themeColor="text1"/>
              </w:rPr>
            </w:pPr>
            <w:hyperlink r:id="rId146">
              <w:r w:rsidR="00AC2FF6" w:rsidRPr="004102EF">
                <w:rPr>
                  <w:rFonts w:ascii="Times New Roman" w:eastAsia="Times New Roman" w:hAnsi="Times New Roman" w:cs="Times New Roman"/>
                  <w:color w:val="000000" w:themeColor="text1"/>
                  <w:highlight w:val="white"/>
                </w:rPr>
                <w:t>7</w:t>
              </w:r>
            </w:hyperlink>
          </w:p>
        </w:tc>
        <w:tc>
          <w:tcPr>
            <w:tcW w:w="1005" w:type="dxa"/>
            <w:tcMar>
              <w:top w:w="100" w:type="dxa"/>
              <w:left w:w="100" w:type="dxa"/>
              <w:bottom w:w="100" w:type="dxa"/>
              <w:right w:w="100" w:type="dxa"/>
            </w:tcMar>
            <w:vAlign w:val="center"/>
          </w:tcPr>
          <w:p w14:paraId="793E6946" w14:textId="77777777" w:rsidR="008D4497" w:rsidRPr="004102EF" w:rsidRDefault="001C5B13" w:rsidP="001E7414">
            <w:pPr>
              <w:spacing w:line="360" w:lineRule="auto"/>
              <w:contextualSpacing w:val="0"/>
              <w:jc w:val="center"/>
              <w:rPr>
                <w:color w:val="000000" w:themeColor="text1"/>
              </w:rPr>
            </w:pPr>
            <w:hyperlink r:id="rId147">
              <w:r w:rsidR="00AC2FF6" w:rsidRPr="004102EF">
                <w:rPr>
                  <w:rFonts w:ascii="Times New Roman" w:eastAsia="Times New Roman" w:hAnsi="Times New Roman" w:cs="Times New Roman"/>
                  <w:color w:val="000000" w:themeColor="text1"/>
                  <w:highlight w:val="white"/>
                </w:rPr>
                <w:t>7</w:t>
              </w:r>
            </w:hyperlink>
          </w:p>
        </w:tc>
        <w:tc>
          <w:tcPr>
            <w:tcW w:w="879" w:type="dxa"/>
            <w:tcMar>
              <w:top w:w="100" w:type="dxa"/>
              <w:left w:w="100" w:type="dxa"/>
              <w:bottom w:w="100" w:type="dxa"/>
              <w:right w:w="100" w:type="dxa"/>
            </w:tcMar>
            <w:vAlign w:val="center"/>
          </w:tcPr>
          <w:p w14:paraId="6A59A5C7" w14:textId="77777777" w:rsidR="008D4497" w:rsidRPr="004102EF" w:rsidRDefault="001C5B13" w:rsidP="001E7414">
            <w:pPr>
              <w:spacing w:line="360" w:lineRule="auto"/>
              <w:contextualSpacing w:val="0"/>
              <w:jc w:val="center"/>
              <w:rPr>
                <w:color w:val="000000" w:themeColor="text1"/>
              </w:rPr>
            </w:pPr>
            <w:hyperlink r:id="rId148">
              <w:r w:rsidR="00AC2FF6" w:rsidRPr="004102EF">
                <w:rPr>
                  <w:rFonts w:ascii="Times New Roman" w:eastAsia="Times New Roman" w:hAnsi="Times New Roman" w:cs="Times New Roman"/>
                  <w:color w:val="000000" w:themeColor="text1"/>
                  <w:highlight w:val="white"/>
                </w:rPr>
                <w:t>7</w:t>
              </w:r>
            </w:hyperlink>
          </w:p>
        </w:tc>
        <w:tc>
          <w:tcPr>
            <w:tcW w:w="754" w:type="dxa"/>
            <w:tcMar>
              <w:top w:w="100" w:type="dxa"/>
              <w:left w:w="100" w:type="dxa"/>
              <w:bottom w:w="100" w:type="dxa"/>
              <w:right w:w="100" w:type="dxa"/>
            </w:tcMar>
            <w:vAlign w:val="center"/>
          </w:tcPr>
          <w:p w14:paraId="0C39AD2C" w14:textId="77777777" w:rsidR="008D4497" w:rsidRPr="004102EF" w:rsidRDefault="001C5B13" w:rsidP="001E7414">
            <w:pPr>
              <w:spacing w:line="360" w:lineRule="auto"/>
              <w:contextualSpacing w:val="0"/>
              <w:jc w:val="center"/>
              <w:rPr>
                <w:color w:val="000000" w:themeColor="text1"/>
              </w:rPr>
            </w:pPr>
            <w:hyperlink r:id="rId149">
              <w:r w:rsidR="00AC2FF6" w:rsidRPr="004102EF">
                <w:rPr>
                  <w:rFonts w:ascii="Times New Roman" w:eastAsia="Times New Roman" w:hAnsi="Times New Roman" w:cs="Times New Roman"/>
                  <w:b/>
                  <w:color w:val="000000" w:themeColor="text1"/>
                  <w:highlight w:val="white"/>
                </w:rPr>
                <w:t>42</w:t>
              </w:r>
            </w:hyperlink>
          </w:p>
        </w:tc>
      </w:tr>
      <w:tr w:rsidR="00491F2A" w:rsidRPr="004102EF" w14:paraId="39465A82" w14:textId="77777777" w:rsidTr="0042310A">
        <w:trPr>
          <w:trHeight w:val="1855"/>
        </w:trPr>
        <w:tc>
          <w:tcPr>
            <w:tcW w:w="1134" w:type="dxa"/>
            <w:tcMar>
              <w:top w:w="100" w:type="dxa"/>
              <w:left w:w="100" w:type="dxa"/>
              <w:bottom w:w="100" w:type="dxa"/>
              <w:right w:w="100" w:type="dxa"/>
            </w:tcMar>
            <w:vAlign w:val="center"/>
          </w:tcPr>
          <w:p w14:paraId="0D4D8B2D" w14:textId="77777777" w:rsidR="008D4497" w:rsidRPr="004102EF" w:rsidRDefault="00AC2FF6" w:rsidP="001E7414">
            <w:pPr>
              <w:spacing w:line="360" w:lineRule="auto"/>
              <w:contextualSpacing w:val="0"/>
              <w:jc w:val="center"/>
            </w:pPr>
            <w:r w:rsidRPr="004102EF">
              <w:rPr>
                <w:rFonts w:ascii="Times New Roman" w:eastAsia="Times New Roman" w:hAnsi="Times New Roman" w:cs="Times New Roman"/>
                <w:color w:val="000000" w:themeColor="text1"/>
              </w:rPr>
              <w:t>Weka Version 3.7.8</w:t>
            </w:r>
          </w:p>
        </w:tc>
        <w:tc>
          <w:tcPr>
            <w:tcW w:w="1454" w:type="dxa"/>
            <w:tcMar>
              <w:top w:w="100" w:type="dxa"/>
              <w:left w:w="100" w:type="dxa"/>
              <w:bottom w:w="100" w:type="dxa"/>
              <w:right w:w="100" w:type="dxa"/>
            </w:tcMar>
            <w:vAlign w:val="center"/>
          </w:tcPr>
          <w:p w14:paraId="72E0E8A7" w14:textId="77777777" w:rsidR="008D4497" w:rsidRPr="00017DB7" w:rsidRDefault="001C5B13" w:rsidP="001E7414">
            <w:pPr>
              <w:spacing w:line="360" w:lineRule="auto"/>
              <w:contextualSpacing w:val="0"/>
              <w:rPr>
                <w:sz w:val="18"/>
                <w:szCs w:val="18"/>
              </w:rPr>
            </w:pPr>
            <w:hyperlink r:id="rId150">
              <w:r w:rsidR="00AC2FF6" w:rsidRPr="00017DB7">
                <w:rPr>
                  <w:rFonts w:ascii="Times New Roman" w:eastAsia="Times New Roman" w:hAnsi="Times New Roman" w:cs="Times New Roman"/>
                  <w:color w:val="1155CC"/>
                  <w:sz w:val="18"/>
                  <w:szCs w:val="18"/>
                </w:rPr>
                <w:t>http://www.cs.waikato.ac.nz/~ml/weka/</w:t>
              </w:r>
            </w:hyperlink>
          </w:p>
          <w:p w14:paraId="394A4E6C" w14:textId="77777777" w:rsidR="008D4497" w:rsidRPr="00017DB7" w:rsidRDefault="001C5B13" w:rsidP="001E7414">
            <w:pPr>
              <w:spacing w:line="360" w:lineRule="auto"/>
              <w:contextualSpacing w:val="0"/>
              <w:jc w:val="center"/>
              <w:rPr>
                <w:sz w:val="18"/>
                <w:szCs w:val="18"/>
              </w:rPr>
            </w:pPr>
            <w:hyperlink r:id="rId151">
              <w:r w:rsidR="00AC2FF6" w:rsidRPr="00017DB7">
                <w:rPr>
                  <w:rFonts w:ascii="Times New Roman" w:eastAsia="Times New Roman" w:hAnsi="Times New Roman" w:cs="Times New Roman"/>
                  <w:color w:val="1155CC"/>
                  <w:sz w:val="18"/>
                  <w:szCs w:val="18"/>
                  <w:highlight w:val="white"/>
                </w:rPr>
                <w:t>https://www.youtube.com/watch?v=m7kpIBGEdkI</w:t>
              </w:r>
            </w:hyperlink>
          </w:p>
          <w:p w14:paraId="72AF5388" w14:textId="77777777" w:rsidR="008D4497" w:rsidRPr="00017DB7" w:rsidRDefault="001C5B13" w:rsidP="001E7414">
            <w:pPr>
              <w:spacing w:line="360" w:lineRule="auto"/>
              <w:contextualSpacing w:val="0"/>
              <w:jc w:val="center"/>
              <w:rPr>
                <w:sz w:val="18"/>
                <w:szCs w:val="18"/>
              </w:rPr>
            </w:pPr>
            <w:hyperlink r:id="rId152">
              <w:r w:rsidR="00AC2FF6" w:rsidRPr="00017DB7">
                <w:rPr>
                  <w:rFonts w:ascii="Times New Roman" w:eastAsia="Times New Roman" w:hAnsi="Times New Roman" w:cs="Times New Roman"/>
                  <w:color w:val="1155CC"/>
                  <w:sz w:val="18"/>
                  <w:szCs w:val="18"/>
                </w:rPr>
                <w:t>https://www.youtube.com/watch?v=bv9dpnP6-og</w:t>
              </w:r>
            </w:hyperlink>
            <w:r w:rsidR="00AC2FF6" w:rsidRPr="00017DB7">
              <w:rPr>
                <w:rFonts w:ascii="Times New Roman" w:eastAsia="Times New Roman" w:hAnsi="Times New Roman" w:cs="Times New Roman"/>
                <w:sz w:val="18"/>
                <w:szCs w:val="18"/>
              </w:rPr>
              <w:t xml:space="preserve"> </w:t>
            </w:r>
            <w:hyperlink r:id="rId153"/>
          </w:p>
        </w:tc>
        <w:tc>
          <w:tcPr>
            <w:tcW w:w="753" w:type="dxa"/>
            <w:tcMar>
              <w:top w:w="100" w:type="dxa"/>
              <w:left w:w="100" w:type="dxa"/>
              <w:bottom w:w="100" w:type="dxa"/>
              <w:right w:w="100" w:type="dxa"/>
            </w:tcMar>
            <w:vAlign w:val="center"/>
          </w:tcPr>
          <w:p w14:paraId="4B24817D" w14:textId="77777777" w:rsidR="008D4497" w:rsidRPr="004102EF" w:rsidRDefault="001C5B13" w:rsidP="001E7414">
            <w:pPr>
              <w:spacing w:line="360" w:lineRule="auto"/>
              <w:contextualSpacing w:val="0"/>
              <w:jc w:val="center"/>
              <w:rPr>
                <w:color w:val="000000" w:themeColor="text1"/>
              </w:rPr>
            </w:pPr>
            <w:hyperlink r:id="rId154">
              <w:r w:rsidR="00AC2FF6" w:rsidRPr="004102EF">
                <w:rPr>
                  <w:rFonts w:ascii="Times New Roman" w:eastAsia="Times New Roman" w:hAnsi="Times New Roman" w:cs="Times New Roman"/>
                  <w:color w:val="000000" w:themeColor="text1"/>
                </w:rPr>
                <w:t>6</w:t>
              </w:r>
            </w:hyperlink>
          </w:p>
        </w:tc>
        <w:tc>
          <w:tcPr>
            <w:tcW w:w="880" w:type="dxa"/>
            <w:tcMar>
              <w:top w:w="100" w:type="dxa"/>
              <w:left w:w="100" w:type="dxa"/>
              <w:bottom w:w="100" w:type="dxa"/>
              <w:right w:w="100" w:type="dxa"/>
            </w:tcMar>
            <w:vAlign w:val="center"/>
          </w:tcPr>
          <w:p w14:paraId="528886A1" w14:textId="77777777" w:rsidR="008D4497" w:rsidRPr="004102EF" w:rsidRDefault="001C5B13" w:rsidP="001E7414">
            <w:pPr>
              <w:spacing w:line="360" w:lineRule="auto"/>
              <w:contextualSpacing w:val="0"/>
              <w:jc w:val="center"/>
              <w:rPr>
                <w:color w:val="000000" w:themeColor="text1"/>
              </w:rPr>
            </w:pPr>
            <w:hyperlink r:id="rId155">
              <w:r w:rsidR="00AC2FF6" w:rsidRPr="004102EF">
                <w:rPr>
                  <w:rFonts w:ascii="Times New Roman" w:eastAsia="Times New Roman" w:hAnsi="Times New Roman" w:cs="Times New Roman"/>
                  <w:color w:val="000000" w:themeColor="text1"/>
                </w:rPr>
                <w:t>6</w:t>
              </w:r>
            </w:hyperlink>
          </w:p>
        </w:tc>
        <w:tc>
          <w:tcPr>
            <w:tcW w:w="1005" w:type="dxa"/>
            <w:tcMar>
              <w:top w:w="100" w:type="dxa"/>
              <w:left w:w="100" w:type="dxa"/>
              <w:bottom w:w="100" w:type="dxa"/>
              <w:right w:w="100" w:type="dxa"/>
            </w:tcMar>
            <w:vAlign w:val="center"/>
          </w:tcPr>
          <w:p w14:paraId="5AA1AFBE" w14:textId="77777777" w:rsidR="008D4497" w:rsidRPr="004102EF" w:rsidRDefault="001C5B13" w:rsidP="001E7414">
            <w:pPr>
              <w:spacing w:line="360" w:lineRule="auto"/>
              <w:contextualSpacing w:val="0"/>
              <w:jc w:val="center"/>
              <w:rPr>
                <w:color w:val="000000" w:themeColor="text1"/>
              </w:rPr>
            </w:pPr>
            <w:hyperlink r:id="rId156">
              <w:r w:rsidR="00AC2FF6" w:rsidRPr="004102EF">
                <w:rPr>
                  <w:rFonts w:ascii="Times New Roman" w:eastAsia="Times New Roman" w:hAnsi="Times New Roman" w:cs="Times New Roman"/>
                  <w:color w:val="000000" w:themeColor="text1"/>
                </w:rPr>
                <w:t>1</w:t>
              </w:r>
            </w:hyperlink>
          </w:p>
        </w:tc>
        <w:tc>
          <w:tcPr>
            <w:tcW w:w="879" w:type="dxa"/>
            <w:tcMar>
              <w:top w:w="100" w:type="dxa"/>
              <w:left w:w="100" w:type="dxa"/>
              <w:bottom w:w="100" w:type="dxa"/>
              <w:right w:w="100" w:type="dxa"/>
            </w:tcMar>
            <w:vAlign w:val="center"/>
          </w:tcPr>
          <w:p w14:paraId="07E00363" w14:textId="77777777" w:rsidR="008D4497" w:rsidRPr="004102EF" w:rsidRDefault="001C5B13" w:rsidP="001E7414">
            <w:pPr>
              <w:spacing w:line="360" w:lineRule="auto"/>
              <w:contextualSpacing w:val="0"/>
              <w:jc w:val="center"/>
              <w:rPr>
                <w:color w:val="000000" w:themeColor="text1"/>
              </w:rPr>
            </w:pPr>
            <w:hyperlink r:id="rId157">
              <w:r w:rsidR="00AC2FF6" w:rsidRPr="004102EF">
                <w:rPr>
                  <w:rFonts w:ascii="Times New Roman" w:eastAsia="Times New Roman" w:hAnsi="Times New Roman" w:cs="Times New Roman"/>
                  <w:color w:val="000000" w:themeColor="text1"/>
                </w:rPr>
                <w:t>1</w:t>
              </w:r>
            </w:hyperlink>
          </w:p>
        </w:tc>
        <w:tc>
          <w:tcPr>
            <w:tcW w:w="1005" w:type="dxa"/>
            <w:tcMar>
              <w:top w:w="100" w:type="dxa"/>
              <w:left w:w="100" w:type="dxa"/>
              <w:bottom w:w="100" w:type="dxa"/>
              <w:right w:w="100" w:type="dxa"/>
            </w:tcMar>
            <w:vAlign w:val="center"/>
          </w:tcPr>
          <w:p w14:paraId="37EEAE01" w14:textId="77777777" w:rsidR="008D4497" w:rsidRPr="004102EF" w:rsidRDefault="001C5B13" w:rsidP="001E7414">
            <w:pPr>
              <w:spacing w:line="360" w:lineRule="auto"/>
              <w:contextualSpacing w:val="0"/>
              <w:jc w:val="center"/>
              <w:rPr>
                <w:color w:val="000000" w:themeColor="text1"/>
              </w:rPr>
            </w:pPr>
            <w:hyperlink r:id="rId158">
              <w:r w:rsidR="00AC2FF6" w:rsidRPr="004102EF">
                <w:rPr>
                  <w:rFonts w:ascii="Times New Roman" w:eastAsia="Times New Roman" w:hAnsi="Times New Roman" w:cs="Times New Roman"/>
                  <w:color w:val="000000" w:themeColor="text1"/>
                </w:rPr>
                <w:t>6</w:t>
              </w:r>
            </w:hyperlink>
          </w:p>
        </w:tc>
        <w:tc>
          <w:tcPr>
            <w:tcW w:w="879" w:type="dxa"/>
            <w:tcMar>
              <w:top w:w="100" w:type="dxa"/>
              <w:left w:w="100" w:type="dxa"/>
              <w:bottom w:w="100" w:type="dxa"/>
              <w:right w:w="100" w:type="dxa"/>
            </w:tcMar>
            <w:vAlign w:val="center"/>
          </w:tcPr>
          <w:p w14:paraId="5A962950" w14:textId="77777777" w:rsidR="008D4497" w:rsidRPr="004102EF" w:rsidRDefault="001C5B13" w:rsidP="001E7414">
            <w:pPr>
              <w:spacing w:line="360" w:lineRule="auto"/>
              <w:contextualSpacing w:val="0"/>
              <w:jc w:val="center"/>
              <w:rPr>
                <w:color w:val="000000" w:themeColor="text1"/>
              </w:rPr>
            </w:pPr>
            <w:hyperlink r:id="rId159">
              <w:r w:rsidR="00AC2FF6" w:rsidRPr="004102EF">
                <w:rPr>
                  <w:rFonts w:ascii="Times New Roman" w:eastAsia="Times New Roman" w:hAnsi="Times New Roman" w:cs="Times New Roman"/>
                  <w:color w:val="000000" w:themeColor="text1"/>
                </w:rPr>
                <w:t>7</w:t>
              </w:r>
            </w:hyperlink>
          </w:p>
        </w:tc>
        <w:tc>
          <w:tcPr>
            <w:tcW w:w="754" w:type="dxa"/>
            <w:tcMar>
              <w:top w:w="100" w:type="dxa"/>
              <w:left w:w="100" w:type="dxa"/>
              <w:bottom w:w="100" w:type="dxa"/>
              <w:right w:w="100" w:type="dxa"/>
            </w:tcMar>
            <w:vAlign w:val="center"/>
          </w:tcPr>
          <w:p w14:paraId="4DBBD0CE" w14:textId="77777777" w:rsidR="008D4497" w:rsidRPr="004102EF" w:rsidRDefault="001C5B13" w:rsidP="001E7414">
            <w:pPr>
              <w:spacing w:line="360" w:lineRule="auto"/>
              <w:contextualSpacing w:val="0"/>
              <w:jc w:val="center"/>
              <w:rPr>
                <w:color w:val="000000" w:themeColor="text1"/>
              </w:rPr>
            </w:pPr>
            <w:hyperlink r:id="rId160">
              <w:r w:rsidR="00AC2FF6" w:rsidRPr="004102EF">
                <w:rPr>
                  <w:rFonts w:ascii="Times New Roman" w:eastAsia="Times New Roman" w:hAnsi="Times New Roman" w:cs="Times New Roman"/>
                  <w:b/>
                  <w:color w:val="000000" w:themeColor="text1"/>
                </w:rPr>
                <w:t>27</w:t>
              </w:r>
            </w:hyperlink>
          </w:p>
        </w:tc>
      </w:tr>
      <w:tr w:rsidR="00491F2A" w:rsidRPr="004102EF" w14:paraId="23F20A67" w14:textId="77777777" w:rsidTr="0042310A">
        <w:trPr>
          <w:trHeight w:val="390"/>
        </w:trPr>
        <w:tc>
          <w:tcPr>
            <w:tcW w:w="1134" w:type="dxa"/>
            <w:tcMar>
              <w:top w:w="100" w:type="dxa"/>
              <w:left w:w="100" w:type="dxa"/>
              <w:bottom w:w="100" w:type="dxa"/>
              <w:right w:w="100" w:type="dxa"/>
            </w:tcMar>
            <w:vAlign w:val="center"/>
          </w:tcPr>
          <w:p w14:paraId="5B0B07BD" w14:textId="77777777" w:rsidR="008D4497" w:rsidRPr="004102EF" w:rsidRDefault="00AC2FF6" w:rsidP="001E7414">
            <w:pPr>
              <w:spacing w:line="360" w:lineRule="auto"/>
              <w:contextualSpacing w:val="0"/>
              <w:jc w:val="center"/>
            </w:pPr>
            <w:r w:rsidRPr="004102EF">
              <w:rPr>
                <w:rFonts w:ascii="Times New Roman" w:eastAsia="Times New Roman" w:hAnsi="Times New Roman" w:cs="Times New Roman"/>
                <w:color w:val="000000" w:themeColor="text1"/>
              </w:rPr>
              <w:t>Wordle</w:t>
            </w:r>
            <w:r w:rsidRPr="004102EF">
              <w:rPr>
                <w:rFonts w:ascii="Times New Roman" w:eastAsia="Times New Roman" w:hAnsi="Times New Roman" w:cs="Times New Roman"/>
                <w:color w:val="980000"/>
              </w:rPr>
              <w:t xml:space="preserve"> </w:t>
            </w:r>
          </w:p>
        </w:tc>
        <w:tc>
          <w:tcPr>
            <w:tcW w:w="1454" w:type="dxa"/>
            <w:tcMar>
              <w:top w:w="100" w:type="dxa"/>
              <w:left w:w="100" w:type="dxa"/>
              <w:bottom w:w="100" w:type="dxa"/>
              <w:right w:w="100" w:type="dxa"/>
            </w:tcMar>
            <w:vAlign w:val="center"/>
          </w:tcPr>
          <w:p w14:paraId="5134C7AF" w14:textId="77777777" w:rsidR="008D4497" w:rsidRPr="00017DB7" w:rsidRDefault="001C5B13" w:rsidP="001E7414">
            <w:pPr>
              <w:spacing w:line="360" w:lineRule="auto"/>
              <w:contextualSpacing w:val="0"/>
              <w:jc w:val="center"/>
              <w:rPr>
                <w:sz w:val="18"/>
                <w:szCs w:val="18"/>
              </w:rPr>
            </w:pPr>
            <w:hyperlink r:id="rId161">
              <w:r w:rsidR="00AC2FF6" w:rsidRPr="00017DB7">
                <w:rPr>
                  <w:rFonts w:ascii="Times New Roman" w:eastAsia="Times New Roman" w:hAnsi="Times New Roman" w:cs="Times New Roman"/>
                  <w:color w:val="1155CC"/>
                  <w:sz w:val="18"/>
                  <w:szCs w:val="18"/>
                  <w:highlight w:val="white"/>
                </w:rPr>
                <w:t>http://www.wordle.net/</w:t>
              </w:r>
            </w:hyperlink>
            <w:hyperlink r:id="rId162"/>
          </w:p>
        </w:tc>
        <w:tc>
          <w:tcPr>
            <w:tcW w:w="753" w:type="dxa"/>
            <w:tcMar>
              <w:top w:w="100" w:type="dxa"/>
              <w:left w:w="100" w:type="dxa"/>
              <w:bottom w:w="100" w:type="dxa"/>
              <w:right w:w="100" w:type="dxa"/>
            </w:tcMar>
            <w:vAlign w:val="center"/>
          </w:tcPr>
          <w:p w14:paraId="70DD5F3C" w14:textId="77777777" w:rsidR="008D4497" w:rsidRPr="004102EF" w:rsidRDefault="001C5B13" w:rsidP="001E7414">
            <w:pPr>
              <w:spacing w:line="360" w:lineRule="auto"/>
              <w:contextualSpacing w:val="0"/>
              <w:jc w:val="center"/>
              <w:rPr>
                <w:color w:val="000000" w:themeColor="text1"/>
              </w:rPr>
            </w:pPr>
            <w:hyperlink r:id="rId163">
              <w:r w:rsidR="00AC2FF6" w:rsidRPr="004102EF">
                <w:rPr>
                  <w:rFonts w:ascii="Times New Roman" w:eastAsia="Times New Roman" w:hAnsi="Times New Roman" w:cs="Times New Roman"/>
                  <w:color w:val="000000" w:themeColor="text1"/>
                  <w:highlight w:val="white"/>
                </w:rPr>
                <w:t>7</w:t>
              </w:r>
            </w:hyperlink>
          </w:p>
        </w:tc>
        <w:tc>
          <w:tcPr>
            <w:tcW w:w="880" w:type="dxa"/>
            <w:tcMar>
              <w:top w:w="100" w:type="dxa"/>
              <w:left w:w="100" w:type="dxa"/>
              <w:bottom w:w="100" w:type="dxa"/>
              <w:right w:w="100" w:type="dxa"/>
            </w:tcMar>
            <w:vAlign w:val="center"/>
          </w:tcPr>
          <w:p w14:paraId="779B78C1" w14:textId="77777777" w:rsidR="008D4497" w:rsidRPr="004102EF" w:rsidRDefault="001C5B13" w:rsidP="001E7414">
            <w:pPr>
              <w:spacing w:line="360" w:lineRule="auto"/>
              <w:contextualSpacing w:val="0"/>
              <w:jc w:val="center"/>
              <w:rPr>
                <w:color w:val="000000" w:themeColor="text1"/>
              </w:rPr>
            </w:pPr>
            <w:hyperlink r:id="rId164">
              <w:r w:rsidR="00AC2FF6" w:rsidRPr="004102EF">
                <w:rPr>
                  <w:rFonts w:ascii="Times New Roman" w:eastAsia="Times New Roman" w:hAnsi="Times New Roman" w:cs="Times New Roman"/>
                  <w:color w:val="000000" w:themeColor="text1"/>
                  <w:highlight w:val="white"/>
                </w:rPr>
                <w:t>7</w:t>
              </w:r>
            </w:hyperlink>
          </w:p>
        </w:tc>
        <w:tc>
          <w:tcPr>
            <w:tcW w:w="1005" w:type="dxa"/>
            <w:tcMar>
              <w:top w:w="100" w:type="dxa"/>
              <w:left w:w="100" w:type="dxa"/>
              <w:bottom w:w="100" w:type="dxa"/>
              <w:right w:w="100" w:type="dxa"/>
            </w:tcMar>
            <w:vAlign w:val="center"/>
          </w:tcPr>
          <w:p w14:paraId="22747CFA" w14:textId="77777777" w:rsidR="008D4497" w:rsidRPr="004102EF" w:rsidRDefault="001C5B13" w:rsidP="001E7414">
            <w:pPr>
              <w:spacing w:line="360" w:lineRule="auto"/>
              <w:contextualSpacing w:val="0"/>
              <w:jc w:val="center"/>
              <w:rPr>
                <w:color w:val="000000" w:themeColor="text1"/>
              </w:rPr>
            </w:pPr>
            <w:hyperlink r:id="rId165">
              <w:r w:rsidR="00AC2FF6" w:rsidRPr="004102EF">
                <w:rPr>
                  <w:rFonts w:ascii="Times New Roman" w:eastAsia="Times New Roman" w:hAnsi="Times New Roman" w:cs="Times New Roman"/>
                  <w:color w:val="000000" w:themeColor="text1"/>
                  <w:highlight w:val="white"/>
                </w:rPr>
                <w:t>1</w:t>
              </w:r>
            </w:hyperlink>
          </w:p>
        </w:tc>
        <w:tc>
          <w:tcPr>
            <w:tcW w:w="879" w:type="dxa"/>
            <w:tcMar>
              <w:top w:w="100" w:type="dxa"/>
              <w:left w:w="100" w:type="dxa"/>
              <w:bottom w:w="100" w:type="dxa"/>
              <w:right w:w="100" w:type="dxa"/>
            </w:tcMar>
            <w:vAlign w:val="center"/>
          </w:tcPr>
          <w:p w14:paraId="69EB35D8" w14:textId="77777777" w:rsidR="008D4497" w:rsidRPr="004102EF" w:rsidRDefault="001C5B13" w:rsidP="001E7414">
            <w:pPr>
              <w:spacing w:line="360" w:lineRule="auto"/>
              <w:contextualSpacing w:val="0"/>
              <w:jc w:val="center"/>
              <w:rPr>
                <w:color w:val="000000" w:themeColor="text1"/>
              </w:rPr>
            </w:pPr>
            <w:hyperlink r:id="rId166">
              <w:r w:rsidR="00AC2FF6" w:rsidRPr="004102EF">
                <w:rPr>
                  <w:rFonts w:ascii="Times New Roman" w:eastAsia="Times New Roman" w:hAnsi="Times New Roman" w:cs="Times New Roman"/>
                  <w:color w:val="000000" w:themeColor="text1"/>
                  <w:highlight w:val="white"/>
                </w:rPr>
                <w:t>6</w:t>
              </w:r>
            </w:hyperlink>
          </w:p>
        </w:tc>
        <w:tc>
          <w:tcPr>
            <w:tcW w:w="1005" w:type="dxa"/>
            <w:tcMar>
              <w:top w:w="100" w:type="dxa"/>
              <w:left w:w="100" w:type="dxa"/>
              <w:bottom w:w="100" w:type="dxa"/>
              <w:right w:w="100" w:type="dxa"/>
            </w:tcMar>
            <w:vAlign w:val="center"/>
          </w:tcPr>
          <w:p w14:paraId="7F7D940E" w14:textId="77777777" w:rsidR="008D4497" w:rsidRPr="004102EF" w:rsidRDefault="001C5B13" w:rsidP="001E7414">
            <w:pPr>
              <w:spacing w:line="360" w:lineRule="auto"/>
              <w:contextualSpacing w:val="0"/>
              <w:jc w:val="center"/>
              <w:rPr>
                <w:color w:val="000000" w:themeColor="text1"/>
              </w:rPr>
            </w:pPr>
            <w:hyperlink r:id="rId167">
              <w:r w:rsidR="00AC2FF6" w:rsidRPr="004102EF">
                <w:rPr>
                  <w:rFonts w:ascii="Times New Roman" w:eastAsia="Times New Roman" w:hAnsi="Times New Roman" w:cs="Times New Roman"/>
                  <w:color w:val="000000" w:themeColor="text1"/>
                  <w:highlight w:val="white"/>
                </w:rPr>
                <w:t>5</w:t>
              </w:r>
            </w:hyperlink>
          </w:p>
        </w:tc>
        <w:tc>
          <w:tcPr>
            <w:tcW w:w="879" w:type="dxa"/>
            <w:tcMar>
              <w:top w:w="100" w:type="dxa"/>
              <w:left w:w="100" w:type="dxa"/>
              <w:bottom w:w="100" w:type="dxa"/>
              <w:right w:w="100" w:type="dxa"/>
            </w:tcMar>
            <w:vAlign w:val="center"/>
          </w:tcPr>
          <w:p w14:paraId="0FA5CF34" w14:textId="77777777" w:rsidR="008D4497" w:rsidRPr="004102EF" w:rsidRDefault="001C5B13" w:rsidP="001E7414">
            <w:pPr>
              <w:spacing w:line="360" w:lineRule="auto"/>
              <w:contextualSpacing w:val="0"/>
              <w:jc w:val="center"/>
              <w:rPr>
                <w:color w:val="000000" w:themeColor="text1"/>
              </w:rPr>
            </w:pPr>
            <w:hyperlink r:id="rId168">
              <w:r w:rsidR="00AC2FF6" w:rsidRPr="004102EF">
                <w:rPr>
                  <w:rFonts w:ascii="Times New Roman" w:eastAsia="Times New Roman" w:hAnsi="Times New Roman" w:cs="Times New Roman"/>
                  <w:color w:val="000000" w:themeColor="text1"/>
                  <w:highlight w:val="white"/>
                </w:rPr>
                <w:t>7</w:t>
              </w:r>
            </w:hyperlink>
          </w:p>
        </w:tc>
        <w:tc>
          <w:tcPr>
            <w:tcW w:w="754" w:type="dxa"/>
            <w:tcMar>
              <w:top w:w="100" w:type="dxa"/>
              <w:left w:w="100" w:type="dxa"/>
              <w:bottom w:w="100" w:type="dxa"/>
              <w:right w:w="100" w:type="dxa"/>
            </w:tcMar>
            <w:vAlign w:val="center"/>
          </w:tcPr>
          <w:p w14:paraId="670AC9F1" w14:textId="77777777" w:rsidR="008D4497" w:rsidRPr="004102EF" w:rsidRDefault="001C5B13" w:rsidP="001E7414">
            <w:pPr>
              <w:spacing w:line="360" w:lineRule="auto"/>
              <w:contextualSpacing w:val="0"/>
              <w:jc w:val="center"/>
              <w:rPr>
                <w:b/>
                <w:color w:val="000000" w:themeColor="text1"/>
              </w:rPr>
            </w:pPr>
            <w:hyperlink r:id="rId169">
              <w:r w:rsidR="00AC2FF6" w:rsidRPr="004102EF">
                <w:rPr>
                  <w:rFonts w:ascii="Times New Roman" w:eastAsia="Times New Roman" w:hAnsi="Times New Roman" w:cs="Times New Roman"/>
                  <w:b/>
                  <w:color w:val="000000" w:themeColor="text1"/>
                  <w:highlight w:val="white"/>
                </w:rPr>
                <w:t>33</w:t>
              </w:r>
            </w:hyperlink>
          </w:p>
        </w:tc>
      </w:tr>
    </w:tbl>
    <w:p w14:paraId="0634E4F3" w14:textId="77777777" w:rsidR="00517764" w:rsidRDefault="00517764" w:rsidP="00517764">
      <w:pPr>
        <w:spacing w:after="200" w:line="360" w:lineRule="auto"/>
        <w:ind w:firstLine="284"/>
        <w:contextualSpacing w:val="0"/>
        <w:jc w:val="both"/>
        <w:rPr>
          <w:rFonts w:ascii="Times New Roman" w:hAnsi="Times New Roman" w:cs="Times New Roman"/>
          <w:lang w:val="en-US"/>
        </w:rPr>
      </w:pPr>
    </w:p>
    <w:p w14:paraId="363FDF79" w14:textId="77777777" w:rsidR="002B2EEB" w:rsidRPr="00C0513D" w:rsidRDefault="002B2EEB" w:rsidP="00517764">
      <w:pPr>
        <w:spacing w:after="200" w:line="360" w:lineRule="auto"/>
        <w:ind w:firstLine="284"/>
        <w:contextualSpacing w:val="0"/>
        <w:jc w:val="both"/>
        <w:rPr>
          <w:rFonts w:ascii="Times New Roman" w:hAnsi="Times New Roman" w:cs="Times New Roman"/>
        </w:rPr>
      </w:pPr>
      <w:r>
        <w:rPr>
          <w:rFonts w:ascii="Times New Roman" w:hAnsi="Times New Roman" w:cs="Times New Roman"/>
        </w:rPr>
        <w:lastRenderedPageBreak/>
        <w:t xml:space="preserve">Παρακάτω στο Πίνακα 2 παρουσιάζονται τα εργαλεία τα οποία δεν πληρούσαν τα </w:t>
      </w:r>
      <w:r w:rsidR="00CB6EC8">
        <w:rPr>
          <w:rFonts w:ascii="Times New Roman" w:hAnsi="Times New Roman" w:cs="Times New Roman"/>
        </w:rPr>
        <w:t>κριτήρια τα οποία τέθηκαν.</w:t>
      </w:r>
      <w:r w:rsidR="004176F2">
        <w:rPr>
          <w:rFonts w:ascii="Times New Roman" w:hAnsi="Times New Roman" w:cs="Times New Roman"/>
        </w:rPr>
        <w:t xml:space="preserve"> Συγκεκριμένα, </w:t>
      </w:r>
      <w:r>
        <w:rPr>
          <w:rFonts w:ascii="Times New Roman" w:hAnsi="Times New Roman" w:cs="Times New Roman"/>
        </w:rPr>
        <w:t>το χρονικό διάστημα εκμάθησης των εργαλείων για την έρευνα είναι περιορισμένο και κάποια από αυτά τα εργαλεία απαιτούν χρόνο και καινούργιες γνώσεις όπως εκμάθηση γλώσσας προγραμματισμού.</w:t>
      </w:r>
      <w:r w:rsidR="004176F2">
        <w:rPr>
          <w:rFonts w:ascii="Times New Roman" w:hAnsi="Times New Roman" w:cs="Times New Roman"/>
        </w:rPr>
        <w:t xml:space="preserve"> Κ</w:t>
      </w:r>
      <w:r>
        <w:rPr>
          <w:rFonts w:ascii="Times New Roman" w:hAnsi="Times New Roman" w:cs="Times New Roman"/>
        </w:rPr>
        <w:t>άποια από αυτά απαιτούν πληρωμή για τη χρήση τους</w:t>
      </w:r>
      <w:r w:rsidR="003F6207">
        <w:rPr>
          <w:rFonts w:ascii="Times New Roman" w:hAnsi="Times New Roman" w:cs="Times New Roman"/>
        </w:rPr>
        <w:t xml:space="preserve"> κάτι που δεν είναι εφικτό στη συγκε</w:t>
      </w:r>
      <w:r w:rsidR="004176F2">
        <w:rPr>
          <w:rFonts w:ascii="Times New Roman" w:hAnsi="Times New Roman" w:cs="Times New Roman"/>
        </w:rPr>
        <w:t>κριμένη εργασία και άλλα δεν σχετίζονται</w:t>
      </w:r>
      <w:r w:rsidR="0010099A">
        <w:rPr>
          <w:rFonts w:ascii="Times New Roman" w:hAnsi="Times New Roman" w:cs="Times New Roman"/>
        </w:rPr>
        <w:t xml:space="preserve"> με την έρευνα που θέλουμε να κάνουμε (δηλαδή την επεξεργασία αριθμητικών δε</w:t>
      </w:r>
      <w:r w:rsidR="004176F2">
        <w:rPr>
          <w:rFonts w:ascii="Times New Roman" w:hAnsi="Times New Roman" w:cs="Times New Roman"/>
        </w:rPr>
        <w:t>δ</w:t>
      </w:r>
      <w:r w:rsidR="00CB6EC8">
        <w:rPr>
          <w:rFonts w:ascii="Times New Roman" w:hAnsi="Times New Roman" w:cs="Times New Roman"/>
        </w:rPr>
        <w:t>ομένων ή οπτικοποίηση αυτών).</w:t>
      </w:r>
    </w:p>
    <w:p w14:paraId="2C66ED17" w14:textId="77777777" w:rsidR="00BA2DD6" w:rsidRPr="00767BDD" w:rsidRDefault="00BA2DD6" w:rsidP="00517764">
      <w:pPr>
        <w:spacing w:after="200" w:line="360" w:lineRule="auto"/>
        <w:ind w:firstLine="284"/>
        <w:contextualSpacing w:val="0"/>
        <w:jc w:val="both"/>
        <w:rPr>
          <w:rFonts w:ascii="Times New Roman" w:hAnsi="Times New Roman" w:cs="Times New Roman"/>
        </w:rPr>
      </w:pPr>
    </w:p>
    <w:p w14:paraId="03A24AE6" w14:textId="77777777" w:rsidR="008D4497" w:rsidRPr="0056149E" w:rsidRDefault="0056149E" w:rsidP="001E7414">
      <w:pPr>
        <w:spacing w:after="200" w:line="360" w:lineRule="auto"/>
        <w:contextualSpacing w:val="0"/>
        <w:jc w:val="center"/>
        <w:rPr>
          <w:rFonts w:ascii="Times New Roman" w:hAnsi="Times New Roman" w:cs="Times New Roman"/>
          <w:szCs w:val="22"/>
        </w:rPr>
      </w:pPr>
      <w:r w:rsidRPr="006C072C">
        <w:rPr>
          <w:rFonts w:ascii="Times New Roman" w:hAnsi="Times New Roman" w:cs="Times New Roman"/>
          <w:b/>
          <w:szCs w:val="22"/>
        </w:rPr>
        <w:t>Πίνακας 2</w:t>
      </w:r>
      <w:r>
        <w:rPr>
          <w:rFonts w:ascii="Times New Roman" w:hAnsi="Times New Roman" w:cs="Times New Roman"/>
          <w:szCs w:val="22"/>
        </w:rPr>
        <w:t>. Εργαλεία που δεν πληρούν τα παραπάνω κριτήρια</w:t>
      </w:r>
    </w:p>
    <w:tbl>
      <w:tblPr>
        <w:tblStyle w:val="TableGrid"/>
        <w:tblW w:w="6804" w:type="dxa"/>
        <w:tblInd w:w="930" w:type="dxa"/>
        <w:tblLayout w:type="fixed"/>
        <w:tblLook w:val="04A0" w:firstRow="1" w:lastRow="0" w:firstColumn="1" w:lastColumn="0" w:noHBand="0" w:noVBand="1"/>
      </w:tblPr>
      <w:tblGrid>
        <w:gridCol w:w="2015"/>
        <w:gridCol w:w="4789"/>
      </w:tblGrid>
      <w:tr w:rsidR="0056149E" w14:paraId="01FC4E69" w14:textId="77777777" w:rsidTr="00DA0646">
        <w:trPr>
          <w:trHeight w:val="673"/>
        </w:trPr>
        <w:tc>
          <w:tcPr>
            <w:tcW w:w="2015" w:type="dxa"/>
            <w:vAlign w:val="center"/>
          </w:tcPr>
          <w:p w14:paraId="04200E3C" w14:textId="77777777" w:rsidR="0056149E" w:rsidRPr="00931FB3" w:rsidRDefault="0056149E" w:rsidP="00931FB3">
            <w:pPr>
              <w:spacing w:line="360" w:lineRule="auto"/>
              <w:contextualSpacing w:val="0"/>
              <w:jc w:val="center"/>
            </w:pPr>
            <w:r w:rsidRPr="00931FB3">
              <w:rPr>
                <w:rFonts w:ascii="Times New Roman" w:eastAsia="Times New Roman" w:hAnsi="Times New Roman" w:cs="Times New Roman"/>
                <w:highlight w:val="white"/>
              </w:rPr>
              <w:t>Course Signals software</w:t>
            </w:r>
          </w:p>
        </w:tc>
        <w:tc>
          <w:tcPr>
            <w:tcW w:w="4789" w:type="dxa"/>
            <w:vAlign w:val="center"/>
          </w:tcPr>
          <w:p w14:paraId="5CCEBB82" w14:textId="77777777" w:rsidR="0056149E" w:rsidRPr="00DA0646" w:rsidRDefault="001C5B13" w:rsidP="00931FB3">
            <w:pPr>
              <w:spacing w:line="360" w:lineRule="auto"/>
              <w:contextualSpacing w:val="0"/>
              <w:jc w:val="center"/>
              <w:rPr>
                <w:rFonts w:ascii="Times New Roman" w:hAnsi="Times New Roman" w:cs="Times New Roman"/>
                <w:sz w:val="18"/>
                <w:szCs w:val="18"/>
              </w:rPr>
            </w:pPr>
            <w:hyperlink r:id="rId170">
              <w:r w:rsidR="0056149E" w:rsidRPr="00DA0646">
                <w:rPr>
                  <w:rFonts w:ascii="Times New Roman" w:eastAsia="Times New Roman" w:hAnsi="Times New Roman" w:cs="Times New Roman"/>
                  <w:color w:val="1155CC"/>
                  <w:sz w:val="18"/>
                  <w:szCs w:val="18"/>
                  <w:highlight w:val="white"/>
                </w:rPr>
                <w:t>http://www.ellucian.com/Software/Ellucian-Student-Success/</w:t>
              </w:r>
            </w:hyperlink>
            <w:hyperlink r:id="rId171"/>
          </w:p>
        </w:tc>
      </w:tr>
      <w:tr w:rsidR="0056149E" w:rsidRPr="0056149E" w14:paraId="226E2AEB" w14:textId="77777777" w:rsidTr="00DA0646">
        <w:trPr>
          <w:trHeight w:val="684"/>
        </w:trPr>
        <w:tc>
          <w:tcPr>
            <w:tcW w:w="2015" w:type="dxa"/>
            <w:vAlign w:val="center"/>
          </w:tcPr>
          <w:p w14:paraId="4758C000" w14:textId="77777777" w:rsidR="0056149E" w:rsidRPr="00931FB3" w:rsidRDefault="0056149E" w:rsidP="00931FB3">
            <w:pPr>
              <w:spacing w:after="200" w:line="360" w:lineRule="auto"/>
              <w:contextualSpacing w:val="0"/>
              <w:jc w:val="center"/>
              <w:rPr>
                <w:rFonts w:ascii="Times New Roman" w:hAnsi="Times New Roman" w:cs="Times New Roman"/>
                <w:szCs w:val="22"/>
              </w:rPr>
            </w:pPr>
            <w:r w:rsidRPr="00931FB3">
              <w:rPr>
                <w:rFonts w:ascii="Times New Roman" w:eastAsia="Times New Roman" w:hAnsi="Times New Roman" w:cs="Times New Roman"/>
                <w:highlight w:val="white"/>
              </w:rPr>
              <w:t>C4.5 decision tree algorithm</w:t>
            </w:r>
          </w:p>
        </w:tc>
        <w:tc>
          <w:tcPr>
            <w:tcW w:w="4789" w:type="dxa"/>
            <w:vAlign w:val="center"/>
          </w:tcPr>
          <w:p w14:paraId="32CAA023" w14:textId="77777777" w:rsidR="0056149E" w:rsidRPr="00DA0646" w:rsidRDefault="001C5B13" w:rsidP="00931FB3">
            <w:pPr>
              <w:spacing w:after="200" w:line="360" w:lineRule="auto"/>
              <w:contextualSpacing w:val="0"/>
              <w:jc w:val="center"/>
              <w:rPr>
                <w:rFonts w:ascii="Times New Roman" w:hAnsi="Times New Roman" w:cs="Times New Roman"/>
                <w:sz w:val="18"/>
                <w:szCs w:val="18"/>
              </w:rPr>
            </w:pPr>
            <w:hyperlink r:id="rId172">
              <w:r w:rsidR="0056149E" w:rsidRPr="00DA0646">
                <w:rPr>
                  <w:rFonts w:ascii="Times New Roman" w:eastAsia="Times New Roman" w:hAnsi="Times New Roman" w:cs="Times New Roman"/>
                  <w:color w:val="1155CC"/>
                  <w:sz w:val="18"/>
                  <w:szCs w:val="18"/>
                  <w:highlight w:val="white"/>
                </w:rPr>
                <w:t>http://en.wikipedia.org/wiki/C4.5_algorithm</w:t>
              </w:r>
            </w:hyperlink>
          </w:p>
        </w:tc>
      </w:tr>
      <w:tr w:rsidR="0056149E" w:rsidRPr="0056149E" w14:paraId="0B4C418C" w14:textId="77777777" w:rsidTr="00DA0646">
        <w:trPr>
          <w:trHeight w:val="698"/>
        </w:trPr>
        <w:tc>
          <w:tcPr>
            <w:tcW w:w="2015" w:type="dxa"/>
            <w:vAlign w:val="center"/>
          </w:tcPr>
          <w:p w14:paraId="777148CB" w14:textId="77777777" w:rsidR="0056149E" w:rsidRPr="00931FB3" w:rsidRDefault="0056149E" w:rsidP="00931FB3">
            <w:pPr>
              <w:spacing w:after="200" w:line="360" w:lineRule="auto"/>
              <w:contextualSpacing w:val="0"/>
              <w:jc w:val="center"/>
              <w:rPr>
                <w:rFonts w:ascii="Times New Roman" w:hAnsi="Times New Roman" w:cs="Times New Roman"/>
                <w:szCs w:val="22"/>
              </w:rPr>
            </w:pPr>
            <w:r w:rsidRPr="00931FB3">
              <w:rPr>
                <w:rFonts w:ascii="Times New Roman" w:eastAsia="Times New Roman" w:hAnsi="Times New Roman" w:cs="Times New Roman"/>
                <w:highlight w:val="white"/>
              </w:rPr>
              <w:t>Excel Pivot Tables</w:t>
            </w:r>
          </w:p>
        </w:tc>
        <w:tc>
          <w:tcPr>
            <w:tcW w:w="4789" w:type="dxa"/>
            <w:vAlign w:val="center"/>
          </w:tcPr>
          <w:p w14:paraId="50028244" w14:textId="77777777" w:rsidR="0056149E" w:rsidRPr="00DA0646" w:rsidRDefault="001C5B13" w:rsidP="00931FB3">
            <w:pPr>
              <w:spacing w:after="200" w:line="360" w:lineRule="auto"/>
              <w:contextualSpacing w:val="0"/>
              <w:jc w:val="center"/>
              <w:rPr>
                <w:rFonts w:ascii="Times New Roman" w:hAnsi="Times New Roman" w:cs="Times New Roman"/>
                <w:sz w:val="18"/>
                <w:szCs w:val="18"/>
              </w:rPr>
            </w:pPr>
            <w:hyperlink r:id="rId173">
              <w:r w:rsidR="0056149E" w:rsidRPr="00DA0646">
                <w:rPr>
                  <w:rFonts w:ascii="Times New Roman" w:eastAsia="Times New Roman" w:hAnsi="Times New Roman" w:cs="Times New Roman"/>
                  <w:color w:val="1155CC"/>
                  <w:sz w:val="18"/>
                  <w:szCs w:val="18"/>
                  <w:highlight w:val="white"/>
                </w:rPr>
                <w:t>http://en.wikipedia.org/wiki/Pivot_table</w:t>
              </w:r>
            </w:hyperlink>
            <w:hyperlink r:id="rId174"/>
          </w:p>
        </w:tc>
      </w:tr>
      <w:tr w:rsidR="0056149E" w:rsidRPr="0056149E" w14:paraId="22DBA235" w14:textId="77777777" w:rsidTr="00DA0646">
        <w:trPr>
          <w:trHeight w:val="702"/>
        </w:trPr>
        <w:tc>
          <w:tcPr>
            <w:tcW w:w="2015" w:type="dxa"/>
            <w:vAlign w:val="center"/>
          </w:tcPr>
          <w:p w14:paraId="077B5F58" w14:textId="77777777" w:rsidR="0056149E" w:rsidRPr="00931FB3" w:rsidRDefault="0056149E" w:rsidP="00931FB3">
            <w:pPr>
              <w:spacing w:after="200" w:line="360" w:lineRule="auto"/>
              <w:contextualSpacing w:val="0"/>
              <w:jc w:val="center"/>
              <w:rPr>
                <w:rFonts w:ascii="Times New Roman" w:hAnsi="Times New Roman" w:cs="Times New Roman"/>
                <w:szCs w:val="22"/>
              </w:rPr>
            </w:pPr>
            <w:r w:rsidRPr="00931FB3">
              <w:rPr>
                <w:rFonts w:ascii="Times New Roman" w:eastAsia="Times New Roman" w:hAnsi="Times New Roman" w:cs="Times New Roman"/>
              </w:rPr>
              <w:t>Flowing Data</w:t>
            </w:r>
          </w:p>
        </w:tc>
        <w:tc>
          <w:tcPr>
            <w:tcW w:w="4789" w:type="dxa"/>
            <w:vAlign w:val="center"/>
          </w:tcPr>
          <w:p w14:paraId="23057163" w14:textId="77777777" w:rsidR="0056149E" w:rsidRPr="00DA0646" w:rsidRDefault="001C5B13" w:rsidP="00931FB3">
            <w:pPr>
              <w:spacing w:after="200" w:line="360" w:lineRule="auto"/>
              <w:contextualSpacing w:val="0"/>
              <w:jc w:val="center"/>
              <w:rPr>
                <w:rFonts w:ascii="Times New Roman" w:hAnsi="Times New Roman" w:cs="Times New Roman"/>
                <w:sz w:val="18"/>
                <w:szCs w:val="18"/>
              </w:rPr>
            </w:pPr>
            <w:hyperlink r:id="rId175">
              <w:r w:rsidR="0056149E" w:rsidRPr="00DA0646">
                <w:rPr>
                  <w:rFonts w:ascii="Times New Roman" w:eastAsia="Times New Roman" w:hAnsi="Times New Roman" w:cs="Times New Roman"/>
                  <w:color w:val="1155CC"/>
                  <w:sz w:val="18"/>
                  <w:szCs w:val="18"/>
                  <w:highlight w:val="white"/>
                </w:rPr>
                <w:t>http://flowingdata.com/</w:t>
              </w:r>
            </w:hyperlink>
            <w:r w:rsidR="0056149E" w:rsidRPr="00DA0646">
              <w:rPr>
                <w:rFonts w:ascii="Times New Roman" w:eastAsia="Times New Roman" w:hAnsi="Times New Roman" w:cs="Times New Roman"/>
                <w:sz w:val="18"/>
                <w:szCs w:val="18"/>
              </w:rPr>
              <w:t xml:space="preserve">, </w:t>
            </w:r>
            <w:hyperlink r:id="rId176">
              <w:r w:rsidR="0056149E" w:rsidRPr="00DA0646">
                <w:rPr>
                  <w:rFonts w:ascii="Times New Roman" w:eastAsia="Times New Roman" w:hAnsi="Times New Roman" w:cs="Times New Roman"/>
                  <w:color w:val="1155CC"/>
                  <w:sz w:val="18"/>
                  <w:szCs w:val="18"/>
                  <w:highlight w:val="white"/>
                </w:rPr>
                <w:t>http://flowingdata.com/about/</w:t>
              </w:r>
            </w:hyperlink>
          </w:p>
        </w:tc>
      </w:tr>
      <w:tr w:rsidR="0056149E" w:rsidRPr="0056149E" w14:paraId="62EFA3A4" w14:textId="77777777" w:rsidTr="00DA0646">
        <w:trPr>
          <w:trHeight w:val="20"/>
        </w:trPr>
        <w:tc>
          <w:tcPr>
            <w:tcW w:w="2015" w:type="dxa"/>
            <w:vAlign w:val="center"/>
          </w:tcPr>
          <w:p w14:paraId="5EEA8A6B" w14:textId="77777777" w:rsidR="0056149E" w:rsidRPr="00931FB3" w:rsidRDefault="0056149E" w:rsidP="00931FB3">
            <w:pPr>
              <w:spacing w:after="200" w:line="360" w:lineRule="auto"/>
              <w:contextualSpacing w:val="0"/>
              <w:jc w:val="center"/>
              <w:rPr>
                <w:rFonts w:ascii="Times New Roman" w:hAnsi="Times New Roman" w:cs="Times New Roman"/>
                <w:szCs w:val="22"/>
              </w:rPr>
            </w:pPr>
            <w:r w:rsidRPr="00931FB3">
              <w:rPr>
                <w:rFonts w:ascii="Times New Roman" w:eastAsia="Times New Roman" w:hAnsi="Times New Roman" w:cs="Times New Roman"/>
                <w:highlight w:val="white"/>
              </w:rPr>
              <w:t>Greasemonkey</w:t>
            </w:r>
          </w:p>
        </w:tc>
        <w:tc>
          <w:tcPr>
            <w:tcW w:w="4789" w:type="dxa"/>
            <w:vAlign w:val="center"/>
          </w:tcPr>
          <w:p w14:paraId="66CD096E" w14:textId="77777777" w:rsidR="0056149E" w:rsidRPr="00DA0646" w:rsidRDefault="001C5B13" w:rsidP="00931FB3">
            <w:pPr>
              <w:spacing w:after="200" w:line="360" w:lineRule="auto"/>
              <w:contextualSpacing w:val="0"/>
              <w:jc w:val="center"/>
              <w:rPr>
                <w:rFonts w:ascii="Times New Roman" w:hAnsi="Times New Roman" w:cs="Times New Roman"/>
                <w:sz w:val="18"/>
                <w:szCs w:val="18"/>
              </w:rPr>
            </w:pPr>
            <w:hyperlink r:id="rId177">
              <w:r w:rsidR="0056149E" w:rsidRPr="00DA0646">
                <w:rPr>
                  <w:rFonts w:ascii="Times New Roman" w:eastAsia="Times New Roman" w:hAnsi="Times New Roman" w:cs="Times New Roman"/>
                  <w:color w:val="1155CC"/>
                  <w:sz w:val="18"/>
                  <w:szCs w:val="18"/>
                </w:rPr>
                <w:t>http://www.greasespot.net/</w:t>
              </w:r>
            </w:hyperlink>
            <w:hyperlink r:id="rId178"/>
          </w:p>
        </w:tc>
      </w:tr>
      <w:tr w:rsidR="0056149E" w:rsidRPr="0056149E" w14:paraId="2DEF6188" w14:textId="77777777" w:rsidTr="00DA0646">
        <w:trPr>
          <w:trHeight w:val="20"/>
        </w:trPr>
        <w:tc>
          <w:tcPr>
            <w:tcW w:w="2015" w:type="dxa"/>
            <w:vAlign w:val="center"/>
          </w:tcPr>
          <w:p w14:paraId="1E65ACE3" w14:textId="77777777" w:rsidR="0056149E" w:rsidRPr="00931FB3" w:rsidRDefault="0056149E" w:rsidP="00931FB3">
            <w:pPr>
              <w:spacing w:after="200" w:line="360" w:lineRule="auto"/>
              <w:contextualSpacing w:val="0"/>
              <w:jc w:val="center"/>
              <w:rPr>
                <w:rFonts w:ascii="Times New Roman" w:hAnsi="Times New Roman" w:cs="Times New Roman"/>
                <w:szCs w:val="22"/>
              </w:rPr>
            </w:pPr>
            <w:r w:rsidRPr="00931FB3">
              <w:rPr>
                <w:rFonts w:ascii="Times New Roman" w:eastAsia="Times New Roman" w:hAnsi="Times New Roman" w:cs="Times New Roman"/>
                <w:highlight w:val="white"/>
              </w:rPr>
              <w:t>IBM SPSS Modeler</w:t>
            </w:r>
          </w:p>
        </w:tc>
        <w:tc>
          <w:tcPr>
            <w:tcW w:w="4789" w:type="dxa"/>
            <w:vAlign w:val="center"/>
          </w:tcPr>
          <w:p w14:paraId="3DA63FEE" w14:textId="77777777" w:rsidR="0056149E" w:rsidRPr="00DA0646" w:rsidRDefault="001C5B13" w:rsidP="00931FB3">
            <w:pPr>
              <w:spacing w:after="200" w:line="360" w:lineRule="auto"/>
              <w:contextualSpacing w:val="0"/>
              <w:jc w:val="center"/>
              <w:rPr>
                <w:rFonts w:ascii="Times New Roman" w:hAnsi="Times New Roman" w:cs="Times New Roman"/>
                <w:sz w:val="18"/>
                <w:szCs w:val="18"/>
              </w:rPr>
            </w:pPr>
            <w:hyperlink r:id="rId179">
              <w:r w:rsidR="0056149E" w:rsidRPr="00DA0646">
                <w:rPr>
                  <w:rFonts w:ascii="Times New Roman" w:eastAsia="Times New Roman" w:hAnsi="Times New Roman" w:cs="Times New Roman"/>
                  <w:color w:val="1155CC"/>
                  <w:sz w:val="18"/>
                  <w:szCs w:val="18"/>
                  <w:highlight w:val="white"/>
                </w:rPr>
                <w:t>http://www-03.ibm.com/software/products/en/spss-modeler</w:t>
              </w:r>
            </w:hyperlink>
            <w:hyperlink r:id="rId180"/>
          </w:p>
        </w:tc>
      </w:tr>
      <w:tr w:rsidR="0056149E" w:rsidRPr="0056149E" w14:paraId="3D16D826" w14:textId="77777777" w:rsidTr="00DA0646">
        <w:trPr>
          <w:trHeight w:val="20"/>
        </w:trPr>
        <w:tc>
          <w:tcPr>
            <w:tcW w:w="2015" w:type="dxa"/>
            <w:vAlign w:val="center"/>
          </w:tcPr>
          <w:p w14:paraId="537D709A" w14:textId="77777777" w:rsidR="0056149E" w:rsidRPr="00931FB3" w:rsidRDefault="0056149E" w:rsidP="00931FB3">
            <w:pPr>
              <w:spacing w:after="200" w:line="360" w:lineRule="auto"/>
              <w:contextualSpacing w:val="0"/>
              <w:jc w:val="center"/>
              <w:rPr>
                <w:rFonts w:ascii="Times New Roman" w:hAnsi="Times New Roman" w:cs="Times New Roman"/>
                <w:szCs w:val="22"/>
              </w:rPr>
            </w:pPr>
            <w:r w:rsidRPr="00931FB3">
              <w:rPr>
                <w:rFonts w:ascii="Times New Roman" w:eastAsia="Times New Roman" w:hAnsi="Times New Roman" w:cs="Times New Roman"/>
              </w:rPr>
              <w:t>KNIME</w:t>
            </w:r>
          </w:p>
        </w:tc>
        <w:tc>
          <w:tcPr>
            <w:tcW w:w="4789" w:type="dxa"/>
            <w:vAlign w:val="center"/>
          </w:tcPr>
          <w:p w14:paraId="0E55A7C1" w14:textId="77777777" w:rsidR="0056149E" w:rsidRPr="00DA0646" w:rsidRDefault="001C5B13" w:rsidP="00931FB3">
            <w:pPr>
              <w:spacing w:line="360" w:lineRule="auto"/>
              <w:contextualSpacing w:val="0"/>
              <w:jc w:val="center"/>
              <w:rPr>
                <w:rFonts w:ascii="Times New Roman" w:hAnsi="Times New Roman" w:cs="Times New Roman"/>
                <w:sz w:val="18"/>
                <w:szCs w:val="18"/>
              </w:rPr>
            </w:pPr>
            <w:hyperlink r:id="rId181">
              <w:r w:rsidR="0056149E" w:rsidRPr="00DA0646">
                <w:rPr>
                  <w:rFonts w:ascii="Times New Roman" w:eastAsia="Times New Roman" w:hAnsi="Times New Roman" w:cs="Times New Roman"/>
                  <w:color w:val="1155CC"/>
                  <w:sz w:val="18"/>
                  <w:szCs w:val="18"/>
                  <w:highlight w:val="white"/>
                </w:rPr>
                <w:t>http://www.knime.org/</w:t>
              </w:r>
            </w:hyperlink>
          </w:p>
          <w:p w14:paraId="0711487F" w14:textId="77777777" w:rsidR="0056149E" w:rsidRPr="00DA0646" w:rsidRDefault="001C5B13" w:rsidP="00931FB3">
            <w:pPr>
              <w:spacing w:after="200" w:line="360" w:lineRule="auto"/>
              <w:contextualSpacing w:val="0"/>
              <w:jc w:val="center"/>
              <w:rPr>
                <w:rFonts w:ascii="Times New Roman" w:hAnsi="Times New Roman" w:cs="Times New Roman"/>
                <w:sz w:val="18"/>
                <w:szCs w:val="18"/>
              </w:rPr>
            </w:pPr>
            <w:hyperlink r:id="rId182">
              <w:r w:rsidR="0056149E" w:rsidRPr="00DA0646">
                <w:rPr>
                  <w:rFonts w:ascii="Times New Roman" w:eastAsia="Times New Roman" w:hAnsi="Times New Roman" w:cs="Times New Roman"/>
                  <w:color w:val="1155CC"/>
                  <w:sz w:val="18"/>
                  <w:szCs w:val="18"/>
                  <w:highlight w:val="white"/>
                </w:rPr>
                <w:t>http://en.wikipedia.org/wiki/KNIME</w:t>
              </w:r>
            </w:hyperlink>
            <w:hyperlink r:id="rId183"/>
          </w:p>
        </w:tc>
      </w:tr>
      <w:tr w:rsidR="0056149E" w:rsidRPr="0056149E" w14:paraId="673D66A4" w14:textId="77777777" w:rsidTr="00DA0646">
        <w:trPr>
          <w:trHeight w:val="20"/>
        </w:trPr>
        <w:tc>
          <w:tcPr>
            <w:tcW w:w="2015" w:type="dxa"/>
            <w:vAlign w:val="center"/>
          </w:tcPr>
          <w:p w14:paraId="306F037F" w14:textId="77777777" w:rsidR="0056149E" w:rsidRPr="00931FB3" w:rsidRDefault="0056149E" w:rsidP="00931FB3">
            <w:pPr>
              <w:spacing w:after="200" w:line="360" w:lineRule="auto"/>
              <w:contextualSpacing w:val="0"/>
              <w:jc w:val="center"/>
              <w:rPr>
                <w:rFonts w:ascii="Times New Roman" w:hAnsi="Times New Roman" w:cs="Times New Roman"/>
                <w:szCs w:val="22"/>
              </w:rPr>
            </w:pPr>
            <w:r w:rsidRPr="00931FB3">
              <w:rPr>
                <w:rFonts w:ascii="Times New Roman" w:eastAsia="Times New Roman" w:hAnsi="Times New Roman" w:cs="Times New Roman"/>
              </w:rPr>
              <w:t>LOCO- Analyst</w:t>
            </w:r>
          </w:p>
        </w:tc>
        <w:tc>
          <w:tcPr>
            <w:tcW w:w="4789" w:type="dxa"/>
            <w:vAlign w:val="center"/>
          </w:tcPr>
          <w:p w14:paraId="2DE5E2E0" w14:textId="77777777" w:rsidR="0056149E" w:rsidRPr="00DA0646" w:rsidRDefault="001C5B13" w:rsidP="00931FB3">
            <w:pPr>
              <w:spacing w:after="200" w:line="360" w:lineRule="auto"/>
              <w:contextualSpacing w:val="0"/>
              <w:jc w:val="center"/>
              <w:rPr>
                <w:rFonts w:ascii="Times New Roman" w:hAnsi="Times New Roman" w:cs="Times New Roman"/>
                <w:sz w:val="18"/>
                <w:szCs w:val="18"/>
              </w:rPr>
            </w:pPr>
            <w:hyperlink r:id="rId184">
              <w:r w:rsidR="0056149E" w:rsidRPr="00DA0646">
                <w:rPr>
                  <w:rFonts w:ascii="Times New Roman" w:eastAsia="Times New Roman" w:hAnsi="Times New Roman" w:cs="Times New Roman"/>
                  <w:color w:val="1155CC"/>
                  <w:sz w:val="18"/>
                  <w:szCs w:val="18"/>
                </w:rPr>
                <w:t>http://jelenajovanovic.net/LOCO-Analyst/index.html</w:t>
              </w:r>
            </w:hyperlink>
            <w:hyperlink r:id="rId185"/>
          </w:p>
        </w:tc>
      </w:tr>
      <w:tr w:rsidR="0056149E" w:rsidRPr="0056149E" w14:paraId="0928FAF3" w14:textId="77777777" w:rsidTr="00DA0646">
        <w:trPr>
          <w:trHeight w:val="20"/>
        </w:trPr>
        <w:tc>
          <w:tcPr>
            <w:tcW w:w="2015" w:type="dxa"/>
            <w:vAlign w:val="center"/>
          </w:tcPr>
          <w:p w14:paraId="3997956B" w14:textId="77777777" w:rsidR="0056149E" w:rsidRPr="00931FB3" w:rsidRDefault="0056149E" w:rsidP="00931FB3">
            <w:pPr>
              <w:spacing w:after="200" w:line="360" w:lineRule="auto"/>
              <w:contextualSpacing w:val="0"/>
              <w:jc w:val="center"/>
              <w:rPr>
                <w:rFonts w:ascii="Times New Roman" w:hAnsi="Times New Roman" w:cs="Times New Roman"/>
                <w:szCs w:val="22"/>
              </w:rPr>
            </w:pPr>
            <w:r w:rsidRPr="00931FB3">
              <w:rPr>
                <w:rFonts w:ascii="Times New Roman" w:eastAsia="Times New Roman" w:hAnsi="Times New Roman" w:cs="Times New Roman"/>
                <w:highlight w:val="white"/>
              </w:rPr>
              <w:t>MATLAB</w:t>
            </w:r>
          </w:p>
        </w:tc>
        <w:tc>
          <w:tcPr>
            <w:tcW w:w="4789" w:type="dxa"/>
            <w:vAlign w:val="center"/>
          </w:tcPr>
          <w:p w14:paraId="074BFCAC" w14:textId="77777777" w:rsidR="0056149E" w:rsidRPr="00DA0646" w:rsidRDefault="001C5B13" w:rsidP="00931FB3">
            <w:pPr>
              <w:spacing w:after="200" w:line="360" w:lineRule="auto"/>
              <w:contextualSpacing w:val="0"/>
              <w:jc w:val="center"/>
              <w:rPr>
                <w:rFonts w:ascii="Times New Roman" w:hAnsi="Times New Roman" w:cs="Times New Roman"/>
                <w:sz w:val="18"/>
                <w:szCs w:val="18"/>
              </w:rPr>
            </w:pPr>
            <w:hyperlink r:id="rId186">
              <w:r w:rsidR="0056149E" w:rsidRPr="00DA0646">
                <w:rPr>
                  <w:rFonts w:ascii="Times New Roman" w:eastAsia="Times New Roman" w:hAnsi="Times New Roman" w:cs="Times New Roman"/>
                  <w:color w:val="1155CC"/>
                  <w:sz w:val="18"/>
                  <w:szCs w:val="18"/>
                  <w:highlight w:val="white"/>
                </w:rPr>
                <w:t>http://www.mathworks.com/products/matlab/index.html?sec=hardware_support</w:t>
              </w:r>
            </w:hyperlink>
            <w:hyperlink r:id="rId187"/>
          </w:p>
        </w:tc>
      </w:tr>
      <w:tr w:rsidR="0056149E" w:rsidRPr="0056149E" w14:paraId="1D927B9A" w14:textId="77777777" w:rsidTr="00DA0646">
        <w:trPr>
          <w:trHeight w:val="20"/>
        </w:trPr>
        <w:tc>
          <w:tcPr>
            <w:tcW w:w="2015" w:type="dxa"/>
            <w:vAlign w:val="center"/>
          </w:tcPr>
          <w:p w14:paraId="042FF30E" w14:textId="77777777" w:rsidR="0056149E" w:rsidRPr="00931FB3" w:rsidRDefault="0035570D" w:rsidP="00931FB3">
            <w:pPr>
              <w:spacing w:after="200" w:line="360" w:lineRule="auto"/>
              <w:contextualSpacing w:val="0"/>
              <w:jc w:val="center"/>
              <w:rPr>
                <w:rFonts w:ascii="Times New Roman" w:hAnsi="Times New Roman" w:cs="Times New Roman"/>
                <w:szCs w:val="22"/>
              </w:rPr>
            </w:pPr>
            <w:r w:rsidRPr="00931FB3">
              <w:rPr>
                <w:rFonts w:ascii="Times New Roman" w:eastAsia="Times New Roman" w:hAnsi="Times New Roman" w:cs="Times New Roman"/>
                <w:highlight w:val="white"/>
              </w:rPr>
              <w:t>Microsoft SQL Server</w:t>
            </w:r>
          </w:p>
        </w:tc>
        <w:tc>
          <w:tcPr>
            <w:tcW w:w="4789" w:type="dxa"/>
            <w:vAlign w:val="center"/>
          </w:tcPr>
          <w:p w14:paraId="3E8C0B18" w14:textId="77777777" w:rsidR="0056149E" w:rsidRPr="00DA0646" w:rsidRDefault="001C5B13" w:rsidP="00931FB3">
            <w:pPr>
              <w:spacing w:after="200" w:line="360" w:lineRule="auto"/>
              <w:contextualSpacing w:val="0"/>
              <w:jc w:val="center"/>
              <w:rPr>
                <w:rFonts w:ascii="Times New Roman" w:hAnsi="Times New Roman" w:cs="Times New Roman"/>
                <w:sz w:val="18"/>
                <w:szCs w:val="18"/>
              </w:rPr>
            </w:pPr>
            <w:hyperlink r:id="rId188">
              <w:r w:rsidR="0035570D" w:rsidRPr="00DA0646">
                <w:rPr>
                  <w:rFonts w:ascii="Times New Roman" w:eastAsia="Times New Roman" w:hAnsi="Times New Roman" w:cs="Times New Roman"/>
                  <w:color w:val="1155CC"/>
                  <w:sz w:val="18"/>
                  <w:szCs w:val="18"/>
                  <w:highlight w:val="white"/>
                </w:rPr>
                <w:t>http://el.wikipedia.org/wiki/Microsoft_SQL_Server</w:t>
              </w:r>
            </w:hyperlink>
            <w:r w:rsidR="0035570D" w:rsidRPr="00DA0646">
              <w:rPr>
                <w:rFonts w:ascii="Times New Roman" w:hAnsi="Times New Roman" w:cs="Times New Roman"/>
                <w:sz w:val="18"/>
                <w:szCs w:val="18"/>
              </w:rPr>
              <w:t xml:space="preserve">, </w:t>
            </w:r>
            <w:hyperlink r:id="rId189">
              <w:r w:rsidR="0035570D" w:rsidRPr="00DA0646">
                <w:rPr>
                  <w:rFonts w:ascii="Times New Roman" w:eastAsia="Times New Roman" w:hAnsi="Times New Roman" w:cs="Times New Roman"/>
                  <w:color w:val="1155CC"/>
                  <w:sz w:val="18"/>
                  <w:szCs w:val="18"/>
                  <w:highlight w:val="white"/>
                </w:rPr>
                <w:t>http://www.microsoft.com/en-us/server-cloud/products/sql-server/</w:t>
              </w:r>
            </w:hyperlink>
          </w:p>
        </w:tc>
      </w:tr>
      <w:tr w:rsidR="0056149E" w:rsidRPr="0056149E" w14:paraId="59902690" w14:textId="77777777" w:rsidTr="00DA0646">
        <w:trPr>
          <w:trHeight w:val="20"/>
        </w:trPr>
        <w:tc>
          <w:tcPr>
            <w:tcW w:w="2015" w:type="dxa"/>
            <w:vAlign w:val="center"/>
          </w:tcPr>
          <w:p w14:paraId="179C7B4B" w14:textId="77777777" w:rsidR="0056149E" w:rsidRPr="00931FB3" w:rsidRDefault="0035570D" w:rsidP="00931FB3">
            <w:pPr>
              <w:spacing w:after="200" w:line="360" w:lineRule="auto"/>
              <w:contextualSpacing w:val="0"/>
              <w:jc w:val="center"/>
              <w:rPr>
                <w:rFonts w:ascii="Times New Roman" w:hAnsi="Times New Roman" w:cs="Times New Roman"/>
                <w:szCs w:val="22"/>
              </w:rPr>
            </w:pPr>
            <w:r w:rsidRPr="00931FB3">
              <w:rPr>
                <w:rFonts w:ascii="Times New Roman" w:eastAsia="Times New Roman" w:hAnsi="Times New Roman" w:cs="Times New Roman"/>
              </w:rPr>
              <w:t>Miner3D</w:t>
            </w:r>
          </w:p>
        </w:tc>
        <w:tc>
          <w:tcPr>
            <w:tcW w:w="4789" w:type="dxa"/>
            <w:vAlign w:val="center"/>
          </w:tcPr>
          <w:p w14:paraId="6932B67F" w14:textId="77777777" w:rsidR="0056149E" w:rsidRPr="00DA0646" w:rsidRDefault="001C5B13" w:rsidP="00931FB3">
            <w:pPr>
              <w:spacing w:after="200" w:line="360" w:lineRule="auto"/>
              <w:contextualSpacing w:val="0"/>
              <w:jc w:val="center"/>
              <w:rPr>
                <w:rFonts w:ascii="Times New Roman" w:hAnsi="Times New Roman" w:cs="Times New Roman"/>
                <w:sz w:val="18"/>
                <w:szCs w:val="18"/>
              </w:rPr>
            </w:pPr>
            <w:hyperlink r:id="rId190">
              <w:r w:rsidR="0035570D" w:rsidRPr="00DA0646">
                <w:rPr>
                  <w:rFonts w:ascii="Times New Roman" w:eastAsia="Times New Roman" w:hAnsi="Times New Roman" w:cs="Times New Roman"/>
                  <w:color w:val="1155CC"/>
                  <w:sz w:val="18"/>
                  <w:szCs w:val="18"/>
                  <w:highlight w:val="white"/>
                </w:rPr>
                <w:t>http://www.miner3d.com/</w:t>
              </w:r>
            </w:hyperlink>
            <w:hyperlink r:id="rId191"/>
          </w:p>
        </w:tc>
      </w:tr>
      <w:tr w:rsidR="0035570D" w:rsidRPr="0056149E" w14:paraId="6B8BE3E8" w14:textId="77777777" w:rsidTr="00DA0646">
        <w:trPr>
          <w:trHeight w:val="20"/>
        </w:trPr>
        <w:tc>
          <w:tcPr>
            <w:tcW w:w="2015" w:type="dxa"/>
            <w:vAlign w:val="center"/>
          </w:tcPr>
          <w:p w14:paraId="0A2448E5" w14:textId="77777777" w:rsidR="0035570D" w:rsidRPr="00931FB3" w:rsidRDefault="0035570D" w:rsidP="00931FB3">
            <w:pPr>
              <w:spacing w:after="200" w:line="360" w:lineRule="auto"/>
              <w:contextualSpacing w:val="0"/>
              <w:jc w:val="center"/>
              <w:rPr>
                <w:rFonts w:ascii="Times New Roman" w:hAnsi="Times New Roman" w:cs="Times New Roman"/>
                <w:szCs w:val="22"/>
              </w:rPr>
            </w:pPr>
            <w:r w:rsidRPr="00931FB3">
              <w:rPr>
                <w:rFonts w:ascii="Times New Roman" w:eastAsia="Times New Roman" w:hAnsi="Times New Roman" w:cs="Times New Roman"/>
              </w:rPr>
              <w:t>Netdraw</w:t>
            </w:r>
          </w:p>
        </w:tc>
        <w:tc>
          <w:tcPr>
            <w:tcW w:w="4789" w:type="dxa"/>
            <w:vAlign w:val="center"/>
          </w:tcPr>
          <w:p w14:paraId="2D0D1FDB" w14:textId="77777777" w:rsidR="0035570D" w:rsidRPr="00DA0646" w:rsidRDefault="001C5B13" w:rsidP="00931FB3">
            <w:pPr>
              <w:spacing w:after="200" w:line="360" w:lineRule="auto"/>
              <w:contextualSpacing w:val="0"/>
              <w:jc w:val="center"/>
              <w:rPr>
                <w:rFonts w:ascii="Times New Roman" w:hAnsi="Times New Roman" w:cs="Times New Roman"/>
                <w:sz w:val="18"/>
                <w:szCs w:val="18"/>
              </w:rPr>
            </w:pPr>
            <w:hyperlink r:id="rId192">
              <w:r w:rsidR="0035570D" w:rsidRPr="00DA0646">
                <w:rPr>
                  <w:rFonts w:ascii="Times New Roman" w:eastAsia="Times New Roman" w:hAnsi="Times New Roman" w:cs="Times New Roman"/>
                  <w:color w:val="1155CC"/>
                  <w:sz w:val="18"/>
                  <w:szCs w:val="18"/>
                </w:rPr>
                <w:t>https://sites.google.com/site/netdrawsoftware/home</w:t>
              </w:r>
            </w:hyperlink>
            <w:hyperlink r:id="rId193"/>
          </w:p>
        </w:tc>
      </w:tr>
      <w:tr w:rsidR="0035570D" w:rsidRPr="0056149E" w14:paraId="3A847706" w14:textId="77777777" w:rsidTr="00DA0646">
        <w:trPr>
          <w:trHeight w:val="20"/>
        </w:trPr>
        <w:tc>
          <w:tcPr>
            <w:tcW w:w="2015" w:type="dxa"/>
            <w:vAlign w:val="center"/>
          </w:tcPr>
          <w:p w14:paraId="70B322D4" w14:textId="77777777" w:rsidR="0035570D" w:rsidRPr="00931FB3" w:rsidRDefault="0035570D" w:rsidP="00931FB3">
            <w:pPr>
              <w:spacing w:after="200" w:line="360" w:lineRule="auto"/>
              <w:contextualSpacing w:val="0"/>
              <w:jc w:val="center"/>
              <w:rPr>
                <w:rFonts w:ascii="Times New Roman" w:hAnsi="Times New Roman" w:cs="Times New Roman"/>
                <w:szCs w:val="22"/>
              </w:rPr>
            </w:pPr>
            <w:r w:rsidRPr="00931FB3">
              <w:rPr>
                <w:rFonts w:ascii="Times New Roman" w:eastAsia="Times New Roman" w:hAnsi="Times New Roman" w:cs="Times New Roman"/>
                <w:highlight w:val="white"/>
              </w:rPr>
              <w:lastRenderedPageBreak/>
              <w:t>Rapid Insight tools</w:t>
            </w:r>
          </w:p>
        </w:tc>
        <w:tc>
          <w:tcPr>
            <w:tcW w:w="4789" w:type="dxa"/>
            <w:vAlign w:val="center"/>
          </w:tcPr>
          <w:p w14:paraId="234C206B" w14:textId="77777777" w:rsidR="0035570D" w:rsidRPr="00DA0646" w:rsidRDefault="001C5B13" w:rsidP="00931FB3">
            <w:pPr>
              <w:spacing w:after="200" w:line="360" w:lineRule="auto"/>
              <w:contextualSpacing w:val="0"/>
              <w:jc w:val="center"/>
              <w:rPr>
                <w:rFonts w:ascii="Times New Roman" w:hAnsi="Times New Roman" w:cs="Times New Roman"/>
                <w:sz w:val="18"/>
                <w:szCs w:val="18"/>
              </w:rPr>
            </w:pPr>
            <w:hyperlink r:id="rId194">
              <w:r w:rsidR="0035570D" w:rsidRPr="00DA0646">
                <w:rPr>
                  <w:rFonts w:ascii="Times New Roman" w:eastAsia="Times New Roman" w:hAnsi="Times New Roman" w:cs="Times New Roman"/>
                  <w:color w:val="1155CC"/>
                  <w:sz w:val="18"/>
                  <w:szCs w:val="18"/>
                  <w:highlight w:val="white"/>
                </w:rPr>
                <w:t>http://www.rapidinsightinc.com/products/analytics/</w:t>
              </w:r>
            </w:hyperlink>
            <w:hyperlink r:id="rId195"/>
          </w:p>
        </w:tc>
      </w:tr>
      <w:tr w:rsidR="0035570D" w:rsidRPr="0087522F" w14:paraId="42631986" w14:textId="77777777" w:rsidTr="00DA0646">
        <w:trPr>
          <w:trHeight w:val="20"/>
        </w:trPr>
        <w:tc>
          <w:tcPr>
            <w:tcW w:w="2015" w:type="dxa"/>
            <w:vAlign w:val="center"/>
          </w:tcPr>
          <w:p w14:paraId="06D6E5F8" w14:textId="77777777" w:rsidR="0035570D" w:rsidRPr="00931FB3" w:rsidRDefault="0035570D" w:rsidP="00931FB3">
            <w:pPr>
              <w:spacing w:after="200" w:line="360" w:lineRule="auto"/>
              <w:contextualSpacing w:val="0"/>
              <w:jc w:val="center"/>
              <w:rPr>
                <w:rFonts w:ascii="Times New Roman" w:hAnsi="Times New Roman" w:cs="Times New Roman"/>
                <w:szCs w:val="22"/>
                <w:lang w:val="en-US"/>
              </w:rPr>
            </w:pPr>
            <w:r w:rsidRPr="00931FB3">
              <w:rPr>
                <w:rFonts w:ascii="Times New Roman" w:eastAsia="Times New Roman" w:hAnsi="Times New Roman" w:cs="Times New Roman"/>
                <w:highlight w:val="white"/>
                <w:lang w:val="en-US"/>
              </w:rPr>
              <w:t>Rattle (the R analytic tool)</w:t>
            </w:r>
          </w:p>
        </w:tc>
        <w:tc>
          <w:tcPr>
            <w:tcW w:w="4789" w:type="dxa"/>
            <w:vAlign w:val="center"/>
          </w:tcPr>
          <w:p w14:paraId="7D4104D3" w14:textId="77777777" w:rsidR="0035570D" w:rsidRPr="00DA0646" w:rsidRDefault="001C5B13" w:rsidP="00931FB3">
            <w:pPr>
              <w:spacing w:after="200" w:line="360" w:lineRule="auto"/>
              <w:contextualSpacing w:val="0"/>
              <w:jc w:val="center"/>
              <w:rPr>
                <w:rFonts w:ascii="Times New Roman" w:hAnsi="Times New Roman" w:cs="Times New Roman"/>
                <w:sz w:val="18"/>
                <w:szCs w:val="18"/>
                <w:lang w:val="en-US"/>
              </w:rPr>
            </w:pPr>
            <w:hyperlink r:id="rId196">
              <w:r w:rsidR="0035570D" w:rsidRPr="00DA0646">
                <w:rPr>
                  <w:rFonts w:ascii="Times New Roman" w:eastAsia="Times New Roman" w:hAnsi="Times New Roman" w:cs="Times New Roman"/>
                  <w:color w:val="1155CC"/>
                  <w:sz w:val="18"/>
                  <w:szCs w:val="18"/>
                  <w:highlight w:val="white"/>
                  <w:lang w:val="en-US"/>
                </w:rPr>
                <w:t>http://cran.r-project.org/web/packages/rattle/index.html</w:t>
              </w:r>
            </w:hyperlink>
            <w:hyperlink r:id="rId197"/>
          </w:p>
        </w:tc>
      </w:tr>
      <w:tr w:rsidR="0035570D" w:rsidRPr="0087522F" w14:paraId="7CE09412" w14:textId="77777777" w:rsidTr="00DA0646">
        <w:trPr>
          <w:trHeight w:val="20"/>
        </w:trPr>
        <w:tc>
          <w:tcPr>
            <w:tcW w:w="2015" w:type="dxa"/>
            <w:vAlign w:val="center"/>
          </w:tcPr>
          <w:p w14:paraId="6ED701B8" w14:textId="77777777" w:rsidR="0035570D" w:rsidRPr="00931FB3" w:rsidRDefault="0035570D" w:rsidP="00931FB3">
            <w:pPr>
              <w:spacing w:after="200" w:line="360" w:lineRule="auto"/>
              <w:contextualSpacing w:val="0"/>
              <w:jc w:val="center"/>
              <w:rPr>
                <w:rFonts w:ascii="Times New Roman" w:hAnsi="Times New Roman" w:cs="Times New Roman"/>
                <w:szCs w:val="22"/>
                <w:lang w:val="en-US"/>
              </w:rPr>
            </w:pPr>
            <w:r w:rsidRPr="00931FB3">
              <w:rPr>
                <w:rFonts w:ascii="Times New Roman" w:eastAsia="Times New Roman" w:hAnsi="Times New Roman" w:cs="Times New Roman"/>
                <w:highlight w:val="white"/>
              </w:rPr>
              <w:t>R (Crunch)</w:t>
            </w:r>
          </w:p>
        </w:tc>
        <w:tc>
          <w:tcPr>
            <w:tcW w:w="4789" w:type="dxa"/>
            <w:vAlign w:val="center"/>
          </w:tcPr>
          <w:p w14:paraId="4969DA18" w14:textId="77777777" w:rsidR="0035570D" w:rsidRPr="00DA0646" w:rsidRDefault="001C5B13" w:rsidP="00931FB3">
            <w:pPr>
              <w:spacing w:after="200" w:line="360" w:lineRule="auto"/>
              <w:contextualSpacing w:val="0"/>
              <w:jc w:val="center"/>
              <w:rPr>
                <w:rFonts w:ascii="Times New Roman" w:hAnsi="Times New Roman" w:cs="Times New Roman"/>
                <w:sz w:val="18"/>
                <w:szCs w:val="18"/>
                <w:lang w:val="en-US"/>
              </w:rPr>
            </w:pPr>
            <w:hyperlink r:id="rId198">
              <w:r w:rsidR="0035570D" w:rsidRPr="00DA0646">
                <w:rPr>
                  <w:rFonts w:ascii="Times New Roman" w:eastAsia="Times New Roman" w:hAnsi="Times New Roman" w:cs="Times New Roman"/>
                  <w:color w:val="1155CC"/>
                  <w:sz w:val="18"/>
                  <w:szCs w:val="18"/>
                  <w:highlight w:val="white"/>
                  <w:lang w:val="en-US"/>
                </w:rPr>
                <w:t>https://learn.canvas.net/courses/33/assignments/syllabus</w:t>
              </w:r>
            </w:hyperlink>
            <w:r w:rsidR="0035570D" w:rsidRPr="00DA0646">
              <w:rPr>
                <w:rFonts w:ascii="Times New Roman" w:hAnsi="Times New Roman" w:cs="Times New Roman"/>
                <w:sz w:val="18"/>
                <w:szCs w:val="18"/>
                <w:lang w:val="en-US"/>
              </w:rPr>
              <w:t xml:space="preserve">, </w:t>
            </w:r>
            <w:hyperlink r:id="rId199">
              <w:r w:rsidR="0035570D" w:rsidRPr="00DA0646">
                <w:rPr>
                  <w:rFonts w:ascii="Times New Roman" w:eastAsia="Times New Roman" w:hAnsi="Times New Roman" w:cs="Times New Roman"/>
                  <w:color w:val="1155CC"/>
                  <w:sz w:val="18"/>
                  <w:szCs w:val="18"/>
                  <w:highlight w:val="white"/>
                  <w:lang w:val="en-US"/>
                </w:rPr>
                <w:t>http://www.inside-r.org/packages/cran/caper/docs/crunch</w:t>
              </w:r>
            </w:hyperlink>
            <w:hyperlink r:id="rId200"/>
          </w:p>
        </w:tc>
      </w:tr>
      <w:tr w:rsidR="0035570D" w:rsidRPr="0087522F" w14:paraId="476DFD87" w14:textId="77777777" w:rsidTr="00DA0646">
        <w:trPr>
          <w:trHeight w:val="20"/>
        </w:trPr>
        <w:tc>
          <w:tcPr>
            <w:tcW w:w="2015" w:type="dxa"/>
            <w:vAlign w:val="center"/>
          </w:tcPr>
          <w:p w14:paraId="4E9D7012" w14:textId="77777777" w:rsidR="0035570D" w:rsidRPr="00931FB3" w:rsidRDefault="0035570D" w:rsidP="00931FB3">
            <w:pPr>
              <w:spacing w:after="200" w:line="360" w:lineRule="auto"/>
              <w:contextualSpacing w:val="0"/>
              <w:jc w:val="center"/>
              <w:rPr>
                <w:rFonts w:ascii="Times New Roman" w:hAnsi="Times New Roman" w:cs="Times New Roman"/>
                <w:szCs w:val="22"/>
                <w:lang w:val="en-US"/>
              </w:rPr>
            </w:pPr>
            <w:r w:rsidRPr="00931FB3">
              <w:rPr>
                <w:rFonts w:ascii="Times New Roman" w:eastAsia="Times New Roman" w:hAnsi="Times New Roman" w:cs="Times New Roman"/>
              </w:rPr>
              <w:t>R graphics</w:t>
            </w:r>
          </w:p>
        </w:tc>
        <w:tc>
          <w:tcPr>
            <w:tcW w:w="4789" w:type="dxa"/>
            <w:vAlign w:val="center"/>
          </w:tcPr>
          <w:p w14:paraId="08E1545C" w14:textId="77777777" w:rsidR="0035570D" w:rsidRPr="00DA0646" w:rsidRDefault="001C5B13" w:rsidP="00931FB3">
            <w:pPr>
              <w:spacing w:after="200" w:line="360" w:lineRule="auto"/>
              <w:contextualSpacing w:val="0"/>
              <w:jc w:val="center"/>
              <w:rPr>
                <w:rFonts w:ascii="Times New Roman" w:hAnsi="Times New Roman" w:cs="Times New Roman"/>
                <w:sz w:val="18"/>
                <w:szCs w:val="18"/>
                <w:lang w:val="en-US"/>
              </w:rPr>
            </w:pPr>
            <w:hyperlink r:id="rId201">
              <w:r w:rsidR="0035570D" w:rsidRPr="00DA0646">
                <w:rPr>
                  <w:rFonts w:ascii="Times New Roman" w:eastAsia="Times New Roman" w:hAnsi="Times New Roman" w:cs="Times New Roman"/>
                  <w:color w:val="1155CC"/>
                  <w:sz w:val="18"/>
                  <w:szCs w:val="18"/>
                  <w:highlight w:val="white"/>
                  <w:lang w:val="en-US"/>
                </w:rPr>
                <w:t>http://www.sr.bham.ac.uk/~ajrs/index.html</w:t>
              </w:r>
            </w:hyperlink>
            <w:hyperlink r:id="rId202"/>
          </w:p>
        </w:tc>
      </w:tr>
      <w:tr w:rsidR="0035570D" w:rsidRPr="0087522F" w14:paraId="1D2ED6F8" w14:textId="77777777" w:rsidTr="00DA0646">
        <w:trPr>
          <w:trHeight w:val="20"/>
        </w:trPr>
        <w:tc>
          <w:tcPr>
            <w:tcW w:w="2015" w:type="dxa"/>
            <w:vAlign w:val="center"/>
          </w:tcPr>
          <w:p w14:paraId="61A3EF0B" w14:textId="77777777" w:rsidR="0035570D" w:rsidRPr="00931FB3" w:rsidRDefault="0035570D" w:rsidP="00931FB3">
            <w:pPr>
              <w:spacing w:after="200" w:line="360" w:lineRule="auto"/>
              <w:contextualSpacing w:val="0"/>
              <w:jc w:val="center"/>
              <w:rPr>
                <w:rFonts w:ascii="Times New Roman" w:hAnsi="Times New Roman" w:cs="Times New Roman"/>
                <w:szCs w:val="22"/>
                <w:lang w:val="en-US"/>
              </w:rPr>
            </w:pPr>
            <w:r w:rsidRPr="00931FB3">
              <w:rPr>
                <w:rFonts w:ascii="Times New Roman" w:eastAsia="Times New Roman" w:hAnsi="Times New Roman" w:cs="Times New Roman"/>
              </w:rPr>
              <w:t>R version 3.0.1</w:t>
            </w:r>
          </w:p>
        </w:tc>
        <w:tc>
          <w:tcPr>
            <w:tcW w:w="4789" w:type="dxa"/>
            <w:vAlign w:val="center"/>
          </w:tcPr>
          <w:p w14:paraId="69167261" w14:textId="77777777" w:rsidR="0035570D" w:rsidRPr="00DA0646" w:rsidRDefault="001C5B13" w:rsidP="00931FB3">
            <w:pPr>
              <w:spacing w:after="200" w:line="360" w:lineRule="auto"/>
              <w:contextualSpacing w:val="0"/>
              <w:jc w:val="center"/>
              <w:rPr>
                <w:rFonts w:ascii="Times New Roman" w:hAnsi="Times New Roman" w:cs="Times New Roman"/>
                <w:sz w:val="18"/>
                <w:szCs w:val="18"/>
                <w:lang w:val="en-US"/>
              </w:rPr>
            </w:pPr>
            <w:hyperlink r:id="rId203" w:anchor="/h">
              <w:r w:rsidR="0035570D" w:rsidRPr="00DA0646">
                <w:rPr>
                  <w:rFonts w:ascii="Times New Roman" w:eastAsia="Times New Roman" w:hAnsi="Times New Roman" w:cs="Times New Roman"/>
                  <w:color w:val="1155CC"/>
                  <w:sz w:val="18"/>
                  <w:szCs w:val="18"/>
                  <w:lang w:val="en-US"/>
                </w:rPr>
                <w:t>http://cran.r-project.org/doc/FAQ/R-FAQ.html#What-is-R_003f</w:t>
              </w:r>
            </w:hyperlink>
          </w:p>
        </w:tc>
      </w:tr>
      <w:tr w:rsidR="0035570D" w:rsidRPr="0035570D" w14:paraId="232437C2" w14:textId="77777777" w:rsidTr="00DA0646">
        <w:trPr>
          <w:trHeight w:val="20"/>
        </w:trPr>
        <w:tc>
          <w:tcPr>
            <w:tcW w:w="2015" w:type="dxa"/>
            <w:vAlign w:val="center"/>
          </w:tcPr>
          <w:p w14:paraId="28F9B8DE" w14:textId="77777777" w:rsidR="0035570D" w:rsidRPr="00931FB3" w:rsidRDefault="0035570D" w:rsidP="00931FB3">
            <w:pPr>
              <w:spacing w:after="200" w:line="360" w:lineRule="auto"/>
              <w:contextualSpacing w:val="0"/>
              <w:jc w:val="center"/>
              <w:rPr>
                <w:rFonts w:ascii="Times New Roman" w:eastAsia="Times New Roman" w:hAnsi="Times New Roman" w:cs="Times New Roman"/>
              </w:rPr>
            </w:pPr>
            <w:r w:rsidRPr="00931FB3">
              <w:rPr>
                <w:rFonts w:ascii="Times New Roman" w:eastAsia="Times New Roman" w:hAnsi="Times New Roman" w:cs="Times New Roman"/>
              </w:rPr>
              <w:t>SAS University Edition</w:t>
            </w:r>
          </w:p>
        </w:tc>
        <w:tc>
          <w:tcPr>
            <w:tcW w:w="4789" w:type="dxa"/>
            <w:vAlign w:val="center"/>
          </w:tcPr>
          <w:p w14:paraId="0F35EF26" w14:textId="77777777" w:rsidR="0035570D" w:rsidRPr="00DA0646" w:rsidRDefault="001C5B13" w:rsidP="00931FB3">
            <w:pPr>
              <w:spacing w:after="200" w:line="360" w:lineRule="auto"/>
              <w:contextualSpacing w:val="0"/>
              <w:jc w:val="center"/>
              <w:rPr>
                <w:rFonts w:ascii="Times New Roman" w:hAnsi="Times New Roman" w:cs="Times New Roman"/>
                <w:sz w:val="18"/>
                <w:szCs w:val="18"/>
              </w:rPr>
            </w:pPr>
            <w:hyperlink r:id="rId204">
              <w:r w:rsidR="0035570D" w:rsidRPr="00DA0646">
                <w:rPr>
                  <w:rFonts w:ascii="Times New Roman" w:eastAsia="Times New Roman" w:hAnsi="Times New Roman" w:cs="Times New Roman"/>
                  <w:color w:val="1155CC"/>
                  <w:sz w:val="18"/>
                  <w:szCs w:val="18"/>
                  <w:lang w:val="en-US"/>
                </w:rPr>
                <w:t>http</w:t>
              </w:r>
              <w:r w:rsidR="0035570D" w:rsidRPr="00DA0646">
                <w:rPr>
                  <w:rFonts w:ascii="Times New Roman" w:eastAsia="Times New Roman" w:hAnsi="Times New Roman" w:cs="Times New Roman"/>
                  <w:color w:val="1155CC"/>
                  <w:sz w:val="18"/>
                  <w:szCs w:val="18"/>
                </w:rPr>
                <w:t>://</w:t>
              </w:r>
              <w:r w:rsidR="0035570D" w:rsidRPr="00DA0646">
                <w:rPr>
                  <w:rFonts w:ascii="Times New Roman" w:eastAsia="Times New Roman" w:hAnsi="Times New Roman" w:cs="Times New Roman"/>
                  <w:color w:val="1155CC"/>
                  <w:sz w:val="18"/>
                  <w:szCs w:val="18"/>
                  <w:lang w:val="en-US"/>
                </w:rPr>
                <w:t>www</w:t>
              </w:r>
              <w:r w:rsidR="0035570D" w:rsidRPr="00DA0646">
                <w:rPr>
                  <w:rFonts w:ascii="Times New Roman" w:eastAsia="Times New Roman" w:hAnsi="Times New Roman" w:cs="Times New Roman"/>
                  <w:color w:val="1155CC"/>
                  <w:sz w:val="18"/>
                  <w:szCs w:val="18"/>
                </w:rPr>
                <w:t>.</w:t>
              </w:r>
              <w:r w:rsidR="0035570D" w:rsidRPr="00DA0646">
                <w:rPr>
                  <w:rFonts w:ascii="Times New Roman" w:eastAsia="Times New Roman" w:hAnsi="Times New Roman" w:cs="Times New Roman"/>
                  <w:color w:val="1155CC"/>
                  <w:sz w:val="18"/>
                  <w:szCs w:val="18"/>
                  <w:lang w:val="en-US"/>
                </w:rPr>
                <w:t>sas</w:t>
              </w:r>
              <w:r w:rsidR="0035570D" w:rsidRPr="00DA0646">
                <w:rPr>
                  <w:rFonts w:ascii="Times New Roman" w:eastAsia="Times New Roman" w:hAnsi="Times New Roman" w:cs="Times New Roman"/>
                  <w:color w:val="1155CC"/>
                  <w:sz w:val="18"/>
                  <w:szCs w:val="18"/>
                </w:rPr>
                <w:t>.</w:t>
              </w:r>
              <w:r w:rsidR="0035570D" w:rsidRPr="00DA0646">
                <w:rPr>
                  <w:rFonts w:ascii="Times New Roman" w:eastAsia="Times New Roman" w:hAnsi="Times New Roman" w:cs="Times New Roman"/>
                  <w:color w:val="1155CC"/>
                  <w:sz w:val="18"/>
                  <w:szCs w:val="18"/>
                  <w:lang w:val="en-US"/>
                </w:rPr>
                <w:t>com</w:t>
              </w:r>
              <w:r w:rsidR="0035570D" w:rsidRPr="00DA0646">
                <w:rPr>
                  <w:rFonts w:ascii="Times New Roman" w:eastAsia="Times New Roman" w:hAnsi="Times New Roman" w:cs="Times New Roman"/>
                  <w:color w:val="1155CC"/>
                  <w:sz w:val="18"/>
                  <w:szCs w:val="18"/>
                </w:rPr>
                <w:t>/</w:t>
              </w:r>
              <w:r w:rsidR="0035570D" w:rsidRPr="00DA0646">
                <w:rPr>
                  <w:rFonts w:ascii="Times New Roman" w:eastAsia="Times New Roman" w:hAnsi="Times New Roman" w:cs="Times New Roman"/>
                  <w:color w:val="1155CC"/>
                  <w:sz w:val="18"/>
                  <w:szCs w:val="18"/>
                  <w:lang w:val="en-US"/>
                </w:rPr>
                <w:t>en</w:t>
              </w:r>
              <w:r w:rsidR="0035570D" w:rsidRPr="00DA0646">
                <w:rPr>
                  <w:rFonts w:ascii="Times New Roman" w:eastAsia="Times New Roman" w:hAnsi="Times New Roman" w:cs="Times New Roman"/>
                  <w:color w:val="1155CC"/>
                  <w:sz w:val="18"/>
                  <w:szCs w:val="18"/>
                </w:rPr>
                <w:t>_</w:t>
              </w:r>
              <w:r w:rsidR="0035570D" w:rsidRPr="00DA0646">
                <w:rPr>
                  <w:rFonts w:ascii="Times New Roman" w:eastAsia="Times New Roman" w:hAnsi="Times New Roman" w:cs="Times New Roman"/>
                  <w:color w:val="1155CC"/>
                  <w:sz w:val="18"/>
                  <w:szCs w:val="18"/>
                  <w:lang w:val="en-US"/>
                </w:rPr>
                <w:t>us</w:t>
              </w:r>
              <w:r w:rsidR="0035570D" w:rsidRPr="00DA0646">
                <w:rPr>
                  <w:rFonts w:ascii="Times New Roman" w:eastAsia="Times New Roman" w:hAnsi="Times New Roman" w:cs="Times New Roman"/>
                  <w:color w:val="1155CC"/>
                  <w:sz w:val="18"/>
                  <w:szCs w:val="18"/>
                </w:rPr>
                <w:t>/</w:t>
              </w:r>
              <w:r w:rsidR="0035570D" w:rsidRPr="00DA0646">
                <w:rPr>
                  <w:rFonts w:ascii="Times New Roman" w:eastAsia="Times New Roman" w:hAnsi="Times New Roman" w:cs="Times New Roman"/>
                  <w:color w:val="1155CC"/>
                  <w:sz w:val="18"/>
                  <w:szCs w:val="18"/>
                  <w:lang w:val="en-US"/>
                </w:rPr>
                <w:t>home</w:t>
              </w:r>
              <w:r w:rsidR="0035570D" w:rsidRPr="00DA0646">
                <w:rPr>
                  <w:rFonts w:ascii="Times New Roman" w:eastAsia="Times New Roman" w:hAnsi="Times New Roman" w:cs="Times New Roman"/>
                  <w:color w:val="1155CC"/>
                  <w:sz w:val="18"/>
                  <w:szCs w:val="18"/>
                </w:rPr>
                <w:t>.</w:t>
              </w:r>
              <w:r w:rsidR="0035570D" w:rsidRPr="00DA0646">
                <w:rPr>
                  <w:rFonts w:ascii="Times New Roman" w:eastAsia="Times New Roman" w:hAnsi="Times New Roman" w:cs="Times New Roman"/>
                  <w:color w:val="1155CC"/>
                  <w:sz w:val="18"/>
                  <w:szCs w:val="18"/>
                  <w:lang w:val="en-US"/>
                </w:rPr>
                <w:t>html</w:t>
              </w:r>
            </w:hyperlink>
            <w:r w:rsidR="0035570D" w:rsidRPr="00DA0646">
              <w:rPr>
                <w:rFonts w:ascii="Times New Roman" w:hAnsi="Times New Roman" w:cs="Times New Roman"/>
                <w:sz w:val="18"/>
                <w:szCs w:val="18"/>
              </w:rPr>
              <w:t xml:space="preserve">, </w:t>
            </w:r>
            <w:hyperlink r:id="rId205">
              <w:r w:rsidR="0035570D" w:rsidRPr="00DA0646">
                <w:rPr>
                  <w:rFonts w:ascii="Times New Roman" w:eastAsia="Times New Roman" w:hAnsi="Times New Roman" w:cs="Times New Roman"/>
                  <w:color w:val="1155CC"/>
                  <w:sz w:val="18"/>
                  <w:szCs w:val="18"/>
                  <w:lang w:val="en-US"/>
                </w:rPr>
                <w:t>http</w:t>
              </w:r>
              <w:r w:rsidR="0035570D" w:rsidRPr="00DA0646">
                <w:rPr>
                  <w:rFonts w:ascii="Times New Roman" w:eastAsia="Times New Roman" w:hAnsi="Times New Roman" w:cs="Times New Roman"/>
                  <w:color w:val="1155CC"/>
                  <w:sz w:val="18"/>
                  <w:szCs w:val="18"/>
                </w:rPr>
                <w:t>://</w:t>
              </w:r>
              <w:r w:rsidR="0035570D" w:rsidRPr="00DA0646">
                <w:rPr>
                  <w:rFonts w:ascii="Times New Roman" w:eastAsia="Times New Roman" w:hAnsi="Times New Roman" w:cs="Times New Roman"/>
                  <w:color w:val="1155CC"/>
                  <w:sz w:val="18"/>
                  <w:szCs w:val="18"/>
                  <w:lang w:val="en-US"/>
                </w:rPr>
                <w:t>www</w:t>
              </w:r>
              <w:r w:rsidR="0035570D" w:rsidRPr="00DA0646">
                <w:rPr>
                  <w:rFonts w:ascii="Times New Roman" w:eastAsia="Times New Roman" w:hAnsi="Times New Roman" w:cs="Times New Roman"/>
                  <w:color w:val="1155CC"/>
                  <w:sz w:val="18"/>
                  <w:szCs w:val="18"/>
                </w:rPr>
                <w:t>.</w:t>
              </w:r>
              <w:r w:rsidR="0035570D" w:rsidRPr="00DA0646">
                <w:rPr>
                  <w:rFonts w:ascii="Times New Roman" w:eastAsia="Times New Roman" w:hAnsi="Times New Roman" w:cs="Times New Roman"/>
                  <w:color w:val="1155CC"/>
                  <w:sz w:val="18"/>
                  <w:szCs w:val="18"/>
                  <w:lang w:val="en-US"/>
                </w:rPr>
                <w:t>sas</w:t>
              </w:r>
              <w:r w:rsidR="0035570D" w:rsidRPr="00DA0646">
                <w:rPr>
                  <w:rFonts w:ascii="Times New Roman" w:eastAsia="Times New Roman" w:hAnsi="Times New Roman" w:cs="Times New Roman"/>
                  <w:color w:val="1155CC"/>
                  <w:sz w:val="18"/>
                  <w:szCs w:val="18"/>
                </w:rPr>
                <w:t>.</w:t>
              </w:r>
              <w:r w:rsidR="0035570D" w:rsidRPr="00DA0646">
                <w:rPr>
                  <w:rFonts w:ascii="Times New Roman" w:eastAsia="Times New Roman" w:hAnsi="Times New Roman" w:cs="Times New Roman"/>
                  <w:color w:val="1155CC"/>
                  <w:sz w:val="18"/>
                  <w:szCs w:val="18"/>
                  <w:lang w:val="en-US"/>
                </w:rPr>
                <w:t>com</w:t>
              </w:r>
              <w:r w:rsidR="0035570D" w:rsidRPr="00DA0646">
                <w:rPr>
                  <w:rFonts w:ascii="Times New Roman" w:eastAsia="Times New Roman" w:hAnsi="Times New Roman" w:cs="Times New Roman"/>
                  <w:color w:val="1155CC"/>
                  <w:sz w:val="18"/>
                  <w:szCs w:val="18"/>
                </w:rPr>
                <w:t>/</w:t>
              </w:r>
              <w:r w:rsidR="0035570D" w:rsidRPr="00DA0646">
                <w:rPr>
                  <w:rFonts w:ascii="Times New Roman" w:eastAsia="Times New Roman" w:hAnsi="Times New Roman" w:cs="Times New Roman"/>
                  <w:color w:val="1155CC"/>
                  <w:sz w:val="18"/>
                  <w:szCs w:val="18"/>
                  <w:lang w:val="en-US"/>
                </w:rPr>
                <w:t>en</w:t>
              </w:r>
              <w:r w:rsidR="0035570D" w:rsidRPr="00DA0646">
                <w:rPr>
                  <w:rFonts w:ascii="Times New Roman" w:eastAsia="Times New Roman" w:hAnsi="Times New Roman" w:cs="Times New Roman"/>
                  <w:color w:val="1155CC"/>
                  <w:sz w:val="18"/>
                  <w:szCs w:val="18"/>
                </w:rPr>
                <w:t>_</w:t>
              </w:r>
              <w:r w:rsidR="0035570D" w:rsidRPr="00DA0646">
                <w:rPr>
                  <w:rFonts w:ascii="Times New Roman" w:eastAsia="Times New Roman" w:hAnsi="Times New Roman" w:cs="Times New Roman"/>
                  <w:color w:val="1155CC"/>
                  <w:sz w:val="18"/>
                  <w:szCs w:val="18"/>
                  <w:lang w:val="en-US"/>
                </w:rPr>
                <w:t>us</w:t>
              </w:r>
              <w:r w:rsidR="0035570D" w:rsidRPr="00DA0646">
                <w:rPr>
                  <w:rFonts w:ascii="Times New Roman" w:eastAsia="Times New Roman" w:hAnsi="Times New Roman" w:cs="Times New Roman"/>
                  <w:color w:val="1155CC"/>
                  <w:sz w:val="18"/>
                  <w:szCs w:val="18"/>
                </w:rPr>
                <w:t>/</w:t>
              </w:r>
              <w:r w:rsidR="0035570D" w:rsidRPr="00DA0646">
                <w:rPr>
                  <w:rFonts w:ascii="Times New Roman" w:eastAsia="Times New Roman" w:hAnsi="Times New Roman" w:cs="Times New Roman"/>
                  <w:color w:val="1155CC"/>
                  <w:sz w:val="18"/>
                  <w:szCs w:val="18"/>
                  <w:lang w:val="en-US"/>
                </w:rPr>
                <w:t>software</w:t>
              </w:r>
              <w:r w:rsidR="0035570D" w:rsidRPr="00DA0646">
                <w:rPr>
                  <w:rFonts w:ascii="Times New Roman" w:eastAsia="Times New Roman" w:hAnsi="Times New Roman" w:cs="Times New Roman"/>
                  <w:color w:val="1155CC"/>
                  <w:sz w:val="18"/>
                  <w:szCs w:val="18"/>
                </w:rPr>
                <w:t>/</w:t>
              </w:r>
              <w:r w:rsidR="0035570D" w:rsidRPr="00DA0646">
                <w:rPr>
                  <w:rFonts w:ascii="Times New Roman" w:eastAsia="Times New Roman" w:hAnsi="Times New Roman" w:cs="Times New Roman"/>
                  <w:color w:val="1155CC"/>
                  <w:sz w:val="18"/>
                  <w:szCs w:val="18"/>
                  <w:lang w:val="en-US"/>
                </w:rPr>
                <w:t>university</w:t>
              </w:r>
              <w:r w:rsidR="0035570D" w:rsidRPr="00DA0646">
                <w:rPr>
                  <w:rFonts w:ascii="Times New Roman" w:eastAsia="Times New Roman" w:hAnsi="Times New Roman" w:cs="Times New Roman"/>
                  <w:color w:val="1155CC"/>
                  <w:sz w:val="18"/>
                  <w:szCs w:val="18"/>
                </w:rPr>
                <w:t>-</w:t>
              </w:r>
              <w:r w:rsidR="0035570D" w:rsidRPr="00DA0646">
                <w:rPr>
                  <w:rFonts w:ascii="Times New Roman" w:eastAsia="Times New Roman" w:hAnsi="Times New Roman" w:cs="Times New Roman"/>
                  <w:color w:val="1155CC"/>
                  <w:sz w:val="18"/>
                  <w:szCs w:val="18"/>
                  <w:lang w:val="en-US"/>
                </w:rPr>
                <w:t>edition</w:t>
              </w:r>
              <w:r w:rsidR="0035570D" w:rsidRPr="00DA0646">
                <w:rPr>
                  <w:rFonts w:ascii="Times New Roman" w:eastAsia="Times New Roman" w:hAnsi="Times New Roman" w:cs="Times New Roman"/>
                  <w:color w:val="1155CC"/>
                  <w:sz w:val="18"/>
                  <w:szCs w:val="18"/>
                </w:rPr>
                <w:t>.</w:t>
              </w:r>
              <w:r w:rsidR="0035570D" w:rsidRPr="00DA0646">
                <w:rPr>
                  <w:rFonts w:ascii="Times New Roman" w:eastAsia="Times New Roman" w:hAnsi="Times New Roman" w:cs="Times New Roman"/>
                  <w:color w:val="1155CC"/>
                  <w:sz w:val="18"/>
                  <w:szCs w:val="18"/>
                  <w:lang w:val="en-US"/>
                </w:rPr>
                <w:t>html</w:t>
              </w:r>
            </w:hyperlink>
            <w:hyperlink r:id="rId206"/>
          </w:p>
        </w:tc>
      </w:tr>
      <w:tr w:rsidR="0035570D" w:rsidRPr="0035570D" w14:paraId="7E1C6395" w14:textId="77777777" w:rsidTr="00DA0646">
        <w:trPr>
          <w:trHeight w:val="20"/>
        </w:trPr>
        <w:tc>
          <w:tcPr>
            <w:tcW w:w="2015" w:type="dxa"/>
            <w:vAlign w:val="center"/>
          </w:tcPr>
          <w:p w14:paraId="3F7BD4BC" w14:textId="77777777" w:rsidR="0035570D" w:rsidRPr="00931FB3" w:rsidRDefault="0035570D" w:rsidP="00931FB3">
            <w:pPr>
              <w:spacing w:after="200" w:line="360" w:lineRule="auto"/>
              <w:contextualSpacing w:val="0"/>
              <w:jc w:val="center"/>
              <w:rPr>
                <w:lang w:val="en-US"/>
              </w:rPr>
            </w:pPr>
            <w:r w:rsidRPr="00931FB3">
              <w:rPr>
                <w:rFonts w:ascii="Times New Roman" w:eastAsia="Times New Roman" w:hAnsi="Times New Roman" w:cs="Times New Roman"/>
              </w:rPr>
              <w:t>SNAPP</w:t>
            </w:r>
          </w:p>
        </w:tc>
        <w:tc>
          <w:tcPr>
            <w:tcW w:w="4789" w:type="dxa"/>
            <w:vAlign w:val="center"/>
          </w:tcPr>
          <w:p w14:paraId="0C9D002D" w14:textId="77777777" w:rsidR="0035570D" w:rsidRPr="00DA0646" w:rsidRDefault="001C5B13" w:rsidP="00931FB3">
            <w:pPr>
              <w:spacing w:after="200" w:line="360" w:lineRule="auto"/>
              <w:contextualSpacing w:val="0"/>
              <w:jc w:val="center"/>
              <w:rPr>
                <w:rFonts w:ascii="Times New Roman" w:hAnsi="Times New Roman" w:cs="Times New Roman"/>
                <w:sz w:val="18"/>
                <w:szCs w:val="18"/>
                <w:lang w:val="en-US"/>
              </w:rPr>
            </w:pPr>
            <w:hyperlink r:id="rId207">
              <w:r w:rsidR="0035570D" w:rsidRPr="00DA0646">
                <w:rPr>
                  <w:rFonts w:ascii="Times New Roman" w:eastAsia="Times New Roman" w:hAnsi="Times New Roman" w:cs="Times New Roman"/>
                  <w:color w:val="1155CC"/>
                  <w:sz w:val="18"/>
                  <w:szCs w:val="18"/>
                  <w:highlight w:val="white"/>
                </w:rPr>
                <w:t>http://www.snappvis.org/</w:t>
              </w:r>
            </w:hyperlink>
            <w:hyperlink r:id="rId208"/>
          </w:p>
        </w:tc>
      </w:tr>
      <w:tr w:rsidR="0035570D" w:rsidRPr="0087522F" w14:paraId="47EDC632" w14:textId="77777777" w:rsidTr="00DA0646">
        <w:trPr>
          <w:trHeight w:val="20"/>
        </w:trPr>
        <w:tc>
          <w:tcPr>
            <w:tcW w:w="2015" w:type="dxa"/>
            <w:vAlign w:val="center"/>
          </w:tcPr>
          <w:p w14:paraId="222555E6" w14:textId="77777777" w:rsidR="0035570D" w:rsidRPr="00931FB3" w:rsidRDefault="0035570D" w:rsidP="00931FB3">
            <w:pPr>
              <w:spacing w:after="200" w:line="360" w:lineRule="auto"/>
              <w:contextualSpacing w:val="0"/>
              <w:jc w:val="center"/>
              <w:rPr>
                <w:lang w:val="en-US"/>
              </w:rPr>
            </w:pPr>
            <w:r w:rsidRPr="00931FB3">
              <w:rPr>
                <w:rFonts w:ascii="Times New Roman" w:eastAsia="Times New Roman" w:hAnsi="Times New Roman" w:cs="Times New Roman"/>
              </w:rPr>
              <w:t>Social Explorer</w:t>
            </w:r>
          </w:p>
        </w:tc>
        <w:tc>
          <w:tcPr>
            <w:tcW w:w="4789" w:type="dxa"/>
            <w:vAlign w:val="center"/>
          </w:tcPr>
          <w:p w14:paraId="0D5D1B52" w14:textId="77777777" w:rsidR="0035570D" w:rsidRPr="00DA0646" w:rsidRDefault="001C5B13" w:rsidP="00931FB3">
            <w:pPr>
              <w:spacing w:after="200" w:line="360" w:lineRule="auto"/>
              <w:contextualSpacing w:val="0"/>
              <w:jc w:val="center"/>
              <w:rPr>
                <w:rFonts w:ascii="Times New Roman" w:hAnsi="Times New Roman" w:cs="Times New Roman"/>
                <w:sz w:val="18"/>
                <w:szCs w:val="18"/>
                <w:lang w:val="en-US"/>
              </w:rPr>
            </w:pPr>
            <w:hyperlink r:id="rId209">
              <w:r w:rsidR="0035570D" w:rsidRPr="00DA0646">
                <w:rPr>
                  <w:rFonts w:ascii="Times New Roman" w:eastAsia="Times New Roman" w:hAnsi="Times New Roman" w:cs="Times New Roman"/>
                  <w:color w:val="1155CC"/>
                  <w:sz w:val="18"/>
                  <w:szCs w:val="18"/>
                  <w:highlight w:val="white"/>
                  <w:lang w:val="en-US"/>
                </w:rPr>
                <w:t>http://www.socialexplorer.com/</w:t>
              </w:r>
            </w:hyperlink>
            <w:r w:rsidR="0035570D" w:rsidRPr="00DA0646">
              <w:rPr>
                <w:rFonts w:ascii="Times New Roman" w:eastAsia="Times New Roman" w:hAnsi="Times New Roman" w:cs="Times New Roman"/>
                <w:sz w:val="18"/>
                <w:szCs w:val="18"/>
                <w:lang w:val="en-US"/>
              </w:rPr>
              <w:t xml:space="preserve">, </w:t>
            </w:r>
            <w:hyperlink r:id="rId210">
              <w:r w:rsidR="0035570D" w:rsidRPr="00DA0646">
                <w:rPr>
                  <w:rFonts w:ascii="Times New Roman" w:eastAsia="Times New Roman" w:hAnsi="Times New Roman" w:cs="Times New Roman"/>
                  <w:color w:val="1155CC"/>
                  <w:sz w:val="18"/>
                  <w:szCs w:val="18"/>
                  <w:highlight w:val="white"/>
                  <w:lang w:val="en-US"/>
                </w:rPr>
                <w:t>http://www.socialexplorer.com/about</w:t>
              </w:r>
            </w:hyperlink>
            <w:hyperlink r:id="rId211"/>
          </w:p>
        </w:tc>
      </w:tr>
      <w:tr w:rsidR="0035570D" w:rsidRPr="0087522F" w14:paraId="064DF882" w14:textId="77777777" w:rsidTr="00DA0646">
        <w:trPr>
          <w:trHeight w:val="1257"/>
        </w:trPr>
        <w:tc>
          <w:tcPr>
            <w:tcW w:w="2015" w:type="dxa"/>
            <w:vAlign w:val="center"/>
          </w:tcPr>
          <w:p w14:paraId="07D948DB" w14:textId="77777777" w:rsidR="0035570D" w:rsidRPr="00931FB3" w:rsidRDefault="0035570D" w:rsidP="00931FB3">
            <w:pPr>
              <w:spacing w:after="200" w:line="360" w:lineRule="auto"/>
              <w:contextualSpacing w:val="0"/>
              <w:jc w:val="center"/>
              <w:rPr>
                <w:lang w:val="en-US"/>
              </w:rPr>
            </w:pPr>
            <w:r w:rsidRPr="00931FB3">
              <w:rPr>
                <w:rFonts w:ascii="Times New Roman" w:eastAsia="Times New Roman" w:hAnsi="Times New Roman" w:cs="Times New Roman"/>
                <w:lang w:val="en-US"/>
              </w:rPr>
              <w:t>SoLAR Learning Analytics Evidence Hub</w:t>
            </w:r>
          </w:p>
        </w:tc>
        <w:tc>
          <w:tcPr>
            <w:tcW w:w="4789" w:type="dxa"/>
            <w:vAlign w:val="center"/>
          </w:tcPr>
          <w:p w14:paraId="35CCA11F" w14:textId="77777777" w:rsidR="0035570D" w:rsidRPr="00DA0646" w:rsidRDefault="001C5B13" w:rsidP="00931FB3">
            <w:pPr>
              <w:spacing w:after="200" w:line="360" w:lineRule="auto"/>
              <w:contextualSpacing w:val="0"/>
              <w:jc w:val="center"/>
              <w:rPr>
                <w:rFonts w:ascii="Times New Roman" w:hAnsi="Times New Roman" w:cs="Times New Roman"/>
                <w:sz w:val="18"/>
                <w:szCs w:val="18"/>
                <w:lang w:val="en-US"/>
              </w:rPr>
            </w:pPr>
            <w:hyperlink r:id="rId212">
              <w:r w:rsidR="0035570D" w:rsidRPr="00DA0646">
                <w:rPr>
                  <w:rFonts w:ascii="Times New Roman" w:eastAsia="Times New Roman" w:hAnsi="Times New Roman" w:cs="Times New Roman"/>
                  <w:color w:val="1155CC"/>
                  <w:sz w:val="18"/>
                  <w:szCs w:val="18"/>
                  <w:lang w:val="en-US"/>
                </w:rPr>
                <w:t>http://evidence-hub.net/tutorial/</w:t>
              </w:r>
            </w:hyperlink>
          </w:p>
        </w:tc>
      </w:tr>
      <w:tr w:rsidR="00004472" w:rsidRPr="0087522F" w14:paraId="45C66E73" w14:textId="77777777" w:rsidTr="00DA0646">
        <w:trPr>
          <w:trHeight w:val="20"/>
        </w:trPr>
        <w:tc>
          <w:tcPr>
            <w:tcW w:w="2015" w:type="dxa"/>
            <w:vAlign w:val="center"/>
          </w:tcPr>
          <w:p w14:paraId="78434952" w14:textId="77777777" w:rsidR="00004472" w:rsidRPr="00931FB3" w:rsidRDefault="00004472" w:rsidP="00931FB3">
            <w:pPr>
              <w:spacing w:after="200" w:line="360" w:lineRule="auto"/>
              <w:contextualSpacing w:val="0"/>
              <w:jc w:val="center"/>
              <w:rPr>
                <w:rFonts w:ascii="Times New Roman" w:eastAsia="Times New Roman" w:hAnsi="Times New Roman" w:cs="Times New Roman"/>
                <w:lang w:val="en-US"/>
              </w:rPr>
            </w:pPr>
            <w:r w:rsidRPr="00931FB3">
              <w:rPr>
                <w:rFonts w:ascii="Times New Roman" w:eastAsia="Times New Roman" w:hAnsi="Times New Roman" w:cs="Times New Roman"/>
                <w:highlight w:val="white"/>
              </w:rPr>
              <w:t>Starfish EarlyAlert</w:t>
            </w:r>
          </w:p>
        </w:tc>
        <w:tc>
          <w:tcPr>
            <w:tcW w:w="4789" w:type="dxa"/>
            <w:vAlign w:val="center"/>
          </w:tcPr>
          <w:p w14:paraId="4860D489" w14:textId="77777777" w:rsidR="00004472" w:rsidRPr="00DA0646" w:rsidRDefault="001C5B13" w:rsidP="00931FB3">
            <w:pPr>
              <w:spacing w:after="200" w:line="360" w:lineRule="auto"/>
              <w:contextualSpacing w:val="0"/>
              <w:jc w:val="center"/>
              <w:rPr>
                <w:rFonts w:ascii="Times New Roman" w:hAnsi="Times New Roman" w:cs="Times New Roman"/>
                <w:sz w:val="18"/>
                <w:szCs w:val="18"/>
                <w:lang w:val="en-US"/>
              </w:rPr>
            </w:pPr>
            <w:hyperlink r:id="rId213">
              <w:r w:rsidR="00004472" w:rsidRPr="00DA0646">
                <w:rPr>
                  <w:rFonts w:ascii="Times New Roman" w:eastAsia="Times New Roman" w:hAnsi="Times New Roman" w:cs="Times New Roman"/>
                  <w:color w:val="1155CC"/>
                  <w:sz w:val="18"/>
                  <w:szCs w:val="18"/>
                  <w:highlight w:val="white"/>
                  <w:lang w:val="en-US"/>
                </w:rPr>
                <w:t>http://www.starfishsolutions.com/sf/earlyalert.php</w:t>
              </w:r>
            </w:hyperlink>
            <w:hyperlink r:id="rId214"/>
          </w:p>
        </w:tc>
      </w:tr>
      <w:tr w:rsidR="00004472" w:rsidRPr="0087522F" w14:paraId="47300F93" w14:textId="77777777" w:rsidTr="00DA0646">
        <w:trPr>
          <w:trHeight w:val="20"/>
        </w:trPr>
        <w:tc>
          <w:tcPr>
            <w:tcW w:w="2015" w:type="dxa"/>
            <w:vAlign w:val="center"/>
          </w:tcPr>
          <w:p w14:paraId="68881415" w14:textId="77777777" w:rsidR="00004472" w:rsidRPr="00931FB3" w:rsidRDefault="00004472" w:rsidP="00931FB3">
            <w:pPr>
              <w:spacing w:after="200" w:line="360" w:lineRule="auto"/>
              <w:contextualSpacing w:val="0"/>
              <w:jc w:val="center"/>
              <w:rPr>
                <w:rFonts w:ascii="Times New Roman" w:eastAsia="Times New Roman" w:hAnsi="Times New Roman" w:cs="Times New Roman"/>
                <w:lang w:val="en-US"/>
              </w:rPr>
            </w:pPr>
            <w:r w:rsidRPr="00931FB3">
              <w:rPr>
                <w:rFonts w:ascii="Times New Roman" w:eastAsia="Times New Roman" w:hAnsi="Times New Roman" w:cs="Times New Roman"/>
                <w:highlight w:val="white"/>
              </w:rPr>
              <w:t>Trend Analysis Tool</w:t>
            </w:r>
          </w:p>
        </w:tc>
        <w:tc>
          <w:tcPr>
            <w:tcW w:w="4789" w:type="dxa"/>
            <w:vAlign w:val="center"/>
          </w:tcPr>
          <w:p w14:paraId="47774F75" w14:textId="77777777" w:rsidR="00004472" w:rsidRPr="00DA0646" w:rsidRDefault="001C5B13" w:rsidP="00931FB3">
            <w:pPr>
              <w:spacing w:after="200" w:line="360" w:lineRule="auto"/>
              <w:contextualSpacing w:val="0"/>
              <w:jc w:val="center"/>
              <w:rPr>
                <w:rFonts w:ascii="Times New Roman" w:hAnsi="Times New Roman" w:cs="Times New Roman"/>
                <w:sz w:val="18"/>
                <w:szCs w:val="18"/>
                <w:lang w:val="en-US"/>
              </w:rPr>
            </w:pPr>
            <w:hyperlink r:id="rId215">
              <w:r w:rsidR="00004472" w:rsidRPr="00DA0646">
                <w:rPr>
                  <w:rFonts w:ascii="Times New Roman" w:eastAsia="Times New Roman" w:hAnsi="Times New Roman" w:cs="Times New Roman"/>
                  <w:color w:val="1155CC"/>
                  <w:sz w:val="18"/>
                  <w:szCs w:val="18"/>
                  <w:highlight w:val="white"/>
                  <w:lang w:val="en-US"/>
                </w:rPr>
                <w:t>http://www.cpec.ca.gov/OnLineData/Mining.asp</w:t>
              </w:r>
            </w:hyperlink>
          </w:p>
        </w:tc>
      </w:tr>
    </w:tbl>
    <w:p w14:paraId="1DFEC852" w14:textId="77777777" w:rsidR="00D6279B" w:rsidRPr="0001036D" w:rsidRDefault="00D6279B" w:rsidP="007F2494">
      <w:pPr>
        <w:spacing w:line="360" w:lineRule="auto"/>
        <w:contextualSpacing w:val="0"/>
        <w:jc w:val="center"/>
        <w:rPr>
          <w:rFonts w:ascii="Times New Roman" w:eastAsia="Times New Roman" w:hAnsi="Times New Roman" w:cs="Times New Roman"/>
          <w:b/>
          <w:sz w:val="32"/>
          <w:szCs w:val="32"/>
          <w:lang w:val="en-US"/>
        </w:rPr>
      </w:pPr>
    </w:p>
    <w:p w14:paraId="5257BCA4" w14:textId="77777777" w:rsidR="00D6279B" w:rsidRPr="0001036D" w:rsidRDefault="00D6279B" w:rsidP="007F2494">
      <w:pPr>
        <w:spacing w:line="360" w:lineRule="auto"/>
        <w:contextualSpacing w:val="0"/>
        <w:jc w:val="center"/>
        <w:rPr>
          <w:rFonts w:ascii="Times New Roman" w:eastAsia="Times New Roman" w:hAnsi="Times New Roman" w:cs="Times New Roman"/>
          <w:b/>
          <w:sz w:val="32"/>
          <w:szCs w:val="32"/>
          <w:lang w:val="en-US"/>
        </w:rPr>
      </w:pPr>
    </w:p>
    <w:p w14:paraId="0AECCB07" w14:textId="77777777" w:rsidR="00D6279B" w:rsidRPr="0001036D" w:rsidRDefault="00D6279B" w:rsidP="007F2494">
      <w:pPr>
        <w:spacing w:line="360" w:lineRule="auto"/>
        <w:contextualSpacing w:val="0"/>
        <w:jc w:val="center"/>
        <w:rPr>
          <w:rFonts w:ascii="Times New Roman" w:eastAsia="Times New Roman" w:hAnsi="Times New Roman" w:cs="Times New Roman"/>
          <w:b/>
          <w:sz w:val="32"/>
          <w:szCs w:val="32"/>
          <w:lang w:val="en-US"/>
        </w:rPr>
      </w:pPr>
    </w:p>
    <w:p w14:paraId="39359127" w14:textId="77777777" w:rsidR="00D6279B" w:rsidRPr="0001036D" w:rsidRDefault="00D6279B" w:rsidP="007F2494">
      <w:pPr>
        <w:spacing w:line="360" w:lineRule="auto"/>
        <w:contextualSpacing w:val="0"/>
        <w:jc w:val="center"/>
        <w:rPr>
          <w:rFonts w:ascii="Times New Roman" w:eastAsia="Times New Roman" w:hAnsi="Times New Roman" w:cs="Times New Roman"/>
          <w:b/>
          <w:sz w:val="32"/>
          <w:szCs w:val="32"/>
          <w:lang w:val="en-US"/>
        </w:rPr>
      </w:pPr>
    </w:p>
    <w:p w14:paraId="570E5531" w14:textId="77777777" w:rsidR="00D6279B" w:rsidRPr="0001036D" w:rsidRDefault="00D6279B" w:rsidP="007F2494">
      <w:pPr>
        <w:spacing w:line="360" w:lineRule="auto"/>
        <w:contextualSpacing w:val="0"/>
        <w:jc w:val="center"/>
        <w:rPr>
          <w:rFonts w:ascii="Times New Roman" w:eastAsia="Times New Roman" w:hAnsi="Times New Roman" w:cs="Times New Roman"/>
          <w:b/>
          <w:sz w:val="32"/>
          <w:szCs w:val="32"/>
          <w:lang w:val="en-US"/>
        </w:rPr>
      </w:pPr>
    </w:p>
    <w:p w14:paraId="5BE71257" w14:textId="77777777" w:rsidR="00D6279B" w:rsidRPr="0001036D" w:rsidRDefault="00D6279B" w:rsidP="007F2494">
      <w:pPr>
        <w:spacing w:line="360" w:lineRule="auto"/>
        <w:contextualSpacing w:val="0"/>
        <w:jc w:val="center"/>
        <w:rPr>
          <w:rFonts w:ascii="Times New Roman" w:eastAsia="Times New Roman" w:hAnsi="Times New Roman" w:cs="Times New Roman"/>
          <w:b/>
          <w:sz w:val="32"/>
          <w:szCs w:val="32"/>
          <w:lang w:val="en-US"/>
        </w:rPr>
      </w:pPr>
    </w:p>
    <w:p w14:paraId="4AB76FC4" w14:textId="77777777" w:rsidR="00D6279B" w:rsidRPr="0001036D" w:rsidRDefault="00D6279B" w:rsidP="007F2494">
      <w:pPr>
        <w:spacing w:line="360" w:lineRule="auto"/>
        <w:contextualSpacing w:val="0"/>
        <w:jc w:val="center"/>
        <w:rPr>
          <w:rFonts w:ascii="Times New Roman" w:eastAsia="Times New Roman" w:hAnsi="Times New Roman" w:cs="Times New Roman"/>
          <w:b/>
          <w:sz w:val="32"/>
          <w:szCs w:val="32"/>
          <w:lang w:val="en-US"/>
        </w:rPr>
      </w:pPr>
    </w:p>
    <w:p w14:paraId="46E997F7" w14:textId="1A2C83E8" w:rsidR="007E52BC" w:rsidRPr="007E52BC" w:rsidRDefault="007E52BC" w:rsidP="007E52BC">
      <w:pPr>
        <w:pStyle w:val="Heading1"/>
        <w:rPr>
          <w:rFonts w:asciiTheme="majorHAnsi" w:hAnsiTheme="majorHAnsi"/>
          <w:b/>
          <w:sz w:val="52"/>
          <w:szCs w:val="52"/>
        </w:rPr>
      </w:pPr>
      <w:bookmarkStart w:id="79" w:name="_Toc421737999"/>
      <w:r w:rsidRPr="007E52BC">
        <w:rPr>
          <w:rFonts w:asciiTheme="majorHAnsi" w:hAnsiTheme="majorHAnsi"/>
          <w:b/>
          <w:sz w:val="52"/>
          <w:szCs w:val="52"/>
        </w:rPr>
        <w:lastRenderedPageBreak/>
        <w:t>Κεφάλαιο 5</w:t>
      </w:r>
      <w:r w:rsidRPr="007E52BC">
        <w:rPr>
          <w:rFonts w:asciiTheme="majorHAnsi" w:hAnsiTheme="majorHAnsi"/>
          <w:b/>
          <w:sz w:val="52"/>
          <w:szCs w:val="52"/>
          <w:vertAlign w:val="superscript"/>
        </w:rPr>
        <w:t>ο</w:t>
      </w:r>
      <w:bookmarkEnd w:id="79"/>
    </w:p>
    <w:p w14:paraId="353C4848" w14:textId="77777777" w:rsidR="006A00D4" w:rsidRDefault="006A00D4" w:rsidP="007E52BC">
      <w:pPr>
        <w:pStyle w:val="Heading1"/>
        <w:rPr>
          <w:rFonts w:asciiTheme="majorHAnsi" w:hAnsiTheme="majorHAnsi"/>
          <w:b/>
          <w:sz w:val="44"/>
          <w:szCs w:val="44"/>
        </w:rPr>
      </w:pPr>
      <w:bookmarkStart w:id="80" w:name="_Toc421738000"/>
      <w:r w:rsidRPr="007E52BC">
        <w:rPr>
          <w:rFonts w:asciiTheme="majorHAnsi" w:hAnsiTheme="majorHAnsi"/>
          <w:b/>
          <w:sz w:val="44"/>
          <w:szCs w:val="44"/>
        </w:rPr>
        <w:t>5. Ανάλυση Αποτελεσμάτων</w:t>
      </w:r>
      <w:bookmarkEnd w:id="80"/>
    </w:p>
    <w:p w14:paraId="5472DBCB" w14:textId="77777777" w:rsidR="007E52BC" w:rsidRDefault="007E52BC" w:rsidP="007E52BC"/>
    <w:p w14:paraId="64ADCAB8" w14:textId="5566D841" w:rsidR="00386B90" w:rsidRPr="007E52BC" w:rsidRDefault="007E52BC" w:rsidP="007E52BC">
      <w:pPr>
        <w:spacing w:after="240"/>
        <w:rPr>
          <w:rFonts w:ascii="Times New Roman" w:hAnsi="Times New Roman" w:cs="Times New Roman"/>
          <w:b/>
          <w:sz w:val="28"/>
          <w:szCs w:val="28"/>
        </w:rPr>
      </w:pPr>
      <w:r w:rsidRPr="007E52BC">
        <w:rPr>
          <w:rFonts w:ascii="Times New Roman" w:hAnsi="Times New Roman" w:cs="Times New Roman"/>
          <w:b/>
          <w:sz w:val="28"/>
          <w:szCs w:val="28"/>
        </w:rPr>
        <w:t>Σκοπός</w:t>
      </w:r>
    </w:p>
    <w:p w14:paraId="61369A28" w14:textId="77777777" w:rsidR="007E52BC" w:rsidRPr="007E52BC" w:rsidRDefault="007E52BC" w:rsidP="007E52BC">
      <w:pPr>
        <w:spacing w:after="240"/>
      </w:pPr>
    </w:p>
    <w:p w14:paraId="7A46E981" w14:textId="2790D3F0" w:rsidR="00386B90" w:rsidRPr="00386B90" w:rsidRDefault="00386B90" w:rsidP="006C152A">
      <w:pPr>
        <w:spacing w:after="240" w:line="360" w:lineRule="auto"/>
        <w:contextualSpacing w:val="0"/>
        <w:jc w:val="both"/>
        <w:rPr>
          <w:rFonts w:ascii="Times New Roman" w:hAnsi="Times New Roman" w:cs="Times New Roman"/>
          <w:szCs w:val="22"/>
        </w:rPr>
      </w:pPr>
      <w:r>
        <w:rPr>
          <w:rFonts w:ascii="Times New Roman" w:hAnsi="Times New Roman" w:cs="Times New Roman"/>
          <w:szCs w:val="22"/>
        </w:rPr>
        <w:t>Το συγκεκριμένο κεφάλαιο αναφέρεται στα αποτελέσματα π</w:t>
      </w:r>
      <w:r w:rsidR="00DF50D8">
        <w:rPr>
          <w:rFonts w:ascii="Times New Roman" w:hAnsi="Times New Roman" w:cs="Times New Roman"/>
          <w:szCs w:val="22"/>
        </w:rPr>
        <w:t>ου προέκυψαν μέσα από τη</w:t>
      </w:r>
      <w:r>
        <w:rPr>
          <w:rFonts w:ascii="Times New Roman" w:hAnsi="Times New Roman" w:cs="Times New Roman"/>
          <w:szCs w:val="22"/>
        </w:rPr>
        <w:t xml:space="preserve"> χρή</w:t>
      </w:r>
      <w:r w:rsidR="00580DD3">
        <w:rPr>
          <w:rFonts w:ascii="Times New Roman" w:hAnsi="Times New Roman" w:cs="Times New Roman"/>
          <w:szCs w:val="22"/>
        </w:rPr>
        <w:t>ση των εργαλείων που επιλέχθηκαν και καταγράφ</w:t>
      </w:r>
      <w:r w:rsidR="00AC403B">
        <w:rPr>
          <w:rFonts w:ascii="Times New Roman" w:hAnsi="Times New Roman" w:cs="Times New Roman"/>
          <w:szCs w:val="22"/>
        </w:rPr>
        <w:t>ηκαν στο Κ</w:t>
      </w:r>
      <w:r>
        <w:rPr>
          <w:rFonts w:ascii="Times New Roman" w:hAnsi="Times New Roman" w:cs="Times New Roman"/>
          <w:szCs w:val="22"/>
        </w:rPr>
        <w:t>εφάλαιο 4. Πιο συγκεκριμένα, αναφέρεται αναλυτικά στα δεδομένα της έρευνας, στον τρόπο όπου αξιοποιήθηκαν</w:t>
      </w:r>
      <w:r w:rsidRPr="00846A91">
        <w:rPr>
          <w:rFonts w:ascii="Times New Roman" w:hAnsi="Times New Roman" w:cs="Times New Roman"/>
          <w:szCs w:val="22"/>
        </w:rPr>
        <w:t xml:space="preserve"> </w:t>
      </w:r>
      <w:r>
        <w:rPr>
          <w:rFonts w:ascii="Times New Roman" w:hAnsi="Times New Roman" w:cs="Times New Roman"/>
          <w:szCs w:val="22"/>
        </w:rPr>
        <w:t>από κάθε εργαλείο και στα αποτελέσματα που προέκυψαν.</w:t>
      </w:r>
      <w:r w:rsidR="003D7554">
        <w:rPr>
          <w:rFonts w:ascii="Times New Roman" w:hAnsi="Times New Roman" w:cs="Times New Roman"/>
          <w:szCs w:val="22"/>
        </w:rPr>
        <w:t xml:space="preserve"> Επίσης, θα αποτιμηθεί και το κόστος τόσο σε πόρους (χρόνος και προσπάθεια) αλλά και σε αποτέλεσμα. </w:t>
      </w:r>
    </w:p>
    <w:p w14:paraId="0D78F2F3" w14:textId="77777777" w:rsidR="00C54135" w:rsidRPr="007E52BC" w:rsidRDefault="00D844BE" w:rsidP="007E52BC">
      <w:pPr>
        <w:pStyle w:val="Heading2"/>
        <w:spacing w:after="240"/>
        <w:rPr>
          <w:rFonts w:asciiTheme="majorHAnsi" w:hAnsiTheme="majorHAnsi"/>
          <w:b/>
          <w:sz w:val="28"/>
          <w:szCs w:val="28"/>
        </w:rPr>
      </w:pPr>
      <w:bookmarkStart w:id="81" w:name="_Toc421738001"/>
      <w:r w:rsidRPr="007E52BC">
        <w:rPr>
          <w:rFonts w:asciiTheme="majorHAnsi" w:hAnsiTheme="majorHAnsi"/>
          <w:b/>
          <w:sz w:val="28"/>
          <w:szCs w:val="28"/>
        </w:rPr>
        <w:t>5.1  Παρουσίαση</w:t>
      </w:r>
      <w:r w:rsidR="00C54135" w:rsidRPr="007E52BC">
        <w:rPr>
          <w:rFonts w:asciiTheme="majorHAnsi" w:hAnsiTheme="majorHAnsi"/>
          <w:b/>
          <w:sz w:val="28"/>
          <w:szCs w:val="28"/>
        </w:rPr>
        <w:t xml:space="preserve"> Δεδομένων</w:t>
      </w:r>
      <w:r w:rsidRPr="007E52BC">
        <w:rPr>
          <w:rFonts w:asciiTheme="majorHAnsi" w:hAnsiTheme="majorHAnsi"/>
          <w:b/>
          <w:sz w:val="28"/>
          <w:szCs w:val="28"/>
        </w:rPr>
        <w:t xml:space="preserve"> Έρευνας</w:t>
      </w:r>
      <w:bookmarkEnd w:id="81"/>
    </w:p>
    <w:p w14:paraId="740D1C21" w14:textId="448C6230" w:rsidR="00732197" w:rsidRDefault="004B6D61" w:rsidP="001E7414">
      <w:pPr>
        <w:spacing w:line="360" w:lineRule="auto"/>
        <w:ind w:firstLine="284"/>
        <w:contextualSpacing w:val="0"/>
        <w:jc w:val="both"/>
        <w:rPr>
          <w:rFonts w:ascii="Times New Roman" w:hAnsi="Times New Roman" w:cs="Times New Roman"/>
          <w:szCs w:val="22"/>
        </w:rPr>
      </w:pPr>
      <w:r>
        <w:rPr>
          <w:rFonts w:ascii="Times New Roman" w:hAnsi="Times New Roman" w:cs="Times New Roman"/>
          <w:szCs w:val="22"/>
        </w:rPr>
        <w:t>Τα δεδομένα της συγκεκριμένης έρευνας αποτελο</w:t>
      </w:r>
      <w:r w:rsidR="00AC403B">
        <w:rPr>
          <w:rFonts w:ascii="Times New Roman" w:hAnsi="Times New Roman" w:cs="Times New Roman"/>
          <w:szCs w:val="22"/>
        </w:rPr>
        <w:t xml:space="preserve">ύν δεδομένα έρευνας τριών </w:t>
      </w:r>
      <w:r w:rsidR="00DA0646" w:rsidRPr="00DA0646">
        <w:rPr>
          <w:rFonts w:ascii="Times New Roman" w:hAnsi="Times New Roman" w:cs="Times New Roman"/>
          <w:szCs w:val="22"/>
        </w:rPr>
        <w:t>ακαδημαϊκών</w:t>
      </w:r>
      <w:r w:rsidR="00AC403B">
        <w:rPr>
          <w:rFonts w:ascii="Times New Roman" w:hAnsi="Times New Roman" w:cs="Times New Roman"/>
          <w:szCs w:val="22"/>
        </w:rPr>
        <w:t xml:space="preserve"> ετών </w:t>
      </w:r>
      <w:r>
        <w:rPr>
          <w:rFonts w:ascii="Times New Roman" w:hAnsi="Times New Roman" w:cs="Times New Roman"/>
          <w:szCs w:val="22"/>
        </w:rPr>
        <w:t xml:space="preserve"> και προέρχονται από το σύστημα  </w:t>
      </w:r>
      <w:r>
        <w:rPr>
          <w:rFonts w:ascii="Times New Roman" w:hAnsi="Times New Roman" w:cs="Times New Roman"/>
          <w:szCs w:val="22"/>
          <w:lang w:val="en-US"/>
        </w:rPr>
        <w:t>Moodle</w:t>
      </w:r>
      <w:r w:rsidR="003B4637">
        <w:rPr>
          <w:rFonts w:ascii="Times New Roman" w:hAnsi="Times New Roman" w:cs="Times New Roman"/>
          <w:szCs w:val="22"/>
        </w:rPr>
        <w:t xml:space="preserve"> το οποίο χρησιμοποιήθηκε στα εργαστήρια του μαθήματος </w:t>
      </w:r>
      <w:r>
        <w:rPr>
          <w:rFonts w:ascii="Times New Roman" w:hAnsi="Times New Roman" w:cs="Times New Roman"/>
          <w:szCs w:val="22"/>
        </w:rPr>
        <w:t>«Τεχνολογίες της Πληροφορίας και των Επικοινωνιών στην Εκπαίδευση»</w:t>
      </w:r>
      <w:r w:rsidR="00AC403B">
        <w:rPr>
          <w:rFonts w:ascii="Times New Roman" w:hAnsi="Times New Roman" w:cs="Times New Roman"/>
          <w:szCs w:val="22"/>
        </w:rPr>
        <w:t>.  Τ</w:t>
      </w:r>
      <w:r w:rsidR="00580DD3">
        <w:rPr>
          <w:rFonts w:ascii="Times New Roman" w:hAnsi="Times New Roman" w:cs="Times New Roman"/>
          <w:szCs w:val="22"/>
        </w:rPr>
        <w:t xml:space="preserve">ο </w:t>
      </w:r>
      <w:r w:rsidR="00AC403B">
        <w:rPr>
          <w:rFonts w:ascii="Times New Roman" w:hAnsi="Times New Roman" w:cs="Times New Roman"/>
          <w:szCs w:val="22"/>
        </w:rPr>
        <w:t xml:space="preserve">συγκεκριμένο μάθημα </w:t>
      </w:r>
      <w:r w:rsidR="00580DD3">
        <w:rPr>
          <w:rFonts w:ascii="Times New Roman" w:hAnsi="Times New Roman" w:cs="Times New Roman"/>
          <w:szCs w:val="22"/>
        </w:rPr>
        <w:t>διεξήχθη</w:t>
      </w:r>
      <w:r>
        <w:rPr>
          <w:rFonts w:ascii="Times New Roman" w:hAnsi="Times New Roman" w:cs="Times New Roman"/>
          <w:szCs w:val="22"/>
        </w:rPr>
        <w:t xml:space="preserve"> </w:t>
      </w:r>
      <w:r w:rsidR="001C1D24">
        <w:rPr>
          <w:rFonts w:ascii="Times New Roman" w:hAnsi="Times New Roman" w:cs="Times New Roman"/>
          <w:szCs w:val="22"/>
        </w:rPr>
        <w:t>στο εαρινό εξάμηνο τα έτη 2007-2008, 2008-2009 και 200</w:t>
      </w:r>
      <w:r w:rsidR="007C1F01">
        <w:rPr>
          <w:rFonts w:ascii="Times New Roman" w:hAnsi="Times New Roman" w:cs="Times New Roman"/>
          <w:szCs w:val="22"/>
        </w:rPr>
        <w:t>9-2010. Συμμετείχαν συνολικά 33</w:t>
      </w:r>
      <w:r w:rsidR="007C1F01" w:rsidRPr="007C1F01">
        <w:rPr>
          <w:rFonts w:ascii="Times New Roman" w:hAnsi="Times New Roman" w:cs="Times New Roman"/>
          <w:szCs w:val="22"/>
        </w:rPr>
        <w:t>6</w:t>
      </w:r>
      <w:r w:rsidR="001C1D24">
        <w:rPr>
          <w:rFonts w:ascii="Times New Roman" w:hAnsi="Times New Roman" w:cs="Times New Roman"/>
          <w:szCs w:val="22"/>
        </w:rPr>
        <w:t xml:space="preserve"> φοιτητές από τους οποίο</w:t>
      </w:r>
      <w:r w:rsidR="007C1F01">
        <w:rPr>
          <w:rFonts w:ascii="Times New Roman" w:hAnsi="Times New Roman" w:cs="Times New Roman"/>
          <w:szCs w:val="22"/>
        </w:rPr>
        <w:t>υς οι 32</w:t>
      </w:r>
      <w:r w:rsidR="007C1F01" w:rsidRPr="007C1F01">
        <w:rPr>
          <w:rFonts w:ascii="Times New Roman" w:hAnsi="Times New Roman" w:cs="Times New Roman"/>
          <w:szCs w:val="22"/>
        </w:rPr>
        <w:t>8</w:t>
      </w:r>
      <w:r w:rsidR="007C1F01">
        <w:rPr>
          <w:rFonts w:ascii="Times New Roman" w:hAnsi="Times New Roman" w:cs="Times New Roman"/>
          <w:szCs w:val="22"/>
        </w:rPr>
        <w:t xml:space="preserve"> ήταν γυναίκες και οι </w:t>
      </w:r>
      <w:r w:rsidR="007C1F01" w:rsidRPr="007C1F01">
        <w:rPr>
          <w:rFonts w:ascii="Times New Roman" w:hAnsi="Times New Roman" w:cs="Times New Roman"/>
          <w:szCs w:val="22"/>
        </w:rPr>
        <w:t>8</w:t>
      </w:r>
      <w:r w:rsidR="001C1D24">
        <w:rPr>
          <w:rFonts w:ascii="Times New Roman" w:hAnsi="Times New Roman" w:cs="Times New Roman"/>
          <w:szCs w:val="22"/>
        </w:rPr>
        <w:t xml:space="preserve"> άντρες, με την ηλικία τους να κυμαίνεται </w:t>
      </w:r>
      <w:r w:rsidR="00386B90">
        <w:rPr>
          <w:rFonts w:ascii="Times New Roman" w:hAnsi="Times New Roman" w:cs="Times New Roman"/>
          <w:szCs w:val="22"/>
        </w:rPr>
        <w:t xml:space="preserve">από 18 έως 35 με μέσο όρο </w:t>
      </w:r>
      <w:r w:rsidR="000675B3">
        <w:rPr>
          <w:rFonts w:ascii="Times New Roman" w:hAnsi="Times New Roman" w:cs="Times New Roman"/>
          <w:szCs w:val="22"/>
        </w:rPr>
        <w:t>20,44 και  τυπική απόκλιση 3,06</w:t>
      </w:r>
      <w:r w:rsidR="001C1D24">
        <w:rPr>
          <w:rFonts w:ascii="Times New Roman" w:hAnsi="Times New Roman" w:cs="Times New Roman"/>
          <w:szCs w:val="22"/>
        </w:rPr>
        <w:t>. Στο πρώτο έτος έρευνας (2007-2008) συμμετείχαν 127 φοιτητές από τους οποίους οι 124 ήταν γυναίκες και οι 3 άντρες, στο δεύτερο έτος έρε</w:t>
      </w:r>
      <w:r w:rsidR="002B6200">
        <w:rPr>
          <w:rFonts w:ascii="Times New Roman" w:hAnsi="Times New Roman" w:cs="Times New Roman"/>
          <w:szCs w:val="22"/>
        </w:rPr>
        <w:t>υνας (2008-2009)  συμμετείχαν 92 φοιτητές από τους οποίους οι 89</w:t>
      </w:r>
      <w:r w:rsidR="001C1D24">
        <w:rPr>
          <w:rFonts w:ascii="Times New Roman" w:hAnsi="Times New Roman" w:cs="Times New Roman"/>
          <w:szCs w:val="22"/>
        </w:rPr>
        <w:t xml:space="preserve"> ήταν γυναίκες και οι 3 άντρες και </w:t>
      </w:r>
      <w:r w:rsidR="007C1F01">
        <w:rPr>
          <w:rFonts w:ascii="Times New Roman" w:hAnsi="Times New Roman" w:cs="Times New Roman"/>
          <w:szCs w:val="22"/>
        </w:rPr>
        <w:t>σ</w:t>
      </w:r>
      <w:r w:rsidR="001C1D24">
        <w:rPr>
          <w:rFonts w:ascii="Times New Roman" w:hAnsi="Times New Roman" w:cs="Times New Roman"/>
          <w:szCs w:val="22"/>
        </w:rPr>
        <w:t>το τρίτο έτος έρευνας (2009-2010) συμμετείχαν 117 φοιτητές</w:t>
      </w:r>
      <w:r w:rsidR="003B4637">
        <w:rPr>
          <w:rFonts w:ascii="Times New Roman" w:hAnsi="Times New Roman" w:cs="Times New Roman"/>
          <w:szCs w:val="22"/>
        </w:rPr>
        <w:t xml:space="preserve"> </w:t>
      </w:r>
      <w:r w:rsidR="001C1D24">
        <w:rPr>
          <w:rFonts w:ascii="Times New Roman" w:hAnsi="Times New Roman" w:cs="Times New Roman"/>
          <w:szCs w:val="22"/>
        </w:rPr>
        <w:t xml:space="preserve">από τους οποίους οι 115 ήταν γυναίκες και οι 2 ήταν άντρες. </w:t>
      </w:r>
    </w:p>
    <w:p w14:paraId="35FD259C" w14:textId="154466DE" w:rsidR="00E617DD" w:rsidRPr="00E617DD" w:rsidRDefault="00086929" w:rsidP="001E7414">
      <w:pPr>
        <w:spacing w:before="240" w:line="360" w:lineRule="auto"/>
        <w:ind w:firstLine="284"/>
        <w:contextualSpacing w:val="0"/>
        <w:jc w:val="both"/>
        <w:rPr>
          <w:rFonts w:ascii="Times New Roman" w:hAnsi="Times New Roman" w:cs="Times New Roman"/>
          <w:szCs w:val="22"/>
        </w:rPr>
      </w:pPr>
      <w:r>
        <w:rPr>
          <w:rFonts w:ascii="Times New Roman" w:hAnsi="Times New Roman" w:cs="Times New Roman"/>
          <w:szCs w:val="22"/>
        </w:rPr>
        <w:t>Οι</w:t>
      </w:r>
      <w:r w:rsidRPr="00086929">
        <w:rPr>
          <w:rFonts w:ascii="Times New Roman" w:hAnsi="Times New Roman" w:cs="Times New Roman"/>
          <w:szCs w:val="22"/>
          <w:lang w:val="en-US"/>
        </w:rPr>
        <w:t xml:space="preserve"> </w:t>
      </w:r>
      <w:r>
        <w:rPr>
          <w:rFonts w:ascii="Times New Roman" w:hAnsi="Times New Roman" w:cs="Times New Roman"/>
          <w:szCs w:val="22"/>
        </w:rPr>
        <w:t>μεταβλητές</w:t>
      </w:r>
      <w:r w:rsidRPr="00086929">
        <w:rPr>
          <w:rFonts w:ascii="Times New Roman" w:hAnsi="Times New Roman" w:cs="Times New Roman"/>
          <w:szCs w:val="22"/>
          <w:lang w:val="en-US"/>
        </w:rPr>
        <w:t xml:space="preserve"> </w:t>
      </w:r>
      <w:r>
        <w:rPr>
          <w:rFonts w:ascii="Times New Roman" w:hAnsi="Times New Roman" w:cs="Times New Roman"/>
          <w:szCs w:val="22"/>
        </w:rPr>
        <w:t>που</w:t>
      </w:r>
      <w:r w:rsidRPr="00086929">
        <w:rPr>
          <w:rFonts w:ascii="Times New Roman" w:hAnsi="Times New Roman" w:cs="Times New Roman"/>
          <w:szCs w:val="22"/>
          <w:lang w:val="en-US"/>
        </w:rPr>
        <w:t xml:space="preserve"> </w:t>
      </w:r>
      <w:r>
        <w:rPr>
          <w:rFonts w:ascii="Times New Roman" w:hAnsi="Times New Roman" w:cs="Times New Roman"/>
          <w:szCs w:val="22"/>
        </w:rPr>
        <w:t>χρησιμοποιήθηκαν</w:t>
      </w:r>
      <w:r w:rsidRPr="00086929">
        <w:rPr>
          <w:rFonts w:ascii="Times New Roman" w:hAnsi="Times New Roman" w:cs="Times New Roman"/>
          <w:szCs w:val="22"/>
          <w:lang w:val="en-US"/>
        </w:rPr>
        <w:t xml:space="preserve"> </w:t>
      </w:r>
      <w:r>
        <w:rPr>
          <w:rFonts w:ascii="Times New Roman" w:hAnsi="Times New Roman" w:cs="Times New Roman"/>
          <w:szCs w:val="22"/>
        </w:rPr>
        <w:t>στην</w:t>
      </w:r>
      <w:r w:rsidRPr="00086929">
        <w:rPr>
          <w:rFonts w:ascii="Times New Roman" w:hAnsi="Times New Roman" w:cs="Times New Roman"/>
          <w:szCs w:val="22"/>
          <w:lang w:val="en-US"/>
        </w:rPr>
        <w:t xml:space="preserve"> </w:t>
      </w:r>
      <w:r>
        <w:rPr>
          <w:rFonts w:ascii="Times New Roman" w:hAnsi="Times New Roman" w:cs="Times New Roman"/>
          <w:szCs w:val="22"/>
        </w:rPr>
        <w:t>έρευνα</w:t>
      </w:r>
      <w:r w:rsidRPr="00086929">
        <w:rPr>
          <w:rFonts w:ascii="Times New Roman" w:hAnsi="Times New Roman" w:cs="Times New Roman"/>
          <w:szCs w:val="22"/>
          <w:lang w:val="en-US"/>
        </w:rPr>
        <w:t xml:space="preserve"> </w:t>
      </w:r>
      <w:r>
        <w:rPr>
          <w:rFonts w:ascii="Times New Roman" w:hAnsi="Times New Roman" w:cs="Times New Roman"/>
          <w:szCs w:val="22"/>
        </w:rPr>
        <w:t>ήταν</w:t>
      </w:r>
      <w:r w:rsidRPr="00086929">
        <w:rPr>
          <w:rFonts w:ascii="Times New Roman" w:hAnsi="Times New Roman" w:cs="Times New Roman"/>
          <w:szCs w:val="22"/>
          <w:lang w:val="en-US"/>
        </w:rPr>
        <w:t xml:space="preserve"> </w:t>
      </w:r>
      <w:r>
        <w:rPr>
          <w:rFonts w:ascii="Times New Roman" w:hAnsi="Times New Roman" w:cs="Times New Roman"/>
          <w:szCs w:val="22"/>
        </w:rPr>
        <w:t>οι</w:t>
      </w:r>
      <w:r w:rsidRPr="00086929">
        <w:rPr>
          <w:rFonts w:ascii="Times New Roman" w:hAnsi="Times New Roman" w:cs="Times New Roman"/>
          <w:szCs w:val="22"/>
          <w:lang w:val="en-US"/>
        </w:rPr>
        <w:t xml:space="preserve"> </w:t>
      </w:r>
      <w:r>
        <w:rPr>
          <w:rFonts w:ascii="Times New Roman" w:hAnsi="Times New Roman" w:cs="Times New Roman"/>
          <w:szCs w:val="22"/>
        </w:rPr>
        <w:t>εξής</w:t>
      </w:r>
      <w:r w:rsidRPr="00086929">
        <w:rPr>
          <w:rFonts w:ascii="Times New Roman" w:hAnsi="Times New Roman" w:cs="Times New Roman"/>
          <w:szCs w:val="22"/>
          <w:lang w:val="en-US"/>
        </w:rPr>
        <w:t xml:space="preserve">: </w:t>
      </w:r>
      <w:r w:rsidRPr="00086929">
        <w:rPr>
          <w:rFonts w:ascii="Times New Roman" w:hAnsi="Times New Roman" w:cs="Times New Roman"/>
          <w:i/>
          <w:szCs w:val="22"/>
          <w:lang w:val="en-US"/>
        </w:rPr>
        <w:t>computer at home, internet at home, computer use per week, ease of moodle use perceptions, moodle use capability perceptions, attitude about moodle, perceived moodle usefulness lesson, perceived usefulness assignment, spectrum of use, total of id, assignment view, course view,</w:t>
      </w:r>
      <w:r w:rsidRPr="00086929">
        <w:rPr>
          <w:i/>
          <w:lang w:val="en-US"/>
        </w:rPr>
        <w:t xml:space="preserve"> </w:t>
      </w:r>
      <w:r w:rsidRPr="00086929">
        <w:rPr>
          <w:rFonts w:ascii="Times New Roman" w:hAnsi="Times New Roman" w:cs="Times New Roman"/>
          <w:i/>
          <w:szCs w:val="22"/>
          <w:lang w:val="en-US"/>
        </w:rPr>
        <w:t xml:space="preserve">forum add post,  forum view, glossary view, questionnaire view, resource view, user view, user view all, lab note, exam note </w:t>
      </w:r>
      <w:r w:rsidRPr="00386B90">
        <w:rPr>
          <w:rFonts w:ascii="Times New Roman" w:hAnsi="Times New Roman" w:cs="Times New Roman"/>
          <w:szCs w:val="22"/>
        </w:rPr>
        <w:t>και</w:t>
      </w:r>
      <w:r w:rsidRPr="00086929">
        <w:rPr>
          <w:rFonts w:ascii="Times New Roman" w:hAnsi="Times New Roman" w:cs="Times New Roman"/>
          <w:i/>
          <w:szCs w:val="22"/>
          <w:lang w:val="en-US"/>
        </w:rPr>
        <w:t xml:space="preserve"> final note.</w:t>
      </w:r>
      <w:r w:rsidR="00E263F3" w:rsidRPr="00E263F3">
        <w:rPr>
          <w:rFonts w:ascii="Times New Roman" w:hAnsi="Times New Roman" w:cs="Times New Roman"/>
          <w:szCs w:val="22"/>
          <w:lang w:val="en-US"/>
        </w:rPr>
        <w:t xml:space="preserve"> </w:t>
      </w:r>
      <w:r w:rsidR="00E617DD">
        <w:rPr>
          <w:rFonts w:ascii="Times New Roman" w:hAnsi="Times New Roman" w:cs="Times New Roman"/>
          <w:szCs w:val="22"/>
        </w:rPr>
        <w:t>Οι</w:t>
      </w:r>
      <w:r w:rsidR="00E617DD" w:rsidRPr="00E617DD">
        <w:rPr>
          <w:rFonts w:ascii="Times New Roman" w:hAnsi="Times New Roman" w:cs="Times New Roman"/>
          <w:szCs w:val="22"/>
        </w:rPr>
        <w:t xml:space="preserve"> </w:t>
      </w:r>
      <w:r w:rsidR="00E617DD">
        <w:rPr>
          <w:rFonts w:ascii="Times New Roman" w:hAnsi="Times New Roman" w:cs="Times New Roman"/>
          <w:szCs w:val="22"/>
        </w:rPr>
        <w:t>πρώτες</w:t>
      </w:r>
      <w:r w:rsidR="00E617DD" w:rsidRPr="00E617DD">
        <w:rPr>
          <w:rFonts w:ascii="Times New Roman" w:hAnsi="Times New Roman" w:cs="Times New Roman"/>
          <w:szCs w:val="22"/>
        </w:rPr>
        <w:t xml:space="preserve"> </w:t>
      </w:r>
      <w:r w:rsidR="00E617DD">
        <w:rPr>
          <w:rFonts w:ascii="Times New Roman" w:hAnsi="Times New Roman" w:cs="Times New Roman"/>
          <w:szCs w:val="22"/>
        </w:rPr>
        <w:t>μεταβλητές</w:t>
      </w:r>
      <w:r w:rsidR="00965969">
        <w:rPr>
          <w:rFonts w:ascii="Times New Roman" w:hAnsi="Times New Roman" w:cs="Times New Roman"/>
          <w:szCs w:val="22"/>
        </w:rPr>
        <w:t xml:space="preserve"> αποτελούν τις ερωτήσεις στα ερωτηματολόγια που τους δόθηκαν και</w:t>
      </w:r>
      <w:r w:rsidR="00E617DD">
        <w:rPr>
          <w:rFonts w:ascii="Times New Roman" w:hAnsi="Times New Roman" w:cs="Times New Roman"/>
          <w:szCs w:val="22"/>
        </w:rPr>
        <w:t xml:space="preserve"> εξετάζουν</w:t>
      </w:r>
      <w:r w:rsidR="00ED4F38">
        <w:rPr>
          <w:rFonts w:ascii="Times New Roman" w:hAnsi="Times New Roman" w:cs="Times New Roman"/>
          <w:szCs w:val="22"/>
        </w:rPr>
        <w:t>,</w:t>
      </w:r>
      <w:r w:rsidR="00386B90">
        <w:rPr>
          <w:rFonts w:ascii="Times New Roman" w:hAnsi="Times New Roman" w:cs="Times New Roman"/>
          <w:szCs w:val="22"/>
        </w:rPr>
        <w:t xml:space="preserve"> </w:t>
      </w:r>
      <w:r w:rsidR="00E617DD">
        <w:rPr>
          <w:rFonts w:ascii="Times New Roman" w:hAnsi="Times New Roman" w:cs="Times New Roman"/>
          <w:szCs w:val="22"/>
        </w:rPr>
        <w:t>κατά</w:t>
      </w:r>
      <w:r w:rsidR="00E617DD" w:rsidRPr="00E617DD">
        <w:rPr>
          <w:rFonts w:ascii="Times New Roman" w:hAnsi="Times New Roman" w:cs="Times New Roman"/>
          <w:szCs w:val="22"/>
        </w:rPr>
        <w:t xml:space="preserve"> </w:t>
      </w:r>
      <w:r w:rsidR="00E617DD">
        <w:rPr>
          <w:rFonts w:ascii="Times New Roman" w:hAnsi="Times New Roman" w:cs="Times New Roman"/>
          <w:szCs w:val="22"/>
        </w:rPr>
        <w:t>το</w:t>
      </w:r>
      <w:r w:rsidR="00E617DD" w:rsidRPr="00E617DD">
        <w:rPr>
          <w:rFonts w:ascii="Times New Roman" w:hAnsi="Times New Roman" w:cs="Times New Roman"/>
          <w:szCs w:val="22"/>
        </w:rPr>
        <w:t xml:space="preserve"> </w:t>
      </w:r>
      <w:r w:rsidR="00E617DD">
        <w:rPr>
          <w:rFonts w:ascii="Times New Roman" w:hAnsi="Times New Roman" w:cs="Times New Roman"/>
          <w:szCs w:val="22"/>
        </w:rPr>
        <w:t>πλείστον</w:t>
      </w:r>
      <w:r w:rsidR="00ED4F38">
        <w:rPr>
          <w:rFonts w:ascii="Times New Roman" w:hAnsi="Times New Roman" w:cs="Times New Roman"/>
          <w:szCs w:val="22"/>
        </w:rPr>
        <w:t>,</w:t>
      </w:r>
      <w:r w:rsidR="00965969">
        <w:rPr>
          <w:rFonts w:ascii="Times New Roman" w:hAnsi="Times New Roman" w:cs="Times New Roman"/>
          <w:szCs w:val="22"/>
        </w:rPr>
        <w:t xml:space="preserve"> </w:t>
      </w:r>
      <w:r w:rsidR="00E617DD">
        <w:rPr>
          <w:rFonts w:ascii="Times New Roman" w:hAnsi="Times New Roman" w:cs="Times New Roman"/>
          <w:szCs w:val="22"/>
        </w:rPr>
        <w:t>την</w:t>
      </w:r>
      <w:r w:rsidR="00E617DD" w:rsidRPr="00E617DD">
        <w:rPr>
          <w:rFonts w:ascii="Times New Roman" w:hAnsi="Times New Roman" w:cs="Times New Roman"/>
          <w:szCs w:val="22"/>
        </w:rPr>
        <w:t xml:space="preserve"> </w:t>
      </w:r>
      <w:r w:rsidR="00E617DD">
        <w:rPr>
          <w:rFonts w:ascii="Times New Roman" w:hAnsi="Times New Roman" w:cs="Times New Roman"/>
          <w:szCs w:val="22"/>
        </w:rPr>
        <w:t>αντίληψη</w:t>
      </w:r>
      <w:r w:rsidR="00E617DD" w:rsidRPr="00E617DD">
        <w:rPr>
          <w:rFonts w:ascii="Times New Roman" w:hAnsi="Times New Roman" w:cs="Times New Roman"/>
          <w:szCs w:val="22"/>
        </w:rPr>
        <w:t xml:space="preserve"> </w:t>
      </w:r>
      <w:r w:rsidR="00E617DD">
        <w:rPr>
          <w:rFonts w:ascii="Times New Roman" w:hAnsi="Times New Roman" w:cs="Times New Roman"/>
          <w:szCs w:val="22"/>
        </w:rPr>
        <w:t>που</w:t>
      </w:r>
      <w:r w:rsidR="00E617DD" w:rsidRPr="00E617DD">
        <w:rPr>
          <w:rFonts w:ascii="Times New Roman" w:hAnsi="Times New Roman" w:cs="Times New Roman"/>
          <w:szCs w:val="22"/>
        </w:rPr>
        <w:t xml:space="preserve"> </w:t>
      </w:r>
      <w:r w:rsidR="00E617DD">
        <w:rPr>
          <w:rFonts w:ascii="Times New Roman" w:hAnsi="Times New Roman" w:cs="Times New Roman"/>
          <w:szCs w:val="22"/>
        </w:rPr>
        <w:t>έχουν</w:t>
      </w:r>
      <w:r w:rsidR="00E617DD" w:rsidRPr="00E617DD">
        <w:rPr>
          <w:rFonts w:ascii="Times New Roman" w:hAnsi="Times New Roman" w:cs="Times New Roman"/>
          <w:szCs w:val="22"/>
        </w:rPr>
        <w:t xml:space="preserve"> </w:t>
      </w:r>
      <w:r w:rsidR="00E617DD">
        <w:rPr>
          <w:rFonts w:ascii="Times New Roman" w:hAnsi="Times New Roman" w:cs="Times New Roman"/>
          <w:szCs w:val="22"/>
        </w:rPr>
        <w:t>οι</w:t>
      </w:r>
      <w:r w:rsidR="00E617DD" w:rsidRPr="00E617DD">
        <w:rPr>
          <w:rFonts w:ascii="Times New Roman" w:hAnsi="Times New Roman" w:cs="Times New Roman"/>
          <w:szCs w:val="22"/>
        </w:rPr>
        <w:t xml:space="preserve"> </w:t>
      </w:r>
      <w:r w:rsidR="00E617DD">
        <w:rPr>
          <w:rFonts w:ascii="Times New Roman" w:hAnsi="Times New Roman" w:cs="Times New Roman"/>
          <w:szCs w:val="22"/>
        </w:rPr>
        <w:t>φοιτητές</w:t>
      </w:r>
      <w:r w:rsidR="00E617DD" w:rsidRPr="00E617DD">
        <w:rPr>
          <w:rFonts w:ascii="Times New Roman" w:hAnsi="Times New Roman" w:cs="Times New Roman"/>
          <w:szCs w:val="22"/>
        </w:rPr>
        <w:t xml:space="preserve"> </w:t>
      </w:r>
      <w:r w:rsidR="00E617DD">
        <w:rPr>
          <w:rFonts w:ascii="Times New Roman" w:hAnsi="Times New Roman" w:cs="Times New Roman"/>
          <w:szCs w:val="22"/>
        </w:rPr>
        <w:t>για</w:t>
      </w:r>
      <w:r w:rsidR="00E617DD" w:rsidRPr="00E617DD">
        <w:rPr>
          <w:rFonts w:ascii="Times New Roman" w:hAnsi="Times New Roman" w:cs="Times New Roman"/>
          <w:szCs w:val="22"/>
        </w:rPr>
        <w:t xml:space="preserve"> </w:t>
      </w:r>
      <w:r w:rsidR="00E617DD">
        <w:rPr>
          <w:rFonts w:ascii="Times New Roman" w:hAnsi="Times New Roman" w:cs="Times New Roman"/>
          <w:szCs w:val="22"/>
        </w:rPr>
        <w:t>το</w:t>
      </w:r>
      <w:r w:rsidR="00E617DD" w:rsidRPr="00E617DD">
        <w:rPr>
          <w:rFonts w:ascii="Times New Roman" w:hAnsi="Times New Roman" w:cs="Times New Roman"/>
          <w:szCs w:val="22"/>
        </w:rPr>
        <w:t xml:space="preserve"> </w:t>
      </w:r>
      <w:r w:rsidR="00E617DD">
        <w:rPr>
          <w:rFonts w:ascii="Times New Roman" w:hAnsi="Times New Roman" w:cs="Times New Roman"/>
          <w:szCs w:val="22"/>
        </w:rPr>
        <w:t>σύστημα</w:t>
      </w:r>
      <w:r w:rsidR="00E617DD" w:rsidRPr="00E617DD">
        <w:rPr>
          <w:rFonts w:ascii="Times New Roman" w:hAnsi="Times New Roman" w:cs="Times New Roman"/>
          <w:szCs w:val="22"/>
        </w:rPr>
        <w:t xml:space="preserve"> </w:t>
      </w:r>
      <w:r w:rsidR="00675C08">
        <w:rPr>
          <w:rFonts w:ascii="Times New Roman" w:hAnsi="Times New Roman" w:cs="Times New Roman"/>
          <w:szCs w:val="22"/>
          <w:lang w:val="en-US"/>
        </w:rPr>
        <w:t>M</w:t>
      </w:r>
      <w:r w:rsidR="00E617DD">
        <w:rPr>
          <w:rFonts w:ascii="Times New Roman" w:hAnsi="Times New Roman" w:cs="Times New Roman"/>
          <w:szCs w:val="22"/>
          <w:lang w:val="en-US"/>
        </w:rPr>
        <w:t>oodle</w:t>
      </w:r>
      <w:r w:rsidR="00965969">
        <w:rPr>
          <w:rFonts w:ascii="Times New Roman" w:hAnsi="Times New Roman" w:cs="Times New Roman"/>
          <w:szCs w:val="22"/>
        </w:rPr>
        <w:t xml:space="preserve"> και το </w:t>
      </w:r>
      <w:r w:rsidR="00965969" w:rsidRPr="00965969">
        <w:rPr>
          <w:rFonts w:ascii="Times New Roman" w:hAnsi="Times New Roman" w:cs="Times New Roman"/>
        </w:rPr>
        <w:t>αν είχαν υπολογιστή και διαδικτυακή σύνδεση στο σπίτι</w:t>
      </w:r>
      <w:r w:rsidR="00767BDD">
        <w:rPr>
          <w:rFonts w:ascii="Times New Roman" w:hAnsi="Times New Roman" w:cs="Times New Roman"/>
          <w:szCs w:val="22"/>
        </w:rPr>
        <w:t>. Ο</w:t>
      </w:r>
      <w:r w:rsidR="00E617DD">
        <w:rPr>
          <w:rFonts w:ascii="Times New Roman" w:hAnsi="Times New Roman" w:cs="Times New Roman"/>
          <w:szCs w:val="22"/>
        </w:rPr>
        <w:t xml:space="preserve">ι μεταβλητές </w:t>
      </w:r>
      <w:r w:rsidR="00E617DD">
        <w:rPr>
          <w:rFonts w:ascii="Times New Roman" w:hAnsi="Times New Roman" w:cs="Times New Roman"/>
          <w:szCs w:val="22"/>
          <w:lang w:val="en-US"/>
        </w:rPr>
        <w:t>total</w:t>
      </w:r>
      <w:r w:rsidR="00E617DD" w:rsidRPr="00E617DD">
        <w:rPr>
          <w:rFonts w:ascii="Times New Roman" w:hAnsi="Times New Roman" w:cs="Times New Roman"/>
          <w:szCs w:val="22"/>
        </w:rPr>
        <w:t xml:space="preserve"> </w:t>
      </w:r>
      <w:r w:rsidR="00E617DD">
        <w:rPr>
          <w:rFonts w:ascii="Times New Roman" w:hAnsi="Times New Roman" w:cs="Times New Roman"/>
          <w:szCs w:val="22"/>
          <w:lang w:val="en-US"/>
        </w:rPr>
        <w:t>of</w:t>
      </w:r>
      <w:r w:rsidR="00E617DD" w:rsidRPr="00E617DD">
        <w:rPr>
          <w:rFonts w:ascii="Times New Roman" w:hAnsi="Times New Roman" w:cs="Times New Roman"/>
          <w:szCs w:val="22"/>
        </w:rPr>
        <w:t xml:space="preserve"> </w:t>
      </w:r>
      <w:r w:rsidR="00E617DD">
        <w:rPr>
          <w:rFonts w:ascii="Times New Roman" w:hAnsi="Times New Roman" w:cs="Times New Roman"/>
          <w:szCs w:val="22"/>
          <w:lang w:val="en-US"/>
        </w:rPr>
        <w:t>id</w:t>
      </w:r>
      <w:r w:rsidR="00E617DD" w:rsidRPr="00E617DD">
        <w:rPr>
          <w:rFonts w:ascii="Times New Roman" w:hAnsi="Times New Roman" w:cs="Times New Roman"/>
          <w:szCs w:val="22"/>
        </w:rPr>
        <w:t xml:space="preserve"> </w:t>
      </w:r>
      <w:r w:rsidR="00E617DD">
        <w:rPr>
          <w:rFonts w:ascii="Times New Roman" w:hAnsi="Times New Roman" w:cs="Times New Roman"/>
          <w:szCs w:val="22"/>
        </w:rPr>
        <w:t>και έπειτα α</w:t>
      </w:r>
      <w:r w:rsidR="0035414D">
        <w:rPr>
          <w:rFonts w:ascii="Times New Roman" w:hAnsi="Times New Roman" w:cs="Times New Roman"/>
          <w:szCs w:val="22"/>
        </w:rPr>
        <w:t>φορούν τις δράσεις των φοιτητών μέσα</w:t>
      </w:r>
      <w:r w:rsidR="00E617DD">
        <w:rPr>
          <w:rFonts w:ascii="Times New Roman" w:hAnsi="Times New Roman" w:cs="Times New Roman"/>
          <w:szCs w:val="22"/>
        </w:rPr>
        <w:t xml:space="preserve"> στο σύστημα </w:t>
      </w:r>
      <w:r w:rsidR="00675C08">
        <w:rPr>
          <w:rFonts w:ascii="Times New Roman" w:hAnsi="Times New Roman" w:cs="Times New Roman"/>
          <w:szCs w:val="22"/>
          <w:lang w:val="en-US"/>
        </w:rPr>
        <w:t>M</w:t>
      </w:r>
      <w:r w:rsidR="00E617DD">
        <w:rPr>
          <w:rFonts w:ascii="Times New Roman" w:hAnsi="Times New Roman" w:cs="Times New Roman"/>
          <w:szCs w:val="22"/>
          <w:lang w:val="en-US"/>
        </w:rPr>
        <w:t>oodle</w:t>
      </w:r>
      <w:r w:rsidR="00ED4F38">
        <w:rPr>
          <w:rFonts w:ascii="Times New Roman" w:hAnsi="Times New Roman" w:cs="Times New Roman"/>
          <w:szCs w:val="22"/>
        </w:rPr>
        <w:t>.</w:t>
      </w:r>
      <w:r w:rsidR="00E617DD" w:rsidRPr="00E617DD">
        <w:rPr>
          <w:rFonts w:ascii="Times New Roman" w:hAnsi="Times New Roman" w:cs="Times New Roman"/>
          <w:szCs w:val="22"/>
        </w:rPr>
        <w:t xml:space="preserve"> </w:t>
      </w:r>
      <w:r w:rsidR="0035414D">
        <w:rPr>
          <w:rFonts w:ascii="Times New Roman" w:hAnsi="Times New Roman" w:cs="Times New Roman"/>
          <w:szCs w:val="22"/>
        </w:rPr>
        <w:t xml:space="preserve">Οι αριθμοί από 1 έως 5 που παρουσιάζονται παρακάτω στις παρενθέσεις αποτελούν τις τιμές στις οποίες </w:t>
      </w:r>
      <w:r w:rsidR="0035414D">
        <w:rPr>
          <w:rFonts w:ascii="Times New Roman" w:hAnsi="Times New Roman" w:cs="Times New Roman"/>
          <w:szCs w:val="22"/>
        </w:rPr>
        <w:lastRenderedPageBreak/>
        <w:t xml:space="preserve">εκχωρήσαμε τις </w:t>
      </w:r>
      <w:r w:rsidR="005A3C38">
        <w:rPr>
          <w:rFonts w:ascii="Times New Roman" w:hAnsi="Times New Roman" w:cs="Times New Roman"/>
          <w:szCs w:val="22"/>
        </w:rPr>
        <w:t xml:space="preserve">τιμές των μεταβλητών </w:t>
      </w:r>
      <w:r w:rsidR="0035414D">
        <w:rPr>
          <w:rFonts w:ascii="Times New Roman" w:hAnsi="Times New Roman" w:cs="Times New Roman"/>
          <w:szCs w:val="22"/>
        </w:rPr>
        <w:t xml:space="preserve">στο </w:t>
      </w:r>
      <w:r w:rsidR="0035414D">
        <w:rPr>
          <w:rFonts w:ascii="Times New Roman" w:hAnsi="Times New Roman" w:cs="Times New Roman"/>
          <w:szCs w:val="22"/>
          <w:lang w:val="en-US"/>
        </w:rPr>
        <w:t>SPSS</w:t>
      </w:r>
      <w:r w:rsidR="0035414D" w:rsidRPr="0035414D">
        <w:rPr>
          <w:rFonts w:ascii="Times New Roman" w:hAnsi="Times New Roman" w:cs="Times New Roman"/>
          <w:szCs w:val="22"/>
        </w:rPr>
        <w:t>.</w:t>
      </w:r>
      <w:r w:rsidR="00E617DD" w:rsidRPr="00E617DD">
        <w:rPr>
          <w:rFonts w:ascii="Times New Roman" w:hAnsi="Times New Roman" w:cs="Times New Roman"/>
          <w:szCs w:val="22"/>
        </w:rPr>
        <w:t xml:space="preserve">   </w:t>
      </w:r>
    </w:p>
    <w:p w14:paraId="4B98A2D2" w14:textId="32D16F7A" w:rsidR="00CF7C47" w:rsidRDefault="00ED4F38" w:rsidP="001E7414">
      <w:pPr>
        <w:spacing w:before="240" w:line="360" w:lineRule="auto"/>
        <w:ind w:firstLine="284"/>
        <w:contextualSpacing w:val="0"/>
        <w:jc w:val="both"/>
        <w:rPr>
          <w:rFonts w:ascii="Times New Roman" w:hAnsi="Times New Roman" w:cs="Times New Roman"/>
          <w:szCs w:val="22"/>
        </w:rPr>
      </w:pPr>
      <w:r>
        <w:rPr>
          <w:rFonts w:ascii="Times New Roman" w:hAnsi="Times New Roman" w:cs="Times New Roman"/>
          <w:szCs w:val="22"/>
        </w:rPr>
        <w:t>Αναλυτικά,</w:t>
      </w:r>
      <w:r w:rsidR="00E263F3">
        <w:rPr>
          <w:rFonts w:ascii="Times New Roman" w:hAnsi="Times New Roman" w:cs="Times New Roman"/>
          <w:szCs w:val="22"/>
        </w:rPr>
        <w:t xml:space="preserve"> η μεταβλητή </w:t>
      </w:r>
      <w:r w:rsidR="00E263F3" w:rsidRPr="00E263F3">
        <w:rPr>
          <w:rFonts w:ascii="Times New Roman" w:hAnsi="Times New Roman" w:cs="Times New Roman"/>
          <w:i/>
          <w:szCs w:val="22"/>
          <w:lang w:val="en-US"/>
        </w:rPr>
        <w:t>computer</w:t>
      </w:r>
      <w:r w:rsidR="00E263F3" w:rsidRPr="00E263F3">
        <w:rPr>
          <w:rFonts w:ascii="Times New Roman" w:hAnsi="Times New Roman" w:cs="Times New Roman"/>
          <w:i/>
          <w:szCs w:val="22"/>
        </w:rPr>
        <w:t xml:space="preserve"> </w:t>
      </w:r>
      <w:r w:rsidR="00E263F3" w:rsidRPr="00E263F3">
        <w:rPr>
          <w:rFonts w:ascii="Times New Roman" w:hAnsi="Times New Roman" w:cs="Times New Roman"/>
          <w:i/>
          <w:szCs w:val="22"/>
          <w:lang w:val="en-US"/>
        </w:rPr>
        <w:t>at</w:t>
      </w:r>
      <w:r w:rsidR="00E263F3" w:rsidRPr="00E263F3">
        <w:rPr>
          <w:rFonts w:ascii="Times New Roman" w:hAnsi="Times New Roman" w:cs="Times New Roman"/>
          <w:i/>
          <w:szCs w:val="22"/>
        </w:rPr>
        <w:t xml:space="preserve"> </w:t>
      </w:r>
      <w:r w:rsidR="00E263F3" w:rsidRPr="00E263F3">
        <w:rPr>
          <w:rFonts w:ascii="Times New Roman" w:hAnsi="Times New Roman" w:cs="Times New Roman"/>
          <w:i/>
          <w:szCs w:val="22"/>
          <w:lang w:val="en-US"/>
        </w:rPr>
        <w:t>home</w:t>
      </w:r>
      <w:r w:rsidR="00E263F3" w:rsidRPr="00E263F3">
        <w:rPr>
          <w:rFonts w:ascii="Times New Roman" w:hAnsi="Times New Roman" w:cs="Times New Roman"/>
          <w:i/>
          <w:szCs w:val="22"/>
        </w:rPr>
        <w:t xml:space="preserve"> </w:t>
      </w:r>
      <w:r w:rsidR="00CF7C47" w:rsidRPr="00CF7C47">
        <w:rPr>
          <w:rFonts w:ascii="Times New Roman" w:hAnsi="Times New Roman" w:cs="Times New Roman"/>
          <w:szCs w:val="22"/>
        </w:rPr>
        <w:t>(ονομαστική μεταβλητή)</w:t>
      </w:r>
      <w:r w:rsidR="00CF7C47">
        <w:rPr>
          <w:rFonts w:ascii="Times New Roman" w:hAnsi="Times New Roman" w:cs="Times New Roman"/>
          <w:szCs w:val="22"/>
        </w:rPr>
        <w:t xml:space="preserve"> </w:t>
      </w:r>
      <w:r w:rsidR="00E263F3">
        <w:rPr>
          <w:rFonts w:ascii="Times New Roman" w:hAnsi="Times New Roman" w:cs="Times New Roman"/>
          <w:szCs w:val="22"/>
        </w:rPr>
        <w:t>αφορά το αν ο φοιτητής  έχει ή όχι υπολογιστή</w:t>
      </w:r>
      <w:r w:rsidR="00D125CD">
        <w:rPr>
          <w:rFonts w:ascii="Times New Roman" w:hAnsi="Times New Roman" w:cs="Times New Roman"/>
          <w:szCs w:val="22"/>
        </w:rPr>
        <w:t xml:space="preserve"> (1= </w:t>
      </w:r>
      <w:r w:rsidR="00D125CD" w:rsidRPr="00D125CD">
        <w:rPr>
          <w:rFonts w:ascii="Times New Roman" w:hAnsi="Times New Roman" w:cs="Times New Roman"/>
          <w:i/>
          <w:szCs w:val="22"/>
        </w:rPr>
        <w:t>Έχει υπολογιστή</w:t>
      </w:r>
      <w:r w:rsidR="00D125CD">
        <w:rPr>
          <w:rFonts w:ascii="Times New Roman" w:hAnsi="Times New Roman" w:cs="Times New Roman"/>
          <w:szCs w:val="22"/>
        </w:rPr>
        <w:t xml:space="preserve"> και 2= </w:t>
      </w:r>
      <w:r w:rsidR="00D125CD" w:rsidRPr="00D125CD">
        <w:rPr>
          <w:rFonts w:ascii="Times New Roman" w:hAnsi="Times New Roman" w:cs="Times New Roman"/>
          <w:i/>
          <w:szCs w:val="22"/>
        </w:rPr>
        <w:t>Δεν έχει υπολογιστή</w:t>
      </w:r>
      <w:r w:rsidR="00D125CD">
        <w:rPr>
          <w:rFonts w:ascii="Times New Roman" w:hAnsi="Times New Roman" w:cs="Times New Roman"/>
          <w:szCs w:val="22"/>
        </w:rPr>
        <w:t>)</w:t>
      </w:r>
      <w:r w:rsidR="00CF7C47">
        <w:rPr>
          <w:rFonts w:ascii="Times New Roman" w:hAnsi="Times New Roman" w:cs="Times New Roman"/>
          <w:szCs w:val="22"/>
        </w:rPr>
        <w:t xml:space="preserve"> και </w:t>
      </w:r>
      <w:r w:rsidR="00E263F3">
        <w:rPr>
          <w:rFonts w:ascii="Times New Roman" w:hAnsi="Times New Roman" w:cs="Times New Roman"/>
          <w:szCs w:val="22"/>
        </w:rPr>
        <w:t xml:space="preserve">η μεταβλητή </w:t>
      </w:r>
      <w:r w:rsidR="00E263F3" w:rsidRPr="00086929">
        <w:rPr>
          <w:rFonts w:ascii="Times New Roman" w:hAnsi="Times New Roman" w:cs="Times New Roman"/>
          <w:i/>
          <w:szCs w:val="22"/>
          <w:lang w:val="en-US"/>
        </w:rPr>
        <w:t>internet</w:t>
      </w:r>
      <w:r w:rsidR="00E263F3" w:rsidRPr="00E263F3">
        <w:rPr>
          <w:rFonts w:ascii="Times New Roman" w:hAnsi="Times New Roman" w:cs="Times New Roman"/>
          <w:i/>
          <w:szCs w:val="22"/>
        </w:rPr>
        <w:t xml:space="preserve"> </w:t>
      </w:r>
      <w:r w:rsidR="00E263F3" w:rsidRPr="00086929">
        <w:rPr>
          <w:rFonts w:ascii="Times New Roman" w:hAnsi="Times New Roman" w:cs="Times New Roman"/>
          <w:i/>
          <w:szCs w:val="22"/>
          <w:lang w:val="en-US"/>
        </w:rPr>
        <w:t>at</w:t>
      </w:r>
      <w:r w:rsidR="00E263F3" w:rsidRPr="00E263F3">
        <w:rPr>
          <w:rFonts w:ascii="Times New Roman" w:hAnsi="Times New Roman" w:cs="Times New Roman"/>
          <w:i/>
          <w:szCs w:val="22"/>
        </w:rPr>
        <w:t xml:space="preserve"> </w:t>
      </w:r>
      <w:r w:rsidR="00E263F3" w:rsidRPr="00086929">
        <w:rPr>
          <w:rFonts w:ascii="Times New Roman" w:hAnsi="Times New Roman" w:cs="Times New Roman"/>
          <w:i/>
          <w:szCs w:val="22"/>
          <w:lang w:val="en-US"/>
        </w:rPr>
        <w:t>home</w:t>
      </w:r>
      <w:r w:rsidR="00911C1B" w:rsidRPr="00911C1B">
        <w:rPr>
          <w:rFonts w:ascii="Times New Roman" w:hAnsi="Times New Roman" w:cs="Times New Roman"/>
          <w:i/>
          <w:szCs w:val="22"/>
        </w:rPr>
        <w:t xml:space="preserve"> </w:t>
      </w:r>
      <w:r w:rsidR="00CF7C47" w:rsidRPr="00CF7C47">
        <w:rPr>
          <w:rFonts w:ascii="Times New Roman" w:hAnsi="Times New Roman" w:cs="Times New Roman"/>
          <w:szCs w:val="22"/>
        </w:rPr>
        <w:t>(ονομαστική μεταβλητή)</w:t>
      </w:r>
      <w:r w:rsidR="00CF7C47">
        <w:rPr>
          <w:rFonts w:ascii="Times New Roman" w:hAnsi="Times New Roman" w:cs="Times New Roman"/>
          <w:szCs w:val="22"/>
        </w:rPr>
        <w:t xml:space="preserve"> </w:t>
      </w:r>
      <w:r w:rsidR="00E263F3">
        <w:rPr>
          <w:rFonts w:ascii="Times New Roman" w:hAnsi="Times New Roman" w:cs="Times New Roman"/>
          <w:szCs w:val="22"/>
        </w:rPr>
        <w:t xml:space="preserve">αφορά το αν έχει σύνδεση </w:t>
      </w:r>
      <w:r w:rsidR="00E263F3">
        <w:rPr>
          <w:rFonts w:ascii="Times New Roman" w:hAnsi="Times New Roman" w:cs="Times New Roman"/>
          <w:szCs w:val="22"/>
          <w:lang w:val="en-US"/>
        </w:rPr>
        <w:t>internet</w:t>
      </w:r>
      <w:r w:rsidR="00E263F3" w:rsidRPr="00E263F3">
        <w:rPr>
          <w:rFonts w:ascii="Times New Roman" w:hAnsi="Times New Roman" w:cs="Times New Roman"/>
          <w:szCs w:val="22"/>
        </w:rPr>
        <w:t xml:space="preserve"> </w:t>
      </w:r>
      <w:r w:rsidR="00E263F3">
        <w:rPr>
          <w:rFonts w:ascii="Times New Roman" w:hAnsi="Times New Roman" w:cs="Times New Roman"/>
          <w:szCs w:val="22"/>
        </w:rPr>
        <w:t>σπίτι του</w:t>
      </w:r>
      <w:r w:rsidR="00D125CD">
        <w:rPr>
          <w:rFonts w:ascii="Times New Roman" w:hAnsi="Times New Roman" w:cs="Times New Roman"/>
          <w:szCs w:val="22"/>
        </w:rPr>
        <w:t xml:space="preserve"> (1= </w:t>
      </w:r>
      <w:r w:rsidR="00D125CD" w:rsidRPr="00D125CD">
        <w:rPr>
          <w:rFonts w:ascii="Times New Roman" w:hAnsi="Times New Roman" w:cs="Times New Roman"/>
          <w:i/>
          <w:szCs w:val="22"/>
        </w:rPr>
        <w:t>Δεν έχει δίκτυο</w:t>
      </w:r>
      <w:r w:rsidR="00D125CD">
        <w:rPr>
          <w:rFonts w:ascii="Times New Roman" w:hAnsi="Times New Roman" w:cs="Times New Roman"/>
          <w:szCs w:val="22"/>
        </w:rPr>
        <w:t xml:space="preserve"> και 2= </w:t>
      </w:r>
      <w:r w:rsidR="00D125CD" w:rsidRPr="00D125CD">
        <w:rPr>
          <w:rFonts w:ascii="Times New Roman" w:hAnsi="Times New Roman" w:cs="Times New Roman"/>
          <w:i/>
          <w:szCs w:val="22"/>
        </w:rPr>
        <w:t>Έχει δίκτυο</w:t>
      </w:r>
      <w:r w:rsidR="00D125CD">
        <w:rPr>
          <w:rFonts w:ascii="Times New Roman" w:hAnsi="Times New Roman" w:cs="Times New Roman"/>
          <w:szCs w:val="22"/>
        </w:rPr>
        <w:t>)</w:t>
      </w:r>
      <w:r w:rsidR="00CF7C47">
        <w:rPr>
          <w:rFonts w:ascii="Times New Roman" w:hAnsi="Times New Roman" w:cs="Times New Roman"/>
          <w:szCs w:val="22"/>
        </w:rPr>
        <w:t xml:space="preserve">. </w:t>
      </w:r>
      <w:r w:rsidR="005A3C38">
        <w:rPr>
          <w:rFonts w:ascii="Times New Roman" w:hAnsi="Times New Roman" w:cs="Times New Roman"/>
          <w:szCs w:val="22"/>
        </w:rPr>
        <w:t xml:space="preserve">Η μεταβλητή </w:t>
      </w:r>
      <w:r w:rsidR="005A3C38" w:rsidRPr="00086929">
        <w:rPr>
          <w:rFonts w:ascii="Times New Roman" w:hAnsi="Times New Roman" w:cs="Times New Roman"/>
          <w:i/>
          <w:szCs w:val="22"/>
          <w:lang w:val="en-US"/>
        </w:rPr>
        <w:t>computer</w:t>
      </w:r>
      <w:r w:rsidR="005A3C38" w:rsidRPr="00E263F3">
        <w:rPr>
          <w:rFonts w:ascii="Times New Roman" w:hAnsi="Times New Roman" w:cs="Times New Roman"/>
          <w:i/>
          <w:szCs w:val="22"/>
        </w:rPr>
        <w:t xml:space="preserve"> </w:t>
      </w:r>
      <w:r w:rsidR="005A3C38" w:rsidRPr="00086929">
        <w:rPr>
          <w:rFonts w:ascii="Times New Roman" w:hAnsi="Times New Roman" w:cs="Times New Roman"/>
          <w:i/>
          <w:szCs w:val="22"/>
          <w:lang w:val="en-US"/>
        </w:rPr>
        <w:t>use</w:t>
      </w:r>
      <w:r w:rsidR="005A3C38" w:rsidRPr="00E263F3">
        <w:rPr>
          <w:rFonts w:ascii="Times New Roman" w:hAnsi="Times New Roman" w:cs="Times New Roman"/>
          <w:i/>
          <w:szCs w:val="22"/>
        </w:rPr>
        <w:t xml:space="preserve"> </w:t>
      </w:r>
      <w:r w:rsidR="005A3C38" w:rsidRPr="00086929">
        <w:rPr>
          <w:rFonts w:ascii="Times New Roman" w:hAnsi="Times New Roman" w:cs="Times New Roman"/>
          <w:i/>
          <w:szCs w:val="22"/>
          <w:lang w:val="en-US"/>
        </w:rPr>
        <w:t>per</w:t>
      </w:r>
      <w:r w:rsidR="005A3C38" w:rsidRPr="00E263F3">
        <w:rPr>
          <w:rFonts w:ascii="Times New Roman" w:hAnsi="Times New Roman" w:cs="Times New Roman"/>
          <w:i/>
          <w:szCs w:val="22"/>
        </w:rPr>
        <w:t xml:space="preserve"> </w:t>
      </w:r>
      <w:r w:rsidR="005A3C38" w:rsidRPr="00086929">
        <w:rPr>
          <w:rFonts w:ascii="Times New Roman" w:hAnsi="Times New Roman" w:cs="Times New Roman"/>
          <w:i/>
          <w:szCs w:val="22"/>
          <w:lang w:val="en-US"/>
        </w:rPr>
        <w:t>week</w:t>
      </w:r>
      <w:r w:rsidR="005A3C38">
        <w:rPr>
          <w:rFonts w:ascii="Times New Roman" w:hAnsi="Times New Roman" w:cs="Times New Roman"/>
          <w:i/>
          <w:szCs w:val="22"/>
        </w:rPr>
        <w:t xml:space="preserve"> </w:t>
      </w:r>
      <w:r w:rsidR="005A3C38" w:rsidRPr="005A3C38">
        <w:rPr>
          <w:rFonts w:ascii="Times New Roman" w:hAnsi="Times New Roman" w:cs="Times New Roman"/>
          <w:szCs w:val="22"/>
        </w:rPr>
        <w:t>(μεταβλητή τακτικής κλίμακας)</w:t>
      </w:r>
      <w:r w:rsidR="005A3C38">
        <w:rPr>
          <w:rFonts w:ascii="Times New Roman" w:hAnsi="Times New Roman" w:cs="Times New Roman"/>
          <w:i/>
          <w:szCs w:val="22"/>
        </w:rPr>
        <w:t xml:space="preserve"> </w:t>
      </w:r>
      <w:r w:rsidR="005A3C38">
        <w:rPr>
          <w:rFonts w:ascii="Times New Roman" w:hAnsi="Times New Roman" w:cs="Times New Roman"/>
          <w:szCs w:val="22"/>
        </w:rPr>
        <w:t xml:space="preserve">αφορά </w:t>
      </w:r>
      <w:r w:rsidR="00DF50D8">
        <w:rPr>
          <w:rFonts w:ascii="Times New Roman" w:hAnsi="Times New Roman" w:cs="Times New Roman"/>
          <w:szCs w:val="22"/>
        </w:rPr>
        <w:t>τη</w:t>
      </w:r>
      <w:r w:rsidR="005A3C38">
        <w:rPr>
          <w:rFonts w:ascii="Times New Roman" w:hAnsi="Times New Roman" w:cs="Times New Roman"/>
          <w:szCs w:val="22"/>
        </w:rPr>
        <w:t xml:space="preserve"> συχνότητα με την οποία χρησιμοποιεί τον υπολογιστή την εβδομάδα (1= </w:t>
      </w:r>
      <w:r w:rsidR="005A3C38" w:rsidRPr="0035414D">
        <w:rPr>
          <w:rFonts w:ascii="Times New Roman" w:hAnsi="Times New Roman" w:cs="Times New Roman"/>
          <w:i/>
          <w:szCs w:val="22"/>
        </w:rPr>
        <w:t>0-1 ώρες</w:t>
      </w:r>
      <w:r w:rsidR="005A3C38">
        <w:rPr>
          <w:rFonts w:ascii="Times New Roman" w:hAnsi="Times New Roman" w:cs="Times New Roman"/>
          <w:szCs w:val="22"/>
        </w:rPr>
        <w:t xml:space="preserve">, 2= </w:t>
      </w:r>
      <w:r w:rsidR="005A3C38" w:rsidRPr="0035414D">
        <w:rPr>
          <w:rFonts w:ascii="Times New Roman" w:hAnsi="Times New Roman" w:cs="Times New Roman"/>
          <w:i/>
          <w:szCs w:val="22"/>
        </w:rPr>
        <w:t>2-4 ώρες</w:t>
      </w:r>
      <w:r w:rsidR="005A3C38">
        <w:rPr>
          <w:rFonts w:ascii="Times New Roman" w:hAnsi="Times New Roman" w:cs="Times New Roman"/>
          <w:szCs w:val="22"/>
        </w:rPr>
        <w:t xml:space="preserve">, 3= </w:t>
      </w:r>
      <w:r w:rsidR="005A3C38" w:rsidRPr="0035414D">
        <w:rPr>
          <w:rFonts w:ascii="Times New Roman" w:hAnsi="Times New Roman" w:cs="Times New Roman"/>
          <w:i/>
          <w:szCs w:val="22"/>
        </w:rPr>
        <w:t>5-8 ώρες</w:t>
      </w:r>
      <w:r w:rsidR="005A3C38">
        <w:rPr>
          <w:rFonts w:ascii="Times New Roman" w:hAnsi="Times New Roman" w:cs="Times New Roman"/>
          <w:szCs w:val="22"/>
        </w:rPr>
        <w:t xml:space="preserve"> και 4= </w:t>
      </w:r>
      <w:r w:rsidR="005A3C38" w:rsidRPr="0035414D">
        <w:rPr>
          <w:rFonts w:ascii="Times New Roman" w:hAnsi="Times New Roman" w:cs="Times New Roman"/>
          <w:i/>
          <w:szCs w:val="22"/>
        </w:rPr>
        <w:t>9+ώρες</w:t>
      </w:r>
      <w:r w:rsidR="005A3C38">
        <w:rPr>
          <w:rFonts w:ascii="Times New Roman" w:hAnsi="Times New Roman" w:cs="Times New Roman"/>
          <w:szCs w:val="22"/>
        </w:rPr>
        <w:t>)</w:t>
      </w:r>
      <w:r w:rsidR="00CF7C47">
        <w:rPr>
          <w:rFonts w:ascii="Times New Roman" w:hAnsi="Times New Roman" w:cs="Times New Roman"/>
          <w:szCs w:val="22"/>
        </w:rPr>
        <w:t xml:space="preserve"> </w:t>
      </w:r>
    </w:p>
    <w:p w14:paraId="39AB2144" w14:textId="408EE3A7" w:rsidR="008B284C" w:rsidRDefault="00CF7C47" w:rsidP="001E7414">
      <w:pPr>
        <w:spacing w:before="240" w:line="360" w:lineRule="auto"/>
        <w:ind w:firstLine="284"/>
        <w:contextualSpacing w:val="0"/>
        <w:jc w:val="both"/>
        <w:rPr>
          <w:rFonts w:ascii="Times New Roman" w:hAnsi="Times New Roman" w:cs="Times New Roman"/>
          <w:szCs w:val="22"/>
        </w:rPr>
      </w:pPr>
      <w:r>
        <w:rPr>
          <w:rFonts w:ascii="Times New Roman" w:hAnsi="Times New Roman" w:cs="Times New Roman"/>
          <w:szCs w:val="22"/>
        </w:rPr>
        <w:t>Οι</w:t>
      </w:r>
      <w:r w:rsidR="00F838D4">
        <w:rPr>
          <w:rFonts w:ascii="Times New Roman" w:hAnsi="Times New Roman" w:cs="Times New Roman"/>
          <w:szCs w:val="22"/>
        </w:rPr>
        <w:t xml:space="preserve"> μεταβλητές που ακολουθούν είναι</w:t>
      </w:r>
      <w:r>
        <w:rPr>
          <w:rFonts w:ascii="Times New Roman" w:hAnsi="Times New Roman" w:cs="Times New Roman"/>
          <w:szCs w:val="22"/>
        </w:rPr>
        <w:t xml:space="preserve"> ισοδιαστη</w:t>
      </w:r>
      <w:r w:rsidR="00637F71">
        <w:rPr>
          <w:rFonts w:ascii="Times New Roman" w:hAnsi="Times New Roman" w:cs="Times New Roman"/>
          <w:szCs w:val="22"/>
        </w:rPr>
        <w:t>μικές και παίρνουν τιμές από 1 έ</w:t>
      </w:r>
      <w:r>
        <w:rPr>
          <w:rFonts w:ascii="Times New Roman" w:hAnsi="Times New Roman" w:cs="Times New Roman"/>
          <w:szCs w:val="22"/>
        </w:rPr>
        <w:t>ως 5.</w:t>
      </w:r>
      <w:r w:rsidR="005A3C38">
        <w:rPr>
          <w:rFonts w:ascii="Times New Roman" w:hAnsi="Times New Roman" w:cs="Times New Roman"/>
          <w:szCs w:val="22"/>
        </w:rPr>
        <w:t xml:space="preserve"> Η</w:t>
      </w:r>
      <w:r w:rsidR="00E263F3">
        <w:rPr>
          <w:rFonts w:ascii="Times New Roman" w:hAnsi="Times New Roman" w:cs="Times New Roman"/>
          <w:szCs w:val="22"/>
        </w:rPr>
        <w:t xml:space="preserve"> μεταβλητή </w:t>
      </w:r>
      <w:r w:rsidR="00E263F3" w:rsidRPr="00086929">
        <w:rPr>
          <w:rFonts w:ascii="Times New Roman" w:hAnsi="Times New Roman" w:cs="Times New Roman"/>
          <w:i/>
          <w:szCs w:val="22"/>
          <w:lang w:val="en-US"/>
        </w:rPr>
        <w:t>ease</w:t>
      </w:r>
      <w:r w:rsidR="00E263F3" w:rsidRPr="00E263F3">
        <w:rPr>
          <w:rFonts w:ascii="Times New Roman" w:hAnsi="Times New Roman" w:cs="Times New Roman"/>
          <w:i/>
          <w:szCs w:val="22"/>
        </w:rPr>
        <w:t xml:space="preserve"> </w:t>
      </w:r>
      <w:r w:rsidR="00E263F3" w:rsidRPr="00086929">
        <w:rPr>
          <w:rFonts w:ascii="Times New Roman" w:hAnsi="Times New Roman" w:cs="Times New Roman"/>
          <w:i/>
          <w:szCs w:val="22"/>
          <w:lang w:val="en-US"/>
        </w:rPr>
        <w:t>of</w:t>
      </w:r>
      <w:r w:rsidR="00E263F3" w:rsidRPr="00E263F3">
        <w:rPr>
          <w:rFonts w:ascii="Times New Roman" w:hAnsi="Times New Roman" w:cs="Times New Roman"/>
          <w:i/>
          <w:szCs w:val="22"/>
        </w:rPr>
        <w:t xml:space="preserve"> </w:t>
      </w:r>
      <w:r w:rsidR="00E263F3" w:rsidRPr="00086929">
        <w:rPr>
          <w:rFonts w:ascii="Times New Roman" w:hAnsi="Times New Roman" w:cs="Times New Roman"/>
          <w:i/>
          <w:szCs w:val="22"/>
          <w:lang w:val="en-US"/>
        </w:rPr>
        <w:t>moodle</w:t>
      </w:r>
      <w:r w:rsidR="00E263F3" w:rsidRPr="00E263F3">
        <w:rPr>
          <w:rFonts w:ascii="Times New Roman" w:hAnsi="Times New Roman" w:cs="Times New Roman"/>
          <w:i/>
          <w:szCs w:val="22"/>
        </w:rPr>
        <w:t xml:space="preserve"> </w:t>
      </w:r>
      <w:r w:rsidR="00E263F3" w:rsidRPr="00086929">
        <w:rPr>
          <w:rFonts w:ascii="Times New Roman" w:hAnsi="Times New Roman" w:cs="Times New Roman"/>
          <w:i/>
          <w:szCs w:val="22"/>
          <w:lang w:val="en-US"/>
        </w:rPr>
        <w:t>use</w:t>
      </w:r>
      <w:r w:rsidR="00E263F3" w:rsidRPr="00E263F3">
        <w:rPr>
          <w:rFonts w:ascii="Times New Roman" w:hAnsi="Times New Roman" w:cs="Times New Roman"/>
          <w:i/>
          <w:szCs w:val="22"/>
        </w:rPr>
        <w:t xml:space="preserve"> </w:t>
      </w:r>
      <w:r w:rsidR="00E263F3" w:rsidRPr="00086929">
        <w:rPr>
          <w:rFonts w:ascii="Times New Roman" w:hAnsi="Times New Roman" w:cs="Times New Roman"/>
          <w:i/>
          <w:szCs w:val="22"/>
          <w:lang w:val="en-US"/>
        </w:rPr>
        <w:t>perceptions</w:t>
      </w:r>
      <w:r w:rsidR="00E263F3">
        <w:rPr>
          <w:rFonts w:ascii="Times New Roman" w:hAnsi="Times New Roman" w:cs="Times New Roman"/>
          <w:szCs w:val="22"/>
        </w:rPr>
        <w:t xml:space="preserve"> αφορά την </w:t>
      </w:r>
      <w:r w:rsidR="008B284C">
        <w:rPr>
          <w:rFonts w:ascii="Times New Roman" w:hAnsi="Times New Roman" w:cs="Times New Roman"/>
          <w:szCs w:val="22"/>
        </w:rPr>
        <w:t>αντίληψη</w:t>
      </w:r>
      <w:r w:rsidR="00DF50D8">
        <w:rPr>
          <w:rFonts w:ascii="Times New Roman" w:hAnsi="Times New Roman" w:cs="Times New Roman"/>
          <w:szCs w:val="22"/>
        </w:rPr>
        <w:t xml:space="preserve"> των μαθητών για τη</w:t>
      </w:r>
      <w:r w:rsidR="00E263F3">
        <w:rPr>
          <w:rFonts w:ascii="Times New Roman" w:hAnsi="Times New Roman" w:cs="Times New Roman"/>
          <w:szCs w:val="22"/>
        </w:rPr>
        <w:t xml:space="preserve"> χρηστικότητα του συστήματος </w:t>
      </w:r>
      <w:r w:rsidR="00675C08">
        <w:rPr>
          <w:rFonts w:ascii="Times New Roman" w:hAnsi="Times New Roman" w:cs="Times New Roman"/>
          <w:szCs w:val="22"/>
          <w:lang w:val="en-US"/>
        </w:rPr>
        <w:t>M</w:t>
      </w:r>
      <w:r w:rsidR="00E263F3">
        <w:rPr>
          <w:rFonts w:ascii="Times New Roman" w:hAnsi="Times New Roman" w:cs="Times New Roman"/>
          <w:szCs w:val="22"/>
          <w:lang w:val="en-US"/>
        </w:rPr>
        <w:t>oodle</w:t>
      </w:r>
      <w:r w:rsidR="0035414D" w:rsidRPr="0035414D">
        <w:rPr>
          <w:rFonts w:ascii="Times New Roman" w:hAnsi="Times New Roman" w:cs="Times New Roman"/>
          <w:szCs w:val="22"/>
        </w:rPr>
        <w:t xml:space="preserve"> (1= </w:t>
      </w:r>
      <w:r w:rsidR="0035414D" w:rsidRPr="0035414D">
        <w:rPr>
          <w:rFonts w:ascii="Times New Roman" w:hAnsi="Times New Roman" w:cs="Times New Roman"/>
          <w:i/>
          <w:szCs w:val="22"/>
        </w:rPr>
        <w:t>Χειρότερη</w:t>
      </w:r>
      <w:r w:rsidR="001C5DE9" w:rsidRPr="001C5DE9">
        <w:rPr>
          <w:rFonts w:ascii="Times New Roman" w:hAnsi="Times New Roman" w:cs="Times New Roman"/>
          <w:szCs w:val="22"/>
        </w:rPr>
        <w:t xml:space="preserve"> </w:t>
      </w:r>
      <w:r w:rsidR="0035414D">
        <w:rPr>
          <w:rFonts w:ascii="Times New Roman" w:hAnsi="Times New Roman" w:cs="Times New Roman"/>
          <w:szCs w:val="22"/>
        </w:rPr>
        <w:t xml:space="preserve">και 5= </w:t>
      </w:r>
      <w:r w:rsidR="0035414D" w:rsidRPr="0035414D">
        <w:rPr>
          <w:rFonts w:ascii="Times New Roman" w:hAnsi="Times New Roman" w:cs="Times New Roman"/>
          <w:i/>
          <w:szCs w:val="22"/>
        </w:rPr>
        <w:t>Καλύτερη</w:t>
      </w:r>
      <w:r w:rsidR="0035414D">
        <w:rPr>
          <w:rFonts w:ascii="Times New Roman" w:hAnsi="Times New Roman" w:cs="Times New Roman"/>
          <w:szCs w:val="22"/>
        </w:rPr>
        <w:t>)</w:t>
      </w:r>
      <w:r w:rsidR="00675C08">
        <w:rPr>
          <w:rFonts w:ascii="Times New Roman" w:hAnsi="Times New Roman" w:cs="Times New Roman"/>
          <w:szCs w:val="22"/>
        </w:rPr>
        <w:t>. Η</w:t>
      </w:r>
      <w:r w:rsidR="008B284C">
        <w:rPr>
          <w:rFonts w:ascii="Times New Roman" w:hAnsi="Times New Roman" w:cs="Times New Roman"/>
          <w:szCs w:val="22"/>
        </w:rPr>
        <w:t xml:space="preserve"> μεταβλητή </w:t>
      </w:r>
      <w:r w:rsidR="008B284C" w:rsidRPr="00086929">
        <w:rPr>
          <w:rFonts w:ascii="Times New Roman" w:hAnsi="Times New Roman" w:cs="Times New Roman"/>
          <w:i/>
          <w:szCs w:val="22"/>
          <w:lang w:val="en-US"/>
        </w:rPr>
        <w:t>moodle</w:t>
      </w:r>
      <w:r w:rsidR="008B284C" w:rsidRPr="008B284C">
        <w:rPr>
          <w:rFonts w:ascii="Times New Roman" w:hAnsi="Times New Roman" w:cs="Times New Roman"/>
          <w:i/>
          <w:szCs w:val="22"/>
        </w:rPr>
        <w:t xml:space="preserve"> </w:t>
      </w:r>
      <w:r w:rsidR="008B284C" w:rsidRPr="00086929">
        <w:rPr>
          <w:rFonts w:ascii="Times New Roman" w:hAnsi="Times New Roman" w:cs="Times New Roman"/>
          <w:i/>
          <w:szCs w:val="22"/>
          <w:lang w:val="en-US"/>
        </w:rPr>
        <w:t>use</w:t>
      </w:r>
      <w:r w:rsidR="008B284C" w:rsidRPr="008B284C">
        <w:rPr>
          <w:rFonts w:ascii="Times New Roman" w:hAnsi="Times New Roman" w:cs="Times New Roman"/>
          <w:i/>
          <w:szCs w:val="22"/>
        </w:rPr>
        <w:t xml:space="preserve"> </w:t>
      </w:r>
      <w:r w:rsidR="008B284C" w:rsidRPr="00086929">
        <w:rPr>
          <w:rFonts w:ascii="Times New Roman" w:hAnsi="Times New Roman" w:cs="Times New Roman"/>
          <w:i/>
          <w:szCs w:val="22"/>
          <w:lang w:val="en-US"/>
        </w:rPr>
        <w:t>capability</w:t>
      </w:r>
      <w:r w:rsidR="008B284C" w:rsidRPr="008B284C">
        <w:rPr>
          <w:rFonts w:ascii="Times New Roman" w:hAnsi="Times New Roman" w:cs="Times New Roman"/>
          <w:i/>
          <w:szCs w:val="22"/>
        </w:rPr>
        <w:t xml:space="preserve"> </w:t>
      </w:r>
      <w:r w:rsidR="008B284C" w:rsidRPr="00086929">
        <w:rPr>
          <w:rFonts w:ascii="Times New Roman" w:hAnsi="Times New Roman" w:cs="Times New Roman"/>
          <w:i/>
          <w:szCs w:val="22"/>
          <w:lang w:val="en-US"/>
        </w:rPr>
        <w:t>perceptions</w:t>
      </w:r>
      <w:r w:rsidR="008B284C">
        <w:rPr>
          <w:rFonts w:ascii="Times New Roman" w:hAnsi="Times New Roman" w:cs="Times New Roman"/>
          <w:i/>
          <w:szCs w:val="22"/>
        </w:rPr>
        <w:t xml:space="preserve"> </w:t>
      </w:r>
      <w:r w:rsidR="008B284C">
        <w:rPr>
          <w:rFonts w:ascii="Times New Roman" w:hAnsi="Times New Roman" w:cs="Times New Roman"/>
          <w:szCs w:val="22"/>
        </w:rPr>
        <w:t xml:space="preserve">αφορά το πόσο ικανοί θεωρούσαν ότι ήταν οι φοιτητές χρησιμοποιώντας το </w:t>
      </w:r>
      <w:r w:rsidR="00675C08">
        <w:rPr>
          <w:rFonts w:ascii="Times New Roman" w:hAnsi="Times New Roman" w:cs="Times New Roman"/>
          <w:szCs w:val="22"/>
          <w:lang w:val="en-US"/>
        </w:rPr>
        <w:t>M</w:t>
      </w:r>
      <w:r w:rsidR="008B284C">
        <w:rPr>
          <w:rFonts w:ascii="Times New Roman" w:hAnsi="Times New Roman" w:cs="Times New Roman"/>
          <w:szCs w:val="22"/>
          <w:lang w:val="en-US"/>
        </w:rPr>
        <w:t>oodle</w:t>
      </w:r>
      <w:r w:rsidR="008B284C">
        <w:rPr>
          <w:rFonts w:ascii="Times New Roman" w:hAnsi="Times New Roman" w:cs="Times New Roman"/>
          <w:szCs w:val="22"/>
        </w:rPr>
        <w:t xml:space="preserve"> κατά τη διάρκεια του εξαμήνου</w:t>
      </w:r>
      <w:r w:rsidR="0035414D">
        <w:rPr>
          <w:rFonts w:ascii="Times New Roman" w:hAnsi="Times New Roman" w:cs="Times New Roman"/>
          <w:szCs w:val="22"/>
        </w:rPr>
        <w:t xml:space="preserve"> (1= </w:t>
      </w:r>
      <w:r w:rsidR="0035414D" w:rsidRPr="0035414D">
        <w:rPr>
          <w:rFonts w:ascii="Times New Roman" w:hAnsi="Times New Roman" w:cs="Times New Roman"/>
          <w:i/>
          <w:szCs w:val="22"/>
        </w:rPr>
        <w:t>Καθόλου</w:t>
      </w:r>
      <w:r w:rsidR="001C5DE9" w:rsidRPr="001C5DE9">
        <w:rPr>
          <w:rFonts w:ascii="Times New Roman" w:hAnsi="Times New Roman" w:cs="Times New Roman"/>
          <w:szCs w:val="22"/>
        </w:rPr>
        <w:t xml:space="preserve"> </w:t>
      </w:r>
      <w:r w:rsidR="0035414D">
        <w:rPr>
          <w:rFonts w:ascii="Times New Roman" w:hAnsi="Times New Roman" w:cs="Times New Roman"/>
          <w:szCs w:val="22"/>
        </w:rPr>
        <w:t xml:space="preserve">και 5= </w:t>
      </w:r>
      <w:r w:rsidR="0035414D" w:rsidRPr="0035414D">
        <w:rPr>
          <w:rFonts w:ascii="Times New Roman" w:hAnsi="Times New Roman" w:cs="Times New Roman"/>
          <w:i/>
          <w:szCs w:val="22"/>
        </w:rPr>
        <w:t>Πάρα πολύ</w:t>
      </w:r>
      <w:r w:rsidR="0035414D">
        <w:rPr>
          <w:rFonts w:ascii="Times New Roman" w:hAnsi="Times New Roman" w:cs="Times New Roman"/>
          <w:szCs w:val="22"/>
        </w:rPr>
        <w:t>)</w:t>
      </w:r>
      <w:r w:rsidR="008B284C">
        <w:rPr>
          <w:rFonts w:ascii="Times New Roman" w:hAnsi="Times New Roman" w:cs="Times New Roman"/>
          <w:szCs w:val="22"/>
        </w:rPr>
        <w:t>.</w:t>
      </w:r>
    </w:p>
    <w:p w14:paraId="7527F269" w14:textId="047271FF" w:rsidR="00236955" w:rsidRDefault="008B284C" w:rsidP="001E7414">
      <w:pPr>
        <w:spacing w:before="240" w:line="360" w:lineRule="auto"/>
        <w:ind w:firstLine="284"/>
        <w:contextualSpacing w:val="0"/>
        <w:jc w:val="both"/>
        <w:rPr>
          <w:rFonts w:ascii="Times New Roman" w:hAnsi="Times New Roman" w:cs="Times New Roman"/>
          <w:szCs w:val="22"/>
        </w:rPr>
      </w:pPr>
      <w:r>
        <w:rPr>
          <w:rFonts w:ascii="Times New Roman" w:hAnsi="Times New Roman" w:cs="Times New Roman"/>
          <w:szCs w:val="22"/>
        </w:rPr>
        <w:t xml:space="preserve">Η μεταβλητή </w:t>
      </w:r>
      <w:r w:rsidRPr="00086929">
        <w:rPr>
          <w:rFonts w:ascii="Times New Roman" w:hAnsi="Times New Roman" w:cs="Times New Roman"/>
          <w:i/>
          <w:szCs w:val="22"/>
          <w:lang w:val="en-US"/>
        </w:rPr>
        <w:t>attitude</w:t>
      </w:r>
      <w:r w:rsidRPr="008B284C">
        <w:rPr>
          <w:rFonts w:ascii="Times New Roman" w:hAnsi="Times New Roman" w:cs="Times New Roman"/>
          <w:i/>
          <w:szCs w:val="22"/>
        </w:rPr>
        <w:t xml:space="preserve"> </w:t>
      </w:r>
      <w:r w:rsidRPr="00086929">
        <w:rPr>
          <w:rFonts w:ascii="Times New Roman" w:hAnsi="Times New Roman" w:cs="Times New Roman"/>
          <w:i/>
          <w:szCs w:val="22"/>
          <w:lang w:val="en-US"/>
        </w:rPr>
        <w:t>about</w:t>
      </w:r>
      <w:r w:rsidRPr="008B284C">
        <w:rPr>
          <w:rFonts w:ascii="Times New Roman" w:hAnsi="Times New Roman" w:cs="Times New Roman"/>
          <w:i/>
          <w:szCs w:val="22"/>
        </w:rPr>
        <w:t xml:space="preserve"> </w:t>
      </w:r>
      <w:r w:rsidRPr="00086929">
        <w:rPr>
          <w:rFonts w:ascii="Times New Roman" w:hAnsi="Times New Roman" w:cs="Times New Roman"/>
          <w:i/>
          <w:szCs w:val="22"/>
          <w:lang w:val="en-US"/>
        </w:rPr>
        <w:t>moodle</w:t>
      </w:r>
      <w:r>
        <w:rPr>
          <w:rFonts w:ascii="Times New Roman" w:hAnsi="Times New Roman" w:cs="Times New Roman"/>
          <w:i/>
          <w:szCs w:val="22"/>
        </w:rPr>
        <w:t xml:space="preserve"> </w:t>
      </w:r>
      <w:r w:rsidR="00150724">
        <w:rPr>
          <w:rFonts w:ascii="Times New Roman" w:hAnsi="Times New Roman" w:cs="Times New Roman"/>
          <w:szCs w:val="22"/>
        </w:rPr>
        <w:t>αφορά στη</w:t>
      </w:r>
      <w:r>
        <w:rPr>
          <w:rFonts w:ascii="Times New Roman" w:hAnsi="Times New Roman" w:cs="Times New Roman"/>
          <w:szCs w:val="22"/>
        </w:rPr>
        <w:t xml:space="preserve"> στάση των φοιτητών απέναντι στο σύστημα </w:t>
      </w:r>
      <w:r w:rsidR="00675C08">
        <w:rPr>
          <w:rFonts w:ascii="Times New Roman" w:hAnsi="Times New Roman" w:cs="Times New Roman"/>
          <w:szCs w:val="22"/>
          <w:lang w:val="en-US"/>
        </w:rPr>
        <w:t>M</w:t>
      </w:r>
      <w:r>
        <w:rPr>
          <w:rFonts w:ascii="Times New Roman" w:hAnsi="Times New Roman" w:cs="Times New Roman"/>
          <w:szCs w:val="22"/>
          <w:lang w:val="en-US"/>
        </w:rPr>
        <w:t>oodle</w:t>
      </w:r>
      <w:r w:rsidR="0035414D">
        <w:rPr>
          <w:rFonts w:ascii="Times New Roman" w:hAnsi="Times New Roman" w:cs="Times New Roman"/>
          <w:szCs w:val="22"/>
        </w:rPr>
        <w:t xml:space="preserve"> </w:t>
      </w:r>
      <w:r w:rsidR="0035414D" w:rsidRPr="0035414D">
        <w:rPr>
          <w:rFonts w:ascii="Times New Roman" w:hAnsi="Times New Roman" w:cs="Times New Roman"/>
          <w:szCs w:val="22"/>
        </w:rPr>
        <w:t xml:space="preserve">(1= </w:t>
      </w:r>
      <w:r w:rsidR="0035414D" w:rsidRPr="0035414D">
        <w:rPr>
          <w:rFonts w:ascii="Times New Roman" w:hAnsi="Times New Roman" w:cs="Times New Roman"/>
          <w:i/>
          <w:szCs w:val="22"/>
        </w:rPr>
        <w:t>Χειρότερη</w:t>
      </w:r>
      <w:r w:rsidR="001C5DE9" w:rsidRPr="001C5DE9">
        <w:rPr>
          <w:rFonts w:ascii="Times New Roman" w:hAnsi="Times New Roman" w:cs="Times New Roman"/>
          <w:szCs w:val="22"/>
        </w:rPr>
        <w:t xml:space="preserve"> </w:t>
      </w:r>
      <w:r w:rsidR="0035414D">
        <w:rPr>
          <w:rFonts w:ascii="Times New Roman" w:hAnsi="Times New Roman" w:cs="Times New Roman"/>
          <w:szCs w:val="22"/>
        </w:rPr>
        <w:t xml:space="preserve">και 5= </w:t>
      </w:r>
      <w:r w:rsidR="0035414D" w:rsidRPr="0035414D">
        <w:rPr>
          <w:rFonts w:ascii="Times New Roman" w:hAnsi="Times New Roman" w:cs="Times New Roman"/>
          <w:i/>
          <w:szCs w:val="22"/>
        </w:rPr>
        <w:t>Καλύτερη</w:t>
      </w:r>
      <w:r w:rsidR="0035414D">
        <w:rPr>
          <w:rFonts w:ascii="Times New Roman" w:hAnsi="Times New Roman" w:cs="Times New Roman"/>
          <w:szCs w:val="22"/>
        </w:rPr>
        <w:t>)</w:t>
      </w:r>
      <w:r w:rsidR="00675C08">
        <w:rPr>
          <w:rFonts w:ascii="Times New Roman" w:hAnsi="Times New Roman" w:cs="Times New Roman"/>
          <w:szCs w:val="22"/>
        </w:rPr>
        <w:t xml:space="preserve"> και</w:t>
      </w:r>
      <w:r>
        <w:rPr>
          <w:rFonts w:ascii="Times New Roman" w:hAnsi="Times New Roman" w:cs="Times New Roman"/>
          <w:szCs w:val="22"/>
        </w:rPr>
        <w:t xml:space="preserve"> η μεταβλητή  </w:t>
      </w:r>
      <w:r w:rsidRPr="00086929">
        <w:rPr>
          <w:rFonts w:ascii="Times New Roman" w:hAnsi="Times New Roman" w:cs="Times New Roman"/>
          <w:i/>
          <w:szCs w:val="22"/>
          <w:lang w:val="en-US"/>
        </w:rPr>
        <w:t>perceived</w:t>
      </w:r>
      <w:r w:rsidRPr="008B284C">
        <w:rPr>
          <w:rFonts w:ascii="Times New Roman" w:hAnsi="Times New Roman" w:cs="Times New Roman"/>
          <w:i/>
          <w:szCs w:val="22"/>
        </w:rPr>
        <w:t xml:space="preserve"> </w:t>
      </w:r>
      <w:r w:rsidRPr="00086929">
        <w:rPr>
          <w:rFonts w:ascii="Times New Roman" w:hAnsi="Times New Roman" w:cs="Times New Roman"/>
          <w:i/>
          <w:szCs w:val="22"/>
          <w:lang w:val="en-US"/>
        </w:rPr>
        <w:t>moodle</w:t>
      </w:r>
      <w:r w:rsidRPr="008B284C">
        <w:rPr>
          <w:rFonts w:ascii="Times New Roman" w:hAnsi="Times New Roman" w:cs="Times New Roman"/>
          <w:i/>
          <w:szCs w:val="22"/>
        </w:rPr>
        <w:t xml:space="preserve"> </w:t>
      </w:r>
      <w:r w:rsidRPr="00086929">
        <w:rPr>
          <w:rFonts w:ascii="Times New Roman" w:hAnsi="Times New Roman" w:cs="Times New Roman"/>
          <w:i/>
          <w:szCs w:val="22"/>
          <w:lang w:val="en-US"/>
        </w:rPr>
        <w:t>usefulness</w:t>
      </w:r>
      <w:r w:rsidRPr="008B284C">
        <w:rPr>
          <w:rFonts w:ascii="Times New Roman" w:hAnsi="Times New Roman" w:cs="Times New Roman"/>
          <w:i/>
          <w:szCs w:val="22"/>
        </w:rPr>
        <w:t xml:space="preserve"> </w:t>
      </w:r>
      <w:r w:rsidRPr="00086929">
        <w:rPr>
          <w:rFonts w:ascii="Times New Roman" w:hAnsi="Times New Roman" w:cs="Times New Roman"/>
          <w:i/>
          <w:szCs w:val="22"/>
          <w:lang w:val="en-US"/>
        </w:rPr>
        <w:t>lesson</w:t>
      </w:r>
      <w:r>
        <w:rPr>
          <w:rFonts w:ascii="Times New Roman" w:hAnsi="Times New Roman" w:cs="Times New Roman"/>
          <w:i/>
          <w:szCs w:val="22"/>
        </w:rPr>
        <w:t xml:space="preserve"> </w:t>
      </w:r>
      <w:r>
        <w:rPr>
          <w:rFonts w:ascii="Times New Roman" w:hAnsi="Times New Roman" w:cs="Times New Roman"/>
          <w:szCs w:val="22"/>
        </w:rPr>
        <w:t xml:space="preserve">αφορά την αντίληψη των μαθητών για τη χρησιμότητα των υλικών που παρέχονταν μέσα από το σύστημα </w:t>
      </w:r>
      <w:r w:rsidR="00675C08">
        <w:rPr>
          <w:rFonts w:ascii="Times New Roman" w:hAnsi="Times New Roman" w:cs="Times New Roman"/>
          <w:szCs w:val="22"/>
          <w:lang w:val="en-US"/>
        </w:rPr>
        <w:t>M</w:t>
      </w:r>
      <w:r>
        <w:rPr>
          <w:rFonts w:ascii="Times New Roman" w:hAnsi="Times New Roman" w:cs="Times New Roman"/>
          <w:szCs w:val="22"/>
          <w:lang w:val="en-US"/>
        </w:rPr>
        <w:t>oodle</w:t>
      </w:r>
      <w:r w:rsidR="00DF69FF">
        <w:rPr>
          <w:rFonts w:ascii="Times New Roman" w:hAnsi="Times New Roman" w:cs="Times New Roman"/>
          <w:szCs w:val="22"/>
        </w:rPr>
        <w:t xml:space="preserve"> </w:t>
      </w:r>
      <w:r w:rsidR="00DF69FF" w:rsidRPr="0035414D">
        <w:rPr>
          <w:rFonts w:ascii="Times New Roman" w:hAnsi="Times New Roman" w:cs="Times New Roman"/>
          <w:szCs w:val="22"/>
        </w:rPr>
        <w:t xml:space="preserve">(1= </w:t>
      </w:r>
      <w:r w:rsidR="00DF69FF" w:rsidRPr="0035414D">
        <w:rPr>
          <w:rFonts w:ascii="Times New Roman" w:hAnsi="Times New Roman" w:cs="Times New Roman"/>
          <w:i/>
          <w:szCs w:val="22"/>
        </w:rPr>
        <w:t>Χειρότερη</w:t>
      </w:r>
      <w:r w:rsidR="001C5DE9" w:rsidRPr="001C5DE9">
        <w:rPr>
          <w:rFonts w:ascii="Times New Roman" w:hAnsi="Times New Roman" w:cs="Times New Roman"/>
          <w:szCs w:val="22"/>
        </w:rPr>
        <w:t xml:space="preserve"> </w:t>
      </w:r>
      <w:r w:rsidR="00DF69FF">
        <w:rPr>
          <w:rFonts w:ascii="Times New Roman" w:hAnsi="Times New Roman" w:cs="Times New Roman"/>
          <w:szCs w:val="22"/>
        </w:rPr>
        <w:t xml:space="preserve">και 5= </w:t>
      </w:r>
      <w:r w:rsidR="00DF69FF" w:rsidRPr="0035414D">
        <w:rPr>
          <w:rFonts w:ascii="Times New Roman" w:hAnsi="Times New Roman" w:cs="Times New Roman"/>
          <w:i/>
          <w:szCs w:val="22"/>
        </w:rPr>
        <w:t>Καλύτερη</w:t>
      </w:r>
      <w:r w:rsidR="00DF69FF">
        <w:rPr>
          <w:rFonts w:ascii="Times New Roman" w:hAnsi="Times New Roman" w:cs="Times New Roman"/>
          <w:szCs w:val="22"/>
        </w:rPr>
        <w:t>)</w:t>
      </w:r>
      <w:r w:rsidR="00675C08">
        <w:rPr>
          <w:rFonts w:ascii="Times New Roman" w:hAnsi="Times New Roman" w:cs="Times New Roman"/>
          <w:szCs w:val="22"/>
        </w:rPr>
        <w:t xml:space="preserve">. Επιπλέον, </w:t>
      </w:r>
      <w:r>
        <w:rPr>
          <w:rFonts w:ascii="Times New Roman" w:hAnsi="Times New Roman" w:cs="Times New Roman"/>
          <w:szCs w:val="22"/>
        </w:rPr>
        <w:t xml:space="preserve">η μεταβλητή  </w:t>
      </w:r>
      <w:r w:rsidRPr="00086929">
        <w:rPr>
          <w:rFonts w:ascii="Times New Roman" w:hAnsi="Times New Roman" w:cs="Times New Roman"/>
          <w:i/>
          <w:szCs w:val="22"/>
          <w:lang w:val="en-US"/>
        </w:rPr>
        <w:t>perceived</w:t>
      </w:r>
      <w:r w:rsidRPr="008B284C">
        <w:rPr>
          <w:rFonts w:ascii="Times New Roman" w:hAnsi="Times New Roman" w:cs="Times New Roman"/>
          <w:i/>
          <w:szCs w:val="22"/>
        </w:rPr>
        <w:t xml:space="preserve"> </w:t>
      </w:r>
      <w:r w:rsidRPr="00086929">
        <w:rPr>
          <w:rFonts w:ascii="Times New Roman" w:hAnsi="Times New Roman" w:cs="Times New Roman"/>
          <w:i/>
          <w:szCs w:val="22"/>
          <w:lang w:val="en-US"/>
        </w:rPr>
        <w:t>usefulness</w:t>
      </w:r>
      <w:r w:rsidRPr="008B284C">
        <w:rPr>
          <w:rFonts w:ascii="Times New Roman" w:hAnsi="Times New Roman" w:cs="Times New Roman"/>
          <w:i/>
          <w:szCs w:val="22"/>
        </w:rPr>
        <w:t xml:space="preserve"> </w:t>
      </w:r>
      <w:r w:rsidRPr="00086929">
        <w:rPr>
          <w:rFonts w:ascii="Times New Roman" w:hAnsi="Times New Roman" w:cs="Times New Roman"/>
          <w:i/>
          <w:szCs w:val="22"/>
          <w:lang w:val="en-US"/>
        </w:rPr>
        <w:t>assignment</w:t>
      </w:r>
      <w:r>
        <w:rPr>
          <w:rFonts w:ascii="Times New Roman" w:hAnsi="Times New Roman" w:cs="Times New Roman"/>
          <w:i/>
          <w:szCs w:val="22"/>
        </w:rPr>
        <w:t xml:space="preserve"> </w:t>
      </w:r>
      <w:r w:rsidR="004C6815">
        <w:rPr>
          <w:rFonts w:ascii="Times New Roman" w:hAnsi="Times New Roman" w:cs="Times New Roman"/>
          <w:szCs w:val="22"/>
        </w:rPr>
        <w:t xml:space="preserve">αφορά την αντίληψη των μαθητών για τη χρησιμότητα των εργασιών που δίνονταν μέσα από το σύστημα </w:t>
      </w:r>
      <w:r w:rsidR="00675C08">
        <w:rPr>
          <w:rFonts w:ascii="Times New Roman" w:hAnsi="Times New Roman" w:cs="Times New Roman"/>
          <w:szCs w:val="22"/>
          <w:lang w:val="en-US"/>
        </w:rPr>
        <w:t>M</w:t>
      </w:r>
      <w:r w:rsidR="004C6815">
        <w:rPr>
          <w:rFonts w:ascii="Times New Roman" w:hAnsi="Times New Roman" w:cs="Times New Roman"/>
          <w:szCs w:val="22"/>
          <w:lang w:val="en-US"/>
        </w:rPr>
        <w:t>oodle</w:t>
      </w:r>
      <w:r w:rsidR="00DF69FF">
        <w:rPr>
          <w:rFonts w:ascii="Times New Roman" w:hAnsi="Times New Roman" w:cs="Times New Roman"/>
          <w:szCs w:val="22"/>
        </w:rPr>
        <w:t xml:space="preserve"> </w:t>
      </w:r>
      <w:r w:rsidR="00DF69FF" w:rsidRPr="0035414D">
        <w:rPr>
          <w:rFonts w:ascii="Times New Roman" w:hAnsi="Times New Roman" w:cs="Times New Roman"/>
          <w:szCs w:val="22"/>
        </w:rPr>
        <w:t xml:space="preserve">(1= </w:t>
      </w:r>
      <w:r w:rsidR="00DF69FF" w:rsidRPr="0035414D">
        <w:rPr>
          <w:rFonts w:ascii="Times New Roman" w:hAnsi="Times New Roman" w:cs="Times New Roman"/>
          <w:i/>
          <w:szCs w:val="22"/>
        </w:rPr>
        <w:t>Χειρότερη</w:t>
      </w:r>
      <w:r w:rsidR="001C5DE9" w:rsidRPr="001C5DE9">
        <w:rPr>
          <w:rFonts w:ascii="Times New Roman" w:hAnsi="Times New Roman" w:cs="Times New Roman"/>
          <w:szCs w:val="22"/>
        </w:rPr>
        <w:t xml:space="preserve"> </w:t>
      </w:r>
      <w:r w:rsidR="00DF69FF">
        <w:rPr>
          <w:rFonts w:ascii="Times New Roman" w:hAnsi="Times New Roman" w:cs="Times New Roman"/>
          <w:szCs w:val="22"/>
        </w:rPr>
        <w:t xml:space="preserve">και 5= </w:t>
      </w:r>
      <w:r w:rsidR="00DF69FF" w:rsidRPr="0035414D">
        <w:rPr>
          <w:rFonts w:ascii="Times New Roman" w:hAnsi="Times New Roman" w:cs="Times New Roman"/>
          <w:i/>
          <w:szCs w:val="22"/>
        </w:rPr>
        <w:t>Καλύτερη</w:t>
      </w:r>
      <w:r w:rsidR="00DF69FF">
        <w:rPr>
          <w:rFonts w:ascii="Times New Roman" w:hAnsi="Times New Roman" w:cs="Times New Roman"/>
          <w:szCs w:val="22"/>
        </w:rPr>
        <w:t>)</w:t>
      </w:r>
      <w:r w:rsidR="00F838D4">
        <w:rPr>
          <w:rFonts w:ascii="Times New Roman" w:hAnsi="Times New Roman" w:cs="Times New Roman"/>
          <w:szCs w:val="22"/>
        </w:rPr>
        <w:t xml:space="preserve"> και</w:t>
      </w:r>
      <w:r w:rsidR="00D4234C">
        <w:rPr>
          <w:rFonts w:ascii="Times New Roman" w:hAnsi="Times New Roman" w:cs="Times New Roman"/>
          <w:szCs w:val="22"/>
        </w:rPr>
        <w:t xml:space="preserve"> η μεταβλητή </w:t>
      </w:r>
      <w:r w:rsidR="00D4234C" w:rsidRPr="00086929">
        <w:rPr>
          <w:rFonts w:ascii="Times New Roman" w:hAnsi="Times New Roman" w:cs="Times New Roman"/>
          <w:i/>
          <w:szCs w:val="22"/>
          <w:lang w:val="en-US"/>
        </w:rPr>
        <w:t>spectrum</w:t>
      </w:r>
      <w:r w:rsidR="00D4234C" w:rsidRPr="00D4234C">
        <w:rPr>
          <w:rFonts w:ascii="Times New Roman" w:hAnsi="Times New Roman" w:cs="Times New Roman"/>
          <w:i/>
          <w:szCs w:val="22"/>
        </w:rPr>
        <w:t xml:space="preserve"> </w:t>
      </w:r>
      <w:r w:rsidR="00D4234C" w:rsidRPr="00086929">
        <w:rPr>
          <w:rFonts w:ascii="Times New Roman" w:hAnsi="Times New Roman" w:cs="Times New Roman"/>
          <w:i/>
          <w:szCs w:val="22"/>
          <w:lang w:val="en-US"/>
        </w:rPr>
        <w:t>of</w:t>
      </w:r>
      <w:r w:rsidR="00D4234C" w:rsidRPr="00D4234C">
        <w:rPr>
          <w:rFonts w:ascii="Times New Roman" w:hAnsi="Times New Roman" w:cs="Times New Roman"/>
          <w:i/>
          <w:szCs w:val="22"/>
        </w:rPr>
        <w:t xml:space="preserve"> </w:t>
      </w:r>
      <w:r w:rsidR="00D4234C" w:rsidRPr="00086929">
        <w:rPr>
          <w:rFonts w:ascii="Times New Roman" w:hAnsi="Times New Roman" w:cs="Times New Roman"/>
          <w:i/>
          <w:szCs w:val="22"/>
          <w:lang w:val="en-US"/>
        </w:rPr>
        <w:t>use</w:t>
      </w:r>
      <w:r w:rsidR="00D4234C">
        <w:rPr>
          <w:rFonts w:ascii="Times New Roman" w:hAnsi="Times New Roman" w:cs="Times New Roman"/>
          <w:i/>
          <w:szCs w:val="22"/>
        </w:rPr>
        <w:t xml:space="preserve"> </w:t>
      </w:r>
      <w:r w:rsidR="00D4234C">
        <w:rPr>
          <w:rFonts w:ascii="Times New Roman" w:hAnsi="Times New Roman" w:cs="Times New Roman"/>
          <w:szCs w:val="22"/>
        </w:rPr>
        <w:t xml:space="preserve">αφορά κατά πόσο οι φοιτητές χρησιμοποιούν το σύστημα </w:t>
      </w:r>
      <w:r w:rsidR="00675C08">
        <w:rPr>
          <w:rFonts w:ascii="Times New Roman" w:hAnsi="Times New Roman" w:cs="Times New Roman"/>
          <w:szCs w:val="22"/>
          <w:lang w:val="en-US"/>
        </w:rPr>
        <w:t>M</w:t>
      </w:r>
      <w:r w:rsidR="00D4234C">
        <w:rPr>
          <w:rFonts w:ascii="Times New Roman" w:hAnsi="Times New Roman" w:cs="Times New Roman"/>
          <w:szCs w:val="22"/>
          <w:lang w:val="en-US"/>
        </w:rPr>
        <w:t>oodle</w:t>
      </w:r>
      <w:r w:rsidR="00D4234C">
        <w:rPr>
          <w:rFonts w:ascii="Times New Roman" w:hAnsi="Times New Roman" w:cs="Times New Roman"/>
          <w:szCs w:val="22"/>
        </w:rPr>
        <w:t xml:space="preserve"> με κάποια κανονικότητα ή όχι</w:t>
      </w:r>
      <w:r w:rsidR="00DF69FF">
        <w:rPr>
          <w:rFonts w:ascii="Times New Roman" w:hAnsi="Times New Roman" w:cs="Times New Roman"/>
          <w:szCs w:val="22"/>
        </w:rPr>
        <w:t xml:space="preserve"> (1= </w:t>
      </w:r>
      <w:r w:rsidR="00DF69FF" w:rsidRPr="00DF69FF">
        <w:rPr>
          <w:rFonts w:ascii="Times New Roman" w:hAnsi="Times New Roman" w:cs="Times New Roman"/>
          <w:i/>
          <w:szCs w:val="22"/>
        </w:rPr>
        <w:t>Χαμηλές τιμές</w:t>
      </w:r>
      <w:r w:rsidR="00D844BE">
        <w:rPr>
          <w:rFonts w:ascii="Times New Roman" w:hAnsi="Times New Roman" w:cs="Times New Roman"/>
          <w:szCs w:val="22"/>
        </w:rPr>
        <w:t xml:space="preserve"> </w:t>
      </w:r>
      <w:r w:rsidR="00DF69FF">
        <w:rPr>
          <w:rFonts w:ascii="Times New Roman" w:hAnsi="Times New Roman" w:cs="Times New Roman"/>
          <w:szCs w:val="22"/>
        </w:rPr>
        <w:t xml:space="preserve">και 4= </w:t>
      </w:r>
      <w:r w:rsidR="00DF69FF" w:rsidRPr="00DF69FF">
        <w:rPr>
          <w:rFonts w:ascii="Times New Roman" w:hAnsi="Times New Roman" w:cs="Times New Roman"/>
          <w:i/>
          <w:szCs w:val="22"/>
        </w:rPr>
        <w:t>Υψηλές τιμές</w:t>
      </w:r>
      <w:r w:rsidR="00DF69FF">
        <w:rPr>
          <w:rFonts w:ascii="Times New Roman" w:hAnsi="Times New Roman" w:cs="Times New Roman"/>
          <w:szCs w:val="22"/>
        </w:rPr>
        <w:t>)</w:t>
      </w:r>
      <w:r w:rsidR="00D4234C">
        <w:rPr>
          <w:rFonts w:ascii="Times New Roman" w:hAnsi="Times New Roman" w:cs="Times New Roman"/>
          <w:szCs w:val="22"/>
        </w:rPr>
        <w:t xml:space="preserve">. </w:t>
      </w:r>
      <w:r w:rsidR="00236955">
        <w:rPr>
          <w:rFonts w:ascii="Times New Roman" w:hAnsi="Times New Roman" w:cs="Times New Roman"/>
          <w:szCs w:val="22"/>
        </w:rPr>
        <w:t xml:space="preserve">Στο δεύτερο και </w:t>
      </w:r>
      <w:r w:rsidR="00D844BE">
        <w:rPr>
          <w:rFonts w:ascii="Times New Roman" w:hAnsi="Times New Roman" w:cs="Times New Roman"/>
          <w:szCs w:val="22"/>
        </w:rPr>
        <w:t xml:space="preserve">τρίτο έτος έρευνας τοποθετήθηκε </w:t>
      </w:r>
      <w:r w:rsidR="00236955">
        <w:rPr>
          <w:rFonts w:ascii="Times New Roman" w:hAnsi="Times New Roman" w:cs="Times New Roman"/>
          <w:szCs w:val="22"/>
        </w:rPr>
        <w:t>η τιμή 0 σε κάποιες από τι</w:t>
      </w:r>
      <w:r w:rsidR="00D844BE">
        <w:rPr>
          <w:rFonts w:ascii="Times New Roman" w:hAnsi="Times New Roman" w:cs="Times New Roman"/>
          <w:szCs w:val="22"/>
        </w:rPr>
        <w:t>ς μεταβλητές των ερωτηματολογίων</w:t>
      </w:r>
      <w:r w:rsidR="00236955">
        <w:rPr>
          <w:rFonts w:ascii="Times New Roman" w:hAnsi="Times New Roman" w:cs="Times New Roman"/>
          <w:szCs w:val="22"/>
        </w:rPr>
        <w:t xml:space="preserve"> καθώς δεν απαντήθηκαν οι συγκεκριμένες ερωτήσεις από τα ερευνητικά υποκείμενα.  </w:t>
      </w:r>
    </w:p>
    <w:p w14:paraId="188B95A4" w14:textId="20BA3EA3" w:rsidR="00236955" w:rsidRDefault="00CF7C47" w:rsidP="001E7414">
      <w:pPr>
        <w:spacing w:before="240" w:line="360" w:lineRule="auto"/>
        <w:ind w:firstLine="284"/>
        <w:contextualSpacing w:val="0"/>
        <w:jc w:val="both"/>
        <w:rPr>
          <w:rFonts w:ascii="Times New Roman" w:hAnsi="Times New Roman" w:cs="Times New Roman"/>
          <w:szCs w:val="22"/>
        </w:rPr>
      </w:pPr>
      <w:r>
        <w:rPr>
          <w:rFonts w:ascii="Times New Roman" w:hAnsi="Times New Roman" w:cs="Times New Roman"/>
          <w:szCs w:val="22"/>
        </w:rPr>
        <w:t>Οι παρακάτω μεταβλητές είναι αναλογικές και παίρνουν τιμές από 0 μέχρι</w:t>
      </w:r>
      <w:r w:rsidR="00150724">
        <w:rPr>
          <w:rFonts w:ascii="Times New Roman" w:hAnsi="Times New Roman" w:cs="Times New Roman"/>
          <w:szCs w:val="22"/>
        </w:rPr>
        <w:t xml:space="preserve"> (θεωρητικά)</w:t>
      </w:r>
      <w:r>
        <w:rPr>
          <w:rFonts w:ascii="Times New Roman" w:hAnsi="Times New Roman" w:cs="Times New Roman"/>
          <w:szCs w:val="22"/>
        </w:rPr>
        <w:t xml:space="preserve"> άπειρο εκτός από τις μεταβλητές </w:t>
      </w:r>
      <w:r>
        <w:rPr>
          <w:rFonts w:ascii="Times New Roman" w:hAnsi="Times New Roman" w:cs="Times New Roman"/>
          <w:szCs w:val="22"/>
          <w:lang w:val="en-US"/>
        </w:rPr>
        <w:t>Lab</w:t>
      </w:r>
      <w:r w:rsidRPr="00CF7C47">
        <w:rPr>
          <w:rFonts w:ascii="Times New Roman" w:hAnsi="Times New Roman" w:cs="Times New Roman"/>
          <w:szCs w:val="22"/>
        </w:rPr>
        <w:t xml:space="preserve"> </w:t>
      </w:r>
      <w:r>
        <w:rPr>
          <w:rFonts w:ascii="Times New Roman" w:hAnsi="Times New Roman" w:cs="Times New Roman"/>
          <w:szCs w:val="22"/>
          <w:lang w:val="en-US"/>
        </w:rPr>
        <w:t>note</w:t>
      </w:r>
      <w:r w:rsidRPr="00CF7C47">
        <w:rPr>
          <w:rFonts w:ascii="Times New Roman" w:hAnsi="Times New Roman" w:cs="Times New Roman"/>
          <w:szCs w:val="22"/>
        </w:rPr>
        <w:t xml:space="preserve">, </w:t>
      </w:r>
      <w:r>
        <w:rPr>
          <w:rFonts w:ascii="Times New Roman" w:hAnsi="Times New Roman" w:cs="Times New Roman"/>
          <w:szCs w:val="22"/>
          <w:lang w:val="en-US"/>
        </w:rPr>
        <w:t>Exam</w:t>
      </w:r>
      <w:r w:rsidRPr="00CF7C47">
        <w:rPr>
          <w:rFonts w:ascii="Times New Roman" w:hAnsi="Times New Roman" w:cs="Times New Roman"/>
          <w:szCs w:val="22"/>
        </w:rPr>
        <w:t xml:space="preserve"> </w:t>
      </w:r>
      <w:r>
        <w:rPr>
          <w:rFonts w:ascii="Times New Roman" w:hAnsi="Times New Roman" w:cs="Times New Roman"/>
          <w:szCs w:val="22"/>
          <w:lang w:val="en-US"/>
        </w:rPr>
        <w:t>note</w:t>
      </w:r>
      <w:r w:rsidRPr="00CF7C47">
        <w:rPr>
          <w:rFonts w:ascii="Times New Roman" w:hAnsi="Times New Roman" w:cs="Times New Roman"/>
          <w:szCs w:val="22"/>
        </w:rPr>
        <w:t xml:space="preserve"> </w:t>
      </w:r>
      <w:r>
        <w:rPr>
          <w:rFonts w:ascii="Times New Roman" w:hAnsi="Times New Roman" w:cs="Times New Roman"/>
          <w:szCs w:val="22"/>
        </w:rPr>
        <w:t xml:space="preserve">και </w:t>
      </w:r>
      <w:r>
        <w:rPr>
          <w:rFonts w:ascii="Times New Roman" w:hAnsi="Times New Roman" w:cs="Times New Roman"/>
          <w:szCs w:val="22"/>
          <w:lang w:val="en-US"/>
        </w:rPr>
        <w:t>Final</w:t>
      </w:r>
      <w:r w:rsidRPr="00CF7C47">
        <w:rPr>
          <w:rFonts w:ascii="Times New Roman" w:hAnsi="Times New Roman" w:cs="Times New Roman"/>
          <w:szCs w:val="22"/>
        </w:rPr>
        <w:t xml:space="preserve"> </w:t>
      </w:r>
      <w:r>
        <w:rPr>
          <w:rFonts w:ascii="Times New Roman" w:hAnsi="Times New Roman" w:cs="Times New Roman"/>
          <w:szCs w:val="22"/>
          <w:lang w:val="en-US"/>
        </w:rPr>
        <w:t>note</w:t>
      </w:r>
      <w:r>
        <w:rPr>
          <w:rFonts w:ascii="Times New Roman" w:hAnsi="Times New Roman" w:cs="Times New Roman"/>
          <w:szCs w:val="22"/>
        </w:rPr>
        <w:t xml:space="preserve"> όπου παίρνουν τιμές μέχρι 10</w:t>
      </w:r>
      <w:r w:rsidRPr="00CF7C47">
        <w:rPr>
          <w:rFonts w:ascii="Times New Roman" w:hAnsi="Times New Roman" w:cs="Times New Roman"/>
          <w:szCs w:val="22"/>
        </w:rPr>
        <w:t xml:space="preserve">. </w:t>
      </w:r>
      <w:r w:rsidR="00D4234C">
        <w:rPr>
          <w:rFonts w:ascii="Times New Roman" w:hAnsi="Times New Roman" w:cs="Times New Roman"/>
          <w:szCs w:val="22"/>
        </w:rPr>
        <w:t xml:space="preserve">Η μεταβλητή </w:t>
      </w:r>
      <w:r w:rsidR="004C6815">
        <w:rPr>
          <w:rFonts w:ascii="Times New Roman" w:hAnsi="Times New Roman" w:cs="Times New Roman"/>
          <w:szCs w:val="22"/>
        </w:rPr>
        <w:t xml:space="preserve"> </w:t>
      </w:r>
      <w:r w:rsidR="00D4234C" w:rsidRPr="00086929">
        <w:rPr>
          <w:rFonts w:ascii="Times New Roman" w:hAnsi="Times New Roman" w:cs="Times New Roman"/>
          <w:i/>
          <w:szCs w:val="22"/>
          <w:lang w:val="en-US"/>
        </w:rPr>
        <w:t>total</w:t>
      </w:r>
      <w:r w:rsidR="00D4234C" w:rsidRPr="00D4234C">
        <w:rPr>
          <w:rFonts w:ascii="Times New Roman" w:hAnsi="Times New Roman" w:cs="Times New Roman"/>
          <w:i/>
          <w:szCs w:val="22"/>
        </w:rPr>
        <w:t xml:space="preserve"> </w:t>
      </w:r>
      <w:r w:rsidR="00D4234C" w:rsidRPr="00086929">
        <w:rPr>
          <w:rFonts w:ascii="Times New Roman" w:hAnsi="Times New Roman" w:cs="Times New Roman"/>
          <w:i/>
          <w:szCs w:val="22"/>
          <w:lang w:val="en-US"/>
        </w:rPr>
        <w:t>of</w:t>
      </w:r>
      <w:r w:rsidR="00D4234C" w:rsidRPr="00D4234C">
        <w:rPr>
          <w:rFonts w:ascii="Times New Roman" w:hAnsi="Times New Roman" w:cs="Times New Roman"/>
          <w:i/>
          <w:szCs w:val="22"/>
        </w:rPr>
        <w:t xml:space="preserve"> </w:t>
      </w:r>
      <w:r w:rsidR="00D4234C" w:rsidRPr="00086929">
        <w:rPr>
          <w:rFonts w:ascii="Times New Roman" w:hAnsi="Times New Roman" w:cs="Times New Roman"/>
          <w:i/>
          <w:szCs w:val="22"/>
          <w:lang w:val="en-US"/>
        </w:rPr>
        <w:t>id</w:t>
      </w:r>
      <w:r w:rsidR="008B284C">
        <w:rPr>
          <w:rFonts w:ascii="Times New Roman" w:hAnsi="Times New Roman" w:cs="Times New Roman"/>
          <w:szCs w:val="22"/>
        </w:rPr>
        <w:t xml:space="preserve">  </w:t>
      </w:r>
      <w:r w:rsidR="00D4234C">
        <w:rPr>
          <w:rFonts w:ascii="Times New Roman" w:hAnsi="Times New Roman" w:cs="Times New Roman"/>
          <w:szCs w:val="22"/>
        </w:rPr>
        <w:t>υποδηλώνει το σ</w:t>
      </w:r>
      <w:r w:rsidR="001E0007">
        <w:rPr>
          <w:rFonts w:ascii="Times New Roman" w:hAnsi="Times New Roman" w:cs="Times New Roman"/>
          <w:szCs w:val="22"/>
        </w:rPr>
        <w:t>ύνολο των ενεργειών ενός μαθητή</w:t>
      </w:r>
      <w:r w:rsidR="001E0007" w:rsidRPr="001E0007">
        <w:rPr>
          <w:rFonts w:ascii="Times New Roman" w:hAnsi="Times New Roman" w:cs="Times New Roman"/>
          <w:szCs w:val="22"/>
        </w:rPr>
        <w:t xml:space="preserve"> </w:t>
      </w:r>
      <w:r w:rsidR="001E0007">
        <w:rPr>
          <w:rFonts w:ascii="Times New Roman" w:hAnsi="Times New Roman" w:cs="Times New Roman"/>
          <w:szCs w:val="22"/>
        </w:rPr>
        <w:t>και</w:t>
      </w:r>
      <w:r w:rsidR="00D4234C">
        <w:rPr>
          <w:rFonts w:ascii="Times New Roman" w:hAnsi="Times New Roman" w:cs="Times New Roman"/>
          <w:szCs w:val="22"/>
        </w:rPr>
        <w:t xml:space="preserve"> η μεταβλητή </w:t>
      </w:r>
      <w:r w:rsidR="00D4234C" w:rsidRPr="00086929">
        <w:rPr>
          <w:rFonts w:ascii="Times New Roman" w:hAnsi="Times New Roman" w:cs="Times New Roman"/>
          <w:i/>
          <w:szCs w:val="22"/>
          <w:lang w:val="en-US"/>
        </w:rPr>
        <w:t>assignment</w:t>
      </w:r>
      <w:r w:rsidR="00D4234C" w:rsidRPr="00D4234C">
        <w:rPr>
          <w:rFonts w:ascii="Times New Roman" w:hAnsi="Times New Roman" w:cs="Times New Roman"/>
          <w:i/>
          <w:szCs w:val="22"/>
        </w:rPr>
        <w:t xml:space="preserve"> </w:t>
      </w:r>
      <w:r w:rsidR="00D4234C" w:rsidRPr="00086929">
        <w:rPr>
          <w:rFonts w:ascii="Times New Roman" w:hAnsi="Times New Roman" w:cs="Times New Roman"/>
          <w:i/>
          <w:szCs w:val="22"/>
          <w:lang w:val="en-US"/>
        </w:rPr>
        <w:t>view</w:t>
      </w:r>
      <w:r w:rsidR="00D4234C">
        <w:rPr>
          <w:rFonts w:ascii="Times New Roman" w:hAnsi="Times New Roman" w:cs="Times New Roman"/>
          <w:i/>
          <w:szCs w:val="22"/>
        </w:rPr>
        <w:t xml:space="preserve"> </w:t>
      </w:r>
      <w:r w:rsidR="00D4234C">
        <w:rPr>
          <w:rFonts w:ascii="Times New Roman" w:hAnsi="Times New Roman" w:cs="Times New Roman"/>
          <w:szCs w:val="22"/>
        </w:rPr>
        <w:t xml:space="preserve"> το σύνολο των ενεργειών των φοιτητών μέσα στο τμήμα του </w:t>
      </w:r>
      <w:r w:rsidR="001E0007">
        <w:rPr>
          <w:rFonts w:ascii="Times New Roman" w:hAnsi="Times New Roman" w:cs="Times New Roman"/>
          <w:szCs w:val="22"/>
          <w:lang w:val="en-US"/>
        </w:rPr>
        <w:t>M</w:t>
      </w:r>
      <w:r w:rsidR="00D4234C">
        <w:rPr>
          <w:rFonts w:ascii="Times New Roman" w:hAnsi="Times New Roman" w:cs="Times New Roman"/>
          <w:szCs w:val="22"/>
          <w:lang w:val="en-US"/>
        </w:rPr>
        <w:t>oodle</w:t>
      </w:r>
      <w:r w:rsidR="00D4234C" w:rsidRPr="00D4234C">
        <w:rPr>
          <w:rFonts w:ascii="Times New Roman" w:hAnsi="Times New Roman" w:cs="Times New Roman"/>
          <w:szCs w:val="22"/>
        </w:rPr>
        <w:t xml:space="preserve"> </w:t>
      </w:r>
      <w:r w:rsidR="001E0007">
        <w:rPr>
          <w:rFonts w:ascii="Times New Roman" w:hAnsi="Times New Roman" w:cs="Times New Roman"/>
          <w:szCs w:val="22"/>
        </w:rPr>
        <w:t xml:space="preserve">όπου αφορούσε τις εργασίες. Επίσης, </w:t>
      </w:r>
      <w:r w:rsidR="00D4234C">
        <w:rPr>
          <w:rFonts w:ascii="Times New Roman" w:hAnsi="Times New Roman" w:cs="Times New Roman"/>
          <w:szCs w:val="22"/>
        </w:rPr>
        <w:t xml:space="preserve">η μεταβλητή </w:t>
      </w:r>
      <w:r w:rsidR="00D4234C" w:rsidRPr="00086929">
        <w:rPr>
          <w:rFonts w:ascii="Times New Roman" w:hAnsi="Times New Roman" w:cs="Times New Roman"/>
          <w:i/>
          <w:szCs w:val="22"/>
          <w:lang w:val="en-US"/>
        </w:rPr>
        <w:t>course</w:t>
      </w:r>
      <w:r w:rsidR="00D4234C" w:rsidRPr="00D4234C">
        <w:rPr>
          <w:rFonts w:ascii="Times New Roman" w:hAnsi="Times New Roman" w:cs="Times New Roman"/>
          <w:i/>
          <w:szCs w:val="22"/>
        </w:rPr>
        <w:t xml:space="preserve"> </w:t>
      </w:r>
      <w:r w:rsidR="00D4234C" w:rsidRPr="00086929">
        <w:rPr>
          <w:rFonts w:ascii="Times New Roman" w:hAnsi="Times New Roman" w:cs="Times New Roman"/>
          <w:i/>
          <w:szCs w:val="22"/>
          <w:lang w:val="en-US"/>
        </w:rPr>
        <w:t>view</w:t>
      </w:r>
      <w:r w:rsidR="00D4234C">
        <w:rPr>
          <w:rFonts w:ascii="Times New Roman" w:hAnsi="Times New Roman" w:cs="Times New Roman"/>
          <w:i/>
          <w:szCs w:val="22"/>
        </w:rPr>
        <w:t xml:space="preserve"> </w:t>
      </w:r>
      <w:r w:rsidR="00D4234C">
        <w:rPr>
          <w:rFonts w:ascii="Times New Roman" w:hAnsi="Times New Roman" w:cs="Times New Roman"/>
          <w:szCs w:val="22"/>
        </w:rPr>
        <w:t xml:space="preserve">αφορά το πόσες φορές ένας φοιτητής </w:t>
      </w:r>
      <w:r w:rsidR="006152A1">
        <w:rPr>
          <w:rFonts w:ascii="Times New Roman" w:hAnsi="Times New Roman" w:cs="Times New Roman"/>
          <w:szCs w:val="22"/>
        </w:rPr>
        <w:t>μπήκε στην περιγραφή και στα βασικά εργαλεία του κάθε εβδομα</w:t>
      </w:r>
      <w:r w:rsidR="001E0007">
        <w:rPr>
          <w:rFonts w:ascii="Times New Roman" w:hAnsi="Times New Roman" w:cs="Times New Roman"/>
          <w:szCs w:val="22"/>
        </w:rPr>
        <w:t xml:space="preserve">διαίου εργαστηριακού μαθήματος και </w:t>
      </w:r>
      <w:r w:rsidR="006152A1">
        <w:rPr>
          <w:rFonts w:ascii="Times New Roman" w:hAnsi="Times New Roman" w:cs="Times New Roman"/>
          <w:szCs w:val="22"/>
        </w:rPr>
        <w:t xml:space="preserve">η μεταβλητή  </w:t>
      </w:r>
      <w:r w:rsidR="006152A1" w:rsidRPr="00086929">
        <w:rPr>
          <w:rFonts w:ascii="Times New Roman" w:hAnsi="Times New Roman" w:cs="Times New Roman"/>
          <w:i/>
          <w:szCs w:val="22"/>
          <w:lang w:val="en-US"/>
        </w:rPr>
        <w:t>forum</w:t>
      </w:r>
      <w:r w:rsidR="006152A1" w:rsidRPr="006152A1">
        <w:rPr>
          <w:rFonts w:ascii="Times New Roman" w:hAnsi="Times New Roman" w:cs="Times New Roman"/>
          <w:i/>
          <w:szCs w:val="22"/>
        </w:rPr>
        <w:t xml:space="preserve"> </w:t>
      </w:r>
      <w:r w:rsidR="006152A1" w:rsidRPr="00086929">
        <w:rPr>
          <w:rFonts w:ascii="Times New Roman" w:hAnsi="Times New Roman" w:cs="Times New Roman"/>
          <w:i/>
          <w:szCs w:val="22"/>
          <w:lang w:val="en-US"/>
        </w:rPr>
        <w:t>add</w:t>
      </w:r>
      <w:r w:rsidR="006152A1" w:rsidRPr="006152A1">
        <w:rPr>
          <w:rFonts w:ascii="Times New Roman" w:hAnsi="Times New Roman" w:cs="Times New Roman"/>
          <w:i/>
          <w:szCs w:val="22"/>
        </w:rPr>
        <w:t xml:space="preserve"> </w:t>
      </w:r>
      <w:r w:rsidR="006152A1" w:rsidRPr="00086929">
        <w:rPr>
          <w:rFonts w:ascii="Times New Roman" w:hAnsi="Times New Roman" w:cs="Times New Roman"/>
          <w:i/>
          <w:szCs w:val="22"/>
          <w:lang w:val="en-US"/>
        </w:rPr>
        <w:t>post</w:t>
      </w:r>
      <w:r w:rsidR="006152A1">
        <w:rPr>
          <w:rFonts w:ascii="Times New Roman" w:hAnsi="Times New Roman" w:cs="Times New Roman"/>
          <w:i/>
          <w:szCs w:val="22"/>
        </w:rPr>
        <w:t xml:space="preserve">  </w:t>
      </w:r>
      <w:r w:rsidR="006152A1">
        <w:rPr>
          <w:rFonts w:ascii="Times New Roman" w:hAnsi="Times New Roman" w:cs="Times New Roman"/>
          <w:szCs w:val="22"/>
        </w:rPr>
        <w:t>υποδηλώνει τον αρι</w:t>
      </w:r>
      <w:r w:rsidR="00236955">
        <w:rPr>
          <w:rFonts w:ascii="Times New Roman" w:hAnsi="Times New Roman" w:cs="Times New Roman"/>
          <w:szCs w:val="22"/>
        </w:rPr>
        <w:t xml:space="preserve">θμό των αναρτήσεων ανα φοιτητή. </w:t>
      </w:r>
      <w:r w:rsidR="00463903">
        <w:rPr>
          <w:rFonts w:ascii="Times New Roman" w:hAnsi="Times New Roman" w:cs="Times New Roman"/>
          <w:szCs w:val="22"/>
        </w:rPr>
        <w:t>Επιπλέον</w:t>
      </w:r>
      <w:r w:rsidR="006152A1">
        <w:rPr>
          <w:rFonts w:ascii="Times New Roman" w:hAnsi="Times New Roman" w:cs="Times New Roman"/>
          <w:szCs w:val="22"/>
        </w:rPr>
        <w:t xml:space="preserve">, η μεταβλητή  </w:t>
      </w:r>
      <w:r w:rsidR="006152A1" w:rsidRPr="00086929">
        <w:rPr>
          <w:rFonts w:ascii="Times New Roman" w:hAnsi="Times New Roman" w:cs="Times New Roman"/>
          <w:i/>
          <w:szCs w:val="22"/>
          <w:lang w:val="en-US"/>
        </w:rPr>
        <w:t>forum</w:t>
      </w:r>
      <w:r w:rsidR="006152A1" w:rsidRPr="006152A1">
        <w:rPr>
          <w:rFonts w:ascii="Times New Roman" w:hAnsi="Times New Roman" w:cs="Times New Roman"/>
          <w:i/>
          <w:szCs w:val="22"/>
        </w:rPr>
        <w:t xml:space="preserve"> </w:t>
      </w:r>
      <w:r w:rsidR="006152A1" w:rsidRPr="00086929">
        <w:rPr>
          <w:rFonts w:ascii="Times New Roman" w:hAnsi="Times New Roman" w:cs="Times New Roman"/>
          <w:i/>
          <w:szCs w:val="22"/>
          <w:lang w:val="en-US"/>
        </w:rPr>
        <w:t>view</w:t>
      </w:r>
      <w:r w:rsidR="006152A1">
        <w:rPr>
          <w:rFonts w:ascii="Times New Roman" w:hAnsi="Times New Roman" w:cs="Times New Roman"/>
          <w:i/>
          <w:szCs w:val="22"/>
        </w:rPr>
        <w:t xml:space="preserve"> </w:t>
      </w:r>
      <w:r w:rsidR="006152A1">
        <w:rPr>
          <w:rFonts w:ascii="Times New Roman" w:hAnsi="Times New Roman" w:cs="Times New Roman"/>
          <w:szCs w:val="22"/>
        </w:rPr>
        <w:t xml:space="preserve">αφορά το πόσες φορές ένας φοιτητής έχει μπει στο τμήμα συζήτησης του </w:t>
      </w:r>
      <w:r w:rsidR="001E0007">
        <w:rPr>
          <w:rFonts w:ascii="Times New Roman" w:hAnsi="Times New Roman" w:cs="Times New Roman"/>
          <w:szCs w:val="22"/>
          <w:lang w:val="en-US"/>
        </w:rPr>
        <w:t>M</w:t>
      </w:r>
      <w:r w:rsidR="006152A1">
        <w:rPr>
          <w:rFonts w:ascii="Times New Roman" w:hAnsi="Times New Roman" w:cs="Times New Roman"/>
          <w:szCs w:val="22"/>
          <w:lang w:val="en-US"/>
        </w:rPr>
        <w:t>oodle</w:t>
      </w:r>
      <w:r w:rsidR="006152A1">
        <w:rPr>
          <w:rFonts w:ascii="Times New Roman" w:hAnsi="Times New Roman" w:cs="Times New Roman"/>
          <w:szCs w:val="22"/>
        </w:rPr>
        <w:t xml:space="preserve">, η μεταβλητή </w:t>
      </w:r>
      <w:r w:rsidR="006152A1" w:rsidRPr="00100686">
        <w:rPr>
          <w:rFonts w:ascii="Times New Roman" w:hAnsi="Times New Roman" w:cs="Times New Roman"/>
          <w:i/>
          <w:szCs w:val="22"/>
          <w:lang w:val="en-US"/>
        </w:rPr>
        <w:t>glossary</w:t>
      </w:r>
      <w:r w:rsidR="006152A1" w:rsidRPr="00100686">
        <w:rPr>
          <w:rFonts w:ascii="Times New Roman" w:hAnsi="Times New Roman" w:cs="Times New Roman"/>
          <w:i/>
          <w:szCs w:val="22"/>
        </w:rPr>
        <w:t xml:space="preserve"> </w:t>
      </w:r>
      <w:r w:rsidR="006152A1" w:rsidRPr="00100686">
        <w:rPr>
          <w:rFonts w:ascii="Times New Roman" w:hAnsi="Times New Roman" w:cs="Times New Roman"/>
          <w:i/>
          <w:szCs w:val="22"/>
          <w:lang w:val="en-US"/>
        </w:rPr>
        <w:t>view</w:t>
      </w:r>
      <w:r w:rsidR="006152A1" w:rsidRPr="006152A1">
        <w:rPr>
          <w:rFonts w:ascii="Times New Roman" w:hAnsi="Times New Roman" w:cs="Times New Roman"/>
          <w:szCs w:val="22"/>
        </w:rPr>
        <w:t xml:space="preserve"> </w:t>
      </w:r>
      <w:r w:rsidR="006152A1">
        <w:rPr>
          <w:rFonts w:ascii="Times New Roman" w:hAnsi="Times New Roman" w:cs="Times New Roman"/>
          <w:szCs w:val="22"/>
        </w:rPr>
        <w:t xml:space="preserve">υποδηλώνει το πόσες φορές ένας </w:t>
      </w:r>
      <w:r w:rsidR="006152A1">
        <w:rPr>
          <w:rFonts w:ascii="Times New Roman" w:hAnsi="Times New Roman" w:cs="Times New Roman"/>
          <w:szCs w:val="22"/>
        </w:rPr>
        <w:lastRenderedPageBreak/>
        <w:t xml:space="preserve">φοιτητής έχει μπει στο τμήμα του λεξιλογίου του </w:t>
      </w:r>
      <w:r w:rsidR="001E0007">
        <w:rPr>
          <w:rFonts w:ascii="Times New Roman" w:hAnsi="Times New Roman" w:cs="Times New Roman"/>
          <w:szCs w:val="22"/>
          <w:lang w:val="en-US"/>
        </w:rPr>
        <w:t>M</w:t>
      </w:r>
      <w:r w:rsidR="006152A1">
        <w:rPr>
          <w:rFonts w:ascii="Times New Roman" w:hAnsi="Times New Roman" w:cs="Times New Roman"/>
          <w:szCs w:val="22"/>
          <w:lang w:val="en-US"/>
        </w:rPr>
        <w:t>oodle</w:t>
      </w:r>
      <w:r w:rsidR="00D844BE">
        <w:rPr>
          <w:rFonts w:ascii="Times New Roman" w:hAnsi="Times New Roman" w:cs="Times New Roman"/>
          <w:szCs w:val="22"/>
        </w:rPr>
        <w:t xml:space="preserve"> και</w:t>
      </w:r>
      <w:r w:rsidR="006152A1">
        <w:rPr>
          <w:rFonts w:ascii="Times New Roman" w:hAnsi="Times New Roman" w:cs="Times New Roman"/>
          <w:szCs w:val="22"/>
        </w:rPr>
        <w:t xml:space="preserve"> η μεταβλητή </w:t>
      </w:r>
      <w:r w:rsidR="006152A1" w:rsidRPr="00086929">
        <w:rPr>
          <w:rFonts w:ascii="Times New Roman" w:hAnsi="Times New Roman" w:cs="Times New Roman"/>
          <w:i/>
          <w:szCs w:val="22"/>
          <w:lang w:val="en-US"/>
        </w:rPr>
        <w:t>questionnaire</w:t>
      </w:r>
      <w:r w:rsidR="006152A1" w:rsidRPr="006152A1">
        <w:rPr>
          <w:rFonts w:ascii="Times New Roman" w:hAnsi="Times New Roman" w:cs="Times New Roman"/>
          <w:i/>
          <w:szCs w:val="22"/>
        </w:rPr>
        <w:t xml:space="preserve"> </w:t>
      </w:r>
      <w:r w:rsidR="006152A1" w:rsidRPr="00086929">
        <w:rPr>
          <w:rFonts w:ascii="Times New Roman" w:hAnsi="Times New Roman" w:cs="Times New Roman"/>
          <w:i/>
          <w:szCs w:val="22"/>
          <w:lang w:val="en-US"/>
        </w:rPr>
        <w:t>view</w:t>
      </w:r>
      <w:r w:rsidR="00F838D4">
        <w:rPr>
          <w:rFonts w:ascii="Times New Roman" w:hAnsi="Times New Roman" w:cs="Times New Roman"/>
          <w:i/>
          <w:szCs w:val="22"/>
        </w:rPr>
        <w:t xml:space="preserve"> </w:t>
      </w:r>
      <w:r w:rsidR="005B5841">
        <w:rPr>
          <w:rFonts w:ascii="Times New Roman" w:hAnsi="Times New Roman" w:cs="Times New Roman"/>
          <w:szCs w:val="22"/>
        </w:rPr>
        <w:t>το πόσες φορές μπήκαν οι φοιτητές</w:t>
      </w:r>
      <w:r w:rsidR="00463903">
        <w:rPr>
          <w:rFonts w:ascii="Times New Roman" w:hAnsi="Times New Roman" w:cs="Times New Roman"/>
          <w:szCs w:val="22"/>
        </w:rPr>
        <w:t xml:space="preserve"> στο τμήμα</w:t>
      </w:r>
      <w:r w:rsidR="006152A1">
        <w:rPr>
          <w:rFonts w:ascii="Times New Roman" w:hAnsi="Times New Roman" w:cs="Times New Roman"/>
          <w:szCs w:val="22"/>
        </w:rPr>
        <w:t xml:space="preserve"> </w:t>
      </w:r>
      <w:r w:rsidR="008245AF">
        <w:rPr>
          <w:rFonts w:ascii="Times New Roman" w:hAnsi="Times New Roman" w:cs="Times New Roman"/>
          <w:szCs w:val="22"/>
        </w:rPr>
        <w:t xml:space="preserve">με τα ερωτηματολόγια </w:t>
      </w:r>
      <w:r w:rsidR="006152A1">
        <w:rPr>
          <w:rFonts w:ascii="Times New Roman" w:hAnsi="Times New Roman" w:cs="Times New Roman"/>
          <w:szCs w:val="22"/>
        </w:rPr>
        <w:t xml:space="preserve">του </w:t>
      </w:r>
      <w:r w:rsidR="001E0007">
        <w:rPr>
          <w:rFonts w:ascii="Times New Roman" w:hAnsi="Times New Roman" w:cs="Times New Roman"/>
          <w:szCs w:val="22"/>
          <w:lang w:val="en-US"/>
        </w:rPr>
        <w:t>M</w:t>
      </w:r>
      <w:r w:rsidR="006152A1">
        <w:rPr>
          <w:rFonts w:ascii="Times New Roman" w:hAnsi="Times New Roman" w:cs="Times New Roman"/>
          <w:szCs w:val="22"/>
          <w:lang w:val="en-US"/>
        </w:rPr>
        <w:t>oodle</w:t>
      </w:r>
      <w:r w:rsidR="00F838D4">
        <w:rPr>
          <w:rFonts w:ascii="Times New Roman" w:hAnsi="Times New Roman" w:cs="Times New Roman"/>
          <w:szCs w:val="22"/>
        </w:rPr>
        <w:t>,</w:t>
      </w:r>
      <w:r w:rsidR="006152A1">
        <w:rPr>
          <w:rFonts w:ascii="Times New Roman" w:hAnsi="Times New Roman" w:cs="Times New Roman"/>
          <w:szCs w:val="22"/>
        </w:rPr>
        <w:t xml:space="preserve"> </w:t>
      </w:r>
      <w:r w:rsidR="00100686">
        <w:rPr>
          <w:rFonts w:ascii="Times New Roman" w:hAnsi="Times New Roman" w:cs="Times New Roman"/>
          <w:szCs w:val="22"/>
        </w:rPr>
        <w:t xml:space="preserve">όπου περιλαμβάνει κατηγορίες </w:t>
      </w:r>
      <w:r w:rsidR="008245AF">
        <w:rPr>
          <w:rFonts w:ascii="Times New Roman" w:hAnsi="Times New Roman" w:cs="Times New Roman"/>
          <w:szCs w:val="22"/>
        </w:rPr>
        <w:t>αξιολόγηση</w:t>
      </w:r>
      <w:r w:rsidR="00100686">
        <w:rPr>
          <w:rFonts w:ascii="Times New Roman" w:hAnsi="Times New Roman" w:cs="Times New Roman"/>
          <w:szCs w:val="22"/>
        </w:rPr>
        <w:t>ς</w:t>
      </w:r>
      <w:r w:rsidR="008245AF">
        <w:rPr>
          <w:rFonts w:ascii="Times New Roman" w:hAnsi="Times New Roman" w:cs="Times New Roman"/>
          <w:szCs w:val="22"/>
        </w:rPr>
        <w:t xml:space="preserve"> εκπαιδευτικού λογισμικού.</w:t>
      </w:r>
      <w:r w:rsidR="00463903">
        <w:rPr>
          <w:rFonts w:ascii="Times New Roman" w:hAnsi="Times New Roman" w:cs="Times New Roman"/>
          <w:szCs w:val="22"/>
        </w:rPr>
        <w:t xml:space="preserve">  </w:t>
      </w:r>
    </w:p>
    <w:p w14:paraId="3DF872D8" w14:textId="73248F44" w:rsidR="00E617DD" w:rsidRDefault="00463903" w:rsidP="001E7414">
      <w:pPr>
        <w:spacing w:before="240" w:line="360" w:lineRule="auto"/>
        <w:ind w:firstLine="284"/>
        <w:contextualSpacing w:val="0"/>
        <w:jc w:val="both"/>
        <w:rPr>
          <w:rFonts w:ascii="Times New Roman" w:hAnsi="Times New Roman" w:cs="Times New Roman"/>
          <w:szCs w:val="22"/>
        </w:rPr>
      </w:pPr>
      <w:r>
        <w:rPr>
          <w:rFonts w:ascii="Times New Roman" w:hAnsi="Times New Roman" w:cs="Times New Roman"/>
          <w:szCs w:val="22"/>
        </w:rPr>
        <w:t>Η</w:t>
      </w:r>
      <w:r w:rsidRPr="00463903">
        <w:rPr>
          <w:rFonts w:ascii="Times New Roman" w:hAnsi="Times New Roman" w:cs="Times New Roman"/>
          <w:szCs w:val="22"/>
        </w:rPr>
        <w:t xml:space="preserve"> </w:t>
      </w:r>
      <w:r>
        <w:rPr>
          <w:rFonts w:ascii="Times New Roman" w:hAnsi="Times New Roman" w:cs="Times New Roman"/>
          <w:szCs w:val="22"/>
        </w:rPr>
        <w:t>μεταβλητή</w:t>
      </w:r>
      <w:r w:rsidRPr="00463903">
        <w:rPr>
          <w:rFonts w:ascii="Times New Roman" w:hAnsi="Times New Roman" w:cs="Times New Roman"/>
          <w:szCs w:val="22"/>
        </w:rPr>
        <w:t xml:space="preserve"> </w:t>
      </w:r>
      <w:r w:rsidRPr="00086929">
        <w:rPr>
          <w:rFonts w:ascii="Times New Roman" w:hAnsi="Times New Roman" w:cs="Times New Roman"/>
          <w:i/>
          <w:szCs w:val="22"/>
          <w:lang w:val="en-US"/>
        </w:rPr>
        <w:t>resource</w:t>
      </w:r>
      <w:r w:rsidRPr="00463903">
        <w:rPr>
          <w:rFonts w:ascii="Times New Roman" w:hAnsi="Times New Roman" w:cs="Times New Roman"/>
          <w:i/>
          <w:szCs w:val="22"/>
        </w:rPr>
        <w:t xml:space="preserve"> </w:t>
      </w:r>
      <w:r w:rsidRPr="00086929">
        <w:rPr>
          <w:rFonts w:ascii="Times New Roman" w:hAnsi="Times New Roman" w:cs="Times New Roman"/>
          <w:i/>
          <w:szCs w:val="22"/>
          <w:lang w:val="en-US"/>
        </w:rPr>
        <w:t>view</w:t>
      </w:r>
      <w:r w:rsidRPr="00463903">
        <w:rPr>
          <w:rFonts w:ascii="Times New Roman" w:hAnsi="Times New Roman" w:cs="Times New Roman"/>
          <w:i/>
          <w:szCs w:val="22"/>
        </w:rPr>
        <w:t xml:space="preserve"> </w:t>
      </w:r>
      <w:r>
        <w:rPr>
          <w:rFonts w:ascii="Times New Roman" w:hAnsi="Times New Roman" w:cs="Times New Roman"/>
          <w:szCs w:val="22"/>
        </w:rPr>
        <w:t>αναφέρεται</w:t>
      </w:r>
      <w:r w:rsidRPr="00463903">
        <w:rPr>
          <w:rFonts w:ascii="Times New Roman" w:hAnsi="Times New Roman" w:cs="Times New Roman"/>
          <w:szCs w:val="22"/>
        </w:rPr>
        <w:t xml:space="preserve"> </w:t>
      </w:r>
      <w:r>
        <w:rPr>
          <w:rFonts w:ascii="Times New Roman" w:hAnsi="Times New Roman" w:cs="Times New Roman"/>
          <w:szCs w:val="22"/>
        </w:rPr>
        <w:t>στο</w:t>
      </w:r>
      <w:r w:rsidRPr="00463903">
        <w:rPr>
          <w:rFonts w:ascii="Times New Roman" w:hAnsi="Times New Roman" w:cs="Times New Roman"/>
          <w:szCs w:val="22"/>
        </w:rPr>
        <w:t xml:space="preserve"> </w:t>
      </w:r>
      <w:r>
        <w:rPr>
          <w:rFonts w:ascii="Times New Roman" w:hAnsi="Times New Roman" w:cs="Times New Roman"/>
          <w:szCs w:val="22"/>
        </w:rPr>
        <w:t>πόσες</w:t>
      </w:r>
      <w:r w:rsidRPr="00463903">
        <w:rPr>
          <w:rFonts w:ascii="Times New Roman" w:hAnsi="Times New Roman" w:cs="Times New Roman"/>
          <w:szCs w:val="22"/>
        </w:rPr>
        <w:t xml:space="preserve"> </w:t>
      </w:r>
      <w:r>
        <w:rPr>
          <w:rFonts w:ascii="Times New Roman" w:hAnsi="Times New Roman" w:cs="Times New Roman"/>
          <w:szCs w:val="22"/>
        </w:rPr>
        <w:t>φορές</w:t>
      </w:r>
      <w:r w:rsidRPr="00463903">
        <w:rPr>
          <w:rFonts w:ascii="Times New Roman" w:hAnsi="Times New Roman" w:cs="Times New Roman"/>
          <w:szCs w:val="22"/>
        </w:rPr>
        <w:t xml:space="preserve"> </w:t>
      </w:r>
      <w:r>
        <w:rPr>
          <w:rFonts w:ascii="Times New Roman" w:hAnsi="Times New Roman" w:cs="Times New Roman"/>
          <w:szCs w:val="22"/>
        </w:rPr>
        <w:t xml:space="preserve">ένας φοιτητής μπήκε στο τμήμα του </w:t>
      </w:r>
      <w:r w:rsidR="001E0007">
        <w:rPr>
          <w:rFonts w:ascii="Times New Roman" w:hAnsi="Times New Roman" w:cs="Times New Roman"/>
          <w:szCs w:val="22"/>
          <w:lang w:val="en-US"/>
        </w:rPr>
        <w:t>M</w:t>
      </w:r>
      <w:r>
        <w:rPr>
          <w:rFonts w:ascii="Times New Roman" w:hAnsi="Times New Roman" w:cs="Times New Roman"/>
          <w:szCs w:val="22"/>
          <w:lang w:val="en-US"/>
        </w:rPr>
        <w:t>oodle</w:t>
      </w:r>
      <w:r w:rsidRPr="00463903">
        <w:rPr>
          <w:rFonts w:ascii="Times New Roman" w:hAnsi="Times New Roman" w:cs="Times New Roman"/>
          <w:szCs w:val="22"/>
        </w:rPr>
        <w:t xml:space="preserve"> </w:t>
      </w:r>
      <w:r>
        <w:rPr>
          <w:rFonts w:ascii="Times New Roman" w:hAnsi="Times New Roman" w:cs="Times New Roman"/>
          <w:szCs w:val="22"/>
        </w:rPr>
        <w:t xml:space="preserve">με το συμπληρωματικό υλικό, η μεταβλητή </w:t>
      </w:r>
      <w:r w:rsidRPr="00463903">
        <w:rPr>
          <w:rFonts w:ascii="Times New Roman" w:hAnsi="Times New Roman" w:cs="Times New Roman"/>
          <w:i/>
          <w:szCs w:val="22"/>
        </w:rPr>
        <w:t xml:space="preserve"> </w:t>
      </w:r>
      <w:r w:rsidRPr="00086929">
        <w:rPr>
          <w:rFonts w:ascii="Times New Roman" w:hAnsi="Times New Roman" w:cs="Times New Roman"/>
          <w:i/>
          <w:szCs w:val="22"/>
          <w:lang w:val="en-US"/>
        </w:rPr>
        <w:t>user</w:t>
      </w:r>
      <w:r w:rsidRPr="00463903">
        <w:rPr>
          <w:rFonts w:ascii="Times New Roman" w:hAnsi="Times New Roman" w:cs="Times New Roman"/>
          <w:i/>
          <w:szCs w:val="22"/>
        </w:rPr>
        <w:t xml:space="preserve"> </w:t>
      </w:r>
      <w:r w:rsidRPr="00086929">
        <w:rPr>
          <w:rFonts w:ascii="Times New Roman" w:hAnsi="Times New Roman" w:cs="Times New Roman"/>
          <w:i/>
          <w:szCs w:val="22"/>
          <w:lang w:val="en-US"/>
        </w:rPr>
        <w:t>view</w:t>
      </w:r>
      <w:r>
        <w:rPr>
          <w:rFonts w:ascii="Times New Roman" w:hAnsi="Times New Roman" w:cs="Times New Roman"/>
          <w:i/>
          <w:szCs w:val="22"/>
        </w:rPr>
        <w:t xml:space="preserve"> </w:t>
      </w:r>
      <w:r>
        <w:rPr>
          <w:rFonts w:ascii="Times New Roman" w:hAnsi="Times New Roman" w:cs="Times New Roman"/>
          <w:szCs w:val="22"/>
        </w:rPr>
        <w:t>αφορά στο πόσες φορές μπήκαν οι φοιτητές στην υπηρεσία η οποία περιλαμβάνει</w:t>
      </w:r>
      <w:r w:rsidR="00E617DD">
        <w:rPr>
          <w:rFonts w:ascii="Times New Roman" w:hAnsi="Times New Roman" w:cs="Times New Roman"/>
          <w:szCs w:val="22"/>
        </w:rPr>
        <w:t xml:space="preserve"> περίληψη για το</w:t>
      </w:r>
      <w:r>
        <w:rPr>
          <w:rFonts w:ascii="Times New Roman" w:hAnsi="Times New Roman" w:cs="Times New Roman"/>
          <w:szCs w:val="22"/>
        </w:rPr>
        <w:t xml:space="preserve"> κάθ</w:t>
      </w:r>
      <w:r w:rsidR="0033428E">
        <w:rPr>
          <w:rFonts w:ascii="Times New Roman" w:hAnsi="Times New Roman" w:cs="Times New Roman"/>
          <w:szCs w:val="22"/>
        </w:rPr>
        <w:t>ε προφίλ των φοιτητών ξεχωριστά</w:t>
      </w:r>
      <w:r w:rsidR="0033428E" w:rsidRPr="0033428E">
        <w:rPr>
          <w:rFonts w:ascii="Times New Roman" w:hAnsi="Times New Roman" w:cs="Times New Roman"/>
          <w:szCs w:val="22"/>
        </w:rPr>
        <w:t xml:space="preserve"> </w:t>
      </w:r>
      <w:r w:rsidR="0033428E">
        <w:rPr>
          <w:rFonts w:ascii="Times New Roman" w:hAnsi="Times New Roman" w:cs="Times New Roman"/>
          <w:szCs w:val="22"/>
        </w:rPr>
        <w:t>και</w:t>
      </w:r>
      <w:r>
        <w:rPr>
          <w:rFonts w:ascii="Times New Roman" w:hAnsi="Times New Roman" w:cs="Times New Roman"/>
          <w:szCs w:val="22"/>
        </w:rPr>
        <w:t xml:space="preserve"> η μεταβλητή</w:t>
      </w:r>
      <w:r w:rsidRPr="00463903">
        <w:rPr>
          <w:rFonts w:ascii="Times New Roman" w:hAnsi="Times New Roman" w:cs="Times New Roman"/>
          <w:i/>
          <w:szCs w:val="22"/>
        </w:rPr>
        <w:t xml:space="preserve"> </w:t>
      </w:r>
      <w:r w:rsidRPr="00086929">
        <w:rPr>
          <w:rFonts w:ascii="Times New Roman" w:hAnsi="Times New Roman" w:cs="Times New Roman"/>
          <w:i/>
          <w:szCs w:val="22"/>
          <w:lang w:val="en-US"/>
        </w:rPr>
        <w:t>user</w:t>
      </w:r>
      <w:r w:rsidRPr="00463903">
        <w:rPr>
          <w:rFonts w:ascii="Times New Roman" w:hAnsi="Times New Roman" w:cs="Times New Roman"/>
          <w:i/>
          <w:szCs w:val="22"/>
        </w:rPr>
        <w:t xml:space="preserve"> </w:t>
      </w:r>
      <w:r w:rsidRPr="00086929">
        <w:rPr>
          <w:rFonts w:ascii="Times New Roman" w:hAnsi="Times New Roman" w:cs="Times New Roman"/>
          <w:i/>
          <w:szCs w:val="22"/>
          <w:lang w:val="en-US"/>
        </w:rPr>
        <w:t>view</w:t>
      </w:r>
      <w:r>
        <w:rPr>
          <w:rFonts w:ascii="Times New Roman" w:hAnsi="Times New Roman" w:cs="Times New Roman"/>
          <w:i/>
          <w:szCs w:val="22"/>
        </w:rPr>
        <w:t xml:space="preserve"> </w:t>
      </w:r>
      <w:r w:rsidRPr="00086929">
        <w:rPr>
          <w:rFonts w:ascii="Times New Roman" w:hAnsi="Times New Roman" w:cs="Times New Roman"/>
          <w:i/>
          <w:szCs w:val="22"/>
          <w:lang w:val="en-US"/>
        </w:rPr>
        <w:t>all</w:t>
      </w:r>
      <w:r>
        <w:rPr>
          <w:rFonts w:ascii="Times New Roman" w:hAnsi="Times New Roman" w:cs="Times New Roman"/>
          <w:szCs w:val="22"/>
        </w:rPr>
        <w:t xml:space="preserve"> αφορά στο πόσες φορές μπήκαν οι φοιτητές στην υπηρεσία η οποία περιλαμβάνει</w:t>
      </w:r>
      <w:r w:rsidR="00E617DD">
        <w:rPr>
          <w:rFonts w:ascii="Times New Roman" w:hAnsi="Times New Roman" w:cs="Times New Roman"/>
          <w:szCs w:val="22"/>
        </w:rPr>
        <w:t xml:space="preserve"> περίληψη για</w:t>
      </w:r>
      <w:r>
        <w:rPr>
          <w:rFonts w:ascii="Times New Roman" w:hAnsi="Times New Roman" w:cs="Times New Roman"/>
          <w:szCs w:val="22"/>
        </w:rPr>
        <w:t xml:space="preserve"> όλα τα προφίλ των φοιτητών.</w:t>
      </w:r>
      <w:r w:rsidR="0033428E">
        <w:rPr>
          <w:rFonts w:ascii="Times New Roman" w:hAnsi="Times New Roman" w:cs="Times New Roman"/>
          <w:i/>
          <w:szCs w:val="22"/>
        </w:rPr>
        <w:t xml:space="preserve"> </w:t>
      </w:r>
      <w:r w:rsidRPr="00463903">
        <w:rPr>
          <w:rFonts w:ascii="Times New Roman" w:hAnsi="Times New Roman" w:cs="Times New Roman"/>
          <w:szCs w:val="22"/>
        </w:rPr>
        <w:t>Τέλος</w:t>
      </w:r>
      <w:r>
        <w:rPr>
          <w:rFonts w:ascii="Times New Roman" w:hAnsi="Times New Roman" w:cs="Times New Roman"/>
          <w:i/>
          <w:szCs w:val="22"/>
        </w:rPr>
        <w:t xml:space="preserve">, </w:t>
      </w:r>
      <w:r>
        <w:rPr>
          <w:rFonts w:ascii="Times New Roman" w:hAnsi="Times New Roman" w:cs="Times New Roman"/>
          <w:szCs w:val="22"/>
        </w:rPr>
        <w:t xml:space="preserve">οι μεταβλητές </w:t>
      </w:r>
      <w:r w:rsidRPr="00086929">
        <w:rPr>
          <w:rFonts w:ascii="Times New Roman" w:hAnsi="Times New Roman" w:cs="Times New Roman"/>
          <w:i/>
          <w:szCs w:val="22"/>
          <w:lang w:val="en-US"/>
        </w:rPr>
        <w:t>lab</w:t>
      </w:r>
      <w:r w:rsidRPr="00463903">
        <w:rPr>
          <w:rFonts w:ascii="Times New Roman" w:hAnsi="Times New Roman" w:cs="Times New Roman"/>
          <w:i/>
          <w:szCs w:val="22"/>
        </w:rPr>
        <w:t xml:space="preserve"> </w:t>
      </w:r>
      <w:r w:rsidRPr="00086929">
        <w:rPr>
          <w:rFonts w:ascii="Times New Roman" w:hAnsi="Times New Roman" w:cs="Times New Roman"/>
          <w:i/>
          <w:szCs w:val="22"/>
          <w:lang w:val="en-US"/>
        </w:rPr>
        <w:t>note</w:t>
      </w:r>
      <w:r w:rsidRPr="00463903">
        <w:rPr>
          <w:rFonts w:ascii="Times New Roman" w:hAnsi="Times New Roman" w:cs="Times New Roman"/>
          <w:i/>
          <w:szCs w:val="22"/>
        </w:rPr>
        <w:t xml:space="preserve">, </w:t>
      </w:r>
      <w:r w:rsidRPr="00086929">
        <w:rPr>
          <w:rFonts w:ascii="Times New Roman" w:hAnsi="Times New Roman" w:cs="Times New Roman"/>
          <w:i/>
          <w:szCs w:val="22"/>
          <w:lang w:val="en-US"/>
        </w:rPr>
        <w:t>exam</w:t>
      </w:r>
      <w:r w:rsidRPr="00463903">
        <w:rPr>
          <w:rFonts w:ascii="Times New Roman" w:hAnsi="Times New Roman" w:cs="Times New Roman"/>
          <w:i/>
          <w:szCs w:val="22"/>
        </w:rPr>
        <w:t xml:space="preserve"> </w:t>
      </w:r>
      <w:r w:rsidRPr="00086929">
        <w:rPr>
          <w:rFonts w:ascii="Times New Roman" w:hAnsi="Times New Roman" w:cs="Times New Roman"/>
          <w:i/>
          <w:szCs w:val="22"/>
          <w:lang w:val="en-US"/>
        </w:rPr>
        <w:t>note</w:t>
      </w:r>
      <w:r w:rsidRPr="00463903">
        <w:rPr>
          <w:rFonts w:ascii="Times New Roman" w:hAnsi="Times New Roman" w:cs="Times New Roman"/>
          <w:i/>
          <w:szCs w:val="22"/>
        </w:rPr>
        <w:t xml:space="preserve"> </w:t>
      </w:r>
      <w:r w:rsidRPr="00086929">
        <w:rPr>
          <w:rFonts w:ascii="Times New Roman" w:hAnsi="Times New Roman" w:cs="Times New Roman"/>
          <w:i/>
          <w:szCs w:val="22"/>
        </w:rPr>
        <w:t>και</w:t>
      </w:r>
      <w:r w:rsidRPr="00463903">
        <w:rPr>
          <w:rFonts w:ascii="Times New Roman" w:hAnsi="Times New Roman" w:cs="Times New Roman"/>
          <w:i/>
          <w:szCs w:val="22"/>
        </w:rPr>
        <w:t xml:space="preserve"> </w:t>
      </w:r>
      <w:r w:rsidRPr="00086929">
        <w:rPr>
          <w:rFonts w:ascii="Times New Roman" w:hAnsi="Times New Roman" w:cs="Times New Roman"/>
          <w:i/>
          <w:szCs w:val="22"/>
          <w:lang w:val="en-US"/>
        </w:rPr>
        <w:t>final</w:t>
      </w:r>
      <w:r w:rsidRPr="00463903">
        <w:rPr>
          <w:rFonts w:ascii="Times New Roman" w:hAnsi="Times New Roman" w:cs="Times New Roman"/>
          <w:i/>
          <w:szCs w:val="22"/>
        </w:rPr>
        <w:t xml:space="preserve"> </w:t>
      </w:r>
      <w:r w:rsidRPr="00086929">
        <w:rPr>
          <w:rFonts w:ascii="Times New Roman" w:hAnsi="Times New Roman" w:cs="Times New Roman"/>
          <w:i/>
          <w:szCs w:val="22"/>
          <w:lang w:val="en-US"/>
        </w:rPr>
        <w:t>note</w:t>
      </w:r>
      <w:r>
        <w:rPr>
          <w:rFonts w:ascii="Times New Roman" w:hAnsi="Times New Roman" w:cs="Times New Roman"/>
          <w:i/>
          <w:szCs w:val="22"/>
        </w:rPr>
        <w:t xml:space="preserve"> </w:t>
      </w:r>
      <w:r>
        <w:rPr>
          <w:rFonts w:ascii="Times New Roman" w:hAnsi="Times New Roman" w:cs="Times New Roman"/>
          <w:szCs w:val="22"/>
        </w:rPr>
        <w:t>υποδηλώνουν τον βαθμό εργαστηρίου, το βαθμό της τελικής εξέτασης του μαθήματος και τον τελικό βαθμό του μαθήματος αντίστοιχα.</w:t>
      </w:r>
    </w:p>
    <w:p w14:paraId="7F5AA022" w14:textId="77777777" w:rsidR="00C54135" w:rsidRPr="007E52BC" w:rsidRDefault="00C54135" w:rsidP="007E52BC">
      <w:pPr>
        <w:pStyle w:val="Heading2"/>
        <w:rPr>
          <w:rFonts w:asciiTheme="majorHAnsi" w:hAnsiTheme="majorHAnsi"/>
          <w:b/>
          <w:sz w:val="28"/>
          <w:szCs w:val="28"/>
        </w:rPr>
      </w:pPr>
      <w:bookmarkStart w:id="82" w:name="_Toc421738002"/>
      <w:r w:rsidRPr="007E52BC">
        <w:rPr>
          <w:rFonts w:asciiTheme="majorHAnsi" w:hAnsiTheme="majorHAnsi"/>
          <w:b/>
          <w:sz w:val="28"/>
          <w:szCs w:val="28"/>
        </w:rPr>
        <w:t>5.2  Ανάλυση Δεδομένων</w:t>
      </w:r>
      <w:r w:rsidR="00A06A42" w:rsidRPr="007E52BC">
        <w:rPr>
          <w:rFonts w:asciiTheme="majorHAnsi" w:hAnsiTheme="majorHAnsi"/>
          <w:b/>
          <w:sz w:val="28"/>
          <w:szCs w:val="28"/>
        </w:rPr>
        <w:t xml:space="preserve"> Έρευνας</w:t>
      </w:r>
      <w:bookmarkEnd w:id="82"/>
    </w:p>
    <w:p w14:paraId="52BE261F" w14:textId="77777777" w:rsidR="002746CA" w:rsidRPr="007E52BC" w:rsidRDefault="002746CA" w:rsidP="007E52BC">
      <w:pPr>
        <w:pStyle w:val="Heading3"/>
        <w:rPr>
          <w:rFonts w:asciiTheme="majorHAnsi" w:hAnsiTheme="majorHAnsi"/>
          <w:b/>
          <w:color w:val="auto"/>
        </w:rPr>
      </w:pPr>
      <w:bookmarkStart w:id="83" w:name="_Toc421738003"/>
      <w:r w:rsidRPr="007E52BC">
        <w:rPr>
          <w:rFonts w:asciiTheme="majorHAnsi" w:hAnsiTheme="majorHAnsi"/>
          <w:b/>
          <w:color w:val="auto"/>
        </w:rPr>
        <w:t>5.2.1 Περιγραφική Στατιστική</w:t>
      </w:r>
      <w:r w:rsidR="00846A91" w:rsidRPr="007E52BC">
        <w:rPr>
          <w:rFonts w:asciiTheme="majorHAnsi" w:hAnsiTheme="majorHAnsi"/>
          <w:b/>
          <w:color w:val="auto"/>
        </w:rPr>
        <w:t xml:space="preserve"> (</w:t>
      </w:r>
      <w:r w:rsidR="00846A91" w:rsidRPr="007E52BC">
        <w:rPr>
          <w:rFonts w:asciiTheme="majorHAnsi" w:hAnsiTheme="majorHAnsi"/>
          <w:b/>
          <w:color w:val="auto"/>
          <w:lang w:val="en-US"/>
        </w:rPr>
        <w:t>SPSS</w:t>
      </w:r>
      <w:r w:rsidR="00846A91" w:rsidRPr="007E52BC">
        <w:rPr>
          <w:rFonts w:asciiTheme="majorHAnsi" w:hAnsiTheme="majorHAnsi"/>
          <w:b/>
          <w:color w:val="auto"/>
        </w:rPr>
        <w:t>)</w:t>
      </w:r>
      <w:bookmarkEnd w:id="83"/>
    </w:p>
    <w:p w14:paraId="63C95125" w14:textId="6577072D" w:rsidR="00B34F8C" w:rsidRDefault="00846A91" w:rsidP="001E7414">
      <w:pPr>
        <w:spacing w:before="240" w:line="360" w:lineRule="auto"/>
        <w:ind w:firstLine="284"/>
        <w:contextualSpacing w:val="0"/>
        <w:jc w:val="both"/>
        <w:rPr>
          <w:rFonts w:ascii="Times New Roman" w:hAnsi="Times New Roman" w:cs="Times New Roman"/>
          <w:szCs w:val="22"/>
        </w:rPr>
      </w:pPr>
      <w:r>
        <w:rPr>
          <w:rFonts w:ascii="Times New Roman" w:hAnsi="Times New Roman" w:cs="Times New Roman"/>
          <w:szCs w:val="22"/>
        </w:rPr>
        <w:t>Αρχικά χρησιμοποιήθηκε το εργαλείο στατιστικών αναλύσεων</w:t>
      </w:r>
      <w:r w:rsidRPr="00846A91">
        <w:rPr>
          <w:rFonts w:ascii="Times New Roman" w:hAnsi="Times New Roman" w:cs="Times New Roman"/>
          <w:szCs w:val="22"/>
        </w:rPr>
        <w:t xml:space="preserve"> </w:t>
      </w:r>
      <w:r>
        <w:rPr>
          <w:rFonts w:ascii="Times New Roman" w:hAnsi="Times New Roman" w:cs="Times New Roman"/>
          <w:szCs w:val="22"/>
          <w:lang w:val="en-US"/>
        </w:rPr>
        <w:t>SPSS</w:t>
      </w:r>
      <w:r w:rsidR="000E6CBC">
        <w:rPr>
          <w:rFonts w:ascii="Times New Roman" w:hAnsi="Times New Roman" w:cs="Times New Roman"/>
          <w:szCs w:val="22"/>
        </w:rPr>
        <w:t xml:space="preserve"> για την εκχώρηση των δεδομένων</w:t>
      </w:r>
      <w:r w:rsidRPr="00846A91">
        <w:rPr>
          <w:rFonts w:ascii="Times New Roman" w:hAnsi="Times New Roman" w:cs="Times New Roman"/>
          <w:szCs w:val="22"/>
        </w:rPr>
        <w:t xml:space="preserve">. </w:t>
      </w:r>
      <w:r>
        <w:rPr>
          <w:rFonts w:ascii="Times New Roman" w:hAnsi="Times New Roman" w:cs="Times New Roman"/>
          <w:szCs w:val="22"/>
        </w:rPr>
        <w:t xml:space="preserve"> </w:t>
      </w:r>
      <w:r w:rsidR="00CA315A">
        <w:rPr>
          <w:rFonts w:ascii="Times New Roman" w:hAnsi="Times New Roman" w:cs="Times New Roman"/>
          <w:szCs w:val="22"/>
        </w:rPr>
        <w:t>Στ</w:t>
      </w:r>
      <w:r w:rsidR="002B6200">
        <w:rPr>
          <w:rFonts w:ascii="Times New Roman" w:hAnsi="Times New Roman" w:cs="Times New Roman"/>
          <w:szCs w:val="22"/>
        </w:rPr>
        <w:t xml:space="preserve">ο </w:t>
      </w:r>
      <w:r w:rsidR="002B6200" w:rsidRPr="00152219">
        <w:rPr>
          <w:rFonts w:ascii="Times New Roman" w:hAnsi="Times New Roman" w:cs="Times New Roman"/>
          <w:i/>
          <w:szCs w:val="22"/>
        </w:rPr>
        <w:t>πρώτο έτος έρευνας (2007-2008</w:t>
      </w:r>
      <w:r w:rsidR="00C54135" w:rsidRPr="00152219">
        <w:rPr>
          <w:rFonts w:ascii="Times New Roman" w:hAnsi="Times New Roman" w:cs="Times New Roman"/>
          <w:i/>
          <w:szCs w:val="22"/>
        </w:rPr>
        <w:t>)</w:t>
      </w:r>
      <w:r w:rsidR="00CA315A">
        <w:rPr>
          <w:rFonts w:ascii="Times New Roman" w:hAnsi="Times New Roman" w:cs="Times New Roman"/>
          <w:szCs w:val="22"/>
        </w:rPr>
        <w:t xml:space="preserve"> συμμετείχαν 1</w:t>
      </w:r>
      <w:r w:rsidR="00B34F8C">
        <w:rPr>
          <w:rFonts w:ascii="Times New Roman" w:hAnsi="Times New Roman" w:cs="Times New Roman"/>
          <w:szCs w:val="22"/>
        </w:rPr>
        <w:t>27 ερευνητικά υποκείμενα. Όσο</w:t>
      </w:r>
      <w:r w:rsidR="009E6FFF">
        <w:rPr>
          <w:rFonts w:ascii="Times New Roman" w:hAnsi="Times New Roman" w:cs="Times New Roman"/>
          <w:szCs w:val="22"/>
        </w:rPr>
        <w:t>ν α</w:t>
      </w:r>
      <w:r w:rsidR="00B34F8C">
        <w:rPr>
          <w:rFonts w:ascii="Times New Roman" w:hAnsi="Times New Roman" w:cs="Times New Roman"/>
          <w:szCs w:val="22"/>
        </w:rPr>
        <w:t>φορά τις μεταβλητές που σχετίζονται με τις απαν</w:t>
      </w:r>
      <w:r w:rsidR="00DF50D8">
        <w:rPr>
          <w:rFonts w:ascii="Times New Roman" w:hAnsi="Times New Roman" w:cs="Times New Roman"/>
          <w:szCs w:val="22"/>
        </w:rPr>
        <w:t>τήσεις των ερωτηματολογίων, στη</w:t>
      </w:r>
      <w:r w:rsidR="00B34F8C">
        <w:rPr>
          <w:rFonts w:ascii="Times New Roman" w:hAnsi="Times New Roman" w:cs="Times New Roman"/>
          <w:szCs w:val="22"/>
        </w:rPr>
        <w:t xml:space="preserve"> μεταβλητή </w:t>
      </w:r>
      <w:r w:rsidR="0033428E">
        <w:rPr>
          <w:rFonts w:ascii="Times New Roman" w:hAnsi="Times New Roman" w:cs="Times New Roman"/>
          <w:bCs/>
          <w:i/>
          <w:szCs w:val="22"/>
          <w:lang w:val="en-US"/>
        </w:rPr>
        <w:t>c</w:t>
      </w:r>
      <w:r w:rsidR="00B34F8C" w:rsidRPr="00B34F8C">
        <w:rPr>
          <w:rFonts w:ascii="Times New Roman" w:hAnsi="Times New Roman" w:cs="Times New Roman"/>
          <w:bCs/>
          <w:i/>
          <w:szCs w:val="22"/>
          <w:lang w:val="en-US"/>
        </w:rPr>
        <w:t>omputer</w:t>
      </w:r>
      <w:r w:rsidR="0033428E">
        <w:rPr>
          <w:rFonts w:ascii="Times New Roman" w:hAnsi="Times New Roman" w:cs="Times New Roman"/>
          <w:bCs/>
          <w:i/>
          <w:szCs w:val="22"/>
        </w:rPr>
        <w:t xml:space="preserve"> </w:t>
      </w:r>
      <w:r w:rsidR="00B34F8C" w:rsidRPr="00B34F8C">
        <w:rPr>
          <w:rFonts w:ascii="Times New Roman" w:hAnsi="Times New Roman" w:cs="Times New Roman"/>
          <w:bCs/>
          <w:i/>
          <w:szCs w:val="22"/>
          <w:lang w:val="en-US"/>
        </w:rPr>
        <w:t>at</w:t>
      </w:r>
      <w:r w:rsidR="0033428E">
        <w:rPr>
          <w:rFonts w:ascii="Times New Roman" w:hAnsi="Times New Roman" w:cs="Times New Roman"/>
          <w:bCs/>
          <w:i/>
          <w:szCs w:val="22"/>
        </w:rPr>
        <w:t xml:space="preserve"> </w:t>
      </w:r>
      <w:r w:rsidR="00B34F8C" w:rsidRPr="00B34F8C">
        <w:rPr>
          <w:rFonts w:ascii="Times New Roman" w:hAnsi="Times New Roman" w:cs="Times New Roman"/>
          <w:bCs/>
          <w:i/>
          <w:szCs w:val="22"/>
          <w:lang w:val="en-US"/>
        </w:rPr>
        <w:t>home</w:t>
      </w:r>
      <w:r w:rsidR="00CB693A">
        <w:rPr>
          <w:rFonts w:ascii="Times New Roman" w:hAnsi="Times New Roman" w:cs="Times New Roman"/>
          <w:szCs w:val="22"/>
        </w:rPr>
        <w:t xml:space="preserve"> </w:t>
      </w:r>
      <w:r w:rsidR="00B34F8C">
        <w:rPr>
          <w:rFonts w:ascii="Times New Roman" w:hAnsi="Times New Roman" w:cs="Times New Roman"/>
          <w:szCs w:val="22"/>
        </w:rPr>
        <w:t>τα 93</w:t>
      </w:r>
      <w:r w:rsidR="00CF3AA0">
        <w:rPr>
          <w:rFonts w:ascii="Times New Roman" w:hAnsi="Times New Roman" w:cs="Times New Roman"/>
          <w:szCs w:val="22"/>
        </w:rPr>
        <w:t xml:space="preserve"> ερευνητικά υποκείμενα απάντησαν ότι έχουν υπολογιστή ενώ τα υπόλοιπα 3</w:t>
      </w:r>
      <w:r w:rsidR="00E778B5">
        <w:rPr>
          <w:rFonts w:ascii="Times New Roman" w:hAnsi="Times New Roman" w:cs="Times New Roman"/>
          <w:szCs w:val="22"/>
        </w:rPr>
        <w:t>4</w:t>
      </w:r>
      <w:r w:rsidR="00DF50D8">
        <w:rPr>
          <w:rFonts w:ascii="Times New Roman" w:hAnsi="Times New Roman" w:cs="Times New Roman"/>
          <w:szCs w:val="22"/>
        </w:rPr>
        <w:t xml:space="preserve"> ότι δεν έχουν. Στη</w:t>
      </w:r>
      <w:r w:rsidR="00CF3AA0">
        <w:rPr>
          <w:rFonts w:ascii="Times New Roman" w:hAnsi="Times New Roman" w:cs="Times New Roman"/>
          <w:szCs w:val="22"/>
        </w:rPr>
        <w:t xml:space="preserve"> μεταβλητή </w:t>
      </w:r>
      <w:r w:rsidR="0033428E">
        <w:rPr>
          <w:rFonts w:ascii="Times New Roman" w:hAnsi="Times New Roman" w:cs="Times New Roman"/>
          <w:bCs/>
          <w:i/>
          <w:szCs w:val="22"/>
          <w:lang w:val="en-US"/>
        </w:rPr>
        <w:t>i</w:t>
      </w:r>
      <w:r w:rsidR="00CF3AA0" w:rsidRPr="00CF3AA0">
        <w:rPr>
          <w:rFonts w:ascii="Times New Roman" w:hAnsi="Times New Roman" w:cs="Times New Roman"/>
          <w:bCs/>
          <w:i/>
          <w:szCs w:val="22"/>
          <w:lang w:val="en-US"/>
        </w:rPr>
        <w:t>nternet</w:t>
      </w:r>
      <w:r w:rsidR="0033428E" w:rsidRPr="0033428E">
        <w:rPr>
          <w:rFonts w:ascii="Times New Roman" w:hAnsi="Times New Roman" w:cs="Times New Roman"/>
          <w:bCs/>
          <w:i/>
          <w:szCs w:val="22"/>
        </w:rPr>
        <w:t xml:space="preserve"> </w:t>
      </w:r>
      <w:r w:rsidR="00CF3AA0" w:rsidRPr="00CF3AA0">
        <w:rPr>
          <w:rFonts w:ascii="Times New Roman" w:hAnsi="Times New Roman" w:cs="Times New Roman"/>
          <w:bCs/>
          <w:i/>
          <w:szCs w:val="22"/>
          <w:lang w:val="en-US"/>
        </w:rPr>
        <w:t>at</w:t>
      </w:r>
      <w:r w:rsidR="0033428E" w:rsidRPr="0033428E">
        <w:rPr>
          <w:rFonts w:ascii="Times New Roman" w:hAnsi="Times New Roman" w:cs="Times New Roman"/>
          <w:bCs/>
          <w:i/>
          <w:szCs w:val="22"/>
        </w:rPr>
        <w:t xml:space="preserve"> </w:t>
      </w:r>
      <w:r w:rsidR="00CF3AA0" w:rsidRPr="00CF3AA0">
        <w:rPr>
          <w:rFonts w:ascii="Times New Roman" w:hAnsi="Times New Roman" w:cs="Times New Roman"/>
          <w:bCs/>
          <w:i/>
          <w:szCs w:val="22"/>
          <w:lang w:val="en-US"/>
        </w:rPr>
        <w:t>home</w:t>
      </w:r>
      <w:r w:rsidR="00B34F8C">
        <w:rPr>
          <w:rFonts w:ascii="Times New Roman" w:hAnsi="Times New Roman" w:cs="Times New Roman"/>
          <w:szCs w:val="22"/>
        </w:rPr>
        <w:t xml:space="preserve"> </w:t>
      </w:r>
      <w:r w:rsidR="00CF3AA0">
        <w:rPr>
          <w:rFonts w:ascii="Times New Roman" w:hAnsi="Times New Roman" w:cs="Times New Roman"/>
          <w:szCs w:val="22"/>
        </w:rPr>
        <w:t xml:space="preserve">τα 76 ερευνητικά υποκείμενα απάντησαν ότι έχουν δίκτυο στο σπίτι τους ενώ τα 51 όχι. Στη μεταβλητή </w:t>
      </w:r>
      <w:r w:rsidR="0033428E">
        <w:rPr>
          <w:rFonts w:ascii="Times New Roman" w:hAnsi="Times New Roman" w:cs="Times New Roman"/>
          <w:bCs/>
          <w:i/>
          <w:szCs w:val="22"/>
          <w:lang w:val="en-US"/>
        </w:rPr>
        <w:t>c</w:t>
      </w:r>
      <w:r w:rsidR="00CF3AA0" w:rsidRPr="00CF3AA0">
        <w:rPr>
          <w:rFonts w:ascii="Times New Roman" w:hAnsi="Times New Roman" w:cs="Times New Roman"/>
          <w:bCs/>
          <w:i/>
          <w:szCs w:val="22"/>
          <w:lang w:val="en-US"/>
        </w:rPr>
        <w:t>omputer</w:t>
      </w:r>
      <w:r w:rsidR="0033428E" w:rsidRPr="0033428E">
        <w:rPr>
          <w:rFonts w:ascii="Times New Roman" w:hAnsi="Times New Roman" w:cs="Times New Roman"/>
          <w:bCs/>
          <w:i/>
          <w:szCs w:val="22"/>
        </w:rPr>
        <w:t xml:space="preserve"> </w:t>
      </w:r>
      <w:r w:rsidR="00CF3AA0" w:rsidRPr="00CF3AA0">
        <w:rPr>
          <w:rFonts w:ascii="Times New Roman" w:hAnsi="Times New Roman" w:cs="Times New Roman"/>
          <w:bCs/>
          <w:i/>
          <w:szCs w:val="22"/>
          <w:lang w:val="en-US"/>
        </w:rPr>
        <w:t>use</w:t>
      </w:r>
      <w:r w:rsidR="0033428E" w:rsidRPr="0033428E">
        <w:rPr>
          <w:rFonts w:ascii="Times New Roman" w:hAnsi="Times New Roman" w:cs="Times New Roman"/>
          <w:bCs/>
          <w:i/>
          <w:szCs w:val="22"/>
        </w:rPr>
        <w:t xml:space="preserve"> </w:t>
      </w:r>
      <w:r w:rsidR="00CF3AA0" w:rsidRPr="00CF3AA0">
        <w:rPr>
          <w:rFonts w:ascii="Times New Roman" w:hAnsi="Times New Roman" w:cs="Times New Roman"/>
          <w:bCs/>
          <w:i/>
          <w:szCs w:val="22"/>
          <w:lang w:val="en-US"/>
        </w:rPr>
        <w:t>per</w:t>
      </w:r>
      <w:r w:rsidR="0033428E" w:rsidRPr="0033428E">
        <w:rPr>
          <w:rFonts w:ascii="Times New Roman" w:hAnsi="Times New Roman" w:cs="Times New Roman"/>
          <w:bCs/>
          <w:i/>
          <w:szCs w:val="22"/>
        </w:rPr>
        <w:t xml:space="preserve"> </w:t>
      </w:r>
      <w:r w:rsidR="00CF3AA0" w:rsidRPr="00CF3AA0">
        <w:rPr>
          <w:rFonts w:ascii="Times New Roman" w:hAnsi="Times New Roman" w:cs="Times New Roman"/>
          <w:bCs/>
          <w:i/>
          <w:szCs w:val="22"/>
          <w:lang w:val="en-US"/>
        </w:rPr>
        <w:t>week</w:t>
      </w:r>
      <w:r w:rsidR="00CF3AA0">
        <w:rPr>
          <w:rFonts w:ascii="Times New Roman" w:hAnsi="Times New Roman" w:cs="Times New Roman"/>
          <w:bCs/>
          <w:szCs w:val="22"/>
        </w:rPr>
        <w:t xml:space="preserve"> </w:t>
      </w:r>
      <w:r w:rsidR="00E778B5">
        <w:rPr>
          <w:rFonts w:ascii="Times New Roman" w:hAnsi="Times New Roman" w:cs="Times New Roman"/>
          <w:bCs/>
          <w:szCs w:val="22"/>
        </w:rPr>
        <w:t xml:space="preserve">, </w:t>
      </w:r>
      <w:r w:rsidR="00CF3AA0">
        <w:rPr>
          <w:rFonts w:ascii="Times New Roman" w:hAnsi="Times New Roman" w:cs="Times New Roman"/>
          <w:bCs/>
          <w:szCs w:val="22"/>
        </w:rPr>
        <w:t>43 άτομα απάντησαν ότι χρησιμοποιούν τον υπολογιστή 0-1 ώρες την εβδομάδα, 35 άτομα ότι χρησιμοποιούν τον υπολογιστή 2-4 ώρες, 42 άτομα ότι χρησιμοποιούν τον υπολογιστή 5-8 ώρες και 7 ά</w:t>
      </w:r>
      <w:r w:rsidR="007868E3">
        <w:rPr>
          <w:rFonts w:ascii="Times New Roman" w:hAnsi="Times New Roman" w:cs="Times New Roman"/>
          <w:bCs/>
          <w:szCs w:val="22"/>
        </w:rPr>
        <w:t xml:space="preserve">τομα ότι τον χρησιμοποιούν </w:t>
      </w:r>
      <w:r w:rsidR="00CF3AA0">
        <w:rPr>
          <w:rFonts w:ascii="Times New Roman" w:hAnsi="Times New Roman" w:cs="Times New Roman"/>
          <w:bCs/>
          <w:szCs w:val="22"/>
        </w:rPr>
        <w:t>από 9 ώρες</w:t>
      </w:r>
      <w:r w:rsidR="007868E3">
        <w:rPr>
          <w:rFonts w:ascii="Times New Roman" w:hAnsi="Times New Roman" w:cs="Times New Roman"/>
          <w:bCs/>
          <w:szCs w:val="22"/>
        </w:rPr>
        <w:t xml:space="preserve"> και πάνω</w:t>
      </w:r>
      <w:r w:rsidR="00CF3AA0">
        <w:rPr>
          <w:rFonts w:ascii="Times New Roman" w:hAnsi="Times New Roman" w:cs="Times New Roman"/>
          <w:bCs/>
          <w:szCs w:val="22"/>
        </w:rPr>
        <w:t xml:space="preserve"> την εβδομάδα. Στη μεταβλητή </w:t>
      </w:r>
      <w:r w:rsidR="0033428E">
        <w:rPr>
          <w:rFonts w:ascii="Times New Roman" w:hAnsi="Times New Roman" w:cs="Times New Roman"/>
          <w:bCs/>
          <w:i/>
          <w:szCs w:val="22"/>
          <w:lang w:val="en-US"/>
        </w:rPr>
        <w:t>e</w:t>
      </w:r>
      <w:r w:rsidR="00CF3AA0" w:rsidRPr="00CF3AA0">
        <w:rPr>
          <w:rFonts w:ascii="Times New Roman" w:hAnsi="Times New Roman" w:cs="Times New Roman"/>
          <w:bCs/>
          <w:i/>
          <w:szCs w:val="22"/>
          <w:lang w:val="en-US"/>
        </w:rPr>
        <w:t>ase</w:t>
      </w:r>
      <w:r w:rsidR="0033428E" w:rsidRPr="0033428E">
        <w:rPr>
          <w:rFonts w:ascii="Times New Roman" w:hAnsi="Times New Roman" w:cs="Times New Roman"/>
          <w:bCs/>
          <w:i/>
          <w:szCs w:val="22"/>
        </w:rPr>
        <w:t xml:space="preserve"> </w:t>
      </w:r>
      <w:r w:rsidR="00CF3AA0" w:rsidRPr="00CF3AA0">
        <w:rPr>
          <w:rFonts w:ascii="Times New Roman" w:hAnsi="Times New Roman" w:cs="Times New Roman"/>
          <w:bCs/>
          <w:i/>
          <w:szCs w:val="22"/>
          <w:lang w:val="en-US"/>
        </w:rPr>
        <w:t>of</w:t>
      </w:r>
      <w:r w:rsidR="0033428E" w:rsidRPr="0033428E">
        <w:rPr>
          <w:rFonts w:ascii="Times New Roman" w:hAnsi="Times New Roman" w:cs="Times New Roman"/>
          <w:bCs/>
          <w:i/>
          <w:szCs w:val="22"/>
        </w:rPr>
        <w:t xml:space="preserve"> </w:t>
      </w:r>
      <w:r w:rsidR="00CF3AA0" w:rsidRPr="00CF3AA0">
        <w:rPr>
          <w:rFonts w:ascii="Times New Roman" w:hAnsi="Times New Roman" w:cs="Times New Roman"/>
          <w:bCs/>
          <w:i/>
          <w:szCs w:val="22"/>
          <w:lang w:val="en-US"/>
        </w:rPr>
        <w:t>moodle</w:t>
      </w:r>
      <w:r w:rsidR="0033428E" w:rsidRPr="0033428E">
        <w:rPr>
          <w:rFonts w:ascii="Times New Roman" w:hAnsi="Times New Roman" w:cs="Times New Roman"/>
          <w:bCs/>
          <w:i/>
          <w:szCs w:val="22"/>
        </w:rPr>
        <w:t xml:space="preserve"> </w:t>
      </w:r>
      <w:r w:rsidR="00CF3AA0" w:rsidRPr="00CF3AA0">
        <w:rPr>
          <w:rFonts w:ascii="Times New Roman" w:hAnsi="Times New Roman" w:cs="Times New Roman"/>
          <w:bCs/>
          <w:i/>
          <w:szCs w:val="22"/>
          <w:lang w:val="en-US"/>
        </w:rPr>
        <w:t>use</w:t>
      </w:r>
      <w:r w:rsidR="0033428E" w:rsidRPr="0033428E">
        <w:rPr>
          <w:rFonts w:ascii="Times New Roman" w:hAnsi="Times New Roman" w:cs="Times New Roman"/>
          <w:bCs/>
          <w:i/>
          <w:szCs w:val="22"/>
        </w:rPr>
        <w:t xml:space="preserve"> </w:t>
      </w:r>
      <w:r w:rsidR="00CF3AA0" w:rsidRPr="00CF3AA0">
        <w:rPr>
          <w:rFonts w:ascii="Times New Roman" w:hAnsi="Times New Roman" w:cs="Times New Roman"/>
          <w:bCs/>
          <w:i/>
          <w:szCs w:val="22"/>
          <w:lang w:val="en-US"/>
        </w:rPr>
        <w:t>perceptions</w:t>
      </w:r>
      <w:r w:rsidR="0033428E">
        <w:rPr>
          <w:rFonts w:ascii="Times New Roman" w:hAnsi="Times New Roman" w:cs="Times New Roman"/>
          <w:bCs/>
          <w:i/>
          <w:szCs w:val="22"/>
        </w:rPr>
        <w:t>,</w:t>
      </w:r>
      <w:r w:rsidR="0033428E" w:rsidRPr="0033428E">
        <w:rPr>
          <w:rFonts w:ascii="Times New Roman" w:hAnsi="Times New Roman" w:cs="Times New Roman"/>
          <w:bCs/>
          <w:i/>
          <w:szCs w:val="22"/>
        </w:rPr>
        <w:t xml:space="preserve"> </w:t>
      </w:r>
      <w:r w:rsidR="007C6812">
        <w:rPr>
          <w:rFonts w:ascii="Times New Roman" w:hAnsi="Times New Roman" w:cs="Times New Roman"/>
          <w:bCs/>
          <w:szCs w:val="22"/>
        </w:rPr>
        <w:t xml:space="preserve">1 άτομο απάντησε ότι δεν έχει πολύ καλή </w:t>
      </w:r>
      <w:r w:rsidR="007C6812">
        <w:rPr>
          <w:rFonts w:ascii="Times New Roman" w:hAnsi="Times New Roman" w:cs="Times New Roman"/>
          <w:szCs w:val="22"/>
        </w:rPr>
        <w:t>αντίληψη</w:t>
      </w:r>
      <w:r w:rsidR="00E778B5">
        <w:rPr>
          <w:rFonts w:ascii="Times New Roman" w:hAnsi="Times New Roman" w:cs="Times New Roman"/>
          <w:szCs w:val="22"/>
        </w:rPr>
        <w:t xml:space="preserve"> </w:t>
      </w:r>
      <w:r w:rsidR="00DF50D8">
        <w:rPr>
          <w:rFonts w:ascii="Times New Roman" w:hAnsi="Times New Roman" w:cs="Times New Roman"/>
          <w:szCs w:val="22"/>
        </w:rPr>
        <w:t>για τη</w:t>
      </w:r>
      <w:r w:rsidR="007C6812">
        <w:rPr>
          <w:rFonts w:ascii="Times New Roman" w:hAnsi="Times New Roman" w:cs="Times New Roman"/>
          <w:szCs w:val="22"/>
        </w:rPr>
        <w:t xml:space="preserve"> χρηστικότητα του συστήματος </w:t>
      </w:r>
      <w:r w:rsidR="00214793">
        <w:rPr>
          <w:rFonts w:ascii="Times New Roman" w:hAnsi="Times New Roman" w:cs="Times New Roman"/>
          <w:szCs w:val="22"/>
          <w:lang w:val="en-US"/>
        </w:rPr>
        <w:t>M</w:t>
      </w:r>
      <w:r w:rsidR="007C6812">
        <w:rPr>
          <w:rFonts w:ascii="Times New Roman" w:hAnsi="Times New Roman" w:cs="Times New Roman"/>
          <w:szCs w:val="22"/>
          <w:lang w:val="en-US"/>
        </w:rPr>
        <w:t>oodle</w:t>
      </w:r>
      <w:r w:rsidR="007C6812">
        <w:rPr>
          <w:rFonts w:ascii="Times New Roman" w:hAnsi="Times New Roman" w:cs="Times New Roman"/>
          <w:szCs w:val="22"/>
        </w:rPr>
        <w:t>, 30 άτο</w:t>
      </w:r>
      <w:r w:rsidR="00DF50D8">
        <w:rPr>
          <w:rFonts w:ascii="Times New Roman" w:hAnsi="Times New Roman" w:cs="Times New Roman"/>
          <w:szCs w:val="22"/>
        </w:rPr>
        <w:t>μα έχουν μέτρια αντίληψη για τη</w:t>
      </w:r>
      <w:r w:rsidR="007C6812">
        <w:rPr>
          <w:rFonts w:ascii="Times New Roman" w:hAnsi="Times New Roman" w:cs="Times New Roman"/>
          <w:szCs w:val="22"/>
        </w:rPr>
        <w:t xml:space="preserve"> χρηστικότητα του, 64 άτομα έχουν αρκετά καλή αντίληψη για τη χρηστικότητα του και </w:t>
      </w:r>
      <w:r w:rsidR="00927F6B">
        <w:rPr>
          <w:rFonts w:ascii="Times New Roman" w:hAnsi="Times New Roman" w:cs="Times New Roman"/>
          <w:szCs w:val="22"/>
        </w:rPr>
        <w:t xml:space="preserve">και τα υπόλοιπα 32 </w:t>
      </w:r>
      <w:r w:rsidR="007C6812">
        <w:rPr>
          <w:rFonts w:ascii="Times New Roman" w:hAnsi="Times New Roman" w:cs="Times New Roman"/>
          <w:szCs w:val="22"/>
        </w:rPr>
        <w:t>έχουν την καλύτερη αντίληψη για τη χρηστικότητα του.</w:t>
      </w:r>
    </w:p>
    <w:p w14:paraId="3D3AE922" w14:textId="433C611F" w:rsidR="007C6812" w:rsidRDefault="00DF50D8" w:rsidP="001E7414">
      <w:pPr>
        <w:spacing w:before="240" w:line="360" w:lineRule="auto"/>
        <w:ind w:firstLine="284"/>
        <w:contextualSpacing w:val="0"/>
        <w:jc w:val="both"/>
        <w:rPr>
          <w:rFonts w:ascii="Times New Roman" w:hAnsi="Times New Roman" w:cs="Times New Roman"/>
          <w:szCs w:val="22"/>
        </w:rPr>
      </w:pPr>
      <w:r>
        <w:rPr>
          <w:rFonts w:ascii="Times New Roman" w:hAnsi="Times New Roman" w:cs="Times New Roman"/>
          <w:szCs w:val="22"/>
        </w:rPr>
        <w:t>Στη</w:t>
      </w:r>
      <w:r w:rsidR="007C6812" w:rsidRPr="007C6812">
        <w:rPr>
          <w:rFonts w:ascii="Times New Roman" w:hAnsi="Times New Roman" w:cs="Times New Roman"/>
          <w:szCs w:val="22"/>
        </w:rPr>
        <w:t xml:space="preserve"> </w:t>
      </w:r>
      <w:r w:rsidR="007C6812">
        <w:rPr>
          <w:rFonts w:ascii="Times New Roman" w:hAnsi="Times New Roman" w:cs="Times New Roman"/>
          <w:szCs w:val="22"/>
        </w:rPr>
        <w:t>μεταβλητή</w:t>
      </w:r>
      <w:r w:rsidR="007C6812" w:rsidRPr="007C6812">
        <w:rPr>
          <w:rFonts w:ascii="Times New Roman" w:hAnsi="Times New Roman" w:cs="Times New Roman"/>
          <w:szCs w:val="22"/>
        </w:rPr>
        <w:t xml:space="preserve"> </w:t>
      </w:r>
      <w:r w:rsidR="0033428E">
        <w:rPr>
          <w:rFonts w:ascii="Times New Roman" w:hAnsi="Times New Roman" w:cs="Times New Roman"/>
          <w:bCs/>
          <w:i/>
          <w:szCs w:val="22"/>
          <w:lang w:val="en-US"/>
        </w:rPr>
        <w:t>m</w:t>
      </w:r>
      <w:r w:rsidR="007C6812" w:rsidRPr="007C6812">
        <w:rPr>
          <w:rFonts w:ascii="Times New Roman" w:hAnsi="Times New Roman" w:cs="Times New Roman"/>
          <w:bCs/>
          <w:i/>
          <w:szCs w:val="22"/>
          <w:lang w:val="en-US"/>
        </w:rPr>
        <w:t>oodle</w:t>
      </w:r>
      <w:r w:rsidR="0033428E" w:rsidRPr="0033428E">
        <w:rPr>
          <w:rFonts w:ascii="Times New Roman" w:hAnsi="Times New Roman" w:cs="Times New Roman"/>
          <w:bCs/>
          <w:i/>
          <w:szCs w:val="22"/>
        </w:rPr>
        <w:t xml:space="preserve"> </w:t>
      </w:r>
      <w:r w:rsidR="007C6812" w:rsidRPr="007C6812">
        <w:rPr>
          <w:rFonts w:ascii="Times New Roman" w:hAnsi="Times New Roman" w:cs="Times New Roman"/>
          <w:bCs/>
          <w:i/>
          <w:szCs w:val="22"/>
          <w:lang w:val="en-US"/>
        </w:rPr>
        <w:t>use</w:t>
      </w:r>
      <w:r w:rsidR="0033428E" w:rsidRPr="0033428E">
        <w:rPr>
          <w:rFonts w:ascii="Times New Roman" w:hAnsi="Times New Roman" w:cs="Times New Roman"/>
          <w:bCs/>
          <w:i/>
          <w:szCs w:val="22"/>
        </w:rPr>
        <w:t xml:space="preserve"> </w:t>
      </w:r>
      <w:r w:rsidR="007C6812" w:rsidRPr="007C6812">
        <w:rPr>
          <w:rFonts w:ascii="Times New Roman" w:hAnsi="Times New Roman" w:cs="Times New Roman"/>
          <w:bCs/>
          <w:i/>
          <w:szCs w:val="22"/>
          <w:lang w:val="en-US"/>
        </w:rPr>
        <w:t>capability</w:t>
      </w:r>
      <w:r w:rsidR="0033428E" w:rsidRPr="0033428E">
        <w:rPr>
          <w:rFonts w:ascii="Times New Roman" w:hAnsi="Times New Roman" w:cs="Times New Roman"/>
          <w:bCs/>
          <w:i/>
          <w:szCs w:val="22"/>
        </w:rPr>
        <w:t xml:space="preserve"> </w:t>
      </w:r>
      <w:r w:rsidR="007C6812" w:rsidRPr="007C6812">
        <w:rPr>
          <w:rFonts w:ascii="Times New Roman" w:hAnsi="Times New Roman" w:cs="Times New Roman"/>
          <w:bCs/>
          <w:i/>
          <w:szCs w:val="22"/>
          <w:lang w:val="en-US"/>
        </w:rPr>
        <w:t>perceptions</w:t>
      </w:r>
      <w:r w:rsidR="00330799">
        <w:rPr>
          <w:rFonts w:ascii="Times New Roman" w:hAnsi="Times New Roman" w:cs="Times New Roman"/>
          <w:bCs/>
          <w:i/>
          <w:szCs w:val="22"/>
        </w:rPr>
        <w:t xml:space="preserve">, </w:t>
      </w:r>
      <w:r w:rsidR="007C6812">
        <w:rPr>
          <w:rFonts w:ascii="Times New Roman" w:hAnsi="Times New Roman" w:cs="Times New Roman"/>
          <w:bCs/>
          <w:szCs w:val="22"/>
        </w:rPr>
        <w:t>9 φοιτητές</w:t>
      </w:r>
      <w:r w:rsidR="007C6812">
        <w:rPr>
          <w:rFonts w:ascii="Times New Roman" w:hAnsi="Times New Roman" w:cs="Times New Roman"/>
          <w:szCs w:val="22"/>
        </w:rPr>
        <w:t xml:space="preserve"> θεωρούσαν ότι ήταν λίγο ικανοί χρησιμοποιώντας το </w:t>
      </w:r>
      <w:r w:rsidR="00214793">
        <w:rPr>
          <w:rFonts w:ascii="Times New Roman" w:hAnsi="Times New Roman" w:cs="Times New Roman"/>
          <w:szCs w:val="22"/>
          <w:lang w:val="en-US"/>
        </w:rPr>
        <w:t>M</w:t>
      </w:r>
      <w:r w:rsidR="007C6812">
        <w:rPr>
          <w:rFonts w:ascii="Times New Roman" w:hAnsi="Times New Roman" w:cs="Times New Roman"/>
          <w:szCs w:val="22"/>
          <w:lang w:val="en-US"/>
        </w:rPr>
        <w:t>oodle</w:t>
      </w:r>
      <w:r w:rsidR="007C6812">
        <w:rPr>
          <w:rFonts w:ascii="Times New Roman" w:hAnsi="Times New Roman" w:cs="Times New Roman"/>
          <w:szCs w:val="22"/>
        </w:rPr>
        <w:t xml:space="preserve"> κατά τη διάρκεια του εξαμήνου, 46 φοιτητές αισθάνονταν ότι ήταν πολύ ικανοί χρησιμοποιώντας το </w:t>
      </w:r>
      <w:r w:rsidR="00214793">
        <w:rPr>
          <w:rFonts w:ascii="Times New Roman" w:hAnsi="Times New Roman" w:cs="Times New Roman"/>
          <w:szCs w:val="22"/>
          <w:lang w:val="en-US"/>
        </w:rPr>
        <w:t>M</w:t>
      </w:r>
      <w:r w:rsidR="007C6812">
        <w:rPr>
          <w:rFonts w:ascii="Times New Roman" w:hAnsi="Times New Roman" w:cs="Times New Roman"/>
          <w:szCs w:val="22"/>
          <w:lang w:val="en-US"/>
        </w:rPr>
        <w:t>oodle</w:t>
      </w:r>
      <w:r w:rsidR="007C6812">
        <w:rPr>
          <w:rFonts w:ascii="Times New Roman" w:hAnsi="Times New Roman" w:cs="Times New Roman"/>
          <w:szCs w:val="22"/>
        </w:rPr>
        <w:t xml:space="preserve"> και οι υπόλοιποι 72 φοιτητές αισθάνονταν</w:t>
      </w:r>
      <w:r>
        <w:rPr>
          <w:rFonts w:ascii="Times New Roman" w:hAnsi="Times New Roman" w:cs="Times New Roman"/>
          <w:szCs w:val="22"/>
        </w:rPr>
        <w:t xml:space="preserve"> ότι ήταν πάρα πολύ ικανοί. Στη</w:t>
      </w:r>
      <w:r w:rsidR="007C6812">
        <w:rPr>
          <w:rFonts w:ascii="Times New Roman" w:hAnsi="Times New Roman" w:cs="Times New Roman"/>
          <w:szCs w:val="22"/>
        </w:rPr>
        <w:t xml:space="preserve"> μεταβλητή  </w:t>
      </w:r>
      <w:r w:rsidR="0033428E">
        <w:rPr>
          <w:rFonts w:ascii="Times New Roman" w:hAnsi="Times New Roman" w:cs="Times New Roman"/>
          <w:bCs/>
          <w:i/>
          <w:szCs w:val="22"/>
          <w:lang w:val="en-US"/>
        </w:rPr>
        <w:t>a</w:t>
      </w:r>
      <w:r w:rsidR="007C6812" w:rsidRPr="007C6812">
        <w:rPr>
          <w:rFonts w:ascii="Times New Roman" w:hAnsi="Times New Roman" w:cs="Times New Roman"/>
          <w:bCs/>
          <w:i/>
          <w:szCs w:val="22"/>
          <w:lang w:val="en-US"/>
        </w:rPr>
        <w:t>ttitude</w:t>
      </w:r>
      <w:r w:rsidR="0033428E" w:rsidRPr="0033428E">
        <w:rPr>
          <w:rFonts w:ascii="Times New Roman" w:hAnsi="Times New Roman" w:cs="Times New Roman"/>
          <w:bCs/>
          <w:i/>
          <w:szCs w:val="22"/>
        </w:rPr>
        <w:t xml:space="preserve"> </w:t>
      </w:r>
      <w:r w:rsidR="007C6812" w:rsidRPr="007C6812">
        <w:rPr>
          <w:rFonts w:ascii="Times New Roman" w:hAnsi="Times New Roman" w:cs="Times New Roman"/>
          <w:bCs/>
          <w:i/>
          <w:szCs w:val="22"/>
          <w:lang w:val="en-US"/>
        </w:rPr>
        <w:t>about</w:t>
      </w:r>
      <w:r w:rsidR="0033428E" w:rsidRPr="0033428E">
        <w:rPr>
          <w:rFonts w:ascii="Times New Roman" w:hAnsi="Times New Roman" w:cs="Times New Roman"/>
          <w:bCs/>
          <w:i/>
          <w:szCs w:val="22"/>
        </w:rPr>
        <w:t xml:space="preserve"> </w:t>
      </w:r>
      <w:r w:rsidR="00A77AD0">
        <w:rPr>
          <w:rFonts w:ascii="Times New Roman" w:hAnsi="Times New Roman" w:cs="Times New Roman"/>
          <w:bCs/>
          <w:i/>
          <w:szCs w:val="22"/>
          <w:lang w:val="en-US"/>
        </w:rPr>
        <w:t>m</w:t>
      </w:r>
      <w:r w:rsidR="007C6812" w:rsidRPr="007C6812">
        <w:rPr>
          <w:rFonts w:ascii="Times New Roman" w:hAnsi="Times New Roman" w:cs="Times New Roman"/>
          <w:bCs/>
          <w:i/>
          <w:szCs w:val="22"/>
          <w:lang w:val="en-US"/>
        </w:rPr>
        <w:t>oodle</w:t>
      </w:r>
      <w:r w:rsidR="007C6812">
        <w:rPr>
          <w:rFonts w:ascii="Times New Roman" w:hAnsi="Times New Roman" w:cs="Times New Roman"/>
          <w:bCs/>
          <w:szCs w:val="22"/>
        </w:rPr>
        <w:t xml:space="preserve">, 1 φοιτητής έχει μέτρια </w:t>
      </w:r>
      <w:r w:rsidR="007C6812">
        <w:rPr>
          <w:rFonts w:ascii="Times New Roman" w:hAnsi="Times New Roman" w:cs="Times New Roman"/>
          <w:szCs w:val="22"/>
        </w:rPr>
        <w:t xml:space="preserve">στάση απέναντι στο σύστημα </w:t>
      </w:r>
      <w:r w:rsidR="00214793">
        <w:rPr>
          <w:rFonts w:ascii="Times New Roman" w:hAnsi="Times New Roman" w:cs="Times New Roman"/>
          <w:szCs w:val="22"/>
          <w:lang w:val="en-US"/>
        </w:rPr>
        <w:t>M</w:t>
      </w:r>
      <w:r w:rsidR="007C6812">
        <w:rPr>
          <w:rFonts w:ascii="Times New Roman" w:hAnsi="Times New Roman" w:cs="Times New Roman"/>
          <w:szCs w:val="22"/>
          <w:lang w:val="en-US"/>
        </w:rPr>
        <w:t>oodle</w:t>
      </w:r>
      <w:r w:rsidR="007C6812">
        <w:rPr>
          <w:rFonts w:ascii="Times New Roman" w:hAnsi="Times New Roman" w:cs="Times New Roman"/>
          <w:szCs w:val="22"/>
        </w:rPr>
        <w:t>, 92 έχουν αρκετά καλή σ</w:t>
      </w:r>
      <w:r w:rsidR="00D844BE">
        <w:rPr>
          <w:rFonts w:ascii="Times New Roman" w:hAnsi="Times New Roman" w:cs="Times New Roman"/>
          <w:szCs w:val="22"/>
        </w:rPr>
        <w:t>τάση απέναντι στο σύστημα και οι υπόλοιποι</w:t>
      </w:r>
      <w:r w:rsidR="007C6812">
        <w:rPr>
          <w:rFonts w:ascii="Times New Roman" w:hAnsi="Times New Roman" w:cs="Times New Roman"/>
          <w:szCs w:val="22"/>
        </w:rPr>
        <w:t xml:space="preserve"> 34 έχουν την καλύτερη στάση απέναντι στο σύστημα.</w:t>
      </w:r>
      <w:r w:rsidR="00326186">
        <w:rPr>
          <w:rFonts w:ascii="Times New Roman" w:hAnsi="Times New Roman" w:cs="Times New Roman"/>
          <w:szCs w:val="22"/>
        </w:rPr>
        <w:t xml:space="preserve"> Στη μεταβλητή </w:t>
      </w:r>
      <w:r w:rsidR="0033428E">
        <w:rPr>
          <w:rFonts w:ascii="Times New Roman" w:hAnsi="Times New Roman" w:cs="Times New Roman"/>
          <w:bCs/>
          <w:i/>
          <w:szCs w:val="22"/>
          <w:lang w:val="en-US"/>
        </w:rPr>
        <w:t>p</w:t>
      </w:r>
      <w:r w:rsidR="00326186" w:rsidRPr="00326186">
        <w:rPr>
          <w:rFonts w:ascii="Times New Roman" w:hAnsi="Times New Roman" w:cs="Times New Roman"/>
          <w:bCs/>
          <w:i/>
          <w:szCs w:val="22"/>
          <w:lang w:val="en-US"/>
        </w:rPr>
        <w:t>erceived</w:t>
      </w:r>
      <w:r w:rsidR="0033428E" w:rsidRPr="0033428E">
        <w:rPr>
          <w:rFonts w:ascii="Times New Roman" w:hAnsi="Times New Roman" w:cs="Times New Roman"/>
          <w:bCs/>
          <w:i/>
          <w:szCs w:val="22"/>
        </w:rPr>
        <w:t xml:space="preserve"> </w:t>
      </w:r>
      <w:r w:rsidR="0033428E">
        <w:rPr>
          <w:rFonts w:ascii="Times New Roman" w:hAnsi="Times New Roman" w:cs="Times New Roman"/>
          <w:bCs/>
          <w:i/>
          <w:szCs w:val="22"/>
          <w:lang w:val="en-US"/>
        </w:rPr>
        <w:t>m</w:t>
      </w:r>
      <w:r w:rsidR="00326186" w:rsidRPr="00326186">
        <w:rPr>
          <w:rFonts w:ascii="Times New Roman" w:hAnsi="Times New Roman" w:cs="Times New Roman"/>
          <w:bCs/>
          <w:i/>
          <w:szCs w:val="22"/>
          <w:lang w:val="en-US"/>
        </w:rPr>
        <w:t>oodle</w:t>
      </w:r>
      <w:r w:rsidR="0033428E" w:rsidRPr="0033428E">
        <w:rPr>
          <w:rFonts w:ascii="Times New Roman" w:hAnsi="Times New Roman" w:cs="Times New Roman"/>
          <w:bCs/>
          <w:i/>
          <w:szCs w:val="22"/>
        </w:rPr>
        <w:t xml:space="preserve"> </w:t>
      </w:r>
      <w:r w:rsidR="0033428E">
        <w:rPr>
          <w:rFonts w:ascii="Times New Roman" w:hAnsi="Times New Roman" w:cs="Times New Roman"/>
          <w:bCs/>
          <w:i/>
          <w:szCs w:val="22"/>
          <w:lang w:val="en-US"/>
        </w:rPr>
        <w:t>u</w:t>
      </w:r>
      <w:r w:rsidR="00326186" w:rsidRPr="00326186">
        <w:rPr>
          <w:rFonts w:ascii="Times New Roman" w:hAnsi="Times New Roman" w:cs="Times New Roman"/>
          <w:bCs/>
          <w:i/>
          <w:szCs w:val="22"/>
          <w:lang w:val="en-US"/>
        </w:rPr>
        <w:t>sefulness</w:t>
      </w:r>
      <w:r w:rsidR="0033428E" w:rsidRPr="0033428E">
        <w:rPr>
          <w:rFonts w:ascii="Times New Roman" w:hAnsi="Times New Roman" w:cs="Times New Roman"/>
          <w:bCs/>
          <w:i/>
          <w:szCs w:val="22"/>
        </w:rPr>
        <w:t xml:space="preserve"> </w:t>
      </w:r>
      <w:r w:rsidR="0033428E">
        <w:rPr>
          <w:rFonts w:ascii="Times New Roman" w:hAnsi="Times New Roman" w:cs="Times New Roman"/>
          <w:bCs/>
          <w:i/>
          <w:szCs w:val="22"/>
          <w:lang w:val="en-US"/>
        </w:rPr>
        <w:lastRenderedPageBreak/>
        <w:t>l</w:t>
      </w:r>
      <w:r w:rsidR="00326186" w:rsidRPr="00326186">
        <w:rPr>
          <w:rFonts w:ascii="Times New Roman" w:hAnsi="Times New Roman" w:cs="Times New Roman"/>
          <w:bCs/>
          <w:i/>
          <w:szCs w:val="22"/>
          <w:lang w:val="en-US"/>
        </w:rPr>
        <w:t>esson</w:t>
      </w:r>
      <w:r w:rsidR="00326186">
        <w:rPr>
          <w:b/>
          <w:bCs/>
          <w:sz w:val="18"/>
          <w:szCs w:val="18"/>
        </w:rPr>
        <w:t xml:space="preserve"> </w:t>
      </w:r>
      <w:r w:rsidR="00326186" w:rsidRPr="00326186">
        <w:rPr>
          <w:bCs/>
          <w:sz w:val="18"/>
          <w:szCs w:val="18"/>
        </w:rPr>
        <w:t xml:space="preserve">, </w:t>
      </w:r>
      <w:r w:rsidR="00326186" w:rsidRPr="00326186">
        <w:rPr>
          <w:rFonts w:ascii="Times New Roman" w:hAnsi="Times New Roman" w:cs="Times New Roman"/>
          <w:bCs/>
          <w:szCs w:val="22"/>
        </w:rPr>
        <w:t>6 άτομα</w:t>
      </w:r>
      <w:r w:rsidR="00326186">
        <w:rPr>
          <w:rFonts w:ascii="Times New Roman" w:hAnsi="Times New Roman" w:cs="Times New Roman"/>
          <w:b/>
          <w:bCs/>
          <w:szCs w:val="22"/>
        </w:rPr>
        <w:t xml:space="preserve"> </w:t>
      </w:r>
      <w:r w:rsidR="00326186">
        <w:rPr>
          <w:rFonts w:ascii="Times New Roman" w:hAnsi="Times New Roman" w:cs="Times New Roman"/>
          <w:szCs w:val="22"/>
        </w:rPr>
        <w:t xml:space="preserve">δεν έχουν πολύ καλή αντίληψη για τη χρησιμότητα των υλικών που παρέχονταν μέσα από το σύστημα </w:t>
      </w:r>
      <w:r w:rsidR="00214793">
        <w:rPr>
          <w:rFonts w:ascii="Times New Roman" w:hAnsi="Times New Roman" w:cs="Times New Roman"/>
          <w:szCs w:val="22"/>
          <w:lang w:val="en-US"/>
        </w:rPr>
        <w:t>M</w:t>
      </w:r>
      <w:r w:rsidR="00326186">
        <w:rPr>
          <w:rFonts w:ascii="Times New Roman" w:hAnsi="Times New Roman" w:cs="Times New Roman"/>
          <w:szCs w:val="22"/>
          <w:lang w:val="en-US"/>
        </w:rPr>
        <w:t>oodle</w:t>
      </w:r>
      <w:r w:rsidR="00326186">
        <w:rPr>
          <w:rFonts w:ascii="Times New Roman" w:hAnsi="Times New Roman" w:cs="Times New Roman"/>
          <w:szCs w:val="22"/>
        </w:rPr>
        <w:t>, 56 άτομα έχουν μέτρια αντίλη</w:t>
      </w:r>
      <w:r w:rsidR="00A77AD0">
        <w:rPr>
          <w:rFonts w:ascii="Times New Roman" w:hAnsi="Times New Roman" w:cs="Times New Roman"/>
          <w:szCs w:val="22"/>
        </w:rPr>
        <w:t>ψη</w:t>
      </w:r>
      <w:r w:rsidR="00326186">
        <w:rPr>
          <w:rFonts w:ascii="Times New Roman" w:hAnsi="Times New Roman" w:cs="Times New Roman"/>
          <w:szCs w:val="22"/>
        </w:rPr>
        <w:t>, 61 άτομα έχουν αρκετά καλή αντίληψη και τα υπόλοιπα 4 άτομα έχουν την καλύτερη αντίληψη για τη χρησιμότητα των υλικών αυτών.</w:t>
      </w:r>
    </w:p>
    <w:p w14:paraId="180E9E63" w14:textId="74874391" w:rsidR="00326186" w:rsidRDefault="00DF50D8" w:rsidP="001E7414">
      <w:pPr>
        <w:spacing w:before="240" w:line="360" w:lineRule="auto"/>
        <w:ind w:firstLine="284"/>
        <w:contextualSpacing w:val="0"/>
        <w:jc w:val="both"/>
        <w:rPr>
          <w:rFonts w:ascii="Times New Roman" w:hAnsi="Times New Roman" w:cs="Times New Roman"/>
          <w:szCs w:val="22"/>
        </w:rPr>
      </w:pPr>
      <w:r>
        <w:rPr>
          <w:rFonts w:ascii="Times New Roman" w:hAnsi="Times New Roman" w:cs="Times New Roman"/>
          <w:bCs/>
          <w:szCs w:val="22"/>
        </w:rPr>
        <w:t>Στη</w:t>
      </w:r>
      <w:r w:rsidR="007B7628">
        <w:rPr>
          <w:rFonts w:ascii="Times New Roman" w:hAnsi="Times New Roman" w:cs="Times New Roman"/>
          <w:bCs/>
          <w:szCs w:val="22"/>
        </w:rPr>
        <w:t xml:space="preserve"> μεταβλητή </w:t>
      </w:r>
      <w:r w:rsidR="0033428E">
        <w:rPr>
          <w:rFonts w:ascii="Times New Roman" w:hAnsi="Times New Roman" w:cs="Times New Roman"/>
          <w:bCs/>
          <w:i/>
          <w:szCs w:val="22"/>
          <w:lang w:val="en-US"/>
        </w:rPr>
        <w:t>p</w:t>
      </w:r>
      <w:r w:rsidR="007B7628" w:rsidRPr="007B7628">
        <w:rPr>
          <w:rFonts w:ascii="Times New Roman" w:hAnsi="Times New Roman" w:cs="Times New Roman"/>
          <w:bCs/>
          <w:i/>
          <w:szCs w:val="22"/>
          <w:lang w:val="en-US"/>
        </w:rPr>
        <w:t>erceived</w:t>
      </w:r>
      <w:r w:rsidR="0033428E" w:rsidRPr="0033428E">
        <w:rPr>
          <w:rFonts w:ascii="Times New Roman" w:hAnsi="Times New Roman" w:cs="Times New Roman"/>
          <w:bCs/>
          <w:i/>
          <w:szCs w:val="22"/>
        </w:rPr>
        <w:t xml:space="preserve"> </w:t>
      </w:r>
      <w:r w:rsidR="0033428E">
        <w:rPr>
          <w:rFonts w:ascii="Times New Roman" w:hAnsi="Times New Roman" w:cs="Times New Roman"/>
          <w:bCs/>
          <w:i/>
          <w:szCs w:val="22"/>
          <w:lang w:val="en-US"/>
        </w:rPr>
        <w:t>u</w:t>
      </w:r>
      <w:r w:rsidR="007B7628" w:rsidRPr="007B7628">
        <w:rPr>
          <w:rFonts w:ascii="Times New Roman" w:hAnsi="Times New Roman" w:cs="Times New Roman"/>
          <w:bCs/>
          <w:i/>
          <w:szCs w:val="22"/>
          <w:lang w:val="en-US"/>
        </w:rPr>
        <w:t>sefulness</w:t>
      </w:r>
      <w:r w:rsidR="0033428E" w:rsidRPr="0033428E">
        <w:rPr>
          <w:rFonts w:ascii="Times New Roman" w:hAnsi="Times New Roman" w:cs="Times New Roman"/>
          <w:bCs/>
          <w:i/>
          <w:szCs w:val="22"/>
        </w:rPr>
        <w:t xml:space="preserve"> </w:t>
      </w:r>
      <w:r w:rsidR="007B7628" w:rsidRPr="007B7628">
        <w:rPr>
          <w:rFonts w:ascii="Times New Roman" w:hAnsi="Times New Roman" w:cs="Times New Roman"/>
          <w:bCs/>
          <w:i/>
          <w:szCs w:val="22"/>
          <w:lang w:val="en-US"/>
        </w:rPr>
        <w:t>assignment</w:t>
      </w:r>
      <w:r w:rsidR="007B7628">
        <w:rPr>
          <w:rFonts w:ascii="Times New Roman" w:hAnsi="Times New Roman" w:cs="Times New Roman"/>
          <w:bCs/>
          <w:i/>
          <w:szCs w:val="22"/>
        </w:rPr>
        <w:t>,</w:t>
      </w:r>
      <w:r w:rsidR="007B7628">
        <w:rPr>
          <w:rFonts w:ascii="Times New Roman" w:hAnsi="Times New Roman" w:cs="Times New Roman"/>
          <w:bCs/>
          <w:szCs w:val="22"/>
        </w:rPr>
        <w:t xml:space="preserve"> 10 φοιτητές δεν έχουν πολύ καλή </w:t>
      </w:r>
      <w:r w:rsidR="007B7628">
        <w:rPr>
          <w:rFonts w:ascii="Times New Roman" w:hAnsi="Times New Roman" w:cs="Times New Roman"/>
          <w:bCs/>
          <w:i/>
          <w:szCs w:val="22"/>
        </w:rPr>
        <w:t xml:space="preserve"> </w:t>
      </w:r>
      <w:r w:rsidR="007B7628">
        <w:rPr>
          <w:rFonts w:ascii="Times New Roman" w:hAnsi="Times New Roman" w:cs="Times New Roman"/>
          <w:szCs w:val="22"/>
        </w:rPr>
        <w:t xml:space="preserve">αντίληψη για τη χρησιμότητα των εργασιών που δίνονταν μέσα από το σύστημα </w:t>
      </w:r>
      <w:r w:rsidR="00214793">
        <w:rPr>
          <w:rFonts w:ascii="Times New Roman" w:hAnsi="Times New Roman" w:cs="Times New Roman"/>
          <w:szCs w:val="22"/>
          <w:lang w:val="en-US"/>
        </w:rPr>
        <w:t>M</w:t>
      </w:r>
      <w:r w:rsidR="007B7628">
        <w:rPr>
          <w:rFonts w:ascii="Times New Roman" w:hAnsi="Times New Roman" w:cs="Times New Roman"/>
          <w:szCs w:val="22"/>
          <w:lang w:val="en-US"/>
        </w:rPr>
        <w:t>oodle</w:t>
      </w:r>
      <w:r w:rsidR="007B7628">
        <w:rPr>
          <w:rFonts w:ascii="Times New Roman" w:hAnsi="Times New Roman" w:cs="Times New Roman"/>
          <w:szCs w:val="22"/>
        </w:rPr>
        <w:t>, 57 φοιτητές έχουν μέτρια αντίληψη, 54 φοιτητές αρκετά καλή αντίληψη και οι υπόλοιποι 6 έχουν την καλύτερη αντίληψη για τη χρησιμότητα των</w:t>
      </w:r>
      <w:r w:rsidR="00F45043">
        <w:rPr>
          <w:rFonts w:ascii="Times New Roman" w:hAnsi="Times New Roman" w:cs="Times New Roman"/>
          <w:szCs w:val="22"/>
        </w:rPr>
        <w:t xml:space="preserve"> εργασιών αυτών. Τέλος, στη</w:t>
      </w:r>
      <w:r w:rsidR="007B7628">
        <w:rPr>
          <w:rFonts w:ascii="Times New Roman" w:hAnsi="Times New Roman" w:cs="Times New Roman"/>
          <w:szCs w:val="22"/>
        </w:rPr>
        <w:t xml:space="preserve"> μεταβλητή </w:t>
      </w:r>
      <w:r w:rsidR="0033428E">
        <w:rPr>
          <w:rFonts w:ascii="Times New Roman" w:hAnsi="Times New Roman" w:cs="Times New Roman"/>
          <w:bCs/>
          <w:i/>
          <w:szCs w:val="22"/>
          <w:lang w:val="en-US"/>
        </w:rPr>
        <w:t>s</w:t>
      </w:r>
      <w:r w:rsidR="007B7628" w:rsidRPr="007B7628">
        <w:rPr>
          <w:rFonts w:ascii="Times New Roman" w:hAnsi="Times New Roman" w:cs="Times New Roman"/>
          <w:bCs/>
          <w:i/>
          <w:szCs w:val="22"/>
          <w:lang w:val="en-US"/>
        </w:rPr>
        <w:t>pectrum</w:t>
      </w:r>
      <w:r w:rsidR="0033428E" w:rsidRPr="0033428E">
        <w:rPr>
          <w:rFonts w:ascii="Times New Roman" w:hAnsi="Times New Roman" w:cs="Times New Roman"/>
          <w:bCs/>
          <w:i/>
          <w:szCs w:val="22"/>
        </w:rPr>
        <w:t xml:space="preserve"> </w:t>
      </w:r>
      <w:r w:rsidR="007B7628" w:rsidRPr="007B7628">
        <w:rPr>
          <w:rFonts w:ascii="Times New Roman" w:hAnsi="Times New Roman" w:cs="Times New Roman"/>
          <w:bCs/>
          <w:i/>
          <w:szCs w:val="22"/>
          <w:lang w:val="en-US"/>
        </w:rPr>
        <w:t>of</w:t>
      </w:r>
      <w:r w:rsidR="0033428E" w:rsidRPr="0033428E">
        <w:rPr>
          <w:rFonts w:ascii="Times New Roman" w:hAnsi="Times New Roman" w:cs="Times New Roman"/>
          <w:bCs/>
          <w:i/>
          <w:szCs w:val="22"/>
        </w:rPr>
        <w:t xml:space="preserve"> </w:t>
      </w:r>
      <w:r w:rsidR="007B7628" w:rsidRPr="007B7628">
        <w:rPr>
          <w:rFonts w:ascii="Times New Roman" w:hAnsi="Times New Roman" w:cs="Times New Roman"/>
          <w:bCs/>
          <w:i/>
          <w:szCs w:val="22"/>
          <w:lang w:val="en-US"/>
        </w:rPr>
        <w:t>use</w:t>
      </w:r>
      <w:r w:rsidR="004E3B29">
        <w:rPr>
          <w:rFonts w:ascii="Times New Roman" w:hAnsi="Times New Roman" w:cs="Times New Roman"/>
          <w:bCs/>
          <w:szCs w:val="22"/>
        </w:rPr>
        <w:t xml:space="preserve">, τα 50 ερευνητικά υποκείμενα έχουν ακανόνιστη συμμετοχή </w:t>
      </w:r>
      <w:r w:rsidR="009E6FFF">
        <w:rPr>
          <w:rFonts w:ascii="Times New Roman" w:hAnsi="Times New Roman" w:cs="Times New Roman"/>
          <w:szCs w:val="22"/>
        </w:rPr>
        <w:t>όσον α</w:t>
      </w:r>
      <w:r w:rsidR="004E3B29">
        <w:rPr>
          <w:rFonts w:ascii="Times New Roman" w:hAnsi="Times New Roman" w:cs="Times New Roman"/>
          <w:szCs w:val="22"/>
        </w:rPr>
        <w:t xml:space="preserve">φορά το πόσο χρησιμοποιούν το σύστημα </w:t>
      </w:r>
      <w:r w:rsidR="00214793">
        <w:rPr>
          <w:rFonts w:ascii="Times New Roman" w:hAnsi="Times New Roman" w:cs="Times New Roman"/>
          <w:szCs w:val="22"/>
          <w:lang w:val="en-US"/>
        </w:rPr>
        <w:t>M</w:t>
      </w:r>
      <w:r w:rsidR="004E3B29">
        <w:rPr>
          <w:rFonts w:ascii="Times New Roman" w:hAnsi="Times New Roman" w:cs="Times New Roman"/>
          <w:szCs w:val="22"/>
          <w:lang w:val="en-US"/>
        </w:rPr>
        <w:t>oodle</w:t>
      </w:r>
      <w:r w:rsidR="004E3B29">
        <w:rPr>
          <w:rFonts w:ascii="Times New Roman" w:hAnsi="Times New Roman" w:cs="Times New Roman"/>
          <w:szCs w:val="22"/>
        </w:rPr>
        <w:t xml:space="preserve">, τα 74 ερευνητικά υποκείμενα χρησιμοποιούν το σύστημα </w:t>
      </w:r>
      <w:r w:rsidR="00214793">
        <w:rPr>
          <w:rFonts w:ascii="Times New Roman" w:hAnsi="Times New Roman" w:cs="Times New Roman"/>
          <w:szCs w:val="22"/>
          <w:lang w:val="en-US"/>
        </w:rPr>
        <w:t>M</w:t>
      </w:r>
      <w:r w:rsidR="004E3B29">
        <w:rPr>
          <w:rFonts w:ascii="Times New Roman" w:hAnsi="Times New Roman" w:cs="Times New Roman"/>
          <w:szCs w:val="22"/>
          <w:lang w:val="en-US"/>
        </w:rPr>
        <w:t>oodle</w:t>
      </w:r>
      <w:r w:rsidR="004E3B29" w:rsidRPr="004E3B29">
        <w:rPr>
          <w:rFonts w:ascii="Times New Roman" w:hAnsi="Times New Roman" w:cs="Times New Roman"/>
          <w:szCs w:val="22"/>
        </w:rPr>
        <w:t xml:space="preserve"> </w:t>
      </w:r>
      <w:r w:rsidR="004E3B29">
        <w:rPr>
          <w:rFonts w:ascii="Times New Roman" w:hAnsi="Times New Roman" w:cs="Times New Roman"/>
          <w:szCs w:val="22"/>
        </w:rPr>
        <w:t xml:space="preserve">κάποιες φορές κάθε εβδομάδα ενώ τα </w:t>
      </w:r>
      <w:r w:rsidR="00E53B45">
        <w:rPr>
          <w:rFonts w:ascii="Times New Roman" w:hAnsi="Times New Roman" w:cs="Times New Roman"/>
          <w:szCs w:val="22"/>
        </w:rPr>
        <w:t>υπόλοιπα 3</w:t>
      </w:r>
      <w:r w:rsidR="004E3B29">
        <w:rPr>
          <w:rFonts w:ascii="Times New Roman" w:hAnsi="Times New Roman" w:cs="Times New Roman"/>
          <w:szCs w:val="22"/>
        </w:rPr>
        <w:t xml:space="preserve"> χρησιμοποιούν το σύστημα </w:t>
      </w:r>
      <w:r w:rsidR="00214793">
        <w:rPr>
          <w:rFonts w:ascii="Times New Roman" w:hAnsi="Times New Roman" w:cs="Times New Roman"/>
          <w:szCs w:val="22"/>
          <w:lang w:val="en-US"/>
        </w:rPr>
        <w:t>M</w:t>
      </w:r>
      <w:r w:rsidR="004E3B29">
        <w:rPr>
          <w:rFonts w:ascii="Times New Roman" w:hAnsi="Times New Roman" w:cs="Times New Roman"/>
          <w:szCs w:val="22"/>
          <w:lang w:val="en-US"/>
        </w:rPr>
        <w:t>oodle</w:t>
      </w:r>
      <w:r w:rsidR="004E3B29" w:rsidRPr="004E3B29">
        <w:rPr>
          <w:rFonts w:ascii="Times New Roman" w:hAnsi="Times New Roman" w:cs="Times New Roman"/>
          <w:szCs w:val="22"/>
        </w:rPr>
        <w:t xml:space="preserve"> </w:t>
      </w:r>
      <w:r w:rsidR="004E3B29">
        <w:rPr>
          <w:rFonts w:ascii="Times New Roman" w:hAnsi="Times New Roman" w:cs="Times New Roman"/>
          <w:szCs w:val="22"/>
        </w:rPr>
        <w:t xml:space="preserve">σε υψηλές τιμές. </w:t>
      </w:r>
    </w:p>
    <w:p w14:paraId="03DEF810" w14:textId="76F2EC65" w:rsidR="002746CA" w:rsidRDefault="002746CA" w:rsidP="001E7414">
      <w:pPr>
        <w:spacing w:before="240" w:line="360" w:lineRule="auto"/>
        <w:ind w:firstLine="284"/>
        <w:contextualSpacing w:val="0"/>
        <w:jc w:val="both"/>
        <w:rPr>
          <w:rFonts w:ascii="Times New Roman" w:hAnsi="Times New Roman" w:cs="Times New Roman"/>
          <w:szCs w:val="22"/>
        </w:rPr>
      </w:pPr>
      <w:r>
        <w:rPr>
          <w:rFonts w:ascii="Times New Roman" w:hAnsi="Times New Roman" w:cs="Times New Roman"/>
          <w:szCs w:val="22"/>
        </w:rPr>
        <w:t xml:space="preserve">Στο </w:t>
      </w:r>
      <w:r w:rsidRPr="00152219">
        <w:rPr>
          <w:rFonts w:ascii="Times New Roman" w:hAnsi="Times New Roman" w:cs="Times New Roman"/>
          <w:i/>
          <w:szCs w:val="22"/>
        </w:rPr>
        <w:t>δεύτερο έτος έρευνας (2008-2009)</w:t>
      </w:r>
      <w:r>
        <w:rPr>
          <w:rFonts w:ascii="Times New Roman" w:hAnsi="Times New Roman" w:cs="Times New Roman"/>
          <w:szCs w:val="22"/>
        </w:rPr>
        <w:t xml:space="preserve"> συμμετείχαν</w:t>
      </w:r>
      <w:r w:rsidR="009E6FFF">
        <w:rPr>
          <w:rFonts w:ascii="Times New Roman" w:hAnsi="Times New Roman" w:cs="Times New Roman"/>
          <w:szCs w:val="22"/>
        </w:rPr>
        <w:t xml:space="preserve"> 92 ερευνητικά υποκείμενα. Όσο</w:t>
      </w:r>
      <w:r>
        <w:rPr>
          <w:rFonts w:ascii="Times New Roman" w:hAnsi="Times New Roman" w:cs="Times New Roman"/>
          <w:szCs w:val="22"/>
        </w:rPr>
        <w:t>ν</w:t>
      </w:r>
      <w:r w:rsidR="009E6FFF">
        <w:rPr>
          <w:rFonts w:ascii="Times New Roman" w:hAnsi="Times New Roman" w:cs="Times New Roman"/>
          <w:szCs w:val="22"/>
        </w:rPr>
        <w:t xml:space="preserve"> </w:t>
      </w:r>
      <w:r>
        <w:rPr>
          <w:rFonts w:ascii="Times New Roman" w:hAnsi="Times New Roman" w:cs="Times New Roman"/>
          <w:szCs w:val="22"/>
        </w:rPr>
        <w:t>αφορά τις μεταβλητές που σχετίζονται με τις απαν</w:t>
      </w:r>
      <w:r w:rsidR="00F45043">
        <w:rPr>
          <w:rFonts w:ascii="Times New Roman" w:hAnsi="Times New Roman" w:cs="Times New Roman"/>
          <w:szCs w:val="22"/>
        </w:rPr>
        <w:t>τήσεις των ερωτηματολογίων, στη</w:t>
      </w:r>
      <w:r>
        <w:rPr>
          <w:rFonts w:ascii="Times New Roman" w:hAnsi="Times New Roman" w:cs="Times New Roman"/>
          <w:szCs w:val="22"/>
        </w:rPr>
        <w:t xml:space="preserve"> μεταβλητή </w:t>
      </w:r>
      <w:r>
        <w:rPr>
          <w:rFonts w:ascii="Times New Roman" w:hAnsi="Times New Roman" w:cs="Times New Roman"/>
          <w:bCs/>
          <w:i/>
          <w:szCs w:val="22"/>
          <w:lang w:val="en-US"/>
        </w:rPr>
        <w:t>c</w:t>
      </w:r>
      <w:r w:rsidRPr="00B34F8C">
        <w:rPr>
          <w:rFonts w:ascii="Times New Roman" w:hAnsi="Times New Roman" w:cs="Times New Roman"/>
          <w:bCs/>
          <w:i/>
          <w:szCs w:val="22"/>
          <w:lang w:val="en-US"/>
        </w:rPr>
        <w:t>omputer</w:t>
      </w:r>
      <w:r w:rsidRPr="0033428E">
        <w:rPr>
          <w:rFonts w:ascii="Times New Roman" w:hAnsi="Times New Roman" w:cs="Times New Roman"/>
          <w:bCs/>
          <w:i/>
          <w:szCs w:val="22"/>
        </w:rPr>
        <w:t xml:space="preserve"> </w:t>
      </w:r>
      <w:r w:rsidRPr="00B34F8C">
        <w:rPr>
          <w:rFonts w:ascii="Times New Roman" w:hAnsi="Times New Roman" w:cs="Times New Roman"/>
          <w:bCs/>
          <w:i/>
          <w:szCs w:val="22"/>
          <w:lang w:val="en-US"/>
        </w:rPr>
        <w:t>at</w:t>
      </w:r>
      <w:r w:rsidRPr="0033428E">
        <w:rPr>
          <w:rFonts w:ascii="Times New Roman" w:hAnsi="Times New Roman" w:cs="Times New Roman"/>
          <w:bCs/>
          <w:i/>
          <w:szCs w:val="22"/>
        </w:rPr>
        <w:t xml:space="preserve"> </w:t>
      </w:r>
      <w:r w:rsidRPr="00B34F8C">
        <w:rPr>
          <w:rFonts w:ascii="Times New Roman" w:hAnsi="Times New Roman" w:cs="Times New Roman"/>
          <w:bCs/>
          <w:i/>
          <w:szCs w:val="22"/>
          <w:lang w:val="en-US"/>
        </w:rPr>
        <w:t>home</w:t>
      </w:r>
      <w:r>
        <w:rPr>
          <w:rFonts w:ascii="Times New Roman" w:hAnsi="Times New Roman" w:cs="Times New Roman"/>
          <w:szCs w:val="22"/>
        </w:rPr>
        <w:t xml:space="preserve"> τα 84 ερευνητικά υποκείμενα απάντησαν ότι έχουν υπολογιστή ενώ τ</w:t>
      </w:r>
      <w:r w:rsidR="00F45043">
        <w:rPr>
          <w:rFonts w:ascii="Times New Roman" w:hAnsi="Times New Roman" w:cs="Times New Roman"/>
          <w:szCs w:val="22"/>
        </w:rPr>
        <w:t>α υπόλοιπα 8 ότι δεν έχουν. Στη</w:t>
      </w:r>
      <w:r>
        <w:rPr>
          <w:rFonts w:ascii="Times New Roman" w:hAnsi="Times New Roman" w:cs="Times New Roman"/>
          <w:szCs w:val="22"/>
        </w:rPr>
        <w:t xml:space="preserve"> μεταβλητή </w:t>
      </w:r>
      <w:r>
        <w:rPr>
          <w:rFonts w:ascii="Times New Roman" w:hAnsi="Times New Roman" w:cs="Times New Roman"/>
          <w:bCs/>
          <w:i/>
          <w:szCs w:val="22"/>
          <w:lang w:val="en-US"/>
        </w:rPr>
        <w:t>i</w:t>
      </w:r>
      <w:r w:rsidRPr="00CF3AA0">
        <w:rPr>
          <w:rFonts w:ascii="Times New Roman" w:hAnsi="Times New Roman" w:cs="Times New Roman"/>
          <w:bCs/>
          <w:i/>
          <w:szCs w:val="22"/>
          <w:lang w:val="en-US"/>
        </w:rPr>
        <w:t>nternet</w:t>
      </w:r>
      <w:r w:rsidRPr="0033428E">
        <w:rPr>
          <w:rFonts w:ascii="Times New Roman" w:hAnsi="Times New Roman" w:cs="Times New Roman"/>
          <w:bCs/>
          <w:i/>
          <w:szCs w:val="22"/>
        </w:rPr>
        <w:t xml:space="preserve"> </w:t>
      </w:r>
      <w:r w:rsidRPr="00CF3AA0">
        <w:rPr>
          <w:rFonts w:ascii="Times New Roman" w:hAnsi="Times New Roman" w:cs="Times New Roman"/>
          <w:bCs/>
          <w:i/>
          <w:szCs w:val="22"/>
          <w:lang w:val="en-US"/>
        </w:rPr>
        <w:t>at</w:t>
      </w:r>
      <w:r w:rsidRPr="0033428E">
        <w:rPr>
          <w:rFonts w:ascii="Times New Roman" w:hAnsi="Times New Roman" w:cs="Times New Roman"/>
          <w:bCs/>
          <w:i/>
          <w:szCs w:val="22"/>
        </w:rPr>
        <w:t xml:space="preserve"> </w:t>
      </w:r>
      <w:r w:rsidRPr="00CF3AA0">
        <w:rPr>
          <w:rFonts w:ascii="Times New Roman" w:hAnsi="Times New Roman" w:cs="Times New Roman"/>
          <w:bCs/>
          <w:i/>
          <w:szCs w:val="22"/>
          <w:lang w:val="en-US"/>
        </w:rPr>
        <w:t>home</w:t>
      </w:r>
      <w:r>
        <w:rPr>
          <w:rFonts w:ascii="Times New Roman" w:hAnsi="Times New Roman" w:cs="Times New Roman"/>
          <w:szCs w:val="22"/>
        </w:rPr>
        <w:t xml:space="preserve"> τα 40 ερευνητικά υποκείμενα απάντησαν ότι έχουν δίκτυο στο σπίτι τους ενώ τα 52 όχι. Στη μεταβλητή </w:t>
      </w:r>
      <w:r>
        <w:rPr>
          <w:rFonts w:ascii="Times New Roman" w:hAnsi="Times New Roman" w:cs="Times New Roman"/>
          <w:bCs/>
          <w:i/>
          <w:szCs w:val="22"/>
          <w:lang w:val="en-US"/>
        </w:rPr>
        <w:t>c</w:t>
      </w:r>
      <w:r w:rsidRPr="00CF3AA0">
        <w:rPr>
          <w:rFonts w:ascii="Times New Roman" w:hAnsi="Times New Roman" w:cs="Times New Roman"/>
          <w:bCs/>
          <w:i/>
          <w:szCs w:val="22"/>
          <w:lang w:val="en-US"/>
        </w:rPr>
        <w:t>omputer</w:t>
      </w:r>
      <w:r w:rsidRPr="0033428E">
        <w:rPr>
          <w:rFonts w:ascii="Times New Roman" w:hAnsi="Times New Roman" w:cs="Times New Roman"/>
          <w:bCs/>
          <w:i/>
          <w:szCs w:val="22"/>
        </w:rPr>
        <w:t xml:space="preserve"> </w:t>
      </w:r>
      <w:r w:rsidRPr="00CF3AA0">
        <w:rPr>
          <w:rFonts w:ascii="Times New Roman" w:hAnsi="Times New Roman" w:cs="Times New Roman"/>
          <w:bCs/>
          <w:i/>
          <w:szCs w:val="22"/>
          <w:lang w:val="en-US"/>
        </w:rPr>
        <w:t>use</w:t>
      </w:r>
      <w:r w:rsidRPr="0033428E">
        <w:rPr>
          <w:rFonts w:ascii="Times New Roman" w:hAnsi="Times New Roman" w:cs="Times New Roman"/>
          <w:bCs/>
          <w:i/>
          <w:szCs w:val="22"/>
        </w:rPr>
        <w:t xml:space="preserve"> </w:t>
      </w:r>
      <w:r w:rsidRPr="00CF3AA0">
        <w:rPr>
          <w:rFonts w:ascii="Times New Roman" w:hAnsi="Times New Roman" w:cs="Times New Roman"/>
          <w:bCs/>
          <w:i/>
          <w:szCs w:val="22"/>
          <w:lang w:val="en-US"/>
        </w:rPr>
        <w:t>per</w:t>
      </w:r>
      <w:r w:rsidRPr="0033428E">
        <w:rPr>
          <w:rFonts w:ascii="Times New Roman" w:hAnsi="Times New Roman" w:cs="Times New Roman"/>
          <w:bCs/>
          <w:i/>
          <w:szCs w:val="22"/>
        </w:rPr>
        <w:t xml:space="preserve"> </w:t>
      </w:r>
      <w:r w:rsidRPr="00CF3AA0">
        <w:rPr>
          <w:rFonts w:ascii="Times New Roman" w:hAnsi="Times New Roman" w:cs="Times New Roman"/>
          <w:bCs/>
          <w:i/>
          <w:szCs w:val="22"/>
          <w:lang w:val="en-US"/>
        </w:rPr>
        <w:t>week</w:t>
      </w:r>
      <w:r>
        <w:rPr>
          <w:rFonts w:ascii="Times New Roman" w:hAnsi="Times New Roman" w:cs="Times New Roman"/>
          <w:bCs/>
          <w:szCs w:val="22"/>
        </w:rPr>
        <w:t xml:space="preserve"> ,  41 άτομα απάντησαν ότι χρησιμοποιούν τον υπολογιστή 0-1 ώρες την εβδομάδα, 15 άτομα ότι χρησιμοποιούν τον υπολογιστή 2-4 ώρες, 25 άτομα ότι χρησιμοποιούν τον υπολογιστή 5-8 ώρες και 11 άτομα ότι τον χρησιμοποιούν από 9 ώρες και πάνω την εβδομάδα. Στη μεταβλητή </w:t>
      </w:r>
      <w:r>
        <w:rPr>
          <w:rFonts w:ascii="Times New Roman" w:hAnsi="Times New Roman" w:cs="Times New Roman"/>
          <w:bCs/>
          <w:i/>
          <w:szCs w:val="22"/>
          <w:lang w:val="en-US"/>
        </w:rPr>
        <w:t>e</w:t>
      </w:r>
      <w:r w:rsidRPr="00CF3AA0">
        <w:rPr>
          <w:rFonts w:ascii="Times New Roman" w:hAnsi="Times New Roman" w:cs="Times New Roman"/>
          <w:bCs/>
          <w:i/>
          <w:szCs w:val="22"/>
          <w:lang w:val="en-US"/>
        </w:rPr>
        <w:t>ase</w:t>
      </w:r>
      <w:r w:rsidRPr="0033428E">
        <w:rPr>
          <w:rFonts w:ascii="Times New Roman" w:hAnsi="Times New Roman" w:cs="Times New Roman"/>
          <w:bCs/>
          <w:i/>
          <w:szCs w:val="22"/>
        </w:rPr>
        <w:t xml:space="preserve"> </w:t>
      </w:r>
      <w:r w:rsidRPr="00CF3AA0">
        <w:rPr>
          <w:rFonts w:ascii="Times New Roman" w:hAnsi="Times New Roman" w:cs="Times New Roman"/>
          <w:bCs/>
          <w:i/>
          <w:szCs w:val="22"/>
          <w:lang w:val="en-US"/>
        </w:rPr>
        <w:t>of</w:t>
      </w:r>
      <w:r w:rsidRPr="0033428E">
        <w:rPr>
          <w:rFonts w:ascii="Times New Roman" w:hAnsi="Times New Roman" w:cs="Times New Roman"/>
          <w:bCs/>
          <w:i/>
          <w:szCs w:val="22"/>
        </w:rPr>
        <w:t xml:space="preserve"> </w:t>
      </w:r>
      <w:r w:rsidRPr="00CF3AA0">
        <w:rPr>
          <w:rFonts w:ascii="Times New Roman" w:hAnsi="Times New Roman" w:cs="Times New Roman"/>
          <w:bCs/>
          <w:i/>
          <w:szCs w:val="22"/>
          <w:lang w:val="en-US"/>
        </w:rPr>
        <w:t>moodle</w:t>
      </w:r>
      <w:r w:rsidRPr="0033428E">
        <w:rPr>
          <w:rFonts w:ascii="Times New Roman" w:hAnsi="Times New Roman" w:cs="Times New Roman"/>
          <w:bCs/>
          <w:i/>
          <w:szCs w:val="22"/>
        </w:rPr>
        <w:t xml:space="preserve"> </w:t>
      </w:r>
      <w:r w:rsidRPr="00CF3AA0">
        <w:rPr>
          <w:rFonts w:ascii="Times New Roman" w:hAnsi="Times New Roman" w:cs="Times New Roman"/>
          <w:bCs/>
          <w:i/>
          <w:szCs w:val="22"/>
          <w:lang w:val="en-US"/>
        </w:rPr>
        <w:t>use</w:t>
      </w:r>
      <w:r w:rsidRPr="0033428E">
        <w:rPr>
          <w:rFonts w:ascii="Times New Roman" w:hAnsi="Times New Roman" w:cs="Times New Roman"/>
          <w:bCs/>
          <w:i/>
          <w:szCs w:val="22"/>
        </w:rPr>
        <w:t xml:space="preserve"> </w:t>
      </w:r>
      <w:r w:rsidRPr="00CF3AA0">
        <w:rPr>
          <w:rFonts w:ascii="Times New Roman" w:hAnsi="Times New Roman" w:cs="Times New Roman"/>
          <w:bCs/>
          <w:i/>
          <w:szCs w:val="22"/>
          <w:lang w:val="en-US"/>
        </w:rPr>
        <w:t>perceptions</w:t>
      </w:r>
      <w:r>
        <w:rPr>
          <w:rFonts w:ascii="Times New Roman" w:hAnsi="Times New Roman" w:cs="Times New Roman"/>
          <w:bCs/>
          <w:i/>
          <w:szCs w:val="22"/>
        </w:rPr>
        <w:t>,</w:t>
      </w:r>
      <w:r>
        <w:rPr>
          <w:rFonts w:ascii="Times New Roman" w:hAnsi="Times New Roman" w:cs="Times New Roman"/>
          <w:bCs/>
          <w:szCs w:val="22"/>
        </w:rPr>
        <w:t xml:space="preserve"> 6 άτομα δεν απάντησα</w:t>
      </w:r>
      <w:r w:rsidR="00F45043">
        <w:rPr>
          <w:rFonts w:ascii="Times New Roman" w:hAnsi="Times New Roman" w:cs="Times New Roman"/>
          <w:bCs/>
          <w:szCs w:val="22"/>
        </w:rPr>
        <w:t>ν, 1 άτομο απάντησε ότι είχε τη</w:t>
      </w:r>
      <w:r>
        <w:rPr>
          <w:rFonts w:ascii="Times New Roman" w:hAnsi="Times New Roman" w:cs="Times New Roman"/>
          <w:bCs/>
          <w:szCs w:val="22"/>
        </w:rPr>
        <w:t xml:space="preserve"> χειρότερη αντίληψη για τη χρησιμότητα του συστήματος </w:t>
      </w:r>
      <w:r w:rsidR="00214793">
        <w:rPr>
          <w:rFonts w:ascii="Times New Roman" w:hAnsi="Times New Roman" w:cs="Times New Roman"/>
          <w:bCs/>
          <w:szCs w:val="22"/>
          <w:lang w:val="en-US"/>
        </w:rPr>
        <w:t>M</w:t>
      </w:r>
      <w:r>
        <w:rPr>
          <w:rFonts w:ascii="Times New Roman" w:hAnsi="Times New Roman" w:cs="Times New Roman"/>
          <w:bCs/>
          <w:szCs w:val="22"/>
          <w:lang w:val="en-US"/>
        </w:rPr>
        <w:t>oodle</w:t>
      </w:r>
      <w:r>
        <w:rPr>
          <w:rFonts w:ascii="Times New Roman" w:hAnsi="Times New Roman" w:cs="Times New Roman"/>
          <w:bCs/>
          <w:szCs w:val="22"/>
        </w:rPr>
        <w:t xml:space="preserve">, 1 άτομο απάντησε ότι δεν έχει πολύ καλή </w:t>
      </w:r>
      <w:r w:rsidR="005D6F48">
        <w:rPr>
          <w:rFonts w:ascii="Times New Roman" w:hAnsi="Times New Roman" w:cs="Times New Roman"/>
          <w:szCs w:val="22"/>
        </w:rPr>
        <w:t>αντίληψη</w:t>
      </w:r>
      <w:r>
        <w:rPr>
          <w:rFonts w:ascii="Times New Roman" w:hAnsi="Times New Roman" w:cs="Times New Roman"/>
          <w:szCs w:val="22"/>
        </w:rPr>
        <w:t>, 62 άτομα έχουν αρκετά καλή α</w:t>
      </w:r>
      <w:r w:rsidR="005D6F48">
        <w:rPr>
          <w:rFonts w:ascii="Times New Roman" w:hAnsi="Times New Roman" w:cs="Times New Roman"/>
          <w:szCs w:val="22"/>
        </w:rPr>
        <w:t xml:space="preserve">ντίληψη </w:t>
      </w:r>
      <w:r>
        <w:rPr>
          <w:rFonts w:ascii="Times New Roman" w:hAnsi="Times New Roman" w:cs="Times New Roman"/>
          <w:szCs w:val="22"/>
        </w:rPr>
        <w:t>και 22 άτομα έχουν την καλύτερη αντίληψη για τη χρηστικότητα του.</w:t>
      </w:r>
    </w:p>
    <w:p w14:paraId="1BDF24DA" w14:textId="2FF937AC" w:rsidR="002746CA" w:rsidRDefault="00F45043" w:rsidP="001E7414">
      <w:pPr>
        <w:spacing w:before="240" w:line="360" w:lineRule="auto"/>
        <w:ind w:firstLine="284"/>
        <w:contextualSpacing w:val="0"/>
        <w:jc w:val="both"/>
        <w:rPr>
          <w:rFonts w:ascii="Times New Roman" w:hAnsi="Times New Roman" w:cs="Times New Roman"/>
          <w:szCs w:val="22"/>
        </w:rPr>
      </w:pPr>
      <w:r>
        <w:rPr>
          <w:rFonts w:ascii="Times New Roman" w:hAnsi="Times New Roman" w:cs="Times New Roman"/>
          <w:szCs w:val="22"/>
        </w:rPr>
        <w:t>Στη</w:t>
      </w:r>
      <w:r w:rsidR="002746CA" w:rsidRPr="007C6812">
        <w:rPr>
          <w:rFonts w:ascii="Times New Roman" w:hAnsi="Times New Roman" w:cs="Times New Roman"/>
          <w:szCs w:val="22"/>
        </w:rPr>
        <w:t xml:space="preserve"> </w:t>
      </w:r>
      <w:r w:rsidR="002746CA">
        <w:rPr>
          <w:rFonts w:ascii="Times New Roman" w:hAnsi="Times New Roman" w:cs="Times New Roman"/>
          <w:szCs w:val="22"/>
        </w:rPr>
        <w:t>μεταβλητή</w:t>
      </w:r>
      <w:r w:rsidR="002746CA" w:rsidRPr="007C6812">
        <w:rPr>
          <w:rFonts w:ascii="Times New Roman" w:hAnsi="Times New Roman" w:cs="Times New Roman"/>
          <w:szCs w:val="22"/>
        </w:rPr>
        <w:t xml:space="preserve"> </w:t>
      </w:r>
      <w:r w:rsidR="002746CA">
        <w:rPr>
          <w:rFonts w:ascii="Times New Roman" w:hAnsi="Times New Roman" w:cs="Times New Roman"/>
          <w:bCs/>
          <w:i/>
          <w:szCs w:val="22"/>
          <w:lang w:val="en-US"/>
        </w:rPr>
        <w:t>m</w:t>
      </w:r>
      <w:r w:rsidR="002746CA" w:rsidRPr="007C6812">
        <w:rPr>
          <w:rFonts w:ascii="Times New Roman" w:hAnsi="Times New Roman" w:cs="Times New Roman"/>
          <w:bCs/>
          <w:i/>
          <w:szCs w:val="22"/>
          <w:lang w:val="en-US"/>
        </w:rPr>
        <w:t>oodle</w:t>
      </w:r>
      <w:r w:rsidR="002746CA" w:rsidRPr="0033428E">
        <w:rPr>
          <w:rFonts w:ascii="Times New Roman" w:hAnsi="Times New Roman" w:cs="Times New Roman"/>
          <w:bCs/>
          <w:i/>
          <w:szCs w:val="22"/>
        </w:rPr>
        <w:t xml:space="preserve"> </w:t>
      </w:r>
      <w:r w:rsidR="002746CA" w:rsidRPr="007C6812">
        <w:rPr>
          <w:rFonts w:ascii="Times New Roman" w:hAnsi="Times New Roman" w:cs="Times New Roman"/>
          <w:bCs/>
          <w:i/>
          <w:szCs w:val="22"/>
          <w:lang w:val="en-US"/>
        </w:rPr>
        <w:t>use</w:t>
      </w:r>
      <w:r w:rsidR="002746CA" w:rsidRPr="0033428E">
        <w:rPr>
          <w:rFonts w:ascii="Times New Roman" w:hAnsi="Times New Roman" w:cs="Times New Roman"/>
          <w:bCs/>
          <w:i/>
          <w:szCs w:val="22"/>
        </w:rPr>
        <w:t xml:space="preserve"> </w:t>
      </w:r>
      <w:r w:rsidR="002746CA" w:rsidRPr="007C6812">
        <w:rPr>
          <w:rFonts w:ascii="Times New Roman" w:hAnsi="Times New Roman" w:cs="Times New Roman"/>
          <w:bCs/>
          <w:i/>
          <w:szCs w:val="22"/>
          <w:lang w:val="en-US"/>
        </w:rPr>
        <w:t>capability</w:t>
      </w:r>
      <w:r w:rsidR="002746CA" w:rsidRPr="0033428E">
        <w:rPr>
          <w:rFonts w:ascii="Times New Roman" w:hAnsi="Times New Roman" w:cs="Times New Roman"/>
          <w:bCs/>
          <w:i/>
          <w:szCs w:val="22"/>
        </w:rPr>
        <w:t xml:space="preserve"> </w:t>
      </w:r>
      <w:r w:rsidR="002746CA" w:rsidRPr="007C6812">
        <w:rPr>
          <w:rFonts w:ascii="Times New Roman" w:hAnsi="Times New Roman" w:cs="Times New Roman"/>
          <w:bCs/>
          <w:i/>
          <w:szCs w:val="22"/>
          <w:lang w:val="en-US"/>
        </w:rPr>
        <w:t>perceptions</w:t>
      </w:r>
      <w:r w:rsidR="004E2CD2">
        <w:rPr>
          <w:rFonts w:ascii="Times New Roman" w:hAnsi="Times New Roman" w:cs="Times New Roman"/>
          <w:bCs/>
          <w:i/>
          <w:szCs w:val="22"/>
        </w:rPr>
        <w:t xml:space="preserve">, </w:t>
      </w:r>
      <w:r w:rsidR="002746CA">
        <w:rPr>
          <w:rFonts w:ascii="Times New Roman" w:hAnsi="Times New Roman" w:cs="Times New Roman"/>
          <w:bCs/>
          <w:szCs w:val="22"/>
        </w:rPr>
        <w:t xml:space="preserve">14 φοιτητές δεν απάντησαν, 1 άτομο θεωρεί πως δεν ήταν καθόλου ικανός χρησιμοποιώντας το </w:t>
      </w:r>
      <w:r w:rsidR="00214793">
        <w:rPr>
          <w:rFonts w:ascii="Times New Roman" w:hAnsi="Times New Roman" w:cs="Times New Roman"/>
          <w:bCs/>
          <w:szCs w:val="22"/>
          <w:lang w:val="en-US"/>
        </w:rPr>
        <w:t>M</w:t>
      </w:r>
      <w:r w:rsidR="002746CA">
        <w:rPr>
          <w:rFonts w:ascii="Times New Roman" w:hAnsi="Times New Roman" w:cs="Times New Roman"/>
          <w:bCs/>
          <w:szCs w:val="22"/>
          <w:lang w:val="en-US"/>
        </w:rPr>
        <w:t>oodle</w:t>
      </w:r>
      <w:r w:rsidR="002746CA" w:rsidRPr="00B40295">
        <w:rPr>
          <w:rFonts w:ascii="Times New Roman" w:hAnsi="Times New Roman" w:cs="Times New Roman"/>
          <w:bCs/>
          <w:szCs w:val="22"/>
        </w:rPr>
        <w:t xml:space="preserve">, </w:t>
      </w:r>
      <w:r w:rsidR="002746CA">
        <w:rPr>
          <w:rFonts w:ascii="Times New Roman" w:hAnsi="Times New Roman" w:cs="Times New Roman"/>
          <w:szCs w:val="22"/>
        </w:rPr>
        <w:t>61 φοιτητές αισθάνονταν ότι ήταν</w:t>
      </w:r>
      <w:r w:rsidR="00A63944">
        <w:rPr>
          <w:rFonts w:ascii="Times New Roman" w:hAnsi="Times New Roman" w:cs="Times New Roman"/>
          <w:szCs w:val="22"/>
        </w:rPr>
        <w:t xml:space="preserve"> πολύ ικανοί </w:t>
      </w:r>
      <w:r w:rsidR="002746CA">
        <w:rPr>
          <w:rFonts w:ascii="Times New Roman" w:hAnsi="Times New Roman" w:cs="Times New Roman"/>
          <w:szCs w:val="22"/>
        </w:rPr>
        <w:t>και οι υπόλοιποι 16 φοιτητές αισθάνονταν</w:t>
      </w:r>
      <w:r>
        <w:rPr>
          <w:rFonts w:ascii="Times New Roman" w:hAnsi="Times New Roman" w:cs="Times New Roman"/>
          <w:szCs w:val="22"/>
        </w:rPr>
        <w:t xml:space="preserve"> ότι ήταν πάρα πολύ ικανοί. Στη</w:t>
      </w:r>
      <w:r w:rsidR="002746CA">
        <w:rPr>
          <w:rFonts w:ascii="Times New Roman" w:hAnsi="Times New Roman" w:cs="Times New Roman"/>
          <w:szCs w:val="22"/>
        </w:rPr>
        <w:t xml:space="preserve"> μεταβλητή  </w:t>
      </w:r>
      <w:r w:rsidR="002746CA">
        <w:rPr>
          <w:rFonts w:ascii="Times New Roman" w:hAnsi="Times New Roman" w:cs="Times New Roman"/>
          <w:bCs/>
          <w:i/>
          <w:szCs w:val="22"/>
          <w:lang w:val="en-US"/>
        </w:rPr>
        <w:t>a</w:t>
      </w:r>
      <w:r w:rsidR="002746CA" w:rsidRPr="007C6812">
        <w:rPr>
          <w:rFonts w:ascii="Times New Roman" w:hAnsi="Times New Roman" w:cs="Times New Roman"/>
          <w:bCs/>
          <w:i/>
          <w:szCs w:val="22"/>
          <w:lang w:val="en-US"/>
        </w:rPr>
        <w:t>ttitude</w:t>
      </w:r>
      <w:r w:rsidR="002746CA" w:rsidRPr="0033428E">
        <w:rPr>
          <w:rFonts w:ascii="Times New Roman" w:hAnsi="Times New Roman" w:cs="Times New Roman"/>
          <w:bCs/>
          <w:i/>
          <w:szCs w:val="22"/>
        </w:rPr>
        <w:t xml:space="preserve"> </w:t>
      </w:r>
      <w:r w:rsidR="002746CA" w:rsidRPr="007C6812">
        <w:rPr>
          <w:rFonts w:ascii="Times New Roman" w:hAnsi="Times New Roman" w:cs="Times New Roman"/>
          <w:bCs/>
          <w:i/>
          <w:szCs w:val="22"/>
          <w:lang w:val="en-US"/>
        </w:rPr>
        <w:t>about</w:t>
      </w:r>
      <w:r w:rsidR="002746CA" w:rsidRPr="0033428E">
        <w:rPr>
          <w:rFonts w:ascii="Times New Roman" w:hAnsi="Times New Roman" w:cs="Times New Roman"/>
          <w:bCs/>
          <w:i/>
          <w:szCs w:val="22"/>
        </w:rPr>
        <w:t xml:space="preserve"> </w:t>
      </w:r>
      <w:r w:rsidR="002746CA">
        <w:rPr>
          <w:rFonts w:ascii="Times New Roman" w:hAnsi="Times New Roman" w:cs="Times New Roman"/>
          <w:bCs/>
          <w:i/>
          <w:szCs w:val="22"/>
          <w:lang w:val="en-US"/>
        </w:rPr>
        <w:t>m</w:t>
      </w:r>
      <w:r w:rsidR="002746CA" w:rsidRPr="007C6812">
        <w:rPr>
          <w:rFonts w:ascii="Times New Roman" w:hAnsi="Times New Roman" w:cs="Times New Roman"/>
          <w:bCs/>
          <w:i/>
          <w:szCs w:val="22"/>
          <w:lang w:val="en-US"/>
        </w:rPr>
        <w:t>oodle</w:t>
      </w:r>
      <w:r w:rsidR="002746CA">
        <w:rPr>
          <w:rFonts w:ascii="Times New Roman" w:hAnsi="Times New Roman" w:cs="Times New Roman"/>
          <w:bCs/>
          <w:szCs w:val="22"/>
        </w:rPr>
        <w:t xml:space="preserve">, 1 φοιτητής δεν απάντησε, 1 δεν έχει πολύ καλή </w:t>
      </w:r>
      <w:r w:rsidR="002746CA">
        <w:rPr>
          <w:rFonts w:ascii="Times New Roman" w:hAnsi="Times New Roman" w:cs="Times New Roman"/>
          <w:szCs w:val="22"/>
        </w:rPr>
        <w:t xml:space="preserve">στάση απέναντι στο σύστημα </w:t>
      </w:r>
      <w:r w:rsidR="00214793">
        <w:rPr>
          <w:rFonts w:ascii="Times New Roman" w:hAnsi="Times New Roman" w:cs="Times New Roman"/>
          <w:szCs w:val="22"/>
          <w:lang w:val="en-US"/>
        </w:rPr>
        <w:t>M</w:t>
      </w:r>
      <w:r w:rsidR="002746CA">
        <w:rPr>
          <w:rFonts w:ascii="Times New Roman" w:hAnsi="Times New Roman" w:cs="Times New Roman"/>
          <w:szCs w:val="22"/>
          <w:lang w:val="en-US"/>
        </w:rPr>
        <w:t>oodle</w:t>
      </w:r>
      <w:r w:rsidR="002746CA">
        <w:rPr>
          <w:rFonts w:ascii="Times New Roman" w:hAnsi="Times New Roman" w:cs="Times New Roman"/>
          <w:szCs w:val="22"/>
        </w:rPr>
        <w:t>, 60 έχουν αρκετά καλή σ</w:t>
      </w:r>
      <w:r w:rsidR="00A63944">
        <w:rPr>
          <w:rFonts w:ascii="Times New Roman" w:hAnsi="Times New Roman" w:cs="Times New Roman"/>
          <w:szCs w:val="22"/>
        </w:rPr>
        <w:t xml:space="preserve">τάση </w:t>
      </w:r>
      <w:r w:rsidR="004E2CD2">
        <w:rPr>
          <w:rFonts w:ascii="Times New Roman" w:hAnsi="Times New Roman" w:cs="Times New Roman"/>
          <w:szCs w:val="22"/>
        </w:rPr>
        <w:t>και οι υπόλοιποι</w:t>
      </w:r>
      <w:r w:rsidR="002746CA">
        <w:rPr>
          <w:rFonts w:ascii="Times New Roman" w:hAnsi="Times New Roman" w:cs="Times New Roman"/>
          <w:szCs w:val="22"/>
        </w:rPr>
        <w:t xml:space="preserve"> 30 έχουν την καλύτερη στάση απέναντι στο σύστημα. Στη μεταβλητή </w:t>
      </w:r>
      <w:r w:rsidR="002746CA">
        <w:rPr>
          <w:rFonts w:ascii="Times New Roman" w:hAnsi="Times New Roman" w:cs="Times New Roman"/>
          <w:bCs/>
          <w:i/>
          <w:szCs w:val="22"/>
          <w:lang w:val="en-US"/>
        </w:rPr>
        <w:t>p</w:t>
      </w:r>
      <w:r w:rsidR="002746CA" w:rsidRPr="00326186">
        <w:rPr>
          <w:rFonts w:ascii="Times New Roman" w:hAnsi="Times New Roman" w:cs="Times New Roman"/>
          <w:bCs/>
          <w:i/>
          <w:szCs w:val="22"/>
          <w:lang w:val="en-US"/>
        </w:rPr>
        <w:t>erceived</w:t>
      </w:r>
      <w:r w:rsidR="002746CA" w:rsidRPr="0033428E">
        <w:rPr>
          <w:rFonts w:ascii="Times New Roman" w:hAnsi="Times New Roman" w:cs="Times New Roman"/>
          <w:bCs/>
          <w:i/>
          <w:szCs w:val="22"/>
        </w:rPr>
        <w:t xml:space="preserve"> </w:t>
      </w:r>
      <w:r w:rsidR="002746CA">
        <w:rPr>
          <w:rFonts w:ascii="Times New Roman" w:hAnsi="Times New Roman" w:cs="Times New Roman"/>
          <w:bCs/>
          <w:i/>
          <w:szCs w:val="22"/>
          <w:lang w:val="en-US"/>
        </w:rPr>
        <w:t>m</w:t>
      </w:r>
      <w:r w:rsidR="002746CA" w:rsidRPr="00326186">
        <w:rPr>
          <w:rFonts w:ascii="Times New Roman" w:hAnsi="Times New Roman" w:cs="Times New Roman"/>
          <w:bCs/>
          <w:i/>
          <w:szCs w:val="22"/>
          <w:lang w:val="en-US"/>
        </w:rPr>
        <w:t>oodle</w:t>
      </w:r>
      <w:r w:rsidR="002746CA" w:rsidRPr="0033428E">
        <w:rPr>
          <w:rFonts w:ascii="Times New Roman" w:hAnsi="Times New Roman" w:cs="Times New Roman"/>
          <w:bCs/>
          <w:i/>
          <w:szCs w:val="22"/>
        </w:rPr>
        <w:t xml:space="preserve"> </w:t>
      </w:r>
      <w:r w:rsidR="002746CA">
        <w:rPr>
          <w:rFonts w:ascii="Times New Roman" w:hAnsi="Times New Roman" w:cs="Times New Roman"/>
          <w:bCs/>
          <w:i/>
          <w:szCs w:val="22"/>
          <w:lang w:val="en-US"/>
        </w:rPr>
        <w:t>u</w:t>
      </w:r>
      <w:r w:rsidR="002746CA" w:rsidRPr="00326186">
        <w:rPr>
          <w:rFonts w:ascii="Times New Roman" w:hAnsi="Times New Roman" w:cs="Times New Roman"/>
          <w:bCs/>
          <w:i/>
          <w:szCs w:val="22"/>
          <w:lang w:val="en-US"/>
        </w:rPr>
        <w:t>sefulness</w:t>
      </w:r>
      <w:r w:rsidR="002746CA" w:rsidRPr="0033428E">
        <w:rPr>
          <w:rFonts w:ascii="Times New Roman" w:hAnsi="Times New Roman" w:cs="Times New Roman"/>
          <w:bCs/>
          <w:i/>
          <w:szCs w:val="22"/>
        </w:rPr>
        <w:t xml:space="preserve"> </w:t>
      </w:r>
      <w:r w:rsidR="002746CA">
        <w:rPr>
          <w:rFonts w:ascii="Times New Roman" w:hAnsi="Times New Roman" w:cs="Times New Roman"/>
          <w:bCs/>
          <w:i/>
          <w:szCs w:val="22"/>
          <w:lang w:val="en-US"/>
        </w:rPr>
        <w:t>l</w:t>
      </w:r>
      <w:r w:rsidR="002746CA" w:rsidRPr="00326186">
        <w:rPr>
          <w:rFonts w:ascii="Times New Roman" w:hAnsi="Times New Roman" w:cs="Times New Roman"/>
          <w:bCs/>
          <w:i/>
          <w:szCs w:val="22"/>
          <w:lang w:val="en-US"/>
        </w:rPr>
        <w:t>esson</w:t>
      </w:r>
      <w:r w:rsidR="002746CA" w:rsidRPr="00326186">
        <w:rPr>
          <w:bCs/>
          <w:sz w:val="18"/>
          <w:szCs w:val="18"/>
        </w:rPr>
        <w:t xml:space="preserve">, </w:t>
      </w:r>
      <w:r w:rsidR="002746CA">
        <w:rPr>
          <w:rFonts w:ascii="Times New Roman" w:hAnsi="Times New Roman" w:cs="Times New Roman"/>
          <w:bCs/>
          <w:szCs w:val="22"/>
        </w:rPr>
        <w:t xml:space="preserve">4 άτομα δεν απάντησαν, 61 </w:t>
      </w:r>
      <w:r w:rsidR="002746CA" w:rsidRPr="00326186">
        <w:rPr>
          <w:rFonts w:ascii="Times New Roman" w:hAnsi="Times New Roman" w:cs="Times New Roman"/>
          <w:bCs/>
          <w:szCs w:val="22"/>
        </w:rPr>
        <w:t>άτομα</w:t>
      </w:r>
      <w:r w:rsidR="002746CA">
        <w:rPr>
          <w:rFonts w:ascii="Times New Roman" w:hAnsi="Times New Roman" w:cs="Times New Roman"/>
          <w:b/>
          <w:bCs/>
          <w:szCs w:val="22"/>
        </w:rPr>
        <w:t xml:space="preserve"> </w:t>
      </w:r>
      <w:r w:rsidR="002746CA">
        <w:rPr>
          <w:rFonts w:ascii="Times New Roman" w:hAnsi="Times New Roman" w:cs="Times New Roman"/>
          <w:szCs w:val="22"/>
        </w:rPr>
        <w:t xml:space="preserve">έχουν αρκετά καλή αντίληψη για τη χρησιμότητα των υλικών που παρέχονταν μέσα από το σύστημα </w:t>
      </w:r>
      <w:r w:rsidR="00214793">
        <w:rPr>
          <w:rFonts w:ascii="Times New Roman" w:hAnsi="Times New Roman" w:cs="Times New Roman"/>
          <w:szCs w:val="22"/>
          <w:lang w:val="en-US"/>
        </w:rPr>
        <w:t>M</w:t>
      </w:r>
      <w:r w:rsidR="002746CA">
        <w:rPr>
          <w:rFonts w:ascii="Times New Roman" w:hAnsi="Times New Roman" w:cs="Times New Roman"/>
          <w:szCs w:val="22"/>
          <w:lang w:val="en-US"/>
        </w:rPr>
        <w:t>oodle</w:t>
      </w:r>
      <w:r w:rsidR="002746CA">
        <w:rPr>
          <w:rFonts w:ascii="Times New Roman" w:hAnsi="Times New Roman" w:cs="Times New Roman"/>
          <w:szCs w:val="22"/>
        </w:rPr>
        <w:t xml:space="preserve"> και τα υπόλοιπα 27 άτομα έχουν την καλύτερη </w:t>
      </w:r>
      <w:r w:rsidR="002746CA">
        <w:rPr>
          <w:rFonts w:ascii="Times New Roman" w:hAnsi="Times New Roman" w:cs="Times New Roman"/>
          <w:szCs w:val="22"/>
        </w:rPr>
        <w:lastRenderedPageBreak/>
        <w:t>αντίληψη για τη χρησιμότητα των υλικών αυτών.</w:t>
      </w:r>
    </w:p>
    <w:p w14:paraId="5A958B05" w14:textId="70D39B2B" w:rsidR="002746CA" w:rsidRPr="007B7628" w:rsidRDefault="00F45043" w:rsidP="001E7414">
      <w:pPr>
        <w:spacing w:before="240" w:line="360" w:lineRule="auto"/>
        <w:ind w:firstLine="284"/>
        <w:contextualSpacing w:val="0"/>
        <w:jc w:val="both"/>
        <w:rPr>
          <w:rFonts w:ascii="Times New Roman" w:hAnsi="Times New Roman" w:cs="Times New Roman"/>
          <w:szCs w:val="22"/>
        </w:rPr>
      </w:pPr>
      <w:r>
        <w:rPr>
          <w:rFonts w:ascii="Times New Roman" w:hAnsi="Times New Roman" w:cs="Times New Roman"/>
          <w:bCs/>
          <w:szCs w:val="22"/>
        </w:rPr>
        <w:t>Στη</w:t>
      </w:r>
      <w:r w:rsidR="002746CA">
        <w:rPr>
          <w:rFonts w:ascii="Times New Roman" w:hAnsi="Times New Roman" w:cs="Times New Roman"/>
          <w:bCs/>
          <w:szCs w:val="22"/>
        </w:rPr>
        <w:t xml:space="preserve"> μεταβλητή</w:t>
      </w:r>
      <w:r w:rsidR="002746CA" w:rsidRPr="00BA39C2">
        <w:rPr>
          <w:rFonts w:ascii="Times New Roman" w:hAnsi="Times New Roman" w:cs="Times New Roman"/>
          <w:bCs/>
          <w:szCs w:val="22"/>
        </w:rPr>
        <w:t xml:space="preserve"> </w:t>
      </w:r>
      <w:r w:rsidR="002746CA">
        <w:rPr>
          <w:rFonts w:ascii="Times New Roman" w:hAnsi="Times New Roman" w:cs="Times New Roman"/>
          <w:bCs/>
          <w:i/>
          <w:szCs w:val="22"/>
          <w:lang w:val="en-US"/>
        </w:rPr>
        <w:t>p</w:t>
      </w:r>
      <w:r w:rsidR="002746CA" w:rsidRPr="007B7628">
        <w:rPr>
          <w:rFonts w:ascii="Times New Roman" w:hAnsi="Times New Roman" w:cs="Times New Roman"/>
          <w:bCs/>
          <w:i/>
          <w:szCs w:val="22"/>
          <w:lang w:val="en-US"/>
        </w:rPr>
        <w:t>erceived</w:t>
      </w:r>
      <w:r w:rsidR="002746CA" w:rsidRPr="00BA39C2">
        <w:rPr>
          <w:rFonts w:ascii="Times New Roman" w:hAnsi="Times New Roman" w:cs="Times New Roman"/>
          <w:bCs/>
          <w:i/>
          <w:szCs w:val="22"/>
        </w:rPr>
        <w:t xml:space="preserve"> </w:t>
      </w:r>
      <w:r w:rsidR="002746CA">
        <w:rPr>
          <w:rFonts w:ascii="Times New Roman" w:hAnsi="Times New Roman" w:cs="Times New Roman"/>
          <w:bCs/>
          <w:i/>
          <w:szCs w:val="22"/>
          <w:lang w:val="en-US"/>
        </w:rPr>
        <w:t>u</w:t>
      </w:r>
      <w:r w:rsidR="002746CA" w:rsidRPr="007B7628">
        <w:rPr>
          <w:rFonts w:ascii="Times New Roman" w:hAnsi="Times New Roman" w:cs="Times New Roman"/>
          <w:bCs/>
          <w:i/>
          <w:szCs w:val="22"/>
          <w:lang w:val="en-US"/>
        </w:rPr>
        <w:t>sefulness</w:t>
      </w:r>
      <w:r w:rsidR="002746CA" w:rsidRPr="00BA39C2">
        <w:rPr>
          <w:rFonts w:ascii="Times New Roman" w:hAnsi="Times New Roman" w:cs="Times New Roman"/>
          <w:bCs/>
          <w:i/>
          <w:szCs w:val="22"/>
        </w:rPr>
        <w:t xml:space="preserve"> </w:t>
      </w:r>
      <w:r w:rsidR="002746CA" w:rsidRPr="007B7628">
        <w:rPr>
          <w:rFonts w:ascii="Times New Roman" w:hAnsi="Times New Roman" w:cs="Times New Roman"/>
          <w:bCs/>
          <w:i/>
          <w:szCs w:val="22"/>
          <w:lang w:val="en-US"/>
        </w:rPr>
        <w:t>assignment</w:t>
      </w:r>
      <w:r w:rsidR="002746CA">
        <w:rPr>
          <w:rFonts w:ascii="Times New Roman" w:hAnsi="Times New Roman" w:cs="Times New Roman"/>
          <w:bCs/>
          <w:i/>
          <w:szCs w:val="22"/>
        </w:rPr>
        <w:t>,</w:t>
      </w:r>
      <w:r w:rsidR="002746CA">
        <w:rPr>
          <w:rFonts w:ascii="Times New Roman" w:hAnsi="Times New Roman" w:cs="Times New Roman"/>
          <w:bCs/>
          <w:szCs w:val="22"/>
        </w:rPr>
        <w:t xml:space="preserve"> 1 φοιτητής δεν απάντησε, 1 φοιτητής  έχει  μέτρια </w:t>
      </w:r>
      <w:r w:rsidR="002746CA">
        <w:rPr>
          <w:rFonts w:ascii="Times New Roman" w:hAnsi="Times New Roman" w:cs="Times New Roman"/>
          <w:szCs w:val="22"/>
        </w:rPr>
        <w:t xml:space="preserve">αντίληψη για τη χρησιμότητα των εργασιών που δίνονταν μέσα από το σύστημα </w:t>
      </w:r>
      <w:r w:rsidR="00214793">
        <w:rPr>
          <w:rFonts w:ascii="Times New Roman" w:hAnsi="Times New Roman" w:cs="Times New Roman"/>
          <w:szCs w:val="22"/>
          <w:lang w:val="en-US"/>
        </w:rPr>
        <w:t>M</w:t>
      </w:r>
      <w:r w:rsidR="002746CA">
        <w:rPr>
          <w:rFonts w:ascii="Times New Roman" w:hAnsi="Times New Roman" w:cs="Times New Roman"/>
          <w:szCs w:val="22"/>
          <w:lang w:val="en-US"/>
        </w:rPr>
        <w:t>oodle</w:t>
      </w:r>
      <w:r w:rsidR="002746CA">
        <w:rPr>
          <w:rFonts w:ascii="Times New Roman" w:hAnsi="Times New Roman" w:cs="Times New Roman"/>
          <w:szCs w:val="22"/>
        </w:rPr>
        <w:t>,  56 φοιτητές αρκετά καλή αντίληψη και οι υπόλοιποι 34 έχουν την καλύτερη αντίληψη για τη χρησιμότητα</w:t>
      </w:r>
      <w:r>
        <w:rPr>
          <w:rFonts w:ascii="Times New Roman" w:hAnsi="Times New Roman" w:cs="Times New Roman"/>
          <w:szCs w:val="22"/>
        </w:rPr>
        <w:t xml:space="preserve"> των εργασιών αυτών. Τέλος, στη</w:t>
      </w:r>
      <w:r w:rsidR="002746CA">
        <w:rPr>
          <w:rFonts w:ascii="Times New Roman" w:hAnsi="Times New Roman" w:cs="Times New Roman"/>
          <w:szCs w:val="22"/>
        </w:rPr>
        <w:t xml:space="preserve"> μεταβλητή </w:t>
      </w:r>
      <w:r w:rsidR="002746CA">
        <w:rPr>
          <w:rFonts w:ascii="Times New Roman" w:hAnsi="Times New Roman" w:cs="Times New Roman"/>
          <w:bCs/>
          <w:i/>
          <w:szCs w:val="22"/>
          <w:lang w:val="en-US"/>
        </w:rPr>
        <w:t>s</w:t>
      </w:r>
      <w:r w:rsidR="002746CA" w:rsidRPr="007B7628">
        <w:rPr>
          <w:rFonts w:ascii="Times New Roman" w:hAnsi="Times New Roman" w:cs="Times New Roman"/>
          <w:bCs/>
          <w:i/>
          <w:szCs w:val="22"/>
          <w:lang w:val="en-US"/>
        </w:rPr>
        <w:t>pectrum</w:t>
      </w:r>
      <w:r w:rsidR="002746CA" w:rsidRPr="00BA39C2">
        <w:rPr>
          <w:rFonts w:ascii="Times New Roman" w:hAnsi="Times New Roman" w:cs="Times New Roman"/>
          <w:bCs/>
          <w:i/>
          <w:szCs w:val="22"/>
        </w:rPr>
        <w:t xml:space="preserve"> </w:t>
      </w:r>
      <w:r w:rsidR="002746CA" w:rsidRPr="007B7628">
        <w:rPr>
          <w:rFonts w:ascii="Times New Roman" w:hAnsi="Times New Roman" w:cs="Times New Roman"/>
          <w:bCs/>
          <w:i/>
          <w:szCs w:val="22"/>
          <w:lang w:val="en-US"/>
        </w:rPr>
        <w:t>of</w:t>
      </w:r>
      <w:r w:rsidR="002746CA" w:rsidRPr="00BA39C2">
        <w:rPr>
          <w:rFonts w:ascii="Times New Roman" w:hAnsi="Times New Roman" w:cs="Times New Roman"/>
          <w:bCs/>
          <w:i/>
          <w:szCs w:val="22"/>
        </w:rPr>
        <w:t xml:space="preserve"> </w:t>
      </w:r>
      <w:r w:rsidR="002746CA" w:rsidRPr="007B7628">
        <w:rPr>
          <w:rFonts w:ascii="Times New Roman" w:hAnsi="Times New Roman" w:cs="Times New Roman"/>
          <w:bCs/>
          <w:i/>
          <w:szCs w:val="22"/>
          <w:lang w:val="en-US"/>
        </w:rPr>
        <w:t>use</w:t>
      </w:r>
      <w:r w:rsidR="002746CA">
        <w:rPr>
          <w:rFonts w:ascii="Times New Roman" w:hAnsi="Times New Roman" w:cs="Times New Roman"/>
          <w:bCs/>
          <w:szCs w:val="22"/>
        </w:rPr>
        <w:t xml:space="preserve">, τα 56 ερευνητικά υποκείμενα έχουν χαμηλές τιμές </w:t>
      </w:r>
      <w:r w:rsidR="002746CA">
        <w:rPr>
          <w:rFonts w:ascii="Times New Roman" w:hAnsi="Times New Roman" w:cs="Times New Roman"/>
          <w:szCs w:val="22"/>
        </w:rPr>
        <w:t>όσο</w:t>
      </w:r>
      <w:r w:rsidR="00427674">
        <w:rPr>
          <w:rFonts w:ascii="Times New Roman" w:hAnsi="Times New Roman" w:cs="Times New Roman"/>
          <w:szCs w:val="22"/>
        </w:rPr>
        <w:t>ν α</w:t>
      </w:r>
      <w:r w:rsidR="002746CA">
        <w:rPr>
          <w:rFonts w:ascii="Times New Roman" w:hAnsi="Times New Roman" w:cs="Times New Roman"/>
          <w:szCs w:val="22"/>
        </w:rPr>
        <w:t xml:space="preserve">φορά το πόσο χρησιμοποιούν το σύστημα </w:t>
      </w:r>
      <w:r w:rsidR="00214793">
        <w:rPr>
          <w:rFonts w:ascii="Times New Roman" w:hAnsi="Times New Roman" w:cs="Times New Roman"/>
          <w:szCs w:val="22"/>
          <w:lang w:val="en-US"/>
        </w:rPr>
        <w:t>M</w:t>
      </w:r>
      <w:r w:rsidR="002746CA">
        <w:rPr>
          <w:rFonts w:ascii="Times New Roman" w:hAnsi="Times New Roman" w:cs="Times New Roman"/>
          <w:szCs w:val="22"/>
          <w:lang w:val="en-US"/>
        </w:rPr>
        <w:t>oodle</w:t>
      </w:r>
      <w:r w:rsidR="002746CA">
        <w:rPr>
          <w:rFonts w:ascii="Times New Roman" w:hAnsi="Times New Roman" w:cs="Times New Roman"/>
          <w:szCs w:val="22"/>
        </w:rPr>
        <w:t>,</w:t>
      </w:r>
      <w:r w:rsidR="002746CA">
        <w:rPr>
          <w:rFonts w:ascii="Times New Roman" w:hAnsi="Times New Roman" w:cs="Times New Roman"/>
          <w:bCs/>
          <w:szCs w:val="22"/>
        </w:rPr>
        <w:t xml:space="preserve"> τα 31 ερευνητικά υποκείμενα έχουν ακανόνιστη συμμετοχή</w:t>
      </w:r>
      <w:r w:rsidR="002746CA">
        <w:rPr>
          <w:rFonts w:ascii="Times New Roman" w:hAnsi="Times New Roman" w:cs="Times New Roman"/>
          <w:szCs w:val="22"/>
        </w:rPr>
        <w:t xml:space="preserve"> και τα υπόλοιπα 5 χρησιμοποιούν το σύστημα </w:t>
      </w:r>
      <w:r w:rsidR="00214793">
        <w:rPr>
          <w:rFonts w:ascii="Times New Roman" w:hAnsi="Times New Roman" w:cs="Times New Roman"/>
          <w:szCs w:val="22"/>
          <w:lang w:val="en-US"/>
        </w:rPr>
        <w:t>M</w:t>
      </w:r>
      <w:r w:rsidR="002746CA">
        <w:rPr>
          <w:rFonts w:ascii="Times New Roman" w:hAnsi="Times New Roman" w:cs="Times New Roman"/>
          <w:szCs w:val="22"/>
          <w:lang w:val="en-US"/>
        </w:rPr>
        <w:t>oodle</w:t>
      </w:r>
      <w:r w:rsidR="002746CA" w:rsidRPr="004E3B29">
        <w:rPr>
          <w:rFonts w:ascii="Times New Roman" w:hAnsi="Times New Roman" w:cs="Times New Roman"/>
          <w:szCs w:val="22"/>
        </w:rPr>
        <w:t xml:space="preserve"> </w:t>
      </w:r>
      <w:r w:rsidR="002746CA">
        <w:rPr>
          <w:rFonts w:ascii="Times New Roman" w:hAnsi="Times New Roman" w:cs="Times New Roman"/>
          <w:szCs w:val="22"/>
        </w:rPr>
        <w:t xml:space="preserve">κάποιες φορές κάθε εβδομάδα. </w:t>
      </w:r>
    </w:p>
    <w:p w14:paraId="36033820" w14:textId="0BA9DCB8" w:rsidR="00CE3390" w:rsidRDefault="00CE3390" w:rsidP="001E7414">
      <w:pPr>
        <w:spacing w:before="240" w:line="360" w:lineRule="auto"/>
        <w:ind w:firstLine="284"/>
        <w:contextualSpacing w:val="0"/>
        <w:jc w:val="both"/>
        <w:rPr>
          <w:rFonts w:ascii="Times New Roman" w:hAnsi="Times New Roman" w:cs="Times New Roman"/>
          <w:szCs w:val="22"/>
        </w:rPr>
      </w:pPr>
      <w:r>
        <w:rPr>
          <w:rFonts w:ascii="Times New Roman" w:hAnsi="Times New Roman" w:cs="Times New Roman"/>
          <w:szCs w:val="22"/>
        </w:rPr>
        <w:t xml:space="preserve">Στο </w:t>
      </w:r>
      <w:r w:rsidRPr="00152219">
        <w:rPr>
          <w:rFonts w:ascii="Times New Roman" w:hAnsi="Times New Roman" w:cs="Times New Roman"/>
          <w:i/>
          <w:szCs w:val="22"/>
        </w:rPr>
        <w:t>τρίτο έτος έρευνας (2009-2010)</w:t>
      </w:r>
      <w:r>
        <w:rPr>
          <w:rFonts w:ascii="Times New Roman" w:hAnsi="Times New Roman" w:cs="Times New Roman"/>
          <w:szCs w:val="22"/>
        </w:rPr>
        <w:t xml:space="preserve"> συμμετείχαν 1</w:t>
      </w:r>
      <w:r w:rsidR="00150724">
        <w:rPr>
          <w:rFonts w:ascii="Times New Roman" w:hAnsi="Times New Roman" w:cs="Times New Roman"/>
          <w:szCs w:val="22"/>
        </w:rPr>
        <w:t>17 ερευνητικά υποκείμενα. Όσο</w:t>
      </w:r>
      <w:r w:rsidR="00427674">
        <w:rPr>
          <w:rFonts w:ascii="Times New Roman" w:hAnsi="Times New Roman" w:cs="Times New Roman"/>
          <w:szCs w:val="22"/>
        </w:rPr>
        <w:t>ν</w:t>
      </w:r>
      <w:r w:rsidR="00150724">
        <w:rPr>
          <w:rFonts w:ascii="Times New Roman" w:hAnsi="Times New Roman" w:cs="Times New Roman"/>
          <w:szCs w:val="22"/>
        </w:rPr>
        <w:t xml:space="preserve"> </w:t>
      </w:r>
      <w:r>
        <w:rPr>
          <w:rFonts w:ascii="Times New Roman" w:hAnsi="Times New Roman" w:cs="Times New Roman"/>
          <w:szCs w:val="22"/>
        </w:rPr>
        <w:t>αφορά τις μεταβλητές που σχετίζονται με τις απαν</w:t>
      </w:r>
      <w:r w:rsidR="00F45043">
        <w:rPr>
          <w:rFonts w:ascii="Times New Roman" w:hAnsi="Times New Roman" w:cs="Times New Roman"/>
          <w:szCs w:val="22"/>
        </w:rPr>
        <w:t>τήσεις των ερωτηματολογίων, στη</w:t>
      </w:r>
      <w:r>
        <w:rPr>
          <w:rFonts w:ascii="Times New Roman" w:hAnsi="Times New Roman" w:cs="Times New Roman"/>
          <w:szCs w:val="22"/>
        </w:rPr>
        <w:t xml:space="preserve"> μεταβλητή </w:t>
      </w:r>
      <w:r>
        <w:rPr>
          <w:rFonts w:ascii="Times New Roman" w:hAnsi="Times New Roman" w:cs="Times New Roman"/>
          <w:bCs/>
          <w:i/>
          <w:szCs w:val="22"/>
          <w:lang w:val="en-US"/>
        </w:rPr>
        <w:t>c</w:t>
      </w:r>
      <w:r w:rsidRPr="00B34F8C">
        <w:rPr>
          <w:rFonts w:ascii="Times New Roman" w:hAnsi="Times New Roman" w:cs="Times New Roman"/>
          <w:bCs/>
          <w:i/>
          <w:szCs w:val="22"/>
          <w:lang w:val="en-US"/>
        </w:rPr>
        <w:t>omputer</w:t>
      </w:r>
      <w:r w:rsidRPr="00BA39C2">
        <w:rPr>
          <w:rFonts w:ascii="Times New Roman" w:hAnsi="Times New Roman" w:cs="Times New Roman"/>
          <w:bCs/>
          <w:i/>
          <w:szCs w:val="22"/>
        </w:rPr>
        <w:t xml:space="preserve"> </w:t>
      </w:r>
      <w:r w:rsidRPr="00B34F8C">
        <w:rPr>
          <w:rFonts w:ascii="Times New Roman" w:hAnsi="Times New Roman" w:cs="Times New Roman"/>
          <w:bCs/>
          <w:i/>
          <w:szCs w:val="22"/>
          <w:lang w:val="en-US"/>
        </w:rPr>
        <w:t>at</w:t>
      </w:r>
      <w:r w:rsidRPr="00BA39C2">
        <w:rPr>
          <w:rFonts w:ascii="Times New Roman" w:hAnsi="Times New Roman" w:cs="Times New Roman"/>
          <w:bCs/>
          <w:i/>
          <w:szCs w:val="22"/>
        </w:rPr>
        <w:t xml:space="preserve"> </w:t>
      </w:r>
      <w:r w:rsidRPr="00B34F8C">
        <w:rPr>
          <w:rFonts w:ascii="Times New Roman" w:hAnsi="Times New Roman" w:cs="Times New Roman"/>
          <w:bCs/>
          <w:i/>
          <w:szCs w:val="22"/>
          <w:lang w:val="en-US"/>
        </w:rPr>
        <w:t>home</w:t>
      </w:r>
      <w:r>
        <w:rPr>
          <w:rFonts w:ascii="Times New Roman" w:hAnsi="Times New Roman" w:cs="Times New Roman"/>
          <w:szCs w:val="22"/>
        </w:rPr>
        <w:t xml:space="preserve"> τα 113 ερευνητικά υποκείμενα απάντησαν ότι έχουν υπολογιστή ενώ τ</w:t>
      </w:r>
      <w:r w:rsidR="00F45043">
        <w:rPr>
          <w:rFonts w:ascii="Times New Roman" w:hAnsi="Times New Roman" w:cs="Times New Roman"/>
          <w:szCs w:val="22"/>
        </w:rPr>
        <w:t>α υπόλοιπα 4 ότι δεν έχουν. Στη</w:t>
      </w:r>
      <w:r>
        <w:rPr>
          <w:rFonts w:ascii="Times New Roman" w:hAnsi="Times New Roman" w:cs="Times New Roman"/>
          <w:szCs w:val="22"/>
        </w:rPr>
        <w:t xml:space="preserve"> μεταβλητή </w:t>
      </w:r>
      <w:r>
        <w:rPr>
          <w:rFonts w:ascii="Times New Roman" w:hAnsi="Times New Roman" w:cs="Times New Roman"/>
          <w:bCs/>
          <w:i/>
          <w:szCs w:val="22"/>
          <w:lang w:val="en-US"/>
        </w:rPr>
        <w:t>i</w:t>
      </w:r>
      <w:r w:rsidRPr="00CF3AA0">
        <w:rPr>
          <w:rFonts w:ascii="Times New Roman" w:hAnsi="Times New Roman" w:cs="Times New Roman"/>
          <w:bCs/>
          <w:i/>
          <w:szCs w:val="22"/>
          <w:lang w:val="en-US"/>
        </w:rPr>
        <w:t>nternet</w:t>
      </w:r>
      <w:r w:rsidRPr="00BA39C2">
        <w:rPr>
          <w:rFonts w:ascii="Times New Roman" w:hAnsi="Times New Roman" w:cs="Times New Roman"/>
          <w:bCs/>
          <w:i/>
          <w:szCs w:val="22"/>
        </w:rPr>
        <w:t xml:space="preserve"> </w:t>
      </w:r>
      <w:r w:rsidRPr="00CF3AA0">
        <w:rPr>
          <w:rFonts w:ascii="Times New Roman" w:hAnsi="Times New Roman" w:cs="Times New Roman"/>
          <w:bCs/>
          <w:i/>
          <w:szCs w:val="22"/>
          <w:lang w:val="en-US"/>
        </w:rPr>
        <w:t>at</w:t>
      </w:r>
      <w:r w:rsidRPr="00BA39C2">
        <w:rPr>
          <w:rFonts w:ascii="Times New Roman" w:hAnsi="Times New Roman" w:cs="Times New Roman"/>
          <w:bCs/>
          <w:i/>
          <w:szCs w:val="22"/>
        </w:rPr>
        <w:t xml:space="preserve"> </w:t>
      </w:r>
      <w:r w:rsidRPr="00CF3AA0">
        <w:rPr>
          <w:rFonts w:ascii="Times New Roman" w:hAnsi="Times New Roman" w:cs="Times New Roman"/>
          <w:bCs/>
          <w:i/>
          <w:szCs w:val="22"/>
          <w:lang w:val="en-US"/>
        </w:rPr>
        <w:t>home</w:t>
      </w:r>
      <w:r>
        <w:rPr>
          <w:rFonts w:ascii="Times New Roman" w:hAnsi="Times New Roman" w:cs="Times New Roman"/>
          <w:szCs w:val="22"/>
        </w:rPr>
        <w:t xml:space="preserve"> τα 22 ερευνητικά υποκείμενα απάντησαν ότι έχουν δίκτυο στο σπίτι τους ενώ τα 95 όχι. Στη μεταβλητή </w:t>
      </w:r>
      <w:r>
        <w:rPr>
          <w:rFonts w:ascii="Times New Roman" w:hAnsi="Times New Roman" w:cs="Times New Roman"/>
          <w:bCs/>
          <w:i/>
          <w:szCs w:val="22"/>
          <w:lang w:val="en-US"/>
        </w:rPr>
        <w:t>c</w:t>
      </w:r>
      <w:r w:rsidRPr="00CF3AA0">
        <w:rPr>
          <w:rFonts w:ascii="Times New Roman" w:hAnsi="Times New Roman" w:cs="Times New Roman"/>
          <w:bCs/>
          <w:i/>
          <w:szCs w:val="22"/>
          <w:lang w:val="en-US"/>
        </w:rPr>
        <w:t>omputer</w:t>
      </w:r>
      <w:r w:rsidRPr="00BA39C2">
        <w:rPr>
          <w:rFonts w:ascii="Times New Roman" w:hAnsi="Times New Roman" w:cs="Times New Roman"/>
          <w:bCs/>
          <w:i/>
          <w:szCs w:val="22"/>
        </w:rPr>
        <w:t xml:space="preserve"> </w:t>
      </w:r>
      <w:r w:rsidRPr="00CF3AA0">
        <w:rPr>
          <w:rFonts w:ascii="Times New Roman" w:hAnsi="Times New Roman" w:cs="Times New Roman"/>
          <w:bCs/>
          <w:i/>
          <w:szCs w:val="22"/>
          <w:lang w:val="en-US"/>
        </w:rPr>
        <w:t>use</w:t>
      </w:r>
      <w:r w:rsidRPr="00BA39C2">
        <w:rPr>
          <w:rFonts w:ascii="Times New Roman" w:hAnsi="Times New Roman" w:cs="Times New Roman"/>
          <w:bCs/>
          <w:i/>
          <w:szCs w:val="22"/>
        </w:rPr>
        <w:t xml:space="preserve"> </w:t>
      </w:r>
      <w:r w:rsidRPr="00CF3AA0">
        <w:rPr>
          <w:rFonts w:ascii="Times New Roman" w:hAnsi="Times New Roman" w:cs="Times New Roman"/>
          <w:bCs/>
          <w:i/>
          <w:szCs w:val="22"/>
          <w:lang w:val="en-US"/>
        </w:rPr>
        <w:t>per</w:t>
      </w:r>
      <w:r w:rsidRPr="00BA39C2">
        <w:rPr>
          <w:rFonts w:ascii="Times New Roman" w:hAnsi="Times New Roman" w:cs="Times New Roman"/>
          <w:bCs/>
          <w:i/>
          <w:szCs w:val="22"/>
        </w:rPr>
        <w:t xml:space="preserve"> </w:t>
      </w:r>
      <w:r w:rsidRPr="00CF3AA0">
        <w:rPr>
          <w:rFonts w:ascii="Times New Roman" w:hAnsi="Times New Roman" w:cs="Times New Roman"/>
          <w:bCs/>
          <w:i/>
          <w:szCs w:val="22"/>
          <w:lang w:val="en-US"/>
        </w:rPr>
        <w:t>week</w:t>
      </w:r>
      <w:r w:rsidR="00610917">
        <w:rPr>
          <w:rFonts w:ascii="Times New Roman" w:hAnsi="Times New Roman" w:cs="Times New Roman"/>
          <w:bCs/>
          <w:szCs w:val="22"/>
        </w:rPr>
        <w:t xml:space="preserve"> , </w:t>
      </w:r>
      <w:r>
        <w:rPr>
          <w:rFonts w:ascii="Times New Roman" w:hAnsi="Times New Roman" w:cs="Times New Roman"/>
          <w:bCs/>
          <w:szCs w:val="22"/>
        </w:rPr>
        <w:t xml:space="preserve">1 άτομο απάντησε ότι χρησιμοποιεί τον υπολογιστή 0-1 ώρες την εβδομάδα, 8 άτομα ότι χρησιμοποιούν τον υπολογιστή 2-4 ώρες, 29 άτομα ότι χρησιμοποιούν τον υπολογιστή 5-8 ώρες και 79 άτομα ότι τον χρησιμοποιούν από 9 ώρες και πάνω την εβδομάδα. Στη μεταβλητή </w:t>
      </w:r>
      <w:r>
        <w:rPr>
          <w:rFonts w:ascii="Times New Roman" w:hAnsi="Times New Roman" w:cs="Times New Roman"/>
          <w:bCs/>
          <w:i/>
          <w:szCs w:val="22"/>
          <w:lang w:val="en-US"/>
        </w:rPr>
        <w:t>e</w:t>
      </w:r>
      <w:r w:rsidRPr="00CF3AA0">
        <w:rPr>
          <w:rFonts w:ascii="Times New Roman" w:hAnsi="Times New Roman" w:cs="Times New Roman"/>
          <w:bCs/>
          <w:i/>
          <w:szCs w:val="22"/>
          <w:lang w:val="en-US"/>
        </w:rPr>
        <w:t>ase</w:t>
      </w:r>
      <w:r w:rsidRPr="00BA39C2">
        <w:rPr>
          <w:rFonts w:ascii="Times New Roman" w:hAnsi="Times New Roman" w:cs="Times New Roman"/>
          <w:bCs/>
          <w:i/>
          <w:szCs w:val="22"/>
        </w:rPr>
        <w:t xml:space="preserve"> </w:t>
      </w:r>
      <w:r w:rsidRPr="00CF3AA0">
        <w:rPr>
          <w:rFonts w:ascii="Times New Roman" w:hAnsi="Times New Roman" w:cs="Times New Roman"/>
          <w:bCs/>
          <w:i/>
          <w:szCs w:val="22"/>
          <w:lang w:val="en-US"/>
        </w:rPr>
        <w:t>of</w:t>
      </w:r>
      <w:r w:rsidRPr="00BA39C2">
        <w:rPr>
          <w:rFonts w:ascii="Times New Roman" w:hAnsi="Times New Roman" w:cs="Times New Roman"/>
          <w:bCs/>
          <w:i/>
          <w:szCs w:val="22"/>
        </w:rPr>
        <w:t xml:space="preserve"> </w:t>
      </w:r>
      <w:r w:rsidRPr="00CF3AA0">
        <w:rPr>
          <w:rFonts w:ascii="Times New Roman" w:hAnsi="Times New Roman" w:cs="Times New Roman"/>
          <w:bCs/>
          <w:i/>
          <w:szCs w:val="22"/>
          <w:lang w:val="en-US"/>
        </w:rPr>
        <w:t>moodle</w:t>
      </w:r>
      <w:r w:rsidRPr="00BA39C2">
        <w:rPr>
          <w:rFonts w:ascii="Times New Roman" w:hAnsi="Times New Roman" w:cs="Times New Roman"/>
          <w:bCs/>
          <w:i/>
          <w:szCs w:val="22"/>
        </w:rPr>
        <w:t xml:space="preserve"> </w:t>
      </w:r>
      <w:r w:rsidRPr="00CF3AA0">
        <w:rPr>
          <w:rFonts w:ascii="Times New Roman" w:hAnsi="Times New Roman" w:cs="Times New Roman"/>
          <w:bCs/>
          <w:i/>
          <w:szCs w:val="22"/>
          <w:lang w:val="en-US"/>
        </w:rPr>
        <w:t>use</w:t>
      </w:r>
      <w:r w:rsidRPr="00BA39C2">
        <w:rPr>
          <w:rFonts w:ascii="Times New Roman" w:hAnsi="Times New Roman" w:cs="Times New Roman"/>
          <w:bCs/>
          <w:i/>
          <w:szCs w:val="22"/>
        </w:rPr>
        <w:t xml:space="preserve"> </w:t>
      </w:r>
      <w:r w:rsidRPr="00CF3AA0">
        <w:rPr>
          <w:rFonts w:ascii="Times New Roman" w:hAnsi="Times New Roman" w:cs="Times New Roman"/>
          <w:bCs/>
          <w:i/>
          <w:szCs w:val="22"/>
          <w:lang w:val="en-US"/>
        </w:rPr>
        <w:t>perceptions</w:t>
      </w:r>
      <w:r>
        <w:rPr>
          <w:rFonts w:ascii="Times New Roman" w:hAnsi="Times New Roman" w:cs="Times New Roman"/>
          <w:bCs/>
          <w:szCs w:val="22"/>
        </w:rPr>
        <w:t xml:space="preserve">, 3 άτομα απάντησαν ότι έχουν μέτρια </w:t>
      </w:r>
      <w:r w:rsidR="00F45043">
        <w:rPr>
          <w:rFonts w:ascii="Times New Roman" w:hAnsi="Times New Roman" w:cs="Times New Roman"/>
          <w:szCs w:val="22"/>
        </w:rPr>
        <w:t>αντίληψη για τη</w:t>
      </w:r>
      <w:r>
        <w:rPr>
          <w:rFonts w:ascii="Times New Roman" w:hAnsi="Times New Roman" w:cs="Times New Roman"/>
          <w:szCs w:val="22"/>
        </w:rPr>
        <w:t xml:space="preserve"> χρηστικότητα του συστήματος, 41 άτομα έχουν αρκετά καλή </w:t>
      </w:r>
      <w:r w:rsidR="00F72C0C">
        <w:rPr>
          <w:rFonts w:ascii="Times New Roman" w:hAnsi="Times New Roman" w:cs="Times New Roman"/>
          <w:szCs w:val="22"/>
        </w:rPr>
        <w:t>αντίληψη</w:t>
      </w:r>
      <w:r>
        <w:rPr>
          <w:rFonts w:ascii="Times New Roman" w:hAnsi="Times New Roman" w:cs="Times New Roman"/>
          <w:szCs w:val="22"/>
        </w:rPr>
        <w:t xml:space="preserve"> και 73 άτομα έχουν την καλύτερη αντίληψη για τη χρηστικότητα του.</w:t>
      </w:r>
    </w:p>
    <w:p w14:paraId="348D0063" w14:textId="66B052DB" w:rsidR="00CE3390" w:rsidRDefault="00F45043" w:rsidP="001E7414">
      <w:pPr>
        <w:spacing w:before="240" w:line="360" w:lineRule="auto"/>
        <w:ind w:firstLine="284"/>
        <w:contextualSpacing w:val="0"/>
        <w:jc w:val="both"/>
        <w:rPr>
          <w:rFonts w:ascii="Times New Roman" w:hAnsi="Times New Roman" w:cs="Times New Roman"/>
          <w:szCs w:val="22"/>
        </w:rPr>
      </w:pPr>
      <w:r>
        <w:rPr>
          <w:rFonts w:ascii="Times New Roman" w:hAnsi="Times New Roman" w:cs="Times New Roman"/>
          <w:szCs w:val="22"/>
        </w:rPr>
        <w:t>Στη</w:t>
      </w:r>
      <w:r w:rsidR="00CE3390" w:rsidRPr="007C6812">
        <w:rPr>
          <w:rFonts w:ascii="Times New Roman" w:hAnsi="Times New Roman" w:cs="Times New Roman"/>
          <w:szCs w:val="22"/>
        </w:rPr>
        <w:t xml:space="preserve"> </w:t>
      </w:r>
      <w:r w:rsidR="00CE3390">
        <w:rPr>
          <w:rFonts w:ascii="Times New Roman" w:hAnsi="Times New Roman" w:cs="Times New Roman"/>
          <w:szCs w:val="22"/>
        </w:rPr>
        <w:t>μεταβλητή</w:t>
      </w:r>
      <w:r w:rsidR="00CE3390" w:rsidRPr="007C6812">
        <w:rPr>
          <w:rFonts w:ascii="Times New Roman" w:hAnsi="Times New Roman" w:cs="Times New Roman"/>
          <w:szCs w:val="22"/>
        </w:rPr>
        <w:t xml:space="preserve"> </w:t>
      </w:r>
      <w:r w:rsidR="00CE3390">
        <w:rPr>
          <w:rFonts w:ascii="Times New Roman" w:hAnsi="Times New Roman" w:cs="Times New Roman"/>
          <w:bCs/>
          <w:i/>
          <w:szCs w:val="22"/>
          <w:lang w:val="en-US"/>
        </w:rPr>
        <w:t>m</w:t>
      </w:r>
      <w:r w:rsidR="00CE3390" w:rsidRPr="007C6812">
        <w:rPr>
          <w:rFonts w:ascii="Times New Roman" w:hAnsi="Times New Roman" w:cs="Times New Roman"/>
          <w:bCs/>
          <w:i/>
          <w:szCs w:val="22"/>
          <w:lang w:val="en-US"/>
        </w:rPr>
        <w:t>oodle</w:t>
      </w:r>
      <w:r w:rsidR="00CE3390" w:rsidRPr="00BA39C2">
        <w:rPr>
          <w:rFonts w:ascii="Times New Roman" w:hAnsi="Times New Roman" w:cs="Times New Roman"/>
          <w:bCs/>
          <w:i/>
          <w:szCs w:val="22"/>
        </w:rPr>
        <w:t xml:space="preserve"> </w:t>
      </w:r>
      <w:r w:rsidR="00CE3390" w:rsidRPr="007C6812">
        <w:rPr>
          <w:rFonts w:ascii="Times New Roman" w:hAnsi="Times New Roman" w:cs="Times New Roman"/>
          <w:bCs/>
          <w:i/>
          <w:szCs w:val="22"/>
          <w:lang w:val="en-US"/>
        </w:rPr>
        <w:t>use</w:t>
      </w:r>
      <w:r w:rsidR="00CE3390" w:rsidRPr="00BA39C2">
        <w:rPr>
          <w:rFonts w:ascii="Times New Roman" w:hAnsi="Times New Roman" w:cs="Times New Roman"/>
          <w:bCs/>
          <w:i/>
          <w:szCs w:val="22"/>
        </w:rPr>
        <w:t xml:space="preserve"> </w:t>
      </w:r>
      <w:r w:rsidR="00CE3390" w:rsidRPr="007C6812">
        <w:rPr>
          <w:rFonts w:ascii="Times New Roman" w:hAnsi="Times New Roman" w:cs="Times New Roman"/>
          <w:bCs/>
          <w:i/>
          <w:szCs w:val="22"/>
          <w:lang w:val="en-US"/>
        </w:rPr>
        <w:t>capability</w:t>
      </w:r>
      <w:r w:rsidR="00CE3390" w:rsidRPr="00BA39C2">
        <w:rPr>
          <w:rFonts w:ascii="Times New Roman" w:hAnsi="Times New Roman" w:cs="Times New Roman"/>
          <w:bCs/>
          <w:i/>
          <w:szCs w:val="22"/>
        </w:rPr>
        <w:t xml:space="preserve"> </w:t>
      </w:r>
      <w:r w:rsidR="00CE3390" w:rsidRPr="007C6812">
        <w:rPr>
          <w:rFonts w:ascii="Times New Roman" w:hAnsi="Times New Roman" w:cs="Times New Roman"/>
          <w:bCs/>
          <w:i/>
          <w:szCs w:val="22"/>
          <w:lang w:val="en-US"/>
        </w:rPr>
        <w:t>perceptions</w:t>
      </w:r>
      <w:r w:rsidR="00CE3390">
        <w:rPr>
          <w:rFonts w:ascii="Times New Roman" w:hAnsi="Times New Roman" w:cs="Times New Roman"/>
          <w:bCs/>
          <w:i/>
          <w:szCs w:val="22"/>
        </w:rPr>
        <w:t xml:space="preserve">, </w:t>
      </w:r>
      <w:r w:rsidR="00CE3390">
        <w:rPr>
          <w:rFonts w:ascii="Times New Roman" w:hAnsi="Times New Roman" w:cs="Times New Roman"/>
          <w:bCs/>
          <w:szCs w:val="22"/>
        </w:rPr>
        <w:t xml:space="preserve">5 φοιτητές αισθάνονταν ότι ήταν λίγο ικανοί χρησιμοποιώντας το σύστημα </w:t>
      </w:r>
      <w:r w:rsidR="00214793">
        <w:rPr>
          <w:rFonts w:ascii="Times New Roman" w:hAnsi="Times New Roman" w:cs="Times New Roman"/>
          <w:bCs/>
          <w:szCs w:val="22"/>
          <w:lang w:val="en-US"/>
        </w:rPr>
        <w:t>M</w:t>
      </w:r>
      <w:r w:rsidR="00CE3390">
        <w:rPr>
          <w:rFonts w:ascii="Times New Roman" w:hAnsi="Times New Roman" w:cs="Times New Roman"/>
          <w:bCs/>
          <w:szCs w:val="22"/>
          <w:lang w:val="en-US"/>
        </w:rPr>
        <w:t>oodle</w:t>
      </w:r>
      <w:r w:rsidR="00CE3390">
        <w:rPr>
          <w:rFonts w:ascii="Times New Roman" w:hAnsi="Times New Roman" w:cs="Times New Roman"/>
          <w:bCs/>
          <w:szCs w:val="22"/>
        </w:rPr>
        <w:t xml:space="preserve">, </w:t>
      </w:r>
      <w:r w:rsidR="00CE3390">
        <w:rPr>
          <w:rFonts w:ascii="Times New Roman" w:hAnsi="Times New Roman" w:cs="Times New Roman"/>
          <w:szCs w:val="22"/>
        </w:rPr>
        <w:t xml:space="preserve">32 φοιτητές αισθάνονταν ότι ήταν πολύ ικανοί χρησιμοποιώντας το </w:t>
      </w:r>
      <w:r w:rsidR="00CE3390">
        <w:rPr>
          <w:rFonts w:ascii="Times New Roman" w:hAnsi="Times New Roman" w:cs="Times New Roman"/>
          <w:szCs w:val="22"/>
          <w:lang w:val="en-US"/>
        </w:rPr>
        <w:t>moodle</w:t>
      </w:r>
      <w:r w:rsidR="00CE3390">
        <w:rPr>
          <w:rFonts w:ascii="Times New Roman" w:hAnsi="Times New Roman" w:cs="Times New Roman"/>
          <w:szCs w:val="22"/>
        </w:rPr>
        <w:t xml:space="preserve"> και οι υπόλοιποι 80 φοιτητές αισθάνονταν ότι ήταν πά</w:t>
      </w:r>
      <w:r>
        <w:rPr>
          <w:rFonts w:ascii="Times New Roman" w:hAnsi="Times New Roman" w:cs="Times New Roman"/>
          <w:szCs w:val="22"/>
        </w:rPr>
        <w:t>ρα πολύ ικανοί. Στη</w:t>
      </w:r>
      <w:r w:rsidR="00F72C0C">
        <w:rPr>
          <w:rFonts w:ascii="Times New Roman" w:hAnsi="Times New Roman" w:cs="Times New Roman"/>
          <w:szCs w:val="22"/>
        </w:rPr>
        <w:t xml:space="preserve"> μεταβλητή </w:t>
      </w:r>
      <w:r w:rsidR="00CE3390">
        <w:rPr>
          <w:rFonts w:ascii="Times New Roman" w:hAnsi="Times New Roman" w:cs="Times New Roman"/>
          <w:bCs/>
          <w:i/>
          <w:szCs w:val="22"/>
          <w:lang w:val="en-US"/>
        </w:rPr>
        <w:t>a</w:t>
      </w:r>
      <w:r w:rsidR="00CE3390" w:rsidRPr="007C6812">
        <w:rPr>
          <w:rFonts w:ascii="Times New Roman" w:hAnsi="Times New Roman" w:cs="Times New Roman"/>
          <w:bCs/>
          <w:i/>
          <w:szCs w:val="22"/>
          <w:lang w:val="en-US"/>
        </w:rPr>
        <w:t>ttitude</w:t>
      </w:r>
      <w:r w:rsidR="00CE3390" w:rsidRPr="00BA39C2">
        <w:rPr>
          <w:rFonts w:ascii="Times New Roman" w:hAnsi="Times New Roman" w:cs="Times New Roman"/>
          <w:bCs/>
          <w:i/>
          <w:szCs w:val="22"/>
        </w:rPr>
        <w:t xml:space="preserve"> </w:t>
      </w:r>
      <w:r w:rsidR="00CE3390" w:rsidRPr="007C6812">
        <w:rPr>
          <w:rFonts w:ascii="Times New Roman" w:hAnsi="Times New Roman" w:cs="Times New Roman"/>
          <w:bCs/>
          <w:i/>
          <w:szCs w:val="22"/>
          <w:lang w:val="en-US"/>
        </w:rPr>
        <w:t>about</w:t>
      </w:r>
      <w:r w:rsidR="00CE3390" w:rsidRPr="00BA39C2">
        <w:rPr>
          <w:rFonts w:ascii="Times New Roman" w:hAnsi="Times New Roman" w:cs="Times New Roman"/>
          <w:bCs/>
          <w:i/>
          <w:szCs w:val="22"/>
        </w:rPr>
        <w:t xml:space="preserve"> </w:t>
      </w:r>
      <w:r w:rsidR="00CE3390">
        <w:rPr>
          <w:rFonts w:ascii="Times New Roman" w:hAnsi="Times New Roman" w:cs="Times New Roman"/>
          <w:bCs/>
          <w:i/>
          <w:szCs w:val="22"/>
          <w:lang w:val="en-US"/>
        </w:rPr>
        <w:t>m</w:t>
      </w:r>
      <w:r w:rsidR="00CE3390" w:rsidRPr="007C6812">
        <w:rPr>
          <w:rFonts w:ascii="Times New Roman" w:hAnsi="Times New Roman" w:cs="Times New Roman"/>
          <w:bCs/>
          <w:i/>
          <w:szCs w:val="22"/>
          <w:lang w:val="en-US"/>
        </w:rPr>
        <w:t>oodle</w:t>
      </w:r>
      <w:r w:rsidR="00CE3390">
        <w:rPr>
          <w:rFonts w:ascii="Times New Roman" w:hAnsi="Times New Roman" w:cs="Times New Roman"/>
          <w:bCs/>
          <w:szCs w:val="22"/>
        </w:rPr>
        <w:t xml:space="preserve">, 1 δεν έχει πολύ καλή </w:t>
      </w:r>
      <w:r w:rsidR="00CE3390">
        <w:rPr>
          <w:rFonts w:ascii="Times New Roman" w:hAnsi="Times New Roman" w:cs="Times New Roman"/>
          <w:szCs w:val="22"/>
        </w:rPr>
        <w:t xml:space="preserve">στάση απέναντι στο σύστημα </w:t>
      </w:r>
      <w:r w:rsidR="00214793">
        <w:rPr>
          <w:rFonts w:ascii="Times New Roman" w:hAnsi="Times New Roman" w:cs="Times New Roman"/>
          <w:szCs w:val="22"/>
          <w:lang w:val="en-US"/>
        </w:rPr>
        <w:t>M</w:t>
      </w:r>
      <w:r w:rsidR="00CE3390">
        <w:rPr>
          <w:rFonts w:ascii="Times New Roman" w:hAnsi="Times New Roman" w:cs="Times New Roman"/>
          <w:szCs w:val="22"/>
          <w:lang w:val="en-US"/>
        </w:rPr>
        <w:t>oodle</w:t>
      </w:r>
      <w:r w:rsidR="00CE3390">
        <w:rPr>
          <w:rFonts w:ascii="Times New Roman" w:hAnsi="Times New Roman" w:cs="Times New Roman"/>
          <w:szCs w:val="22"/>
        </w:rPr>
        <w:t xml:space="preserve">, 3 φοιτητές έχουν μέτρια στάση απέναντι στο σύστημα, 75 έχουν αρκετά καλή στάση απέναντι στο σύστημα και τα υπόλοιπα 38 έχουν την καλύτερη στάση απέναντι στο σύστημα. Στη μεταβλητή </w:t>
      </w:r>
      <w:r w:rsidR="00CE3390">
        <w:rPr>
          <w:rFonts w:ascii="Times New Roman" w:hAnsi="Times New Roman" w:cs="Times New Roman"/>
          <w:bCs/>
          <w:i/>
          <w:szCs w:val="22"/>
          <w:lang w:val="en-US"/>
        </w:rPr>
        <w:t>p</w:t>
      </w:r>
      <w:r w:rsidR="00CE3390" w:rsidRPr="00326186">
        <w:rPr>
          <w:rFonts w:ascii="Times New Roman" w:hAnsi="Times New Roman" w:cs="Times New Roman"/>
          <w:bCs/>
          <w:i/>
          <w:szCs w:val="22"/>
          <w:lang w:val="en-US"/>
        </w:rPr>
        <w:t>erceived</w:t>
      </w:r>
      <w:r w:rsidR="00CE3390" w:rsidRPr="00BA39C2">
        <w:rPr>
          <w:rFonts w:ascii="Times New Roman" w:hAnsi="Times New Roman" w:cs="Times New Roman"/>
          <w:bCs/>
          <w:i/>
          <w:szCs w:val="22"/>
        </w:rPr>
        <w:t xml:space="preserve"> </w:t>
      </w:r>
      <w:r w:rsidR="00CE3390">
        <w:rPr>
          <w:rFonts w:ascii="Times New Roman" w:hAnsi="Times New Roman" w:cs="Times New Roman"/>
          <w:bCs/>
          <w:i/>
          <w:szCs w:val="22"/>
          <w:lang w:val="en-US"/>
        </w:rPr>
        <w:t>m</w:t>
      </w:r>
      <w:r w:rsidR="00CE3390" w:rsidRPr="00326186">
        <w:rPr>
          <w:rFonts w:ascii="Times New Roman" w:hAnsi="Times New Roman" w:cs="Times New Roman"/>
          <w:bCs/>
          <w:i/>
          <w:szCs w:val="22"/>
          <w:lang w:val="en-US"/>
        </w:rPr>
        <w:t>oodle</w:t>
      </w:r>
      <w:r w:rsidR="00CE3390" w:rsidRPr="00BA39C2">
        <w:rPr>
          <w:rFonts w:ascii="Times New Roman" w:hAnsi="Times New Roman" w:cs="Times New Roman"/>
          <w:bCs/>
          <w:i/>
          <w:szCs w:val="22"/>
        </w:rPr>
        <w:t xml:space="preserve"> </w:t>
      </w:r>
      <w:r w:rsidR="00CE3390">
        <w:rPr>
          <w:rFonts w:ascii="Times New Roman" w:hAnsi="Times New Roman" w:cs="Times New Roman"/>
          <w:bCs/>
          <w:i/>
          <w:szCs w:val="22"/>
          <w:lang w:val="en-US"/>
        </w:rPr>
        <w:t>u</w:t>
      </w:r>
      <w:r w:rsidR="00CE3390" w:rsidRPr="00326186">
        <w:rPr>
          <w:rFonts w:ascii="Times New Roman" w:hAnsi="Times New Roman" w:cs="Times New Roman"/>
          <w:bCs/>
          <w:i/>
          <w:szCs w:val="22"/>
          <w:lang w:val="en-US"/>
        </w:rPr>
        <w:t>sefulness</w:t>
      </w:r>
      <w:r w:rsidR="00CE3390" w:rsidRPr="00BA39C2">
        <w:rPr>
          <w:rFonts w:ascii="Times New Roman" w:hAnsi="Times New Roman" w:cs="Times New Roman"/>
          <w:bCs/>
          <w:i/>
          <w:szCs w:val="22"/>
        </w:rPr>
        <w:t xml:space="preserve"> </w:t>
      </w:r>
      <w:r w:rsidR="00CE3390">
        <w:rPr>
          <w:rFonts w:ascii="Times New Roman" w:hAnsi="Times New Roman" w:cs="Times New Roman"/>
          <w:bCs/>
          <w:i/>
          <w:szCs w:val="22"/>
          <w:lang w:val="en-US"/>
        </w:rPr>
        <w:t>l</w:t>
      </w:r>
      <w:r w:rsidR="00CE3390" w:rsidRPr="00326186">
        <w:rPr>
          <w:rFonts w:ascii="Times New Roman" w:hAnsi="Times New Roman" w:cs="Times New Roman"/>
          <w:bCs/>
          <w:i/>
          <w:szCs w:val="22"/>
          <w:lang w:val="en-US"/>
        </w:rPr>
        <w:t>esson</w:t>
      </w:r>
      <w:r w:rsidR="00CE3390">
        <w:rPr>
          <w:rFonts w:ascii="Times New Roman" w:hAnsi="Times New Roman" w:cs="Times New Roman"/>
          <w:bCs/>
          <w:szCs w:val="22"/>
        </w:rPr>
        <w:t xml:space="preserve">, 4 άτομα δεν έχουν πολύ καλή αντίληψη για τη χρησιμότητα των υλικών που παρέχονται μέσα από το σύστημα </w:t>
      </w:r>
      <w:r w:rsidR="00214793">
        <w:rPr>
          <w:rFonts w:ascii="Times New Roman" w:hAnsi="Times New Roman" w:cs="Times New Roman"/>
          <w:bCs/>
          <w:szCs w:val="22"/>
          <w:lang w:val="en-US"/>
        </w:rPr>
        <w:t>M</w:t>
      </w:r>
      <w:r w:rsidR="00CE3390">
        <w:rPr>
          <w:rFonts w:ascii="Times New Roman" w:hAnsi="Times New Roman" w:cs="Times New Roman"/>
          <w:bCs/>
          <w:szCs w:val="22"/>
          <w:lang w:val="en-US"/>
        </w:rPr>
        <w:t>oodle</w:t>
      </w:r>
      <w:r w:rsidR="00CE3390" w:rsidRPr="008236A2">
        <w:rPr>
          <w:rFonts w:ascii="Times New Roman" w:hAnsi="Times New Roman" w:cs="Times New Roman"/>
          <w:bCs/>
          <w:szCs w:val="22"/>
        </w:rPr>
        <w:t xml:space="preserve">, 68 </w:t>
      </w:r>
      <w:r w:rsidR="00CE3390">
        <w:rPr>
          <w:rFonts w:ascii="Times New Roman" w:hAnsi="Times New Roman" w:cs="Times New Roman"/>
          <w:bCs/>
          <w:szCs w:val="22"/>
        </w:rPr>
        <w:t>άτομα έχουν μέτρια αντίλη</w:t>
      </w:r>
      <w:r w:rsidR="00F72C0C">
        <w:rPr>
          <w:rFonts w:ascii="Times New Roman" w:hAnsi="Times New Roman" w:cs="Times New Roman"/>
          <w:bCs/>
          <w:szCs w:val="22"/>
        </w:rPr>
        <w:t>ψη</w:t>
      </w:r>
      <w:r w:rsidR="00CE3390">
        <w:rPr>
          <w:rFonts w:ascii="Times New Roman" w:hAnsi="Times New Roman" w:cs="Times New Roman"/>
          <w:bCs/>
          <w:szCs w:val="22"/>
        </w:rPr>
        <w:t xml:space="preserve">, 42 </w:t>
      </w:r>
      <w:r w:rsidR="00CE3390" w:rsidRPr="00326186">
        <w:rPr>
          <w:rFonts w:ascii="Times New Roman" w:hAnsi="Times New Roman" w:cs="Times New Roman"/>
          <w:bCs/>
          <w:szCs w:val="22"/>
        </w:rPr>
        <w:t>άτομα</w:t>
      </w:r>
      <w:r w:rsidR="00CE3390">
        <w:rPr>
          <w:rFonts w:ascii="Times New Roman" w:hAnsi="Times New Roman" w:cs="Times New Roman"/>
          <w:b/>
          <w:bCs/>
          <w:szCs w:val="22"/>
        </w:rPr>
        <w:t xml:space="preserve"> </w:t>
      </w:r>
      <w:r w:rsidR="00CE3390">
        <w:rPr>
          <w:rFonts w:ascii="Times New Roman" w:hAnsi="Times New Roman" w:cs="Times New Roman"/>
          <w:szCs w:val="22"/>
        </w:rPr>
        <w:t>έχουν αρκετά καλή αντίλη</w:t>
      </w:r>
      <w:r w:rsidR="00F72C0C">
        <w:rPr>
          <w:rFonts w:ascii="Times New Roman" w:hAnsi="Times New Roman" w:cs="Times New Roman"/>
          <w:szCs w:val="22"/>
        </w:rPr>
        <w:t>ψη</w:t>
      </w:r>
      <w:r w:rsidR="00CE3390">
        <w:rPr>
          <w:rFonts w:ascii="Times New Roman" w:hAnsi="Times New Roman" w:cs="Times New Roman"/>
          <w:szCs w:val="22"/>
        </w:rPr>
        <w:t xml:space="preserve"> και τα υπόλοιπα 3 άτομα έχουν την καλύτερη αντίληψη για τη χρησιμότητα των υλικών αυτών.</w:t>
      </w:r>
    </w:p>
    <w:p w14:paraId="2054AADC" w14:textId="1B3C8094" w:rsidR="00CE3390" w:rsidRDefault="00F45043" w:rsidP="00F62B2D">
      <w:pPr>
        <w:spacing w:before="240" w:line="360" w:lineRule="auto"/>
        <w:ind w:firstLine="284"/>
        <w:contextualSpacing w:val="0"/>
        <w:jc w:val="both"/>
        <w:rPr>
          <w:rFonts w:ascii="Times New Roman" w:hAnsi="Times New Roman" w:cs="Times New Roman"/>
          <w:szCs w:val="22"/>
        </w:rPr>
      </w:pPr>
      <w:r>
        <w:rPr>
          <w:rFonts w:ascii="Times New Roman" w:hAnsi="Times New Roman" w:cs="Times New Roman"/>
          <w:bCs/>
          <w:szCs w:val="22"/>
        </w:rPr>
        <w:t>Στη</w:t>
      </w:r>
      <w:r w:rsidR="00CE3390">
        <w:rPr>
          <w:rFonts w:ascii="Times New Roman" w:hAnsi="Times New Roman" w:cs="Times New Roman"/>
          <w:bCs/>
          <w:szCs w:val="22"/>
        </w:rPr>
        <w:t xml:space="preserve"> μεταβλητή </w:t>
      </w:r>
      <w:r w:rsidR="00CE3390">
        <w:rPr>
          <w:rFonts w:ascii="Times New Roman" w:hAnsi="Times New Roman" w:cs="Times New Roman"/>
          <w:bCs/>
          <w:i/>
          <w:szCs w:val="22"/>
          <w:lang w:val="en-US"/>
        </w:rPr>
        <w:t>p</w:t>
      </w:r>
      <w:r w:rsidR="00CE3390" w:rsidRPr="007B7628">
        <w:rPr>
          <w:rFonts w:ascii="Times New Roman" w:hAnsi="Times New Roman" w:cs="Times New Roman"/>
          <w:bCs/>
          <w:i/>
          <w:szCs w:val="22"/>
          <w:lang w:val="en-US"/>
        </w:rPr>
        <w:t>erceived</w:t>
      </w:r>
      <w:r w:rsidR="00CE3390" w:rsidRPr="00BA39C2">
        <w:rPr>
          <w:rFonts w:ascii="Times New Roman" w:hAnsi="Times New Roman" w:cs="Times New Roman"/>
          <w:bCs/>
          <w:i/>
          <w:szCs w:val="22"/>
        </w:rPr>
        <w:t xml:space="preserve"> </w:t>
      </w:r>
      <w:r w:rsidR="00CE3390">
        <w:rPr>
          <w:rFonts w:ascii="Times New Roman" w:hAnsi="Times New Roman" w:cs="Times New Roman"/>
          <w:bCs/>
          <w:i/>
          <w:szCs w:val="22"/>
          <w:lang w:val="en-US"/>
        </w:rPr>
        <w:t>u</w:t>
      </w:r>
      <w:r w:rsidR="00CE3390" w:rsidRPr="007B7628">
        <w:rPr>
          <w:rFonts w:ascii="Times New Roman" w:hAnsi="Times New Roman" w:cs="Times New Roman"/>
          <w:bCs/>
          <w:i/>
          <w:szCs w:val="22"/>
          <w:lang w:val="en-US"/>
        </w:rPr>
        <w:t>sefulness</w:t>
      </w:r>
      <w:r w:rsidR="00CE3390" w:rsidRPr="00BA39C2">
        <w:rPr>
          <w:rFonts w:ascii="Times New Roman" w:hAnsi="Times New Roman" w:cs="Times New Roman"/>
          <w:bCs/>
          <w:i/>
          <w:szCs w:val="22"/>
        </w:rPr>
        <w:t xml:space="preserve"> </w:t>
      </w:r>
      <w:r w:rsidR="00CE3390" w:rsidRPr="007B7628">
        <w:rPr>
          <w:rFonts w:ascii="Times New Roman" w:hAnsi="Times New Roman" w:cs="Times New Roman"/>
          <w:bCs/>
          <w:i/>
          <w:szCs w:val="22"/>
          <w:lang w:val="en-US"/>
        </w:rPr>
        <w:t>assignment</w:t>
      </w:r>
      <w:r w:rsidR="00CE3390">
        <w:rPr>
          <w:rFonts w:ascii="Times New Roman" w:hAnsi="Times New Roman" w:cs="Times New Roman"/>
          <w:bCs/>
          <w:i/>
          <w:szCs w:val="22"/>
        </w:rPr>
        <w:t>,</w:t>
      </w:r>
      <w:r w:rsidR="00CE3390">
        <w:rPr>
          <w:rFonts w:ascii="Times New Roman" w:hAnsi="Times New Roman" w:cs="Times New Roman"/>
          <w:bCs/>
          <w:szCs w:val="22"/>
        </w:rPr>
        <w:t xml:space="preserve"> 7 φοιτητές δεν έχουν πολύ καλή αντίληψη για τη χρησιμότητα των εργασιών που δίνονταν μέσα στο σύστημα </w:t>
      </w:r>
      <w:r w:rsidR="00214793">
        <w:rPr>
          <w:rFonts w:ascii="Times New Roman" w:hAnsi="Times New Roman" w:cs="Times New Roman"/>
          <w:bCs/>
          <w:szCs w:val="22"/>
          <w:lang w:val="en-US"/>
        </w:rPr>
        <w:t>M</w:t>
      </w:r>
      <w:r w:rsidR="00CE3390">
        <w:rPr>
          <w:rFonts w:ascii="Times New Roman" w:hAnsi="Times New Roman" w:cs="Times New Roman"/>
          <w:bCs/>
          <w:szCs w:val="22"/>
          <w:lang w:val="en-US"/>
        </w:rPr>
        <w:t>oodle</w:t>
      </w:r>
      <w:r w:rsidR="00CE3390">
        <w:rPr>
          <w:rFonts w:ascii="Times New Roman" w:hAnsi="Times New Roman" w:cs="Times New Roman"/>
          <w:bCs/>
          <w:szCs w:val="22"/>
        </w:rPr>
        <w:t xml:space="preserve">, </w:t>
      </w:r>
      <w:r w:rsidR="00CE3390" w:rsidRPr="009E2813">
        <w:rPr>
          <w:rFonts w:ascii="Times New Roman" w:hAnsi="Times New Roman" w:cs="Times New Roman"/>
          <w:bCs/>
          <w:szCs w:val="22"/>
        </w:rPr>
        <w:t>68</w:t>
      </w:r>
      <w:r w:rsidR="00CE3390">
        <w:rPr>
          <w:rFonts w:ascii="Times New Roman" w:hAnsi="Times New Roman" w:cs="Times New Roman"/>
          <w:bCs/>
          <w:szCs w:val="22"/>
        </w:rPr>
        <w:t xml:space="preserve"> φοιτητές  έχουν  </w:t>
      </w:r>
      <w:r w:rsidR="00CE3390">
        <w:rPr>
          <w:rFonts w:ascii="Times New Roman" w:hAnsi="Times New Roman" w:cs="Times New Roman"/>
          <w:bCs/>
          <w:szCs w:val="22"/>
        </w:rPr>
        <w:lastRenderedPageBreak/>
        <w:t xml:space="preserve">μέτρια </w:t>
      </w:r>
      <w:r w:rsidR="00F72C0C">
        <w:rPr>
          <w:rFonts w:ascii="Times New Roman" w:hAnsi="Times New Roman" w:cs="Times New Roman"/>
          <w:szCs w:val="22"/>
        </w:rPr>
        <w:t>αντίληψη</w:t>
      </w:r>
      <w:r w:rsidR="00CE3390">
        <w:rPr>
          <w:rFonts w:ascii="Times New Roman" w:hAnsi="Times New Roman" w:cs="Times New Roman"/>
          <w:szCs w:val="22"/>
        </w:rPr>
        <w:t>, 38 φοιτητές αρκετά καλή αντίληψη και οι υπόλοιποι 4 έχουν την καλύτερη αντίληψη για τη χρησιμότητα</w:t>
      </w:r>
      <w:r>
        <w:rPr>
          <w:rFonts w:ascii="Times New Roman" w:hAnsi="Times New Roman" w:cs="Times New Roman"/>
          <w:szCs w:val="22"/>
        </w:rPr>
        <w:t xml:space="preserve"> των εργασιών αυτών. Τέλος, στη</w:t>
      </w:r>
      <w:r w:rsidR="00CE3390">
        <w:rPr>
          <w:rFonts w:ascii="Times New Roman" w:hAnsi="Times New Roman" w:cs="Times New Roman"/>
          <w:szCs w:val="22"/>
        </w:rPr>
        <w:t xml:space="preserve"> μεταβλητή </w:t>
      </w:r>
      <w:r w:rsidR="00CE3390">
        <w:rPr>
          <w:rFonts w:ascii="Times New Roman" w:hAnsi="Times New Roman" w:cs="Times New Roman"/>
          <w:bCs/>
          <w:i/>
          <w:szCs w:val="22"/>
          <w:lang w:val="en-US"/>
        </w:rPr>
        <w:t>s</w:t>
      </w:r>
      <w:r w:rsidR="00CE3390" w:rsidRPr="007B7628">
        <w:rPr>
          <w:rFonts w:ascii="Times New Roman" w:hAnsi="Times New Roman" w:cs="Times New Roman"/>
          <w:bCs/>
          <w:i/>
          <w:szCs w:val="22"/>
          <w:lang w:val="en-US"/>
        </w:rPr>
        <w:t>pectrum</w:t>
      </w:r>
      <w:r w:rsidR="00CE3390" w:rsidRPr="00BA39C2">
        <w:rPr>
          <w:rFonts w:ascii="Times New Roman" w:hAnsi="Times New Roman" w:cs="Times New Roman"/>
          <w:bCs/>
          <w:i/>
          <w:szCs w:val="22"/>
        </w:rPr>
        <w:t xml:space="preserve"> </w:t>
      </w:r>
      <w:r w:rsidR="00CE3390" w:rsidRPr="007B7628">
        <w:rPr>
          <w:rFonts w:ascii="Times New Roman" w:hAnsi="Times New Roman" w:cs="Times New Roman"/>
          <w:bCs/>
          <w:i/>
          <w:szCs w:val="22"/>
          <w:lang w:val="en-US"/>
        </w:rPr>
        <w:t>of</w:t>
      </w:r>
      <w:r w:rsidR="00CE3390" w:rsidRPr="00BA39C2">
        <w:rPr>
          <w:rFonts w:ascii="Times New Roman" w:hAnsi="Times New Roman" w:cs="Times New Roman"/>
          <w:bCs/>
          <w:i/>
          <w:szCs w:val="22"/>
        </w:rPr>
        <w:t xml:space="preserve"> </w:t>
      </w:r>
      <w:r w:rsidR="00CE3390" w:rsidRPr="007B7628">
        <w:rPr>
          <w:rFonts w:ascii="Times New Roman" w:hAnsi="Times New Roman" w:cs="Times New Roman"/>
          <w:bCs/>
          <w:i/>
          <w:szCs w:val="22"/>
          <w:lang w:val="en-US"/>
        </w:rPr>
        <w:t>use</w:t>
      </w:r>
      <w:r w:rsidR="00CE3390">
        <w:rPr>
          <w:rFonts w:ascii="Times New Roman" w:hAnsi="Times New Roman" w:cs="Times New Roman"/>
          <w:bCs/>
          <w:szCs w:val="22"/>
        </w:rPr>
        <w:t xml:space="preserve">, 1 ερευνητικό υποκείμενο δεν απάντησε, τα 13 ερευνητικά υποκείμενα έχουν χαμηλές τιμές </w:t>
      </w:r>
      <w:r w:rsidR="00CE3390">
        <w:rPr>
          <w:rFonts w:ascii="Times New Roman" w:hAnsi="Times New Roman" w:cs="Times New Roman"/>
          <w:szCs w:val="22"/>
        </w:rPr>
        <w:t>όσο</w:t>
      </w:r>
      <w:r w:rsidR="00427674">
        <w:rPr>
          <w:rFonts w:ascii="Times New Roman" w:hAnsi="Times New Roman" w:cs="Times New Roman"/>
          <w:szCs w:val="22"/>
        </w:rPr>
        <w:t>ν α</w:t>
      </w:r>
      <w:r w:rsidR="00CE3390">
        <w:rPr>
          <w:rFonts w:ascii="Times New Roman" w:hAnsi="Times New Roman" w:cs="Times New Roman"/>
          <w:szCs w:val="22"/>
        </w:rPr>
        <w:t xml:space="preserve">φορά το πόσο χρησιμοποιούν το σύστημα </w:t>
      </w:r>
      <w:r w:rsidR="00214793">
        <w:rPr>
          <w:rFonts w:ascii="Times New Roman" w:hAnsi="Times New Roman" w:cs="Times New Roman"/>
          <w:szCs w:val="22"/>
          <w:lang w:val="en-US"/>
        </w:rPr>
        <w:t>M</w:t>
      </w:r>
      <w:r w:rsidR="00CE3390">
        <w:rPr>
          <w:rFonts w:ascii="Times New Roman" w:hAnsi="Times New Roman" w:cs="Times New Roman"/>
          <w:szCs w:val="22"/>
          <w:lang w:val="en-US"/>
        </w:rPr>
        <w:t>oodle</w:t>
      </w:r>
      <w:r w:rsidR="00CE3390">
        <w:rPr>
          <w:rFonts w:ascii="Times New Roman" w:hAnsi="Times New Roman" w:cs="Times New Roman"/>
          <w:szCs w:val="22"/>
        </w:rPr>
        <w:t>,</w:t>
      </w:r>
      <w:r w:rsidR="00CE3390">
        <w:rPr>
          <w:rFonts w:ascii="Times New Roman" w:hAnsi="Times New Roman" w:cs="Times New Roman"/>
          <w:bCs/>
          <w:szCs w:val="22"/>
        </w:rPr>
        <w:t xml:space="preserve"> τα 79 ερευνητικά υποκείμενα έχουν ακανόνιστη συμμετοχή</w:t>
      </w:r>
      <w:r w:rsidR="00CE3390">
        <w:rPr>
          <w:rFonts w:ascii="Times New Roman" w:hAnsi="Times New Roman" w:cs="Times New Roman"/>
          <w:szCs w:val="22"/>
        </w:rPr>
        <w:t xml:space="preserve"> και τα υπόλοιπα 24 χρησιμοποιούν το σύστημα </w:t>
      </w:r>
      <w:r w:rsidR="00214793">
        <w:rPr>
          <w:rFonts w:ascii="Times New Roman" w:hAnsi="Times New Roman" w:cs="Times New Roman"/>
          <w:szCs w:val="22"/>
          <w:lang w:val="en-US"/>
        </w:rPr>
        <w:t>M</w:t>
      </w:r>
      <w:r w:rsidR="00CE3390">
        <w:rPr>
          <w:rFonts w:ascii="Times New Roman" w:hAnsi="Times New Roman" w:cs="Times New Roman"/>
          <w:szCs w:val="22"/>
          <w:lang w:val="en-US"/>
        </w:rPr>
        <w:t>oodle</w:t>
      </w:r>
      <w:r w:rsidR="00CE3390" w:rsidRPr="004E3B29">
        <w:rPr>
          <w:rFonts w:ascii="Times New Roman" w:hAnsi="Times New Roman" w:cs="Times New Roman"/>
          <w:szCs w:val="22"/>
        </w:rPr>
        <w:t xml:space="preserve"> </w:t>
      </w:r>
      <w:r w:rsidR="00CE3390">
        <w:rPr>
          <w:rFonts w:ascii="Times New Roman" w:hAnsi="Times New Roman" w:cs="Times New Roman"/>
          <w:szCs w:val="22"/>
        </w:rPr>
        <w:t xml:space="preserve">κάποιες φορές κάθε εβδομάδα. </w:t>
      </w:r>
    </w:p>
    <w:p w14:paraId="6B2B8C0A" w14:textId="77777777" w:rsidR="002F3956" w:rsidRPr="00F62B2D" w:rsidRDefault="002F3956" w:rsidP="00F62B2D">
      <w:pPr>
        <w:spacing w:before="240" w:line="360" w:lineRule="auto"/>
        <w:ind w:firstLine="284"/>
        <w:contextualSpacing w:val="0"/>
        <w:jc w:val="both"/>
        <w:rPr>
          <w:rFonts w:ascii="Times New Roman" w:hAnsi="Times New Roman" w:cs="Times New Roman"/>
          <w:szCs w:val="22"/>
        </w:rPr>
      </w:pPr>
      <w:r>
        <w:rPr>
          <w:rFonts w:ascii="Times New Roman" w:hAnsi="Times New Roman" w:cs="Times New Roman"/>
          <w:szCs w:val="22"/>
        </w:rPr>
        <w:t>Στον Πίνακα 3 καταγράφονται οι μέσοι όροι και οι τυπικές αποκλίσεις στις συγκεκριμένες μεταβλητές για κάθε ένα από τα τρία χρόνια έρευνας.</w:t>
      </w:r>
    </w:p>
    <w:p w14:paraId="00A85ED6" w14:textId="77777777" w:rsidR="00CE3390" w:rsidRPr="007B7628" w:rsidRDefault="00CE3390" w:rsidP="001E7414">
      <w:pPr>
        <w:spacing w:before="240" w:line="360" w:lineRule="auto"/>
        <w:ind w:firstLine="284"/>
        <w:contextualSpacing w:val="0"/>
        <w:jc w:val="center"/>
        <w:rPr>
          <w:rFonts w:ascii="Times New Roman" w:hAnsi="Times New Roman" w:cs="Times New Roman"/>
          <w:szCs w:val="22"/>
        </w:rPr>
      </w:pPr>
      <w:r w:rsidRPr="00AC6397">
        <w:rPr>
          <w:rFonts w:ascii="Times New Roman" w:hAnsi="Times New Roman" w:cs="Times New Roman"/>
          <w:b/>
          <w:szCs w:val="22"/>
        </w:rPr>
        <w:t xml:space="preserve">Πίνακας </w:t>
      </w:r>
      <w:r w:rsidR="006C072C">
        <w:rPr>
          <w:rFonts w:ascii="Times New Roman" w:hAnsi="Times New Roman" w:cs="Times New Roman"/>
          <w:b/>
          <w:szCs w:val="22"/>
        </w:rPr>
        <w:t>3</w:t>
      </w:r>
      <w:r w:rsidRPr="00AC6397">
        <w:rPr>
          <w:rFonts w:ascii="Times New Roman" w:hAnsi="Times New Roman" w:cs="Times New Roman"/>
          <w:b/>
          <w:szCs w:val="22"/>
        </w:rPr>
        <w:t>.</w:t>
      </w:r>
      <w:r>
        <w:rPr>
          <w:rFonts w:ascii="Times New Roman" w:hAnsi="Times New Roman" w:cs="Times New Roman"/>
          <w:szCs w:val="22"/>
        </w:rPr>
        <w:t xml:space="preserve"> Περιγραφική Στατιστική</w:t>
      </w:r>
    </w:p>
    <w:tbl>
      <w:tblPr>
        <w:tblStyle w:val="TableGrid"/>
        <w:tblpPr w:leftFromText="180" w:rightFromText="180" w:vertAnchor="text" w:horzAnchor="margin" w:tblpXSpec="center" w:tblpY="200"/>
        <w:tblW w:w="8188" w:type="dxa"/>
        <w:tblLayout w:type="fixed"/>
        <w:tblLook w:val="0000" w:firstRow="0" w:lastRow="0" w:firstColumn="0" w:lastColumn="0" w:noHBand="0" w:noVBand="0"/>
      </w:tblPr>
      <w:tblGrid>
        <w:gridCol w:w="1843"/>
        <w:gridCol w:w="992"/>
        <w:gridCol w:w="1101"/>
        <w:gridCol w:w="992"/>
        <w:gridCol w:w="1134"/>
        <w:gridCol w:w="992"/>
        <w:gridCol w:w="1134"/>
      </w:tblGrid>
      <w:tr w:rsidR="00F62B2D" w:rsidRPr="00454A47" w14:paraId="1CCEB706" w14:textId="77777777" w:rsidTr="004102EF">
        <w:tc>
          <w:tcPr>
            <w:tcW w:w="1843" w:type="dxa"/>
            <w:vAlign w:val="center"/>
          </w:tcPr>
          <w:p w14:paraId="564AED51" w14:textId="77777777" w:rsidR="00CE3390" w:rsidRPr="005D7942" w:rsidRDefault="00CE3390" w:rsidP="004102EF">
            <w:pPr>
              <w:tabs>
                <w:tab w:val="left" w:pos="4320"/>
                <w:tab w:val="left" w:pos="6885"/>
              </w:tabs>
              <w:autoSpaceDE w:val="0"/>
              <w:autoSpaceDN w:val="0"/>
              <w:adjustRightInd w:val="0"/>
              <w:spacing w:line="360" w:lineRule="auto"/>
              <w:ind w:left="60" w:right="60"/>
              <w:jc w:val="center"/>
              <w:rPr>
                <w:sz w:val="18"/>
                <w:szCs w:val="18"/>
                <w:lang w:val="en-US"/>
              </w:rPr>
            </w:pPr>
          </w:p>
        </w:tc>
        <w:tc>
          <w:tcPr>
            <w:tcW w:w="2093" w:type="dxa"/>
            <w:gridSpan w:val="2"/>
            <w:vAlign w:val="center"/>
          </w:tcPr>
          <w:p w14:paraId="137F1166" w14:textId="77777777" w:rsidR="00CE3390" w:rsidRPr="005D7942" w:rsidRDefault="00CE3390" w:rsidP="004102EF">
            <w:pPr>
              <w:tabs>
                <w:tab w:val="left" w:pos="4320"/>
                <w:tab w:val="left" w:pos="6885"/>
              </w:tabs>
              <w:autoSpaceDE w:val="0"/>
              <w:autoSpaceDN w:val="0"/>
              <w:adjustRightInd w:val="0"/>
              <w:spacing w:line="360" w:lineRule="auto"/>
              <w:ind w:left="317" w:right="60" w:hanging="142"/>
              <w:jc w:val="center"/>
              <w:rPr>
                <w:sz w:val="18"/>
                <w:szCs w:val="18"/>
                <w:lang w:val="en-US"/>
              </w:rPr>
            </w:pPr>
            <w:r w:rsidRPr="005D7942">
              <w:rPr>
                <w:sz w:val="18"/>
                <w:szCs w:val="18"/>
                <w:lang w:val="en-US"/>
              </w:rPr>
              <w:t>2007-2008</w:t>
            </w:r>
          </w:p>
        </w:tc>
        <w:tc>
          <w:tcPr>
            <w:tcW w:w="2126" w:type="dxa"/>
            <w:gridSpan w:val="2"/>
            <w:vAlign w:val="center"/>
          </w:tcPr>
          <w:p w14:paraId="0CCB3440" w14:textId="77777777" w:rsidR="00CE3390" w:rsidRPr="00BA39C2" w:rsidRDefault="00CE3390" w:rsidP="004102EF">
            <w:pPr>
              <w:tabs>
                <w:tab w:val="left" w:pos="4320"/>
                <w:tab w:val="left" w:pos="6885"/>
              </w:tabs>
              <w:autoSpaceDE w:val="0"/>
              <w:autoSpaceDN w:val="0"/>
              <w:adjustRightInd w:val="0"/>
              <w:spacing w:line="360" w:lineRule="auto"/>
              <w:ind w:left="317" w:right="60" w:hanging="317"/>
              <w:jc w:val="center"/>
              <w:rPr>
                <w:sz w:val="18"/>
                <w:szCs w:val="18"/>
                <w:lang w:val="en-US"/>
              </w:rPr>
            </w:pPr>
            <w:r>
              <w:rPr>
                <w:sz w:val="18"/>
                <w:szCs w:val="18"/>
                <w:lang w:val="en-US"/>
              </w:rPr>
              <w:t>2008-2009</w:t>
            </w:r>
          </w:p>
        </w:tc>
        <w:tc>
          <w:tcPr>
            <w:tcW w:w="2126" w:type="dxa"/>
            <w:gridSpan w:val="2"/>
            <w:vAlign w:val="center"/>
          </w:tcPr>
          <w:p w14:paraId="6AA02595" w14:textId="77777777" w:rsidR="00CE3390" w:rsidRDefault="00CE3390" w:rsidP="004102EF">
            <w:pPr>
              <w:tabs>
                <w:tab w:val="left" w:pos="4320"/>
                <w:tab w:val="left" w:pos="6885"/>
              </w:tabs>
              <w:autoSpaceDE w:val="0"/>
              <w:autoSpaceDN w:val="0"/>
              <w:adjustRightInd w:val="0"/>
              <w:spacing w:line="360" w:lineRule="auto"/>
              <w:ind w:right="60"/>
              <w:jc w:val="center"/>
              <w:rPr>
                <w:sz w:val="18"/>
                <w:szCs w:val="18"/>
                <w:lang w:val="en-US"/>
              </w:rPr>
            </w:pPr>
            <w:r>
              <w:rPr>
                <w:sz w:val="18"/>
                <w:szCs w:val="18"/>
                <w:lang w:val="en-US"/>
              </w:rPr>
              <w:t>2009-2010</w:t>
            </w:r>
          </w:p>
        </w:tc>
      </w:tr>
      <w:tr w:rsidR="0004231A" w:rsidRPr="00454A47" w14:paraId="3AD2237F" w14:textId="77777777" w:rsidTr="004102EF">
        <w:trPr>
          <w:trHeight w:val="493"/>
        </w:trPr>
        <w:tc>
          <w:tcPr>
            <w:tcW w:w="1843" w:type="dxa"/>
            <w:vAlign w:val="center"/>
          </w:tcPr>
          <w:p w14:paraId="41501841" w14:textId="77777777" w:rsidR="00CE3390" w:rsidRPr="00454A47" w:rsidRDefault="00CE3390" w:rsidP="004102EF">
            <w:pPr>
              <w:autoSpaceDE w:val="0"/>
              <w:autoSpaceDN w:val="0"/>
              <w:adjustRightInd w:val="0"/>
              <w:spacing w:line="360" w:lineRule="auto"/>
              <w:jc w:val="center"/>
              <w:rPr>
                <w:rFonts w:ascii="Times New Roman" w:hAnsi="Times New Roman" w:cs="Times New Roman"/>
                <w:sz w:val="24"/>
                <w:szCs w:val="24"/>
              </w:rPr>
            </w:pPr>
          </w:p>
        </w:tc>
        <w:tc>
          <w:tcPr>
            <w:tcW w:w="992" w:type="dxa"/>
            <w:vAlign w:val="center"/>
          </w:tcPr>
          <w:p w14:paraId="38BF3C7F" w14:textId="77777777" w:rsidR="00CE3390" w:rsidRPr="00454A47" w:rsidRDefault="00CE3390" w:rsidP="004102EF">
            <w:pPr>
              <w:autoSpaceDE w:val="0"/>
              <w:autoSpaceDN w:val="0"/>
              <w:adjustRightInd w:val="0"/>
              <w:spacing w:line="360" w:lineRule="auto"/>
              <w:ind w:left="60" w:right="60"/>
              <w:jc w:val="center"/>
              <w:rPr>
                <w:sz w:val="18"/>
                <w:szCs w:val="18"/>
              </w:rPr>
            </w:pPr>
            <w:r w:rsidRPr="00454A47">
              <w:rPr>
                <w:sz w:val="18"/>
                <w:szCs w:val="18"/>
              </w:rPr>
              <w:t>Mean</w:t>
            </w:r>
          </w:p>
        </w:tc>
        <w:tc>
          <w:tcPr>
            <w:tcW w:w="1101" w:type="dxa"/>
            <w:vAlign w:val="center"/>
          </w:tcPr>
          <w:p w14:paraId="1B80A789" w14:textId="77777777" w:rsidR="00CE3390" w:rsidRPr="00454A47" w:rsidRDefault="00CE3390" w:rsidP="004102EF">
            <w:pPr>
              <w:autoSpaceDE w:val="0"/>
              <w:autoSpaceDN w:val="0"/>
              <w:adjustRightInd w:val="0"/>
              <w:spacing w:line="360" w:lineRule="auto"/>
              <w:ind w:left="60" w:right="60"/>
              <w:jc w:val="center"/>
              <w:rPr>
                <w:sz w:val="18"/>
                <w:szCs w:val="18"/>
              </w:rPr>
            </w:pPr>
            <w:r w:rsidRPr="00454A47">
              <w:rPr>
                <w:sz w:val="18"/>
                <w:szCs w:val="18"/>
              </w:rPr>
              <w:t>Std. Deviation</w:t>
            </w:r>
          </w:p>
        </w:tc>
        <w:tc>
          <w:tcPr>
            <w:tcW w:w="992" w:type="dxa"/>
            <w:vAlign w:val="center"/>
          </w:tcPr>
          <w:p w14:paraId="31A7EC9E" w14:textId="77777777" w:rsidR="00CE3390" w:rsidRPr="00454A47" w:rsidRDefault="00CE3390" w:rsidP="004102EF">
            <w:pPr>
              <w:autoSpaceDE w:val="0"/>
              <w:autoSpaceDN w:val="0"/>
              <w:adjustRightInd w:val="0"/>
              <w:spacing w:line="360" w:lineRule="auto"/>
              <w:ind w:left="60" w:right="60"/>
              <w:jc w:val="center"/>
              <w:rPr>
                <w:sz w:val="18"/>
                <w:szCs w:val="18"/>
              </w:rPr>
            </w:pPr>
            <w:r w:rsidRPr="00454A47">
              <w:rPr>
                <w:sz w:val="18"/>
                <w:szCs w:val="18"/>
              </w:rPr>
              <w:t>Mean</w:t>
            </w:r>
          </w:p>
        </w:tc>
        <w:tc>
          <w:tcPr>
            <w:tcW w:w="1134" w:type="dxa"/>
            <w:vAlign w:val="center"/>
          </w:tcPr>
          <w:p w14:paraId="122D2592" w14:textId="77777777" w:rsidR="00CE3390" w:rsidRPr="00454A47" w:rsidRDefault="00CE3390" w:rsidP="004102EF">
            <w:pPr>
              <w:autoSpaceDE w:val="0"/>
              <w:autoSpaceDN w:val="0"/>
              <w:adjustRightInd w:val="0"/>
              <w:spacing w:line="360" w:lineRule="auto"/>
              <w:ind w:left="60" w:right="60"/>
              <w:jc w:val="center"/>
              <w:rPr>
                <w:sz w:val="18"/>
                <w:szCs w:val="18"/>
              </w:rPr>
            </w:pPr>
            <w:r w:rsidRPr="00454A47">
              <w:rPr>
                <w:sz w:val="18"/>
                <w:szCs w:val="18"/>
              </w:rPr>
              <w:t>Std. Deviation</w:t>
            </w:r>
          </w:p>
        </w:tc>
        <w:tc>
          <w:tcPr>
            <w:tcW w:w="992" w:type="dxa"/>
            <w:vAlign w:val="center"/>
          </w:tcPr>
          <w:p w14:paraId="6907000B" w14:textId="77777777" w:rsidR="00CE3390" w:rsidRPr="00454A47" w:rsidRDefault="00CE3390" w:rsidP="004102EF">
            <w:pPr>
              <w:autoSpaceDE w:val="0"/>
              <w:autoSpaceDN w:val="0"/>
              <w:adjustRightInd w:val="0"/>
              <w:spacing w:line="360" w:lineRule="auto"/>
              <w:ind w:left="60" w:right="60"/>
              <w:jc w:val="center"/>
              <w:rPr>
                <w:sz w:val="18"/>
                <w:szCs w:val="18"/>
              </w:rPr>
            </w:pPr>
            <w:r w:rsidRPr="00454A47">
              <w:rPr>
                <w:sz w:val="18"/>
                <w:szCs w:val="18"/>
              </w:rPr>
              <w:t>Mean</w:t>
            </w:r>
          </w:p>
        </w:tc>
        <w:tc>
          <w:tcPr>
            <w:tcW w:w="1134" w:type="dxa"/>
            <w:vAlign w:val="center"/>
          </w:tcPr>
          <w:p w14:paraId="4C999411" w14:textId="77777777" w:rsidR="00CE3390" w:rsidRPr="00454A47" w:rsidRDefault="00CE3390" w:rsidP="004102EF">
            <w:pPr>
              <w:autoSpaceDE w:val="0"/>
              <w:autoSpaceDN w:val="0"/>
              <w:adjustRightInd w:val="0"/>
              <w:spacing w:line="360" w:lineRule="auto"/>
              <w:ind w:left="60" w:right="60"/>
              <w:jc w:val="center"/>
              <w:rPr>
                <w:sz w:val="18"/>
                <w:szCs w:val="18"/>
              </w:rPr>
            </w:pPr>
            <w:r w:rsidRPr="00454A47">
              <w:rPr>
                <w:sz w:val="18"/>
                <w:szCs w:val="18"/>
              </w:rPr>
              <w:t>Std. Deviation</w:t>
            </w:r>
          </w:p>
        </w:tc>
      </w:tr>
      <w:tr w:rsidR="00F62B2D" w:rsidRPr="00454A47" w14:paraId="0F7C7888" w14:textId="77777777" w:rsidTr="004102EF">
        <w:tc>
          <w:tcPr>
            <w:tcW w:w="1843" w:type="dxa"/>
            <w:vAlign w:val="center"/>
          </w:tcPr>
          <w:p w14:paraId="2AA89861" w14:textId="77777777" w:rsidR="00CE3390" w:rsidRPr="00454A47" w:rsidRDefault="007638FD" w:rsidP="004102EF">
            <w:pPr>
              <w:autoSpaceDE w:val="0"/>
              <w:autoSpaceDN w:val="0"/>
              <w:adjustRightInd w:val="0"/>
              <w:spacing w:line="360" w:lineRule="auto"/>
              <w:ind w:left="60" w:right="60"/>
              <w:jc w:val="center"/>
              <w:rPr>
                <w:sz w:val="18"/>
                <w:szCs w:val="18"/>
                <w:lang w:val="en-US"/>
              </w:rPr>
            </w:pPr>
            <w:r>
              <w:rPr>
                <w:sz w:val="18"/>
                <w:szCs w:val="18"/>
                <w:lang w:val="en-US"/>
              </w:rPr>
              <w:t>Ease</w:t>
            </w:r>
            <w:r w:rsidRPr="007638FD">
              <w:rPr>
                <w:sz w:val="18"/>
                <w:szCs w:val="18"/>
                <w:lang w:val="en-US"/>
              </w:rPr>
              <w:t xml:space="preserve"> </w:t>
            </w:r>
            <w:r>
              <w:rPr>
                <w:sz w:val="18"/>
                <w:szCs w:val="18"/>
                <w:lang w:val="en-US"/>
              </w:rPr>
              <w:t>of</w:t>
            </w:r>
            <w:r w:rsidRPr="007638FD">
              <w:rPr>
                <w:sz w:val="18"/>
                <w:szCs w:val="18"/>
                <w:lang w:val="en-US"/>
              </w:rPr>
              <w:t xml:space="preserve"> </w:t>
            </w:r>
            <w:r>
              <w:rPr>
                <w:sz w:val="18"/>
                <w:szCs w:val="18"/>
                <w:lang w:val="en-US"/>
              </w:rPr>
              <w:t>moodle</w:t>
            </w:r>
            <w:r w:rsidRPr="007638FD">
              <w:rPr>
                <w:sz w:val="18"/>
                <w:szCs w:val="18"/>
                <w:lang w:val="en-US"/>
              </w:rPr>
              <w:t xml:space="preserve"> </w:t>
            </w:r>
            <w:r>
              <w:rPr>
                <w:sz w:val="18"/>
                <w:szCs w:val="18"/>
                <w:lang w:val="en-US"/>
              </w:rPr>
              <w:t>use</w:t>
            </w:r>
            <w:r w:rsidRPr="007638FD">
              <w:rPr>
                <w:sz w:val="18"/>
                <w:szCs w:val="18"/>
                <w:lang w:val="en-US"/>
              </w:rPr>
              <w:t xml:space="preserve"> </w:t>
            </w:r>
            <w:r w:rsidR="00CE3390">
              <w:rPr>
                <w:sz w:val="18"/>
                <w:szCs w:val="18"/>
                <w:lang w:val="en-US"/>
              </w:rPr>
              <w:t>perceptions</w:t>
            </w:r>
          </w:p>
        </w:tc>
        <w:tc>
          <w:tcPr>
            <w:tcW w:w="992" w:type="dxa"/>
            <w:vAlign w:val="center"/>
          </w:tcPr>
          <w:p w14:paraId="20EA8187" w14:textId="77777777" w:rsidR="00CE3390" w:rsidRPr="00BA39C2" w:rsidRDefault="00CE3390" w:rsidP="004102EF">
            <w:pPr>
              <w:autoSpaceDE w:val="0"/>
              <w:autoSpaceDN w:val="0"/>
              <w:adjustRightInd w:val="0"/>
              <w:spacing w:line="360" w:lineRule="auto"/>
              <w:ind w:left="60" w:right="60"/>
              <w:jc w:val="center"/>
              <w:rPr>
                <w:sz w:val="18"/>
                <w:szCs w:val="18"/>
                <w:lang w:val="en-US"/>
              </w:rPr>
            </w:pPr>
            <w:r w:rsidRPr="00CA315A">
              <w:rPr>
                <w:rFonts w:eastAsia="Times New Roman"/>
                <w:sz w:val="18"/>
                <w:szCs w:val="18"/>
              </w:rPr>
              <w:t>4,00</w:t>
            </w:r>
          </w:p>
        </w:tc>
        <w:tc>
          <w:tcPr>
            <w:tcW w:w="1101" w:type="dxa"/>
            <w:vAlign w:val="center"/>
          </w:tcPr>
          <w:p w14:paraId="5F77EC09" w14:textId="77777777" w:rsidR="00CE3390" w:rsidRPr="006C19BC" w:rsidRDefault="006C19BC" w:rsidP="004102EF">
            <w:pPr>
              <w:autoSpaceDE w:val="0"/>
              <w:autoSpaceDN w:val="0"/>
              <w:adjustRightInd w:val="0"/>
              <w:spacing w:line="360" w:lineRule="auto"/>
              <w:ind w:left="60" w:right="60"/>
              <w:jc w:val="center"/>
              <w:rPr>
                <w:sz w:val="18"/>
                <w:szCs w:val="18"/>
                <w:lang w:val="en-US"/>
              </w:rPr>
            </w:pPr>
            <w:r>
              <w:rPr>
                <w:rFonts w:eastAsia="Times New Roman"/>
                <w:sz w:val="18"/>
                <w:szCs w:val="18"/>
              </w:rPr>
              <w:t>,72</w:t>
            </w:r>
          </w:p>
        </w:tc>
        <w:tc>
          <w:tcPr>
            <w:tcW w:w="992" w:type="dxa"/>
            <w:vAlign w:val="center"/>
          </w:tcPr>
          <w:p w14:paraId="16A706DD" w14:textId="77777777" w:rsidR="00CE3390" w:rsidRPr="00454A47" w:rsidRDefault="00CE3390" w:rsidP="004102EF">
            <w:pPr>
              <w:autoSpaceDE w:val="0"/>
              <w:autoSpaceDN w:val="0"/>
              <w:adjustRightInd w:val="0"/>
              <w:spacing w:line="360" w:lineRule="auto"/>
              <w:ind w:left="60" w:right="60"/>
              <w:jc w:val="center"/>
              <w:rPr>
                <w:sz w:val="18"/>
                <w:szCs w:val="18"/>
              </w:rPr>
            </w:pPr>
            <w:r w:rsidRPr="00454A47">
              <w:rPr>
                <w:sz w:val="18"/>
                <w:szCs w:val="18"/>
              </w:rPr>
              <w:t>3,92</w:t>
            </w:r>
          </w:p>
        </w:tc>
        <w:tc>
          <w:tcPr>
            <w:tcW w:w="1134" w:type="dxa"/>
            <w:vAlign w:val="center"/>
          </w:tcPr>
          <w:p w14:paraId="20BF0DDA"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1,</w:t>
            </w:r>
            <w:r>
              <w:rPr>
                <w:sz w:val="18"/>
                <w:szCs w:val="18"/>
                <w:lang w:val="en-US"/>
              </w:rPr>
              <w:t>20</w:t>
            </w:r>
          </w:p>
        </w:tc>
        <w:tc>
          <w:tcPr>
            <w:tcW w:w="992" w:type="dxa"/>
            <w:vAlign w:val="center"/>
          </w:tcPr>
          <w:p w14:paraId="5C831532" w14:textId="77777777" w:rsidR="00CE3390" w:rsidRPr="00454A47" w:rsidRDefault="00CE3390" w:rsidP="004102EF">
            <w:pPr>
              <w:autoSpaceDE w:val="0"/>
              <w:autoSpaceDN w:val="0"/>
              <w:adjustRightInd w:val="0"/>
              <w:spacing w:line="360" w:lineRule="auto"/>
              <w:ind w:left="60" w:right="60"/>
              <w:jc w:val="center"/>
              <w:rPr>
                <w:sz w:val="18"/>
                <w:szCs w:val="18"/>
              </w:rPr>
            </w:pPr>
            <w:r w:rsidRPr="00634413">
              <w:rPr>
                <w:sz w:val="18"/>
                <w:szCs w:val="18"/>
              </w:rPr>
              <w:t>4,60</w:t>
            </w:r>
          </w:p>
        </w:tc>
        <w:tc>
          <w:tcPr>
            <w:tcW w:w="1134" w:type="dxa"/>
            <w:vAlign w:val="center"/>
          </w:tcPr>
          <w:p w14:paraId="2BD1176D"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,54</w:t>
            </w:r>
          </w:p>
        </w:tc>
      </w:tr>
      <w:tr w:rsidR="0004231A" w:rsidRPr="00454A47" w14:paraId="3902A28D" w14:textId="77777777" w:rsidTr="004102EF">
        <w:tc>
          <w:tcPr>
            <w:tcW w:w="1843" w:type="dxa"/>
            <w:vAlign w:val="center"/>
          </w:tcPr>
          <w:p w14:paraId="3528BB45" w14:textId="77777777" w:rsidR="00CE3390" w:rsidRPr="00454A47" w:rsidRDefault="007638FD" w:rsidP="004102EF">
            <w:pPr>
              <w:autoSpaceDE w:val="0"/>
              <w:autoSpaceDN w:val="0"/>
              <w:adjustRightInd w:val="0"/>
              <w:spacing w:line="360" w:lineRule="auto"/>
              <w:ind w:left="60" w:right="60"/>
              <w:jc w:val="center"/>
              <w:rPr>
                <w:sz w:val="18"/>
                <w:szCs w:val="18"/>
                <w:lang w:val="en-US"/>
              </w:rPr>
            </w:pPr>
            <w:r>
              <w:rPr>
                <w:sz w:val="18"/>
                <w:szCs w:val="18"/>
                <w:lang w:val="en-US"/>
              </w:rPr>
              <w:t>Moodle</w:t>
            </w:r>
            <w:r>
              <w:rPr>
                <w:sz w:val="18"/>
                <w:szCs w:val="18"/>
              </w:rPr>
              <w:t xml:space="preserve"> </w:t>
            </w:r>
            <w:r>
              <w:rPr>
                <w:sz w:val="18"/>
                <w:szCs w:val="18"/>
                <w:lang w:val="en-US"/>
              </w:rPr>
              <w:t>use</w:t>
            </w:r>
            <w:r>
              <w:rPr>
                <w:sz w:val="18"/>
                <w:szCs w:val="18"/>
              </w:rPr>
              <w:t xml:space="preserve"> </w:t>
            </w:r>
            <w:r>
              <w:rPr>
                <w:sz w:val="18"/>
                <w:szCs w:val="18"/>
                <w:lang w:val="en-US"/>
              </w:rPr>
              <w:t>capability</w:t>
            </w:r>
            <w:r>
              <w:rPr>
                <w:sz w:val="18"/>
                <w:szCs w:val="18"/>
              </w:rPr>
              <w:t xml:space="preserve"> </w:t>
            </w:r>
            <w:r w:rsidR="00CE3390">
              <w:rPr>
                <w:sz w:val="18"/>
                <w:szCs w:val="18"/>
                <w:lang w:val="en-US"/>
              </w:rPr>
              <w:t>perceptions</w:t>
            </w:r>
          </w:p>
        </w:tc>
        <w:tc>
          <w:tcPr>
            <w:tcW w:w="992" w:type="dxa"/>
            <w:vAlign w:val="center"/>
          </w:tcPr>
          <w:p w14:paraId="76A512F1" w14:textId="77777777" w:rsidR="00CE3390" w:rsidRPr="00454A47" w:rsidRDefault="00CE3390" w:rsidP="004102EF">
            <w:pPr>
              <w:autoSpaceDE w:val="0"/>
              <w:autoSpaceDN w:val="0"/>
              <w:adjustRightInd w:val="0"/>
              <w:spacing w:line="360" w:lineRule="auto"/>
              <w:ind w:left="60" w:right="60"/>
              <w:jc w:val="center"/>
              <w:rPr>
                <w:sz w:val="18"/>
                <w:szCs w:val="18"/>
              </w:rPr>
            </w:pPr>
            <w:r w:rsidRPr="00CA315A">
              <w:rPr>
                <w:rFonts w:eastAsia="Times New Roman"/>
                <w:sz w:val="18"/>
                <w:szCs w:val="18"/>
              </w:rPr>
              <w:t>4,43</w:t>
            </w:r>
          </w:p>
        </w:tc>
        <w:tc>
          <w:tcPr>
            <w:tcW w:w="1101" w:type="dxa"/>
            <w:vAlign w:val="center"/>
          </w:tcPr>
          <w:p w14:paraId="35D48F54" w14:textId="77777777" w:rsidR="00CE3390" w:rsidRPr="006C19BC" w:rsidRDefault="006C19BC" w:rsidP="004102EF">
            <w:pPr>
              <w:autoSpaceDE w:val="0"/>
              <w:autoSpaceDN w:val="0"/>
              <w:adjustRightInd w:val="0"/>
              <w:spacing w:line="360" w:lineRule="auto"/>
              <w:ind w:left="60" w:right="60"/>
              <w:jc w:val="center"/>
              <w:rPr>
                <w:sz w:val="18"/>
                <w:szCs w:val="18"/>
                <w:lang w:val="en-US"/>
              </w:rPr>
            </w:pPr>
            <w:r>
              <w:rPr>
                <w:rFonts w:eastAsia="Times New Roman"/>
                <w:sz w:val="18"/>
                <w:szCs w:val="18"/>
              </w:rPr>
              <w:t>,82</w:t>
            </w:r>
          </w:p>
        </w:tc>
        <w:tc>
          <w:tcPr>
            <w:tcW w:w="992" w:type="dxa"/>
            <w:vAlign w:val="center"/>
          </w:tcPr>
          <w:p w14:paraId="368B5305" w14:textId="77777777" w:rsidR="00CE3390" w:rsidRPr="00454A47" w:rsidRDefault="00CE3390" w:rsidP="004102EF">
            <w:pPr>
              <w:autoSpaceDE w:val="0"/>
              <w:autoSpaceDN w:val="0"/>
              <w:adjustRightInd w:val="0"/>
              <w:spacing w:line="360" w:lineRule="auto"/>
              <w:ind w:left="60" w:right="60"/>
              <w:jc w:val="center"/>
              <w:rPr>
                <w:sz w:val="18"/>
                <w:szCs w:val="18"/>
              </w:rPr>
            </w:pPr>
            <w:r w:rsidRPr="00454A47">
              <w:rPr>
                <w:sz w:val="18"/>
                <w:szCs w:val="18"/>
              </w:rPr>
              <w:t>3,53</w:t>
            </w:r>
          </w:p>
        </w:tc>
        <w:tc>
          <w:tcPr>
            <w:tcW w:w="1134" w:type="dxa"/>
            <w:vAlign w:val="center"/>
          </w:tcPr>
          <w:p w14:paraId="19FCC7ED"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1,</w:t>
            </w:r>
            <w:r>
              <w:rPr>
                <w:sz w:val="18"/>
                <w:szCs w:val="18"/>
                <w:lang w:val="en-US"/>
              </w:rPr>
              <w:t>60</w:t>
            </w:r>
          </w:p>
        </w:tc>
        <w:tc>
          <w:tcPr>
            <w:tcW w:w="992" w:type="dxa"/>
            <w:vAlign w:val="center"/>
          </w:tcPr>
          <w:p w14:paraId="118E9229" w14:textId="77777777" w:rsidR="00CE3390" w:rsidRPr="00454A47" w:rsidRDefault="00CE3390" w:rsidP="004102EF">
            <w:pPr>
              <w:autoSpaceDE w:val="0"/>
              <w:autoSpaceDN w:val="0"/>
              <w:adjustRightInd w:val="0"/>
              <w:spacing w:line="360" w:lineRule="auto"/>
              <w:ind w:left="60" w:right="60"/>
              <w:jc w:val="center"/>
              <w:rPr>
                <w:sz w:val="18"/>
                <w:szCs w:val="18"/>
              </w:rPr>
            </w:pPr>
            <w:r w:rsidRPr="00634413">
              <w:rPr>
                <w:sz w:val="18"/>
                <w:szCs w:val="18"/>
              </w:rPr>
              <w:t>4,60</w:t>
            </w:r>
          </w:p>
        </w:tc>
        <w:tc>
          <w:tcPr>
            <w:tcW w:w="1134" w:type="dxa"/>
            <w:vAlign w:val="center"/>
          </w:tcPr>
          <w:p w14:paraId="2589F82D"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,70</w:t>
            </w:r>
          </w:p>
        </w:tc>
      </w:tr>
      <w:tr w:rsidR="00F62B2D" w:rsidRPr="00454A47" w14:paraId="4C08B368" w14:textId="77777777" w:rsidTr="004102EF">
        <w:tc>
          <w:tcPr>
            <w:tcW w:w="1843" w:type="dxa"/>
            <w:vAlign w:val="center"/>
          </w:tcPr>
          <w:p w14:paraId="3522CAA6" w14:textId="77777777" w:rsidR="00CE3390" w:rsidRPr="00672C33" w:rsidRDefault="007638FD" w:rsidP="004102EF">
            <w:pPr>
              <w:autoSpaceDE w:val="0"/>
              <w:autoSpaceDN w:val="0"/>
              <w:adjustRightInd w:val="0"/>
              <w:spacing w:line="360" w:lineRule="auto"/>
              <w:ind w:left="60" w:right="60"/>
              <w:jc w:val="center"/>
              <w:rPr>
                <w:sz w:val="18"/>
                <w:szCs w:val="18"/>
                <w:lang w:val="en-US"/>
              </w:rPr>
            </w:pPr>
            <w:r>
              <w:rPr>
                <w:sz w:val="18"/>
                <w:szCs w:val="18"/>
                <w:lang w:val="en-US"/>
              </w:rPr>
              <w:t>Attitude</w:t>
            </w:r>
            <w:r>
              <w:rPr>
                <w:sz w:val="18"/>
                <w:szCs w:val="18"/>
              </w:rPr>
              <w:t xml:space="preserve"> </w:t>
            </w:r>
            <w:r>
              <w:rPr>
                <w:sz w:val="18"/>
                <w:szCs w:val="18"/>
                <w:lang w:val="en-US"/>
              </w:rPr>
              <w:t>about</w:t>
            </w:r>
            <w:r>
              <w:rPr>
                <w:sz w:val="18"/>
                <w:szCs w:val="18"/>
              </w:rPr>
              <w:t xml:space="preserve"> </w:t>
            </w:r>
            <w:r w:rsidR="00CE3390">
              <w:rPr>
                <w:sz w:val="18"/>
                <w:szCs w:val="18"/>
                <w:lang w:val="en-US"/>
              </w:rPr>
              <w:t>moodle</w:t>
            </w:r>
          </w:p>
        </w:tc>
        <w:tc>
          <w:tcPr>
            <w:tcW w:w="992" w:type="dxa"/>
            <w:vAlign w:val="center"/>
          </w:tcPr>
          <w:p w14:paraId="12C50A77" w14:textId="77777777" w:rsidR="00CE3390" w:rsidRPr="00454A47" w:rsidRDefault="00CE3390" w:rsidP="004102EF">
            <w:pPr>
              <w:autoSpaceDE w:val="0"/>
              <w:autoSpaceDN w:val="0"/>
              <w:adjustRightInd w:val="0"/>
              <w:spacing w:line="360" w:lineRule="auto"/>
              <w:ind w:left="60" w:right="60"/>
              <w:jc w:val="center"/>
              <w:rPr>
                <w:sz w:val="18"/>
                <w:szCs w:val="18"/>
              </w:rPr>
            </w:pPr>
            <w:r w:rsidRPr="00CA315A">
              <w:rPr>
                <w:rFonts w:eastAsia="Times New Roman"/>
                <w:sz w:val="18"/>
                <w:szCs w:val="18"/>
              </w:rPr>
              <w:t>4,26</w:t>
            </w:r>
          </w:p>
        </w:tc>
        <w:tc>
          <w:tcPr>
            <w:tcW w:w="1101" w:type="dxa"/>
            <w:vAlign w:val="center"/>
          </w:tcPr>
          <w:p w14:paraId="2C2F27A3" w14:textId="77777777" w:rsidR="00CE3390" w:rsidRPr="006C19BC" w:rsidRDefault="006C19BC" w:rsidP="004102EF">
            <w:pPr>
              <w:autoSpaceDE w:val="0"/>
              <w:autoSpaceDN w:val="0"/>
              <w:adjustRightInd w:val="0"/>
              <w:spacing w:line="360" w:lineRule="auto"/>
              <w:ind w:left="60" w:right="60"/>
              <w:jc w:val="center"/>
              <w:rPr>
                <w:sz w:val="18"/>
                <w:szCs w:val="18"/>
                <w:lang w:val="en-US"/>
              </w:rPr>
            </w:pPr>
            <w:r>
              <w:rPr>
                <w:rFonts w:eastAsia="Times New Roman"/>
                <w:sz w:val="18"/>
                <w:szCs w:val="18"/>
              </w:rPr>
              <w:t>,4</w:t>
            </w:r>
            <w:r>
              <w:rPr>
                <w:rFonts w:eastAsia="Times New Roman"/>
                <w:sz w:val="18"/>
                <w:szCs w:val="18"/>
                <w:lang w:val="en-US"/>
              </w:rPr>
              <w:t>6</w:t>
            </w:r>
          </w:p>
        </w:tc>
        <w:tc>
          <w:tcPr>
            <w:tcW w:w="992" w:type="dxa"/>
            <w:vAlign w:val="center"/>
          </w:tcPr>
          <w:p w14:paraId="281058BB" w14:textId="77777777" w:rsidR="00CE3390" w:rsidRPr="00454A47" w:rsidRDefault="00CE3390" w:rsidP="004102EF">
            <w:pPr>
              <w:autoSpaceDE w:val="0"/>
              <w:autoSpaceDN w:val="0"/>
              <w:adjustRightInd w:val="0"/>
              <w:spacing w:line="360" w:lineRule="auto"/>
              <w:ind w:left="60" w:right="60"/>
              <w:jc w:val="center"/>
              <w:rPr>
                <w:sz w:val="18"/>
                <w:szCs w:val="18"/>
              </w:rPr>
            </w:pPr>
            <w:r w:rsidRPr="00454A47">
              <w:rPr>
                <w:sz w:val="18"/>
                <w:szCs w:val="18"/>
              </w:rPr>
              <w:t>4,26</w:t>
            </w:r>
          </w:p>
        </w:tc>
        <w:tc>
          <w:tcPr>
            <w:tcW w:w="1134" w:type="dxa"/>
            <w:vAlign w:val="center"/>
          </w:tcPr>
          <w:p w14:paraId="1628C079"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,69</w:t>
            </w:r>
          </w:p>
        </w:tc>
        <w:tc>
          <w:tcPr>
            <w:tcW w:w="992" w:type="dxa"/>
            <w:vAlign w:val="center"/>
          </w:tcPr>
          <w:p w14:paraId="346CA0D3" w14:textId="77777777" w:rsidR="00CE3390" w:rsidRPr="00454A47" w:rsidRDefault="00CE3390" w:rsidP="004102EF">
            <w:pPr>
              <w:autoSpaceDE w:val="0"/>
              <w:autoSpaceDN w:val="0"/>
              <w:adjustRightInd w:val="0"/>
              <w:spacing w:line="360" w:lineRule="auto"/>
              <w:ind w:left="60" w:right="60"/>
              <w:jc w:val="center"/>
              <w:rPr>
                <w:sz w:val="18"/>
                <w:szCs w:val="18"/>
              </w:rPr>
            </w:pPr>
            <w:r w:rsidRPr="00634413">
              <w:rPr>
                <w:sz w:val="18"/>
                <w:szCs w:val="18"/>
              </w:rPr>
              <w:t>4,28</w:t>
            </w:r>
          </w:p>
        </w:tc>
        <w:tc>
          <w:tcPr>
            <w:tcW w:w="1134" w:type="dxa"/>
            <w:vAlign w:val="center"/>
          </w:tcPr>
          <w:p w14:paraId="46628157"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,55</w:t>
            </w:r>
          </w:p>
        </w:tc>
      </w:tr>
      <w:tr w:rsidR="0004231A" w:rsidRPr="00454A47" w14:paraId="4869CB4C" w14:textId="77777777" w:rsidTr="004102EF">
        <w:tc>
          <w:tcPr>
            <w:tcW w:w="1843" w:type="dxa"/>
            <w:vAlign w:val="center"/>
          </w:tcPr>
          <w:p w14:paraId="04D77D98" w14:textId="77777777" w:rsidR="00CE3390" w:rsidRPr="00454A47" w:rsidRDefault="007638FD" w:rsidP="004102EF">
            <w:pPr>
              <w:autoSpaceDE w:val="0"/>
              <w:autoSpaceDN w:val="0"/>
              <w:adjustRightInd w:val="0"/>
              <w:spacing w:line="360" w:lineRule="auto"/>
              <w:ind w:left="60" w:right="60"/>
              <w:jc w:val="center"/>
              <w:rPr>
                <w:sz w:val="18"/>
                <w:szCs w:val="18"/>
                <w:lang w:val="en-US"/>
              </w:rPr>
            </w:pPr>
            <w:r>
              <w:rPr>
                <w:sz w:val="18"/>
                <w:szCs w:val="18"/>
                <w:lang w:val="en-US"/>
              </w:rPr>
              <w:t>Perceived moodle usefulness</w:t>
            </w:r>
            <w:r>
              <w:rPr>
                <w:sz w:val="18"/>
                <w:szCs w:val="18"/>
              </w:rPr>
              <w:t xml:space="preserve"> </w:t>
            </w:r>
            <w:r>
              <w:rPr>
                <w:sz w:val="18"/>
                <w:szCs w:val="18"/>
                <w:lang w:val="en-US"/>
              </w:rPr>
              <w:t>l</w:t>
            </w:r>
            <w:r w:rsidR="00CE3390">
              <w:rPr>
                <w:sz w:val="18"/>
                <w:szCs w:val="18"/>
                <w:lang w:val="en-US"/>
              </w:rPr>
              <w:t>esson</w:t>
            </w:r>
          </w:p>
        </w:tc>
        <w:tc>
          <w:tcPr>
            <w:tcW w:w="992" w:type="dxa"/>
            <w:vAlign w:val="center"/>
          </w:tcPr>
          <w:p w14:paraId="59F9D768" w14:textId="77777777" w:rsidR="00CE3390" w:rsidRPr="00454A47" w:rsidRDefault="00CE3390" w:rsidP="004102EF">
            <w:pPr>
              <w:autoSpaceDE w:val="0"/>
              <w:autoSpaceDN w:val="0"/>
              <w:adjustRightInd w:val="0"/>
              <w:spacing w:line="360" w:lineRule="auto"/>
              <w:ind w:left="60" w:right="60"/>
              <w:jc w:val="center"/>
              <w:rPr>
                <w:sz w:val="18"/>
                <w:szCs w:val="18"/>
              </w:rPr>
            </w:pPr>
            <w:r w:rsidRPr="00CA315A">
              <w:rPr>
                <w:rFonts w:eastAsia="Times New Roman"/>
                <w:sz w:val="18"/>
                <w:szCs w:val="18"/>
              </w:rPr>
              <w:t>3,50</w:t>
            </w:r>
          </w:p>
        </w:tc>
        <w:tc>
          <w:tcPr>
            <w:tcW w:w="1101" w:type="dxa"/>
            <w:vAlign w:val="center"/>
          </w:tcPr>
          <w:p w14:paraId="60C98A8B" w14:textId="77777777" w:rsidR="00CE3390" w:rsidRPr="006C19BC" w:rsidRDefault="006C19BC" w:rsidP="004102EF">
            <w:pPr>
              <w:autoSpaceDE w:val="0"/>
              <w:autoSpaceDN w:val="0"/>
              <w:adjustRightInd w:val="0"/>
              <w:spacing w:line="360" w:lineRule="auto"/>
              <w:ind w:left="60" w:right="60"/>
              <w:jc w:val="center"/>
              <w:rPr>
                <w:sz w:val="18"/>
                <w:szCs w:val="18"/>
                <w:lang w:val="en-US"/>
              </w:rPr>
            </w:pPr>
            <w:r>
              <w:rPr>
                <w:rFonts w:eastAsia="Times New Roman"/>
                <w:sz w:val="18"/>
                <w:szCs w:val="18"/>
              </w:rPr>
              <w:t>,64</w:t>
            </w:r>
          </w:p>
        </w:tc>
        <w:tc>
          <w:tcPr>
            <w:tcW w:w="992" w:type="dxa"/>
            <w:vAlign w:val="center"/>
          </w:tcPr>
          <w:p w14:paraId="2ED4E790" w14:textId="77777777" w:rsidR="00CE3390" w:rsidRPr="00454A47" w:rsidRDefault="00CE3390" w:rsidP="004102EF">
            <w:pPr>
              <w:autoSpaceDE w:val="0"/>
              <w:autoSpaceDN w:val="0"/>
              <w:adjustRightInd w:val="0"/>
              <w:spacing w:line="360" w:lineRule="auto"/>
              <w:ind w:left="60" w:right="60"/>
              <w:jc w:val="center"/>
              <w:rPr>
                <w:sz w:val="18"/>
                <w:szCs w:val="18"/>
              </w:rPr>
            </w:pPr>
            <w:r w:rsidRPr="00454A47">
              <w:rPr>
                <w:sz w:val="18"/>
                <w:szCs w:val="18"/>
              </w:rPr>
              <w:t>4,12</w:t>
            </w:r>
          </w:p>
        </w:tc>
        <w:tc>
          <w:tcPr>
            <w:tcW w:w="1134" w:type="dxa"/>
            <w:vAlign w:val="center"/>
          </w:tcPr>
          <w:p w14:paraId="38C45CD3"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,99</w:t>
            </w:r>
          </w:p>
        </w:tc>
        <w:tc>
          <w:tcPr>
            <w:tcW w:w="992" w:type="dxa"/>
            <w:vAlign w:val="center"/>
          </w:tcPr>
          <w:p w14:paraId="6029D880" w14:textId="77777777" w:rsidR="00CE3390" w:rsidRPr="00454A47" w:rsidRDefault="00CE3390" w:rsidP="004102EF">
            <w:pPr>
              <w:autoSpaceDE w:val="0"/>
              <w:autoSpaceDN w:val="0"/>
              <w:adjustRightInd w:val="0"/>
              <w:spacing w:line="360" w:lineRule="auto"/>
              <w:ind w:left="60" w:right="60"/>
              <w:jc w:val="center"/>
              <w:rPr>
                <w:sz w:val="18"/>
                <w:szCs w:val="18"/>
              </w:rPr>
            </w:pPr>
            <w:r w:rsidRPr="00634413">
              <w:rPr>
                <w:sz w:val="18"/>
                <w:szCs w:val="18"/>
              </w:rPr>
              <w:t>3,38</w:t>
            </w:r>
          </w:p>
        </w:tc>
        <w:tc>
          <w:tcPr>
            <w:tcW w:w="1134" w:type="dxa"/>
            <w:vAlign w:val="center"/>
          </w:tcPr>
          <w:p w14:paraId="40639C23"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w:t>
            </w:r>
            <w:r>
              <w:rPr>
                <w:sz w:val="18"/>
                <w:szCs w:val="18"/>
                <w:lang w:val="en-US"/>
              </w:rPr>
              <w:t>60</w:t>
            </w:r>
          </w:p>
        </w:tc>
      </w:tr>
      <w:tr w:rsidR="00F62B2D" w:rsidRPr="00454A47" w14:paraId="5BAFAA45" w14:textId="77777777" w:rsidTr="004102EF">
        <w:tc>
          <w:tcPr>
            <w:tcW w:w="1843" w:type="dxa"/>
            <w:vAlign w:val="center"/>
          </w:tcPr>
          <w:p w14:paraId="1DA9019F" w14:textId="77777777" w:rsidR="00CE3390" w:rsidRPr="00454A47" w:rsidRDefault="007638FD" w:rsidP="004102EF">
            <w:pPr>
              <w:autoSpaceDE w:val="0"/>
              <w:autoSpaceDN w:val="0"/>
              <w:adjustRightInd w:val="0"/>
              <w:spacing w:line="360" w:lineRule="auto"/>
              <w:ind w:left="60" w:right="60"/>
              <w:jc w:val="center"/>
              <w:rPr>
                <w:sz w:val="18"/>
                <w:szCs w:val="18"/>
                <w:lang w:val="en-US"/>
              </w:rPr>
            </w:pPr>
            <w:r>
              <w:rPr>
                <w:sz w:val="18"/>
                <w:szCs w:val="18"/>
                <w:lang w:val="en-US"/>
              </w:rPr>
              <w:t xml:space="preserve">Perceived moodle usefulness </w:t>
            </w:r>
            <w:r w:rsidR="00CE3390">
              <w:rPr>
                <w:sz w:val="18"/>
                <w:szCs w:val="18"/>
                <w:lang w:val="en-US"/>
              </w:rPr>
              <w:t>assignment</w:t>
            </w:r>
          </w:p>
        </w:tc>
        <w:tc>
          <w:tcPr>
            <w:tcW w:w="992" w:type="dxa"/>
            <w:vAlign w:val="center"/>
          </w:tcPr>
          <w:p w14:paraId="77AFF086" w14:textId="77777777" w:rsidR="00CE3390" w:rsidRPr="00454A47" w:rsidRDefault="00CE3390" w:rsidP="004102EF">
            <w:pPr>
              <w:autoSpaceDE w:val="0"/>
              <w:autoSpaceDN w:val="0"/>
              <w:adjustRightInd w:val="0"/>
              <w:spacing w:line="360" w:lineRule="auto"/>
              <w:ind w:left="60" w:right="60"/>
              <w:jc w:val="center"/>
              <w:rPr>
                <w:sz w:val="18"/>
                <w:szCs w:val="18"/>
              </w:rPr>
            </w:pPr>
            <w:r w:rsidRPr="00CA315A">
              <w:rPr>
                <w:rFonts w:eastAsia="Times New Roman"/>
                <w:sz w:val="18"/>
                <w:szCs w:val="18"/>
              </w:rPr>
              <w:t>3,44</w:t>
            </w:r>
          </w:p>
        </w:tc>
        <w:tc>
          <w:tcPr>
            <w:tcW w:w="1101" w:type="dxa"/>
            <w:vAlign w:val="center"/>
          </w:tcPr>
          <w:p w14:paraId="33AB34A0" w14:textId="77777777" w:rsidR="00CE3390" w:rsidRPr="006C19BC" w:rsidRDefault="006C19BC" w:rsidP="004102EF">
            <w:pPr>
              <w:autoSpaceDE w:val="0"/>
              <w:autoSpaceDN w:val="0"/>
              <w:adjustRightInd w:val="0"/>
              <w:spacing w:line="360" w:lineRule="auto"/>
              <w:ind w:left="60" w:right="60"/>
              <w:jc w:val="center"/>
              <w:rPr>
                <w:sz w:val="18"/>
                <w:szCs w:val="18"/>
                <w:lang w:val="en-US"/>
              </w:rPr>
            </w:pPr>
            <w:r>
              <w:rPr>
                <w:rFonts w:eastAsia="Times New Roman"/>
                <w:sz w:val="18"/>
                <w:szCs w:val="18"/>
              </w:rPr>
              <w:t>,7</w:t>
            </w:r>
            <w:r>
              <w:rPr>
                <w:rFonts w:eastAsia="Times New Roman"/>
                <w:sz w:val="18"/>
                <w:szCs w:val="18"/>
                <w:lang w:val="en-US"/>
              </w:rPr>
              <w:t>1</w:t>
            </w:r>
          </w:p>
        </w:tc>
        <w:tc>
          <w:tcPr>
            <w:tcW w:w="992" w:type="dxa"/>
            <w:vAlign w:val="center"/>
          </w:tcPr>
          <w:p w14:paraId="4A0E9FFD" w14:textId="77777777" w:rsidR="00CE3390" w:rsidRPr="00454A47" w:rsidRDefault="00CE3390" w:rsidP="004102EF">
            <w:pPr>
              <w:autoSpaceDE w:val="0"/>
              <w:autoSpaceDN w:val="0"/>
              <w:adjustRightInd w:val="0"/>
              <w:spacing w:line="360" w:lineRule="auto"/>
              <w:ind w:left="60" w:right="60"/>
              <w:jc w:val="center"/>
              <w:rPr>
                <w:sz w:val="18"/>
                <w:szCs w:val="18"/>
              </w:rPr>
            </w:pPr>
            <w:r w:rsidRPr="00454A47">
              <w:rPr>
                <w:sz w:val="18"/>
                <w:szCs w:val="18"/>
              </w:rPr>
              <w:t>4,32</w:t>
            </w:r>
          </w:p>
        </w:tc>
        <w:tc>
          <w:tcPr>
            <w:tcW w:w="1134" w:type="dxa"/>
            <w:vAlign w:val="center"/>
          </w:tcPr>
          <w:p w14:paraId="2E1C79CA"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,6</w:t>
            </w:r>
            <w:r>
              <w:rPr>
                <w:sz w:val="18"/>
                <w:szCs w:val="18"/>
                <w:lang w:val="en-US"/>
              </w:rPr>
              <w:t>8</w:t>
            </w:r>
          </w:p>
        </w:tc>
        <w:tc>
          <w:tcPr>
            <w:tcW w:w="992" w:type="dxa"/>
            <w:vAlign w:val="center"/>
          </w:tcPr>
          <w:p w14:paraId="1578FBCC" w14:textId="77777777" w:rsidR="00CE3390" w:rsidRPr="00454A47" w:rsidRDefault="00CE3390" w:rsidP="004102EF">
            <w:pPr>
              <w:autoSpaceDE w:val="0"/>
              <w:autoSpaceDN w:val="0"/>
              <w:adjustRightInd w:val="0"/>
              <w:spacing w:line="360" w:lineRule="auto"/>
              <w:ind w:left="60" w:right="60"/>
              <w:jc w:val="center"/>
              <w:rPr>
                <w:sz w:val="18"/>
                <w:szCs w:val="18"/>
              </w:rPr>
            </w:pPr>
            <w:r w:rsidRPr="00634413">
              <w:rPr>
                <w:sz w:val="18"/>
                <w:szCs w:val="18"/>
              </w:rPr>
              <w:t>3,33</w:t>
            </w:r>
          </w:p>
        </w:tc>
        <w:tc>
          <w:tcPr>
            <w:tcW w:w="1134" w:type="dxa"/>
            <w:vAlign w:val="center"/>
          </w:tcPr>
          <w:p w14:paraId="5D608A8A"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,64</w:t>
            </w:r>
          </w:p>
        </w:tc>
      </w:tr>
      <w:tr w:rsidR="0004231A" w:rsidRPr="00454A47" w14:paraId="37599C1F" w14:textId="77777777" w:rsidTr="004102EF">
        <w:tc>
          <w:tcPr>
            <w:tcW w:w="1843" w:type="dxa"/>
            <w:vAlign w:val="center"/>
          </w:tcPr>
          <w:p w14:paraId="7D24069C" w14:textId="77777777" w:rsidR="00CE3390" w:rsidRPr="00454A47" w:rsidRDefault="007638FD" w:rsidP="004102EF">
            <w:pPr>
              <w:autoSpaceDE w:val="0"/>
              <w:autoSpaceDN w:val="0"/>
              <w:adjustRightInd w:val="0"/>
              <w:spacing w:line="360" w:lineRule="auto"/>
              <w:ind w:left="60" w:right="60"/>
              <w:jc w:val="center"/>
              <w:rPr>
                <w:sz w:val="18"/>
                <w:szCs w:val="18"/>
                <w:lang w:val="en-US"/>
              </w:rPr>
            </w:pPr>
            <w:r>
              <w:rPr>
                <w:sz w:val="18"/>
                <w:szCs w:val="18"/>
                <w:lang w:val="en-US"/>
              </w:rPr>
              <w:t xml:space="preserve">Spectrum of </w:t>
            </w:r>
            <w:r w:rsidR="00CE3390">
              <w:rPr>
                <w:sz w:val="18"/>
                <w:szCs w:val="18"/>
                <w:lang w:val="en-US"/>
              </w:rPr>
              <w:t>use</w:t>
            </w:r>
          </w:p>
        </w:tc>
        <w:tc>
          <w:tcPr>
            <w:tcW w:w="992" w:type="dxa"/>
            <w:vAlign w:val="center"/>
          </w:tcPr>
          <w:p w14:paraId="6A1E7DF0" w14:textId="77777777" w:rsidR="00CE3390" w:rsidRPr="00454A47" w:rsidRDefault="00CE3390" w:rsidP="004102EF">
            <w:pPr>
              <w:autoSpaceDE w:val="0"/>
              <w:autoSpaceDN w:val="0"/>
              <w:adjustRightInd w:val="0"/>
              <w:spacing w:line="360" w:lineRule="auto"/>
              <w:ind w:left="60" w:right="60"/>
              <w:jc w:val="center"/>
              <w:rPr>
                <w:sz w:val="18"/>
                <w:szCs w:val="18"/>
              </w:rPr>
            </w:pPr>
            <w:r w:rsidRPr="00CA315A">
              <w:rPr>
                <w:rFonts w:eastAsia="Times New Roman"/>
                <w:sz w:val="18"/>
                <w:szCs w:val="18"/>
              </w:rPr>
              <w:t>2,63</w:t>
            </w:r>
          </w:p>
        </w:tc>
        <w:tc>
          <w:tcPr>
            <w:tcW w:w="1101" w:type="dxa"/>
            <w:vAlign w:val="center"/>
          </w:tcPr>
          <w:p w14:paraId="2ED2565A" w14:textId="77777777" w:rsidR="00CE3390" w:rsidRPr="003002F9" w:rsidRDefault="003002F9" w:rsidP="004102EF">
            <w:pPr>
              <w:autoSpaceDE w:val="0"/>
              <w:autoSpaceDN w:val="0"/>
              <w:adjustRightInd w:val="0"/>
              <w:spacing w:line="360" w:lineRule="auto"/>
              <w:ind w:left="60" w:right="60"/>
              <w:jc w:val="center"/>
              <w:rPr>
                <w:sz w:val="18"/>
                <w:szCs w:val="18"/>
                <w:lang w:val="en-US"/>
              </w:rPr>
            </w:pPr>
            <w:r>
              <w:rPr>
                <w:rFonts w:eastAsia="Times New Roman"/>
                <w:sz w:val="18"/>
                <w:szCs w:val="18"/>
              </w:rPr>
              <w:t>,53</w:t>
            </w:r>
          </w:p>
        </w:tc>
        <w:tc>
          <w:tcPr>
            <w:tcW w:w="992" w:type="dxa"/>
            <w:vAlign w:val="center"/>
          </w:tcPr>
          <w:p w14:paraId="56477F54" w14:textId="77777777" w:rsidR="00CE3390" w:rsidRPr="00454A47" w:rsidRDefault="00CE3390" w:rsidP="004102EF">
            <w:pPr>
              <w:autoSpaceDE w:val="0"/>
              <w:autoSpaceDN w:val="0"/>
              <w:adjustRightInd w:val="0"/>
              <w:spacing w:line="360" w:lineRule="auto"/>
              <w:ind w:left="60" w:right="60"/>
              <w:jc w:val="center"/>
              <w:rPr>
                <w:sz w:val="18"/>
                <w:szCs w:val="18"/>
              </w:rPr>
            </w:pPr>
            <w:r w:rsidRPr="00454A47">
              <w:rPr>
                <w:sz w:val="18"/>
                <w:szCs w:val="18"/>
              </w:rPr>
              <w:t>1,45</w:t>
            </w:r>
          </w:p>
        </w:tc>
        <w:tc>
          <w:tcPr>
            <w:tcW w:w="1134" w:type="dxa"/>
            <w:vAlign w:val="center"/>
          </w:tcPr>
          <w:p w14:paraId="0FECA20B"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,60</w:t>
            </w:r>
          </w:p>
        </w:tc>
        <w:tc>
          <w:tcPr>
            <w:tcW w:w="992" w:type="dxa"/>
            <w:vAlign w:val="center"/>
          </w:tcPr>
          <w:p w14:paraId="04114263" w14:textId="77777777" w:rsidR="00CE3390" w:rsidRPr="00454A47" w:rsidRDefault="00CE3390" w:rsidP="004102EF">
            <w:pPr>
              <w:autoSpaceDE w:val="0"/>
              <w:autoSpaceDN w:val="0"/>
              <w:adjustRightInd w:val="0"/>
              <w:spacing w:line="360" w:lineRule="auto"/>
              <w:ind w:left="60" w:right="60"/>
              <w:jc w:val="center"/>
              <w:rPr>
                <w:sz w:val="18"/>
                <w:szCs w:val="18"/>
              </w:rPr>
            </w:pPr>
            <w:r w:rsidRPr="00634413">
              <w:rPr>
                <w:sz w:val="18"/>
                <w:szCs w:val="18"/>
              </w:rPr>
              <w:t>2,08</w:t>
            </w:r>
          </w:p>
        </w:tc>
        <w:tc>
          <w:tcPr>
            <w:tcW w:w="1134" w:type="dxa"/>
            <w:vAlign w:val="center"/>
          </w:tcPr>
          <w:p w14:paraId="252C80E5"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,5</w:t>
            </w:r>
            <w:r>
              <w:rPr>
                <w:sz w:val="18"/>
                <w:szCs w:val="18"/>
                <w:lang w:val="en-US"/>
              </w:rPr>
              <w:t>9</w:t>
            </w:r>
          </w:p>
        </w:tc>
      </w:tr>
      <w:tr w:rsidR="00F62B2D" w:rsidRPr="00454A47" w14:paraId="63553281" w14:textId="77777777" w:rsidTr="004102EF">
        <w:tc>
          <w:tcPr>
            <w:tcW w:w="1843" w:type="dxa"/>
            <w:vAlign w:val="center"/>
          </w:tcPr>
          <w:p w14:paraId="03C71D51" w14:textId="77777777" w:rsidR="00CE3390" w:rsidRPr="00454A47" w:rsidRDefault="007638FD" w:rsidP="004102EF">
            <w:pPr>
              <w:autoSpaceDE w:val="0"/>
              <w:autoSpaceDN w:val="0"/>
              <w:adjustRightInd w:val="0"/>
              <w:spacing w:line="360" w:lineRule="auto"/>
              <w:ind w:left="60" w:right="60"/>
              <w:jc w:val="center"/>
              <w:rPr>
                <w:sz w:val="18"/>
                <w:szCs w:val="18"/>
                <w:lang w:val="en-US"/>
              </w:rPr>
            </w:pPr>
            <w:r>
              <w:rPr>
                <w:sz w:val="18"/>
                <w:szCs w:val="18"/>
                <w:lang w:val="en-US"/>
              </w:rPr>
              <w:t xml:space="preserve">Total of </w:t>
            </w:r>
            <w:r w:rsidR="00CE3390">
              <w:rPr>
                <w:sz w:val="18"/>
                <w:szCs w:val="18"/>
                <w:lang w:val="en-US"/>
              </w:rPr>
              <w:t>id</w:t>
            </w:r>
          </w:p>
        </w:tc>
        <w:tc>
          <w:tcPr>
            <w:tcW w:w="992" w:type="dxa"/>
            <w:vAlign w:val="center"/>
          </w:tcPr>
          <w:p w14:paraId="08BC6DEB" w14:textId="77777777" w:rsidR="00CE3390" w:rsidRPr="00454A47" w:rsidRDefault="00CE3390" w:rsidP="004102EF">
            <w:pPr>
              <w:autoSpaceDE w:val="0"/>
              <w:autoSpaceDN w:val="0"/>
              <w:adjustRightInd w:val="0"/>
              <w:spacing w:line="360" w:lineRule="auto"/>
              <w:ind w:left="60" w:right="60"/>
              <w:jc w:val="center"/>
              <w:rPr>
                <w:sz w:val="18"/>
                <w:szCs w:val="18"/>
              </w:rPr>
            </w:pPr>
            <w:r w:rsidRPr="00CA315A">
              <w:rPr>
                <w:rFonts w:eastAsia="Times New Roman"/>
                <w:sz w:val="18"/>
                <w:szCs w:val="18"/>
              </w:rPr>
              <w:t>787,99</w:t>
            </w:r>
          </w:p>
        </w:tc>
        <w:tc>
          <w:tcPr>
            <w:tcW w:w="1101" w:type="dxa"/>
            <w:vAlign w:val="center"/>
          </w:tcPr>
          <w:p w14:paraId="3FD17A68" w14:textId="77777777" w:rsidR="00CE3390" w:rsidRPr="003002F9" w:rsidRDefault="003002F9" w:rsidP="004102EF">
            <w:pPr>
              <w:autoSpaceDE w:val="0"/>
              <w:autoSpaceDN w:val="0"/>
              <w:adjustRightInd w:val="0"/>
              <w:spacing w:line="360" w:lineRule="auto"/>
              <w:ind w:left="60" w:right="60"/>
              <w:jc w:val="center"/>
              <w:rPr>
                <w:sz w:val="18"/>
                <w:szCs w:val="18"/>
                <w:lang w:val="en-US"/>
              </w:rPr>
            </w:pPr>
            <w:r>
              <w:rPr>
                <w:rFonts w:eastAsia="Times New Roman"/>
                <w:sz w:val="18"/>
                <w:szCs w:val="18"/>
              </w:rPr>
              <w:t>294,6</w:t>
            </w:r>
            <w:r>
              <w:rPr>
                <w:rFonts w:eastAsia="Times New Roman"/>
                <w:sz w:val="18"/>
                <w:szCs w:val="18"/>
                <w:lang w:val="en-US"/>
              </w:rPr>
              <w:t>5</w:t>
            </w:r>
          </w:p>
        </w:tc>
        <w:tc>
          <w:tcPr>
            <w:tcW w:w="992" w:type="dxa"/>
            <w:vAlign w:val="center"/>
          </w:tcPr>
          <w:p w14:paraId="6251BDCC" w14:textId="77777777" w:rsidR="00CE3390" w:rsidRPr="00454A47" w:rsidRDefault="00CE3390" w:rsidP="004102EF">
            <w:pPr>
              <w:autoSpaceDE w:val="0"/>
              <w:autoSpaceDN w:val="0"/>
              <w:adjustRightInd w:val="0"/>
              <w:spacing w:line="360" w:lineRule="auto"/>
              <w:ind w:left="60" w:right="60"/>
              <w:jc w:val="center"/>
              <w:rPr>
                <w:sz w:val="18"/>
                <w:szCs w:val="18"/>
              </w:rPr>
            </w:pPr>
            <w:r w:rsidRPr="00454A47">
              <w:rPr>
                <w:sz w:val="18"/>
                <w:szCs w:val="18"/>
              </w:rPr>
              <w:t>504,67</w:t>
            </w:r>
          </w:p>
        </w:tc>
        <w:tc>
          <w:tcPr>
            <w:tcW w:w="1134" w:type="dxa"/>
            <w:vAlign w:val="center"/>
          </w:tcPr>
          <w:p w14:paraId="74EB2907"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253,1</w:t>
            </w:r>
            <w:r>
              <w:rPr>
                <w:sz w:val="18"/>
                <w:szCs w:val="18"/>
                <w:lang w:val="en-US"/>
              </w:rPr>
              <w:t>3</w:t>
            </w:r>
          </w:p>
        </w:tc>
        <w:tc>
          <w:tcPr>
            <w:tcW w:w="992" w:type="dxa"/>
            <w:vAlign w:val="center"/>
          </w:tcPr>
          <w:p w14:paraId="7C91DD49" w14:textId="77777777" w:rsidR="00CE3390" w:rsidRPr="00454A47" w:rsidRDefault="00CE3390" w:rsidP="004102EF">
            <w:pPr>
              <w:autoSpaceDE w:val="0"/>
              <w:autoSpaceDN w:val="0"/>
              <w:adjustRightInd w:val="0"/>
              <w:spacing w:line="360" w:lineRule="auto"/>
              <w:ind w:left="60" w:right="60"/>
              <w:jc w:val="center"/>
              <w:rPr>
                <w:sz w:val="18"/>
                <w:szCs w:val="18"/>
              </w:rPr>
            </w:pPr>
            <w:r w:rsidRPr="00634413">
              <w:rPr>
                <w:sz w:val="18"/>
                <w:szCs w:val="18"/>
              </w:rPr>
              <w:t>737,99</w:t>
            </w:r>
          </w:p>
        </w:tc>
        <w:tc>
          <w:tcPr>
            <w:tcW w:w="1134" w:type="dxa"/>
            <w:vAlign w:val="center"/>
          </w:tcPr>
          <w:p w14:paraId="02E34185"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308,67</w:t>
            </w:r>
          </w:p>
        </w:tc>
      </w:tr>
      <w:tr w:rsidR="0004231A" w:rsidRPr="00454A47" w14:paraId="42359A09" w14:textId="77777777" w:rsidTr="004102EF">
        <w:tc>
          <w:tcPr>
            <w:tcW w:w="1843" w:type="dxa"/>
            <w:vAlign w:val="center"/>
          </w:tcPr>
          <w:p w14:paraId="567F58A1" w14:textId="77777777" w:rsidR="00CE3390" w:rsidRPr="00454A47" w:rsidRDefault="007638FD" w:rsidP="004102EF">
            <w:pPr>
              <w:autoSpaceDE w:val="0"/>
              <w:autoSpaceDN w:val="0"/>
              <w:adjustRightInd w:val="0"/>
              <w:spacing w:line="360" w:lineRule="auto"/>
              <w:ind w:left="60" w:right="60"/>
              <w:jc w:val="center"/>
              <w:rPr>
                <w:sz w:val="18"/>
                <w:szCs w:val="18"/>
                <w:lang w:val="en-US"/>
              </w:rPr>
            </w:pPr>
            <w:r>
              <w:rPr>
                <w:sz w:val="18"/>
                <w:szCs w:val="18"/>
                <w:lang w:val="en-US"/>
              </w:rPr>
              <w:t xml:space="preserve">Assignment </w:t>
            </w:r>
            <w:r w:rsidR="00CE3390">
              <w:rPr>
                <w:sz w:val="18"/>
                <w:szCs w:val="18"/>
                <w:lang w:val="en-US"/>
              </w:rPr>
              <w:t>view</w:t>
            </w:r>
          </w:p>
        </w:tc>
        <w:tc>
          <w:tcPr>
            <w:tcW w:w="992" w:type="dxa"/>
            <w:vAlign w:val="center"/>
          </w:tcPr>
          <w:p w14:paraId="6E77FA31" w14:textId="77777777" w:rsidR="00CE3390" w:rsidRPr="00454A47" w:rsidRDefault="00CE3390" w:rsidP="004102EF">
            <w:pPr>
              <w:autoSpaceDE w:val="0"/>
              <w:autoSpaceDN w:val="0"/>
              <w:adjustRightInd w:val="0"/>
              <w:spacing w:line="360" w:lineRule="auto"/>
              <w:ind w:left="60" w:right="60"/>
              <w:jc w:val="center"/>
              <w:rPr>
                <w:sz w:val="18"/>
                <w:szCs w:val="18"/>
              </w:rPr>
            </w:pPr>
            <w:r w:rsidRPr="00CA315A">
              <w:rPr>
                <w:rFonts w:eastAsia="Times New Roman"/>
                <w:sz w:val="18"/>
                <w:szCs w:val="18"/>
              </w:rPr>
              <w:t>97,71</w:t>
            </w:r>
          </w:p>
        </w:tc>
        <w:tc>
          <w:tcPr>
            <w:tcW w:w="1101" w:type="dxa"/>
            <w:vAlign w:val="center"/>
          </w:tcPr>
          <w:p w14:paraId="0BC6249D" w14:textId="77777777" w:rsidR="003002F9" w:rsidRPr="003002F9" w:rsidRDefault="003002F9" w:rsidP="004102EF">
            <w:pPr>
              <w:autoSpaceDE w:val="0"/>
              <w:autoSpaceDN w:val="0"/>
              <w:adjustRightInd w:val="0"/>
              <w:spacing w:line="360" w:lineRule="auto"/>
              <w:ind w:left="60" w:right="60"/>
              <w:jc w:val="center"/>
              <w:rPr>
                <w:rFonts w:eastAsia="Times New Roman"/>
                <w:sz w:val="18"/>
                <w:szCs w:val="18"/>
                <w:lang w:val="en-US"/>
              </w:rPr>
            </w:pPr>
            <w:r>
              <w:rPr>
                <w:rFonts w:eastAsia="Times New Roman"/>
                <w:sz w:val="18"/>
                <w:szCs w:val="18"/>
              </w:rPr>
              <w:t>30,9</w:t>
            </w:r>
            <w:r>
              <w:rPr>
                <w:rFonts w:eastAsia="Times New Roman"/>
                <w:sz w:val="18"/>
                <w:szCs w:val="18"/>
                <w:lang w:val="en-US"/>
              </w:rPr>
              <w:t>2</w:t>
            </w:r>
          </w:p>
        </w:tc>
        <w:tc>
          <w:tcPr>
            <w:tcW w:w="992" w:type="dxa"/>
            <w:vAlign w:val="center"/>
          </w:tcPr>
          <w:p w14:paraId="4B77436C" w14:textId="77777777" w:rsidR="00CE3390" w:rsidRPr="00454A47" w:rsidRDefault="00CE3390" w:rsidP="004102EF">
            <w:pPr>
              <w:autoSpaceDE w:val="0"/>
              <w:autoSpaceDN w:val="0"/>
              <w:adjustRightInd w:val="0"/>
              <w:spacing w:line="360" w:lineRule="auto"/>
              <w:ind w:left="60" w:right="60"/>
              <w:jc w:val="center"/>
              <w:rPr>
                <w:sz w:val="18"/>
                <w:szCs w:val="18"/>
              </w:rPr>
            </w:pPr>
            <w:r w:rsidRPr="00454A47">
              <w:rPr>
                <w:sz w:val="18"/>
                <w:szCs w:val="18"/>
              </w:rPr>
              <w:t>66,85</w:t>
            </w:r>
          </w:p>
        </w:tc>
        <w:tc>
          <w:tcPr>
            <w:tcW w:w="1134" w:type="dxa"/>
            <w:vAlign w:val="center"/>
          </w:tcPr>
          <w:p w14:paraId="39625C67"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26,4</w:t>
            </w:r>
            <w:r>
              <w:rPr>
                <w:sz w:val="18"/>
                <w:szCs w:val="18"/>
                <w:lang w:val="en-US"/>
              </w:rPr>
              <w:t>6</w:t>
            </w:r>
          </w:p>
        </w:tc>
        <w:tc>
          <w:tcPr>
            <w:tcW w:w="992" w:type="dxa"/>
            <w:vAlign w:val="center"/>
          </w:tcPr>
          <w:p w14:paraId="0D7FB0EA" w14:textId="77777777" w:rsidR="00CE3390" w:rsidRPr="00454A47" w:rsidRDefault="00CE3390" w:rsidP="004102EF">
            <w:pPr>
              <w:autoSpaceDE w:val="0"/>
              <w:autoSpaceDN w:val="0"/>
              <w:adjustRightInd w:val="0"/>
              <w:spacing w:line="360" w:lineRule="auto"/>
              <w:ind w:left="60" w:right="60"/>
              <w:jc w:val="center"/>
              <w:rPr>
                <w:sz w:val="18"/>
                <w:szCs w:val="18"/>
              </w:rPr>
            </w:pPr>
            <w:r w:rsidRPr="00634413">
              <w:rPr>
                <w:sz w:val="18"/>
                <w:szCs w:val="18"/>
              </w:rPr>
              <w:t>96,85</w:t>
            </w:r>
          </w:p>
        </w:tc>
        <w:tc>
          <w:tcPr>
            <w:tcW w:w="1134" w:type="dxa"/>
            <w:vAlign w:val="center"/>
          </w:tcPr>
          <w:p w14:paraId="76B2BE25"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35,14</w:t>
            </w:r>
          </w:p>
        </w:tc>
      </w:tr>
      <w:tr w:rsidR="00F62B2D" w:rsidRPr="00454A47" w14:paraId="4EEBF27B" w14:textId="77777777" w:rsidTr="004102EF">
        <w:tc>
          <w:tcPr>
            <w:tcW w:w="1843" w:type="dxa"/>
            <w:vAlign w:val="center"/>
          </w:tcPr>
          <w:p w14:paraId="1D632A35" w14:textId="77777777" w:rsidR="00CE3390" w:rsidRPr="00454A47" w:rsidRDefault="007638FD" w:rsidP="004102EF">
            <w:pPr>
              <w:autoSpaceDE w:val="0"/>
              <w:autoSpaceDN w:val="0"/>
              <w:adjustRightInd w:val="0"/>
              <w:spacing w:line="360" w:lineRule="auto"/>
              <w:ind w:left="60" w:right="60"/>
              <w:jc w:val="center"/>
              <w:rPr>
                <w:sz w:val="18"/>
                <w:szCs w:val="18"/>
                <w:lang w:val="en-US"/>
              </w:rPr>
            </w:pPr>
            <w:r>
              <w:rPr>
                <w:sz w:val="18"/>
                <w:szCs w:val="18"/>
                <w:lang w:val="en-US"/>
              </w:rPr>
              <w:t xml:space="preserve">Course </w:t>
            </w:r>
            <w:r w:rsidR="00CE3390">
              <w:rPr>
                <w:sz w:val="18"/>
                <w:szCs w:val="18"/>
                <w:lang w:val="en-US"/>
              </w:rPr>
              <w:t>view</w:t>
            </w:r>
          </w:p>
        </w:tc>
        <w:tc>
          <w:tcPr>
            <w:tcW w:w="992" w:type="dxa"/>
            <w:vAlign w:val="center"/>
          </w:tcPr>
          <w:p w14:paraId="0056EC0E" w14:textId="77777777" w:rsidR="00CE3390" w:rsidRPr="00454A47" w:rsidRDefault="00CE3390" w:rsidP="004102EF">
            <w:pPr>
              <w:autoSpaceDE w:val="0"/>
              <w:autoSpaceDN w:val="0"/>
              <w:adjustRightInd w:val="0"/>
              <w:spacing w:line="360" w:lineRule="auto"/>
              <w:ind w:left="60" w:right="60"/>
              <w:jc w:val="center"/>
              <w:rPr>
                <w:sz w:val="18"/>
                <w:szCs w:val="18"/>
              </w:rPr>
            </w:pPr>
            <w:r w:rsidRPr="00CA315A">
              <w:rPr>
                <w:rFonts w:eastAsia="Times New Roman"/>
                <w:sz w:val="18"/>
                <w:szCs w:val="18"/>
              </w:rPr>
              <w:t>190,48</w:t>
            </w:r>
          </w:p>
        </w:tc>
        <w:tc>
          <w:tcPr>
            <w:tcW w:w="1101" w:type="dxa"/>
            <w:vAlign w:val="center"/>
          </w:tcPr>
          <w:p w14:paraId="21AA7C6D" w14:textId="77777777" w:rsidR="00CE3390" w:rsidRPr="003002F9" w:rsidRDefault="003002F9" w:rsidP="004102EF">
            <w:pPr>
              <w:autoSpaceDE w:val="0"/>
              <w:autoSpaceDN w:val="0"/>
              <w:adjustRightInd w:val="0"/>
              <w:spacing w:line="360" w:lineRule="auto"/>
              <w:ind w:left="60" w:right="60"/>
              <w:jc w:val="center"/>
              <w:rPr>
                <w:sz w:val="18"/>
                <w:szCs w:val="18"/>
                <w:lang w:val="en-US"/>
              </w:rPr>
            </w:pPr>
            <w:r>
              <w:rPr>
                <w:rFonts w:eastAsia="Times New Roman"/>
                <w:sz w:val="18"/>
                <w:szCs w:val="18"/>
              </w:rPr>
              <w:t>87,50</w:t>
            </w:r>
          </w:p>
        </w:tc>
        <w:tc>
          <w:tcPr>
            <w:tcW w:w="992" w:type="dxa"/>
            <w:vAlign w:val="center"/>
          </w:tcPr>
          <w:p w14:paraId="247422F0" w14:textId="77777777" w:rsidR="00CE3390" w:rsidRPr="00454A47" w:rsidRDefault="00CE3390" w:rsidP="004102EF">
            <w:pPr>
              <w:autoSpaceDE w:val="0"/>
              <w:autoSpaceDN w:val="0"/>
              <w:adjustRightInd w:val="0"/>
              <w:spacing w:line="360" w:lineRule="auto"/>
              <w:ind w:left="60" w:right="60"/>
              <w:jc w:val="center"/>
              <w:rPr>
                <w:sz w:val="18"/>
                <w:szCs w:val="18"/>
              </w:rPr>
            </w:pPr>
            <w:r w:rsidRPr="00454A47">
              <w:rPr>
                <w:sz w:val="18"/>
                <w:szCs w:val="18"/>
              </w:rPr>
              <w:t>122,48</w:t>
            </w:r>
          </w:p>
        </w:tc>
        <w:tc>
          <w:tcPr>
            <w:tcW w:w="1134" w:type="dxa"/>
            <w:vAlign w:val="center"/>
          </w:tcPr>
          <w:p w14:paraId="166D220A"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67,8</w:t>
            </w:r>
            <w:r>
              <w:rPr>
                <w:sz w:val="18"/>
                <w:szCs w:val="18"/>
                <w:lang w:val="en-US"/>
              </w:rPr>
              <w:t>4</w:t>
            </w:r>
          </w:p>
        </w:tc>
        <w:tc>
          <w:tcPr>
            <w:tcW w:w="992" w:type="dxa"/>
            <w:vAlign w:val="center"/>
          </w:tcPr>
          <w:p w14:paraId="73BF8CBB" w14:textId="77777777" w:rsidR="00CE3390" w:rsidRPr="00454A47" w:rsidRDefault="00CE3390" w:rsidP="004102EF">
            <w:pPr>
              <w:autoSpaceDE w:val="0"/>
              <w:autoSpaceDN w:val="0"/>
              <w:adjustRightInd w:val="0"/>
              <w:spacing w:line="360" w:lineRule="auto"/>
              <w:ind w:left="60" w:right="60"/>
              <w:jc w:val="center"/>
              <w:rPr>
                <w:sz w:val="18"/>
                <w:szCs w:val="18"/>
              </w:rPr>
            </w:pPr>
            <w:r w:rsidRPr="00634413">
              <w:rPr>
                <w:sz w:val="18"/>
                <w:szCs w:val="18"/>
              </w:rPr>
              <w:t>239,11</w:t>
            </w:r>
          </w:p>
        </w:tc>
        <w:tc>
          <w:tcPr>
            <w:tcW w:w="1134" w:type="dxa"/>
            <w:vAlign w:val="center"/>
          </w:tcPr>
          <w:p w14:paraId="1686DD7E"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113,65</w:t>
            </w:r>
          </w:p>
        </w:tc>
      </w:tr>
      <w:tr w:rsidR="0004231A" w:rsidRPr="00454A47" w14:paraId="4A21E816" w14:textId="77777777" w:rsidTr="004102EF">
        <w:tc>
          <w:tcPr>
            <w:tcW w:w="1843" w:type="dxa"/>
            <w:vAlign w:val="center"/>
          </w:tcPr>
          <w:p w14:paraId="4CC22C01" w14:textId="77777777" w:rsidR="00CE3390" w:rsidRPr="00454A47" w:rsidRDefault="007638FD" w:rsidP="004102EF">
            <w:pPr>
              <w:autoSpaceDE w:val="0"/>
              <w:autoSpaceDN w:val="0"/>
              <w:adjustRightInd w:val="0"/>
              <w:spacing w:line="360" w:lineRule="auto"/>
              <w:ind w:left="60" w:right="60"/>
              <w:jc w:val="center"/>
              <w:rPr>
                <w:sz w:val="18"/>
                <w:szCs w:val="18"/>
                <w:lang w:val="en-US"/>
              </w:rPr>
            </w:pPr>
            <w:r>
              <w:rPr>
                <w:sz w:val="18"/>
                <w:szCs w:val="18"/>
                <w:lang w:val="en-US"/>
              </w:rPr>
              <w:t xml:space="preserve">Forum add </w:t>
            </w:r>
            <w:r w:rsidR="00CE3390">
              <w:rPr>
                <w:sz w:val="18"/>
                <w:szCs w:val="18"/>
                <w:lang w:val="en-US"/>
              </w:rPr>
              <w:t>post</w:t>
            </w:r>
          </w:p>
        </w:tc>
        <w:tc>
          <w:tcPr>
            <w:tcW w:w="992" w:type="dxa"/>
            <w:vAlign w:val="center"/>
          </w:tcPr>
          <w:p w14:paraId="501EFB9A" w14:textId="77777777" w:rsidR="00CE3390" w:rsidRPr="00454A47" w:rsidRDefault="00CE3390" w:rsidP="004102EF">
            <w:pPr>
              <w:autoSpaceDE w:val="0"/>
              <w:autoSpaceDN w:val="0"/>
              <w:adjustRightInd w:val="0"/>
              <w:spacing w:line="360" w:lineRule="auto"/>
              <w:ind w:left="60" w:right="60"/>
              <w:jc w:val="center"/>
              <w:rPr>
                <w:sz w:val="18"/>
                <w:szCs w:val="18"/>
              </w:rPr>
            </w:pPr>
            <w:r w:rsidRPr="00CA315A">
              <w:rPr>
                <w:rFonts w:eastAsia="Times New Roman"/>
                <w:sz w:val="18"/>
                <w:szCs w:val="18"/>
              </w:rPr>
              <w:t>,11</w:t>
            </w:r>
          </w:p>
        </w:tc>
        <w:tc>
          <w:tcPr>
            <w:tcW w:w="1101" w:type="dxa"/>
            <w:vAlign w:val="center"/>
          </w:tcPr>
          <w:p w14:paraId="4FA72999" w14:textId="77777777" w:rsidR="00CE3390" w:rsidRPr="000B4BF3" w:rsidRDefault="000B4BF3" w:rsidP="004102EF">
            <w:pPr>
              <w:autoSpaceDE w:val="0"/>
              <w:autoSpaceDN w:val="0"/>
              <w:adjustRightInd w:val="0"/>
              <w:spacing w:line="360" w:lineRule="auto"/>
              <w:ind w:left="60" w:right="60"/>
              <w:jc w:val="center"/>
              <w:rPr>
                <w:sz w:val="18"/>
                <w:szCs w:val="18"/>
                <w:lang w:val="en-US"/>
              </w:rPr>
            </w:pPr>
            <w:r>
              <w:rPr>
                <w:rFonts w:eastAsia="Times New Roman"/>
                <w:sz w:val="18"/>
                <w:szCs w:val="18"/>
              </w:rPr>
              <w:t>,44</w:t>
            </w:r>
          </w:p>
        </w:tc>
        <w:tc>
          <w:tcPr>
            <w:tcW w:w="992" w:type="dxa"/>
            <w:vAlign w:val="center"/>
          </w:tcPr>
          <w:p w14:paraId="5AF3A693" w14:textId="77777777" w:rsidR="00CE3390" w:rsidRPr="00454A47" w:rsidRDefault="00CE3390" w:rsidP="004102EF">
            <w:pPr>
              <w:autoSpaceDE w:val="0"/>
              <w:autoSpaceDN w:val="0"/>
              <w:adjustRightInd w:val="0"/>
              <w:spacing w:line="360" w:lineRule="auto"/>
              <w:ind w:left="60" w:right="60"/>
              <w:jc w:val="center"/>
              <w:rPr>
                <w:sz w:val="18"/>
                <w:szCs w:val="18"/>
              </w:rPr>
            </w:pPr>
            <w:r w:rsidRPr="00454A47">
              <w:rPr>
                <w:sz w:val="18"/>
                <w:szCs w:val="18"/>
              </w:rPr>
              <w:t>,15</w:t>
            </w:r>
          </w:p>
        </w:tc>
        <w:tc>
          <w:tcPr>
            <w:tcW w:w="1134" w:type="dxa"/>
            <w:vAlign w:val="center"/>
          </w:tcPr>
          <w:p w14:paraId="504A46FE"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,55</w:t>
            </w:r>
          </w:p>
        </w:tc>
        <w:tc>
          <w:tcPr>
            <w:tcW w:w="992" w:type="dxa"/>
            <w:vAlign w:val="center"/>
          </w:tcPr>
          <w:p w14:paraId="4C926633" w14:textId="77777777" w:rsidR="00CE3390" w:rsidRPr="00454A47" w:rsidRDefault="00CE3390" w:rsidP="004102EF">
            <w:pPr>
              <w:autoSpaceDE w:val="0"/>
              <w:autoSpaceDN w:val="0"/>
              <w:adjustRightInd w:val="0"/>
              <w:spacing w:line="360" w:lineRule="auto"/>
              <w:ind w:left="60" w:right="60"/>
              <w:jc w:val="center"/>
              <w:rPr>
                <w:sz w:val="18"/>
                <w:szCs w:val="18"/>
              </w:rPr>
            </w:pPr>
            <w:r w:rsidRPr="00634413">
              <w:rPr>
                <w:sz w:val="18"/>
                <w:szCs w:val="18"/>
              </w:rPr>
              <w:t>,21</w:t>
            </w:r>
          </w:p>
        </w:tc>
        <w:tc>
          <w:tcPr>
            <w:tcW w:w="1134" w:type="dxa"/>
            <w:vAlign w:val="center"/>
          </w:tcPr>
          <w:p w14:paraId="276789E5"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,5</w:t>
            </w:r>
            <w:r>
              <w:rPr>
                <w:sz w:val="18"/>
                <w:szCs w:val="18"/>
                <w:lang w:val="en-US"/>
              </w:rPr>
              <w:t>4</w:t>
            </w:r>
          </w:p>
        </w:tc>
      </w:tr>
      <w:tr w:rsidR="00F62B2D" w:rsidRPr="00454A47" w14:paraId="043A52E4" w14:textId="77777777" w:rsidTr="004102EF">
        <w:tc>
          <w:tcPr>
            <w:tcW w:w="1843" w:type="dxa"/>
            <w:vAlign w:val="center"/>
          </w:tcPr>
          <w:p w14:paraId="11D1824A" w14:textId="77777777" w:rsidR="00CE3390" w:rsidRPr="00454A47" w:rsidRDefault="007638FD" w:rsidP="004102EF">
            <w:pPr>
              <w:autoSpaceDE w:val="0"/>
              <w:autoSpaceDN w:val="0"/>
              <w:adjustRightInd w:val="0"/>
              <w:spacing w:line="360" w:lineRule="auto"/>
              <w:ind w:left="60" w:right="60"/>
              <w:jc w:val="center"/>
              <w:rPr>
                <w:sz w:val="18"/>
                <w:szCs w:val="18"/>
                <w:lang w:val="en-US"/>
              </w:rPr>
            </w:pPr>
            <w:r>
              <w:rPr>
                <w:sz w:val="18"/>
                <w:szCs w:val="18"/>
                <w:lang w:val="en-US"/>
              </w:rPr>
              <w:t xml:space="preserve">Forum </w:t>
            </w:r>
            <w:r w:rsidR="00CE3390">
              <w:rPr>
                <w:sz w:val="18"/>
                <w:szCs w:val="18"/>
                <w:lang w:val="en-US"/>
              </w:rPr>
              <w:t>view</w:t>
            </w:r>
          </w:p>
        </w:tc>
        <w:tc>
          <w:tcPr>
            <w:tcW w:w="992" w:type="dxa"/>
            <w:vAlign w:val="center"/>
          </w:tcPr>
          <w:p w14:paraId="2D8012BF" w14:textId="77777777" w:rsidR="00CE3390" w:rsidRPr="00454A47" w:rsidRDefault="00CE3390" w:rsidP="004102EF">
            <w:pPr>
              <w:autoSpaceDE w:val="0"/>
              <w:autoSpaceDN w:val="0"/>
              <w:adjustRightInd w:val="0"/>
              <w:spacing w:line="360" w:lineRule="auto"/>
              <w:ind w:left="60" w:right="60"/>
              <w:jc w:val="center"/>
              <w:rPr>
                <w:sz w:val="18"/>
                <w:szCs w:val="18"/>
              </w:rPr>
            </w:pPr>
            <w:r w:rsidRPr="00CA315A">
              <w:rPr>
                <w:rFonts w:eastAsia="Times New Roman"/>
                <w:sz w:val="18"/>
                <w:szCs w:val="18"/>
              </w:rPr>
              <w:t>12,92</w:t>
            </w:r>
          </w:p>
        </w:tc>
        <w:tc>
          <w:tcPr>
            <w:tcW w:w="1101" w:type="dxa"/>
            <w:vAlign w:val="center"/>
          </w:tcPr>
          <w:p w14:paraId="255BF644" w14:textId="77777777" w:rsidR="00CE3390" w:rsidRPr="003002F9" w:rsidRDefault="003002F9" w:rsidP="004102EF">
            <w:pPr>
              <w:autoSpaceDE w:val="0"/>
              <w:autoSpaceDN w:val="0"/>
              <w:adjustRightInd w:val="0"/>
              <w:spacing w:line="360" w:lineRule="auto"/>
              <w:ind w:left="60" w:right="60"/>
              <w:jc w:val="center"/>
              <w:rPr>
                <w:sz w:val="18"/>
                <w:szCs w:val="18"/>
                <w:lang w:val="en-US"/>
              </w:rPr>
            </w:pPr>
            <w:r>
              <w:rPr>
                <w:rFonts w:eastAsia="Times New Roman"/>
                <w:sz w:val="18"/>
                <w:szCs w:val="18"/>
              </w:rPr>
              <w:t>14,0</w:t>
            </w:r>
            <w:r>
              <w:rPr>
                <w:rFonts w:eastAsia="Times New Roman"/>
                <w:sz w:val="18"/>
                <w:szCs w:val="18"/>
                <w:lang w:val="en-US"/>
              </w:rPr>
              <w:t>3</w:t>
            </w:r>
          </w:p>
        </w:tc>
        <w:tc>
          <w:tcPr>
            <w:tcW w:w="992" w:type="dxa"/>
            <w:vAlign w:val="center"/>
          </w:tcPr>
          <w:p w14:paraId="5403501D" w14:textId="77777777" w:rsidR="00CE3390" w:rsidRPr="00454A47" w:rsidRDefault="00CE3390" w:rsidP="004102EF">
            <w:pPr>
              <w:autoSpaceDE w:val="0"/>
              <w:autoSpaceDN w:val="0"/>
              <w:adjustRightInd w:val="0"/>
              <w:spacing w:line="360" w:lineRule="auto"/>
              <w:ind w:left="60" w:right="60"/>
              <w:jc w:val="center"/>
              <w:rPr>
                <w:sz w:val="18"/>
                <w:szCs w:val="18"/>
              </w:rPr>
            </w:pPr>
            <w:r w:rsidRPr="00454A47">
              <w:rPr>
                <w:sz w:val="18"/>
                <w:szCs w:val="18"/>
              </w:rPr>
              <w:t>16,42</w:t>
            </w:r>
          </w:p>
        </w:tc>
        <w:tc>
          <w:tcPr>
            <w:tcW w:w="1134" w:type="dxa"/>
            <w:vAlign w:val="center"/>
          </w:tcPr>
          <w:p w14:paraId="1E255855"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19,65</w:t>
            </w:r>
          </w:p>
        </w:tc>
        <w:tc>
          <w:tcPr>
            <w:tcW w:w="992" w:type="dxa"/>
            <w:vAlign w:val="center"/>
          </w:tcPr>
          <w:p w14:paraId="19BA68A8" w14:textId="77777777" w:rsidR="00CE3390" w:rsidRPr="00454A47" w:rsidRDefault="00CE3390" w:rsidP="004102EF">
            <w:pPr>
              <w:autoSpaceDE w:val="0"/>
              <w:autoSpaceDN w:val="0"/>
              <w:adjustRightInd w:val="0"/>
              <w:spacing w:line="360" w:lineRule="auto"/>
              <w:ind w:left="60" w:right="60"/>
              <w:jc w:val="center"/>
              <w:rPr>
                <w:sz w:val="18"/>
                <w:szCs w:val="18"/>
              </w:rPr>
            </w:pPr>
            <w:r w:rsidRPr="00634413">
              <w:rPr>
                <w:sz w:val="18"/>
                <w:szCs w:val="18"/>
              </w:rPr>
              <w:t>18,15</w:t>
            </w:r>
          </w:p>
        </w:tc>
        <w:tc>
          <w:tcPr>
            <w:tcW w:w="1134" w:type="dxa"/>
            <w:vAlign w:val="center"/>
          </w:tcPr>
          <w:p w14:paraId="1F4DBC37"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16,12</w:t>
            </w:r>
          </w:p>
        </w:tc>
      </w:tr>
      <w:tr w:rsidR="0004231A" w:rsidRPr="00454A47" w14:paraId="083D8BED" w14:textId="77777777" w:rsidTr="004102EF">
        <w:tc>
          <w:tcPr>
            <w:tcW w:w="1843" w:type="dxa"/>
            <w:vAlign w:val="center"/>
          </w:tcPr>
          <w:p w14:paraId="4C8A9E30" w14:textId="77777777" w:rsidR="00CE3390" w:rsidRPr="00454A47" w:rsidRDefault="007638FD" w:rsidP="004102EF">
            <w:pPr>
              <w:autoSpaceDE w:val="0"/>
              <w:autoSpaceDN w:val="0"/>
              <w:adjustRightInd w:val="0"/>
              <w:spacing w:line="360" w:lineRule="auto"/>
              <w:ind w:left="60" w:right="60"/>
              <w:jc w:val="center"/>
              <w:rPr>
                <w:sz w:val="18"/>
                <w:szCs w:val="18"/>
                <w:lang w:val="en-US"/>
              </w:rPr>
            </w:pPr>
            <w:r>
              <w:rPr>
                <w:sz w:val="18"/>
                <w:szCs w:val="18"/>
                <w:lang w:val="en-US"/>
              </w:rPr>
              <w:t xml:space="preserve">Glossary </w:t>
            </w:r>
            <w:r w:rsidR="00CE3390">
              <w:rPr>
                <w:sz w:val="18"/>
                <w:szCs w:val="18"/>
                <w:lang w:val="en-US"/>
              </w:rPr>
              <w:t>view</w:t>
            </w:r>
          </w:p>
        </w:tc>
        <w:tc>
          <w:tcPr>
            <w:tcW w:w="992" w:type="dxa"/>
            <w:vAlign w:val="center"/>
          </w:tcPr>
          <w:p w14:paraId="7CE37B77" w14:textId="77777777" w:rsidR="00CE3390" w:rsidRPr="00454A47" w:rsidRDefault="00CE3390" w:rsidP="004102EF">
            <w:pPr>
              <w:autoSpaceDE w:val="0"/>
              <w:autoSpaceDN w:val="0"/>
              <w:adjustRightInd w:val="0"/>
              <w:spacing w:line="360" w:lineRule="auto"/>
              <w:ind w:left="60" w:right="60"/>
              <w:jc w:val="center"/>
              <w:rPr>
                <w:sz w:val="18"/>
                <w:szCs w:val="18"/>
              </w:rPr>
            </w:pPr>
            <w:r w:rsidRPr="00CA315A">
              <w:rPr>
                <w:rFonts w:eastAsia="Times New Roman"/>
                <w:sz w:val="18"/>
                <w:szCs w:val="18"/>
              </w:rPr>
              <w:t>6,61</w:t>
            </w:r>
          </w:p>
        </w:tc>
        <w:tc>
          <w:tcPr>
            <w:tcW w:w="1101" w:type="dxa"/>
            <w:vAlign w:val="center"/>
          </w:tcPr>
          <w:p w14:paraId="3E0470E0" w14:textId="77777777" w:rsidR="00CE3390" w:rsidRPr="003002F9" w:rsidRDefault="003002F9" w:rsidP="004102EF">
            <w:pPr>
              <w:autoSpaceDE w:val="0"/>
              <w:autoSpaceDN w:val="0"/>
              <w:adjustRightInd w:val="0"/>
              <w:spacing w:line="360" w:lineRule="auto"/>
              <w:ind w:left="60" w:right="60"/>
              <w:jc w:val="center"/>
              <w:rPr>
                <w:sz w:val="18"/>
                <w:szCs w:val="18"/>
                <w:lang w:val="en-US"/>
              </w:rPr>
            </w:pPr>
            <w:r>
              <w:rPr>
                <w:rFonts w:eastAsia="Times New Roman"/>
                <w:sz w:val="18"/>
                <w:szCs w:val="18"/>
              </w:rPr>
              <w:t>9,42</w:t>
            </w:r>
          </w:p>
        </w:tc>
        <w:tc>
          <w:tcPr>
            <w:tcW w:w="992" w:type="dxa"/>
            <w:vAlign w:val="center"/>
          </w:tcPr>
          <w:p w14:paraId="4B6B29E6" w14:textId="77777777" w:rsidR="00CE3390" w:rsidRPr="00454A47" w:rsidRDefault="00CE3390" w:rsidP="004102EF">
            <w:pPr>
              <w:autoSpaceDE w:val="0"/>
              <w:autoSpaceDN w:val="0"/>
              <w:adjustRightInd w:val="0"/>
              <w:spacing w:line="360" w:lineRule="auto"/>
              <w:ind w:left="60" w:right="60"/>
              <w:jc w:val="center"/>
              <w:rPr>
                <w:sz w:val="18"/>
                <w:szCs w:val="18"/>
              </w:rPr>
            </w:pPr>
            <w:r w:rsidRPr="00454A47">
              <w:rPr>
                <w:sz w:val="18"/>
                <w:szCs w:val="18"/>
              </w:rPr>
              <w:t>4,41</w:t>
            </w:r>
          </w:p>
        </w:tc>
        <w:tc>
          <w:tcPr>
            <w:tcW w:w="1134" w:type="dxa"/>
            <w:vAlign w:val="center"/>
          </w:tcPr>
          <w:p w14:paraId="6933454D"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10,58</w:t>
            </w:r>
          </w:p>
        </w:tc>
        <w:tc>
          <w:tcPr>
            <w:tcW w:w="992" w:type="dxa"/>
            <w:vAlign w:val="center"/>
          </w:tcPr>
          <w:p w14:paraId="6EF698A0" w14:textId="77777777" w:rsidR="00CE3390" w:rsidRPr="00454A47" w:rsidRDefault="00CE3390" w:rsidP="004102EF">
            <w:pPr>
              <w:autoSpaceDE w:val="0"/>
              <w:autoSpaceDN w:val="0"/>
              <w:adjustRightInd w:val="0"/>
              <w:spacing w:line="360" w:lineRule="auto"/>
              <w:ind w:left="60" w:right="60"/>
              <w:jc w:val="center"/>
              <w:rPr>
                <w:sz w:val="18"/>
                <w:szCs w:val="18"/>
              </w:rPr>
            </w:pPr>
            <w:r w:rsidRPr="00634413">
              <w:rPr>
                <w:sz w:val="18"/>
                <w:szCs w:val="18"/>
              </w:rPr>
              <w:t>5,85</w:t>
            </w:r>
          </w:p>
        </w:tc>
        <w:tc>
          <w:tcPr>
            <w:tcW w:w="1134" w:type="dxa"/>
            <w:vAlign w:val="center"/>
          </w:tcPr>
          <w:p w14:paraId="054A236C"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12,6</w:t>
            </w:r>
            <w:r>
              <w:rPr>
                <w:sz w:val="18"/>
                <w:szCs w:val="18"/>
                <w:lang w:val="en-US"/>
              </w:rPr>
              <w:t>3</w:t>
            </w:r>
          </w:p>
        </w:tc>
      </w:tr>
      <w:tr w:rsidR="00F62B2D" w:rsidRPr="00454A47" w14:paraId="12FEF1A7" w14:textId="77777777" w:rsidTr="004102EF">
        <w:tc>
          <w:tcPr>
            <w:tcW w:w="1843" w:type="dxa"/>
            <w:vAlign w:val="center"/>
          </w:tcPr>
          <w:p w14:paraId="3C2DC496" w14:textId="77777777" w:rsidR="00CE3390" w:rsidRPr="00454A47" w:rsidRDefault="007638FD" w:rsidP="004102EF">
            <w:pPr>
              <w:autoSpaceDE w:val="0"/>
              <w:autoSpaceDN w:val="0"/>
              <w:adjustRightInd w:val="0"/>
              <w:spacing w:line="360" w:lineRule="auto"/>
              <w:ind w:left="60" w:right="60"/>
              <w:jc w:val="center"/>
              <w:rPr>
                <w:sz w:val="18"/>
                <w:szCs w:val="18"/>
                <w:lang w:val="en-US"/>
              </w:rPr>
            </w:pPr>
            <w:r>
              <w:rPr>
                <w:sz w:val="18"/>
                <w:szCs w:val="18"/>
                <w:lang w:val="en-US"/>
              </w:rPr>
              <w:t xml:space="preserve">Questionnaire </w:t>
            </w:r>
            <w:r w:rsidR="00CE3390">
              <w:rPr>
                <w:sz w:val="18"/>
                <w:szCs w:val="18"/>
                <w:lang w:val="en-US"/>
              </w:rPr>
              <w:t>view</w:t>
            </w:r>
          </w:p>
        </w:tc>
        <w:tc>
          <w:tcPr>
            <w:tcW w:w="992" w:type="dxa"/>
            <w:vAlign w:val="center"/>
          </w:tcPr>
          <w:p w14:paraId="42DB7EE4" w14:textId="77777777" w:rsidR="00CE3390" w:rsidRPr="00454A47" w:rsidRDefault="00CE3390" w:rsidP="004102EF">
            <w:pPr>
              <w:autoSpaceDE w:val="0"/>
              <w:autoSpaceDN w:val="0"/>
              <w:adjustRightInd w:val="0"/>
              <w:spacing w:line="360" w:lineRule="auto"/>
              <w:ind w:left="60" w:right="60"/>
              <w:jc w:val="center"/>
              <w:rPr>
                <w:sz w:val="18"/>
                <w:szCs w:val="18"/>
              </w:rPr>
            </w:pPr>
            <w:r w:rsidRPr="00CA315A">
              <w:rPr>
                <w:rFonts w:eastAsia="Times New Roman"/>
                <w:sz w:val="18"/>
                <w:szCs w:val="18"/>
              </w:rPr>
              <w:t>192,71</w:t>
            </w:r>
          </w:p>
        </w:tc>
        <w:tc>
          <w:tcPr>
            <w:tcW w:w="1101" w:type="dxa"/>
            <w:vAlign w:val="center"/>
          </w:tcPr>
          <w:p w14:paraId="799FC6D8" w14:textId="77777777" w:rsidR="00CE3390" w:rsidRPr="003002F9" w:rsidRDefault="003002F9" w:rsidP="004102EF">
            <w:pPr>
              <w:autoSpaceDE w:val="0"/>
              <w:autoSpaceDN w:val="0"/>
              <w:adjustRightInd w:val="0"/>
              <w:spacing w:line="360" w:lineRule="auto"/>
              <w:ind w:left="60" w:right="60"/>
              <w:jc w:val="center"/>
              <w:rPr>
                <w:sz w:val="18"/>
                <w:szCs w:val="18"/>
                <w:lang w:val="en-US"/>
              </w:rPr>
            </w:pPr>
            <w:r>
              <w:rPr>
                <w:rFonts w:eastAsia="Times New Roman"/>
                <w:sz w:val="18"/>
                <w:szCs w:val="18"/>
              </w:rPr>
              <w:t>105,42</w:t>
            </w:r>
          </w:p>
        </w:tc>
        <w:tc>
          <w:tcPr>
            <w:tcW w:w="992" w:type="dxa"/>
            <w:vAlign w:val="center"/>
          </w:tcPr>
          <w:p w14:paraId="019C3A65" w14:textId="77777777" w:rsidR="00CE3390" w:rsidRPr="00454A47" w:rsidRDefault="00CE3390" w:rsidP="004102EF">
            <w:pPr>
              <w:autoSpaceDE w:val="0"/>
              <w:autoSpaceDN w:val="0"/>
              <w:adjustRightInd w:val="0"/>
              <w:spacing w:line="360" w:lineRule="auto"/>
              <w:ind w:left="60" w:right="60"/>
              <w:jc w:val="center"/>
              <w:rPr>
                <w:sz w:val="18"/>
                <w:szCs w:val="18"/>
              </w:rPr>
            </w:pPr>
            <w:r w:rsidRPr="00454A47">
              <w:rPr>
                <w:sz w:val="18"/>
                <w:szCs w:val="18"/>
              </w:rPr>
              <w:t>84,21</w:t>
            </w:r>
          </w:p>
        </w:tc>
        <w:tc>
          <w:tcPr>
            <w:tcW w:w="1134" w:type="dxa"/>
            <w:vAlign w:val="center"/>
          </w:tcPr>
          <w:p w14:paraId="6178D3C9"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43,5</w:t>
            </w:r>
            <w:r>
              <w:rPr>
                <w:sz w:val="18"/>
                <w:szCs w:val="18"/>
                <w:lang w:val="en-US"/>
              </w:rPr>
              <w:t>4</w:t>
            </w:r>
          </w:p>
        </w:tc>
        <w:tc>
          <w:tcPr>
            <w:tcW w:w="992" w:type="dxa"/>
            <w:vAlign w:val="center"/>
          </w:tcPr>
          <w:p w14:paraId="7361AE78" w14:textId="77777777" w:rsidR="00CE3390" w:rsidRPr="00454A47" w:rsidRDefault="00CE3390" w:rsidP="004102EF">
            <w:pPr>
              <w:autoSpaceDE w:val="0"/>
              <w:autoSpaceDN w:val="0"/>
              <w:adjustRightInd w:val="0"/>
              <w:spacing w:line="360" w:lineRule="auto"/>
              <w:ind w:left="60" w:right="60"/>
              <w:jc w:val="center"/>
              <w:rPr>
                <w:sz w:val="18"/>
                <w:szCs w:val="18"/>
              </w:rPr>
            </w:pPr>
            <w:r w:rsidRPr="00634413">
              <w:rPr>
                <w:sz w:val="18"/>
                <w:szCs w:val="18"/>
              </w:rPr>
              <w:t>153,39</w:t>
            </w:r>
          </w:p>
        </w:tc>
        <w:tc>
          <w:tcPr>
            <w:tcW w:w="1134" w:type="dxa"/>
            <w:vAlign w:val="center"/>
          </w:tcPr>
          <w:p w14:paraId="056F1ED8"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95,14</w:t>
            </w:r>
          </w:p>
        </w:tc>
      </w:tr>
      <w:tr w:rsidR="0004231A" w:rsidRPr="00454A47" w14:paraId="043F7C9B" w14:textId="77777777" w:rsidTr="004102EF">
        <w:tc>
          <w:tcPr>
            <w:tcW w:w="1843" w:type="dxa"/>
            <w:vAlign w:val="center"/>
          </w:tcPr>
          <w:p w14:paraId="59895B73" w14:textId="77777777" w:rsidR="00CE3390" w:rsidRPr="00454A47" w:rsidRDefault="007638FD" w:rsidP="004102EF">
            <w:pPr>
              <w:autoSpaceDE w:val="0"/>
              <w:autoSpaceDN w:val="0"/>
              <w:adjustRightInd w:val="0"/>
              <w:spacing w:line="360" w:lineRule="auto"/>
              <w:ind w:left="60" w:right="60"/>
              <w:jc w:val="center"/>
              <w:rPr>
                <w:sz w:val="18"/>
                <w:szCs w:val="18"/>
                <w:lang w:val="en-US"/>
              </w:rPr>
            </w:pPr>
            <w:r>
              <w:rPr>
                <w:sz w:val="18"/>
                <w:szCs w:val="18"/>
                <w:lang w:val="en-US"/>
              </w:rPr>
              <w:t xml:space="preserve">Resource </w:t>
            </w:r>
            <w:r w:rsidR="00CE3390">
              <w:rPr>
                <w:sz w:val="18"/>
                <w:szCs w:val="18"/>
                <w:lang w:val="en-US"/>
              </w:rPr>
              <w:t>view</w:t>
            </w:r>
          </w:p>
        </w:tc>
        <w:tc>
          <w:tcPr>
            <w:tcW w:w="992" w:type="dxa"/>
            <w:vAlign w:val="center"/>
          </w:tcPr>
          <w:p w14:paraId="05862512" w14:textId="77777777" w:rsidR="00CE3390" w:rsidRPr="00454A47" w:rsidRDefault="00CE3390" w:rsidP="004102EF">
            <w:pPr>
              <w:autoSpaceDE w:val="0"/>
              <w:autoSpaceDN w:val="0"/>
              <w:adjustRightInd w:val="0"/>
              <w:spacing w:line="360" w:lineRule="auto"/>
              <w:ind w:left="60" w:right="60"/>
              <w:jc w:val="center"/>
              <w:rPr>
                <w:sz w:val="18"/>
                <w:szCs w:val="18"/>
              </w:rPr>
            </w:pPr>
            <w:r w:rsidRPr="00CA315A">
              <w:rPr>
                <w:rFonts w:eastAsia="Times New Roman"/>
                <w:sz w:val="18"/>
                <w:szCs w:val="18"/>
              </w:rPr>
              <w:t>139,83</w:t>
            </w:r>
          </w:p>
        </w:tc>
        <w:tc>
          <w:tcPr>
            <w:tcW w:w="1101" w:type="dxa"/>
            <w:vAlign w:val="center"/>
          </w:tcPr>
          <w:p w14:paraId="0648D24C" w14:textId="77777777" w:rsidR="00CE3390" w:rsidRPr="003002F9" w:rsidRDefault="003002F9" w:rsidP="004102EF">
            <w:pPr>
              <w:autoSpaceDE w:val="0"/>
              <w:autoSpaceDN w:val="0"/>
              <w:adjustRightInd w:val="0"/>
              <w:spacing w:line="360" w:lineRule="auto"/>
              <w:ind w:left="60" w:right="60"/>
              <w:jc w:val="center"/>
              <w:rPr>
                <w:sz w:val="18"/>
                <w:szCs w:val="18"/>
                <w:lang w:val="en-US"/>
              </w:rPr>
            </w:pPr>
            <w:r>
              <w:rPr>
                <w:rFonts w:eastAsia="Times New Roman"/>
                <w:sz w:val="18"/>
                <w:szCs w:val="18"/>
              </w:rPr>
              <w:t>59,0</w:t>
            </w:r>
            <w:r>
              <w:rPr>
                <w:rFonts w:eastAsia="Times New Roman"/>
                <w:sz w:val="18"/>
                <w:szCs w:val="18"/>
                <w:lang w:val="en-US"/>
              </w:rPr>
              <w:t>3</w:t>
            </w:r>
          </w:p>
        </w:tc>
        <w:tc>
          <w:tcPr>
            <w:tcW w:w="992" w:type="dxa"/>
            <w:vAlign w:val="center"/>
          </w:tcPr>
          <w:p w14:paraId="32B86E46" w14:textId="77777777" w:rsidR="00CE3390" w:rsidRPr="00454A47" w:rsidRDefault="00CE3390" w:rsidP="004102EF">
            <w:pPr>
              <w:autoSpaceDE w:val="0"/>
              <w:autoSpaceDN w:val="0"/>
              <w:adjustRightInd w:val="0"/>
              <w:spacing w:line="360" w:lineRule="auto"/>
              <w:ind w:left="60" w:right="60"/>
              <w:jc w:val="center"/>
              <w:rPr>
                <w:sz w:val="18"/>
                <w:szCs w:val="18"/>
              </w:rPr>
            </w:pPr>
            <w:r w:rsidRPr="00454A47">
              <w:rPr>
                <w:sz w:val="18"/>
                <w:szCs w:val="18"/>
              </w:rPr>
              <w:t>108,83</w:t>
            </w:r>
          </w:p>
        </w:tc>
        <w:tc>
          <w:tcPr>
            <w:tcW w:w="1134" w:type="dxa"/>
            <w:vAlign w:val="center"/>
          </w:tcPr>
          <w:p w14:paraId="686B43E7"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49,18</w:t>
            </w:r>
          </w:p>
        </w:tc>
        <w:tc>
          <w:tcPr>
            <w:tcW w:w="992" w:type="dxa"/>
            <w:vAlign w:val="center"/>
          </w:tcPr>
          <w:p w14:paraId="7618D1E7" w14:textId="77777777" w:rsidR="00CE3390" w:rsidRPr="00454A47" w:rsidRDefault="00CE3390" w:rsidP="004102EF">
            <w:pPr>
              <w:autoSpaceDE w:val="0"/>
              <w:autoSpaceDN w:val="0"/>
              <w:adjustRightInd w:val="0"/>
              <w:spacing w:line="360" w:lineRule="auto"/>
              <w:ind w:left="60" w:right="60"/>
              <w:jc w:val="center"/>
              <w:rPr>
                <w:sz w:val="18"/>
                <w:szCs w:val="18"/>
              </w:rPr>
            </w:pPr>
            <w:r w:rsidRPr="00634413">
              <w:rPr>
                <w:sz w:val="18"/>
                <w:szCs w:val="18"/>
              </w:rPr>
              <w:t>129,66</w:t>
            </w:r>
          </w:p>
        </w:tc>
        <w:tc>
          <w:tcPr>
            <w:tcW w:w="1134" w:type="dxa"/>
            <w:vAlign w:val="center"/>
          </w:tcPr>
          <w:p w14:paraId="313974B8"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55,7</w:t>
            </w:r>
            <w:r>
              <w:rPr>
                <w:sz w:val="18"/>
                <w:szCs w:val="18"/>
                <w:lang w:val="en-US"/>
              </w:rPr>
              <w:t>5</w:t>
            </w:r>
          </w:p>
        </w:tc>
      </w:tr>
      <w:tr w:rsidR="00F62B2D" w:rsidRPr="00454A47" w14:paraId="38B1B88A" w14:textId="77777777" w:rsidTr="004102EF">
        <w:tc>
          <w:tcPr>
            <w:tcW w:w="1843" w:type="dxa"/>
            <w:vAlign w:val="center"/>
          </w:tcPr>
          <w:p w14:paraId="129BFDE9" w14:textId="77777777" w:rsidR="00CE3390" w:rsidRPr="00454A47" w:rsidRDefault="007638FD" w:rsidP="004102EF">
            <w:pPr>
              <w:autoSpaceDE w:val="0"/>
              <w:autoSpaceDN w:val="0"/>
              <w:adjustRightInd w:val="0"/>
              <w:spacing w:line="360" w:lineRule="auto"/>
              <w:ind w:left="60" w:right="60"/>
              <w:jc w:val="center"/>
              <w:rPr>
                <w:sz w:val="18"/>
                <w:szCs w:val="18"/>
                <w:lang w:val="en-US"/>
              </w:rPr>
            </w:pPr>
            <w:r>
              <w:rPr>
                <w:sz w:val="18"/>
                <w:szCs w:val="18"/>
                <w:lang w:val="en-US"/>
              </w:rPr>
              <w:t xml:space="preserve">User </w:t>
            </w:r>
            <w:r w:rsidR="00CE3390">
              <w:rPr>
                <w:sz w:val="18"/>
                <w:szCs w:val="18"/>
                <w:lang w:val="en-US"/>
              </w:rPr>
              <w:t>view</w:t>
            </w:r>
          </w:p>
        </w:tc>
        <w:tc>
          <w:tcPr>
            <w:tcW w:w="992" w:type="dxa"/>
            <w:vAlign w:val="center"/>
          </w:tcPr>
          <w:p w14:paraId="05687E95" w14:textId="77777777" w:rsidR="00CE3390" w:rsidRPr="00454A47" w:rsidRDefault="00CE3390" w:rsidP="004102EF">
            <w:pPr>
              <w:autoSpaceDE w:val="0"/>
              <w:autoSpaceDN w:val="0"/>
              <w:adjustRightInd w:val="0"/>
              <w:spacing w:line="360" w:lineRule="auto"/>
              <w:ind w:left="60" w:right="60"/>
              <w:jc w:val="center"/>
              <w:rPr>
                <w:sz w:val="18"/>
                <w:szCs w:val="18"/>
              </w:rPr>
            </w:pPr>
            <w:r w:rsidRPr="00CA315A">
              <w:rPr>
                <w:rFonts w:eastAsia="Times New Roman"/>
                <w:sz w:val="18"/>
                <w:szCs w:val="18"/>
              </w:rPr>
              <w:t>23,04</w:t>
            </w:r>
          </w:p>
        </w:tc>
        <w:tc>
          <w:tcPr>
            <w:tcW w:w="1101" w:type="dxa"/>
            <w:vAlign w:val="center"/>
          </w:tcPr>
          <w:p w14:paraId="14CCD0AE" w14:textId="77777777" w:rsidR="00CE3390" w:rsidRPr="003002F9" w:rsidRDefault="003002F9" w:rsidP="004102EF">
            <w:pPr>
              <w:autoSpaceDE w:val="0"/>
              <w:autoSpaceDN w:val="0"/>
              <w:adjustRightInd w:val="0"/>
              <w:spacing w:line="360" w:lineRule="auto"/>
              <w:ind w:left="60" w:right="60"/>
              <w:jc w:val="center"/>
              <w:rPr>
                <w:sz w:val="18"/>
                <w:szCs w:val="18"/>
                <w:lang w:val="en-US"/>
              </w:rPr>
            </w:pPr>
            <w:r>
              <w:rPr>
                <w:rFonts w:eastAsia="Times New Roman"/>
                <w:sz w:val="18"/>
                <w:szCs w:val="18"/>
              </w:rPr>
              <w:t>28,2</w:t>
            </w:r>
            <w:r>
              <w:rPr>
                <w:rFonts w:eastAsia="Times New Roman"/>
                <w:sz w:val="18"/>
                <w:szCs w:val="18"/>
                <w:lang w:val="en-US"/>
              </w:rPr>
              <w:t>8</w:t>
            </w:r>
          </w:p>
        </w:tc>
        <w:tc>
          <w:tcPr>
            <w:tcW w:w="992" w:type="dxa"/>
            <w:vAlign w:val="center"/>
          </w:tcPr>
          <w:p w14:paraId="106E5FAE" w14:textId="77777777" w:rsidR="00CE3390" w:rsidRPr="00454A47" w:rsidRDefault="00CE3390" w:rsidP="004102EF">
            <w:pPr>
              <w:autoSpaceDE w:val="0"/>
              <w:autoSpaceDN w:val="0"/>
              <w:adjustRightInd w:val="0"/>
              <w:spacing w:line="360" w:lineRule="auto"/>
              <w:ind w:left="60" w:right="60"/>
              <w:jc w:val="center"/>
              <w:rPr>
                <w:sz w:val="18"/>
                <w:szCs w:val="18"/>
              </w:rPr>
            </w:pPr>
            <w:r w:rsidRPr="00454A47">
              <w:rPr>
                <w:sz w:val="18"/>
                <w:szCs w:val="18"/>
              </w:rPr>
              <w:t>24,50</w:t>
            </w:r>
          </w:p>
        </w:tc>
        <w:tc>
          <w:tcPr>
            <w:tcW w:w="1134" w:type="dxa"/>
            <w:vAlign w:val="center"/>
          </w:tcPr>
          <w:p w14:paraId="75596016"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40,00</w:t>
            </w:r>
          </w:p>
        </w:tc>
        <w:tc>
          <w:tcPr>
            <w:tcW w:w="992" w:type="dxa"/>
            <w:vAlign w:val="center"/>
          </w:tcPr>
          <w:p w14:paraId="00C82FF2" w14:textId="77777777" w:rsidR="00CE3390" w:rsidRPr="00454A47" w:rsidRDefault="00CE3390" w:rsidP="004102EF">
            <w:pPr>
              <w:autoSpaceDE w:val="0"/>
              <w:autoSpaceDN w:val="0"/>
              <w:adjustRightInd w:val="0"/>
              <w:spacing w:line="360" w:lineRule="auto"/>
              <w:ind w:left="60" w:right="60"/>
              <w:jc w:val="center"/>
              <w:rPr>
                <w:sz w:val="18"/>
                <w:szCs w:val="18"/>
              </w:rPr>
            </w:pPr>
            <w:r w:rsidRPr="00634413">
              <w:rPr>
                <w:sz w:val="18"/>
                <w:szCs w:val="18"/>
              </w:rPr>
              <w:t>15,73</w:t>
            </w:r>
          </w:p>
        </w:tc>
        <w:tc>
          <w:tcPr>
            <w:tcW w:w="1134" w:type="dxa"/>
            <w:vAlign w:val="center"/>
          </w:tcPr>
          <w:p w14:paraId="1AE40572"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17,3</w:t>
            </w:r>
            <w:r>
              <w:rPr>
                <w:sz w:val="18"/>
                <w:szCs w:val="18"/>
                <w:lang w:val="en-US"/>
              </w:rPr>
              <w:t>6</w:t>
            </w:r>
          </w:p>
        </w:tc>
      </w:tr>
      <w:tr w:rsidR="0004231A" w:rsidRPr="00454A47" w14:paraId="7E557744" w14:textId="77777777" w:rsidTr="004102EF">
        <w:tc>
          <w:tcPr>
            <w:tcW w:w="1843" w:type="dxa"/>
            <w:vAlign w:val="center"/>
          </w:tcPr>
          <w:p w14:paraId="1501481C" w14:textId="77777777" w:rsidR="00CE3390" w:rsidRPr="00454A47" w:rsidRDefault="007638FD" w:rsidP="004102EF">
            <w:pPr>
              <w:autoSpaceDE w:val="0"/>
              <w:autoSpaceDN w:val="0"/>
              <w:adjustRightInd w:val="0"/>
              <w:spacing w:line="360" w:lineRule="auto"/>
              <w:ind w:left="60" w:right="60"/>
              <w:jc w:val="center"/>
              <w:rPr>
                <w:sz w:val="18"/>
                <w:szCs w:val="18"/>
                <w:lang w:val="en-US"/>
              </w:rPr>
            </w:pPr>
            <w:r>
              <w:rPr>
                <w:sz w:val="18"/>
                <w:szCs w:val="18"/>
                <w:lang w:val="en-US"/>
              </w:rPr>
              <w:t xml:space="preserve">User view </w:t>
            </w:r>
            <w:r w:rsidR="00CE3390">
              <w:rPr>
                <w:sz w:val="18"/>
                <w:szCs w:val="18"/>
                <w:lang w:val="en-US"/>
              </w:rPr>
              <w:t>all</w:t>
            </w:r>
          </w:p>
        </w:tc>
        <w:tc>
          <w:tcPr>
            <w:tcW w:w="992" w:type="dxa"/>
            <w:vAlign w:val="center"/>
          </w:tcPr>
          <w:p w14:paraId="6D381E5B" w14:textId="77777777" w:rsidR="00CE3390" w:rsidRPr="00454A47" w:rsidRDefault="00CE3390" w:rsidP="004102EF">
            <w:pPr>
              <w:autoSpaceDE w:val="0"/>
              <w:autoSpaceDN w:val="0"/>
              <w:adjustRightInd w:val="0"/>
              <w:spacing w:line="360" w:lineRule="auto"/>
              <w:ind w:left="60" w:right="60"/>
              <w:jc w:val="center"/>
              <w:rPr>
                <w:sz w:val="18"/>
                <w:szCs w:val="18"/>
              </w:rPr>
            </w:pPr>
            <w:r w:rsidRPr="00CA315A">
              <w:rPr>
                <w:rFonts w:eastAsia="Times New Roman"/>
                <w:sz w:val="18"/>
                <w:szCs w:val="18"/>
              </w:rPr>
              <w:t>5,35</w:t>
            </w:r>
          </w:p>
        </w:tc>
        <w:tc>
          <w:tcPr>
            <w:tcW w:w="1101" w:type="dxa"/>
            <w:vAlign w:val="center"/>
          </w:tcPr>
          <w:p w14:paraId="1CF16E24" w14:textId="77777777" w:rsidR="00CE3390" w:rsidRPr="003002F9" w:rsidRDefault="003002F9" w:rsidP="004102EF">
            <w:pPr>
              <w:autoSpaceDE w:val="0"/>
              <w:autoSpaceDN w:val="0"/>
              <w:adjustRightInd w:val="0"/>
              <w:spacing w:line="360" w:lineRule="auto"/>
              <w:ind w:left="60" w:right="60"/>
              <w:jc w:val="center"/>
              <w:rPr>
                <w:sz w:val="18"/>
                <w:szCs w:val="18"/>
                <w:lang w:val="en-US"/>
              </w:rPr>
            </w:pPr>
            <w:r>
              <w:rPr>
                <w:rFonts w:eastAsia="Times New Roman"/>
                <w:sz w:val="18"/>
                <w:szCs w:val="18"/>
              </w:rPr>
              <w:t>10,5</w:t>
            </w:r>
            <w:r>
              <w:rPr>
                <w:rFonts w:eastAsia="Times New Roman"/>
                <w:sz w:val="18"/>
                <w:szCs w:val="18"/>
                <w:lang w:val="en-US"/>
              </w:rPr>
              <w:t>9</w:t>
            </w:r>
          </w:p>
        </w:tc>
        <w:tc>
          <w:tcPr>
            <w:tcW w:w="992" w:type="dxa"/>
            <w:vAlign w:val="center"/>
          </w:tcPr>
          <w:p w14:paraId="751B0FE6" w14:textId="77777777" w:rsidR="00CE3390" w:rsidRPr="00454A47" w:rsidRDefault="00CE3390" w:rsidP="004102EF">
            <w:pPr>
              <w:autoSpaceDE w:val="0"/>
              <w:autoSpaceDN w:val="0"/>
              <w:adjustRightInd w:val="0"/>
              <w:spacing w:line="360" w:lineRule="auto"/>
              <w:ind w:left="60" w:right="60"/>
              <w:jc w:val="center"/>
              <w:rPr>
                <w:sz w:val="18"/>
                <w:szCs w:val="18"/>
              </w:rPr>
            </w:pPr>
            <w:r w:rsidRPr="00454A47">
              <w:rPr>
                <w:sz w:val="18"/>
                <w:szCs w:val="18"/>
              </w:rPr>
              <w:t>13,86</w:t>
            </w:r>
          </w:p>
        </w:tc>
        <w:tc>
          <w:tcPr>
            <w:tcW w:w="1134" w:type="dxa"/>
            <w:vAlign w:val="center"/>
          </w:tcPr>
          <w:p w14:paraId="2A3DECEE"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37,16</w:t>
            </w:r>
          </w:p>
        </w:tc>
        <w:tc>
          <w:tcPr>
            <w:tcW w:w="992" w:type="dxa"/>
            <w:vAlign w:val="center"/>
          </w:tcPr>
          <w:p w14:paraId="24B74266" w14:textId="77777777" w:rsidR="00CE3390" w:rsidRPr="00454A47" w:rsidRDefault="00CE3390" w:rsidP="004102EF">
            <w:pPr>
              <w:autoSpaceDE w:val="0"/>
              <w:autoSpaceDN w:val="0"/>
              <w:adjustRightInd w:val="0"/>
              <w:spacing w:line="360" w:lineRule="auto"/>
              <w:ind w:left="60" w:right="60"/>
              <w:jc w:val="center"/>
              <w:rPr>
                <w:sz w:val="18"/>
                <w:szCs w:val="18"/>
              </w:rPr>
            </w:pPr>
            <w:r w:rsidRPr="00634413">
              <w:rPr>
                <w:sz w:val="18"/>
                <w:szCs w:val="18"/>
              </w:rPr>
              <w:t>13,99</w:t>
            </w:r>
          </w:p>
        </w:tc>
        <w:tc>
          <w:tcPr>
            <w:tcW w:w="1134" w:type="dxa"/>
            <w:vAlign w:val="center"/>
          </w:tcPr>
          <w:p w14:paraId="257B1806" w14:textId="77777777" w:rsidR="00CE3390" w:rsidRPr="00F62B2D" w:rsidRDefault="00F62B2D" w:rsidP="004102EF">
            <w:pPr>
              <w:autoSpaceDE w:val="0"/>
              <w:autoSpaceDN w:val="0"/>
              <w:adjustRightInd w:val="0"/>
              <w:spacing w:line="360" w:lineRule="auto"/>
              <w:ind w:left="60" w:right="60"/>
              <w:jc w:val="center"/>
              <w:rPr>
                <w:sz w:val="18"/>
                <w:szCs w:val="18"/>
                <w:lang w:val="en-US"/>
              </w:rPr>
            </w:pPr>
            <w:r>
              <w:rPr>
                <w:sz w:val="18"/>
                <w:szCs w:val="18"/>
              </w:rPr>
              <w:t>22,6</w:t>
            </w:r>
            <w:r>
              <w:rPr>
                <w:sz w:val="18"/>
                <w:szCs w:val="18"/>
                <w:lang w:val="en-US"/>
              </w:rPr>
              <w:t>9</w:t>
            </w:r>
          </w:p>
        </w:tc>
      </w:tr>
      <w:tr w:rsidR="00F62B2D" w:rsidRPr="00454A47" w14:paraId="6D6D2C53" w14:textId="77777777" w:rsidTr="004102EF">
        <w:tc>
          <w:tcPr>
            <w:tcW w:w="1843" w:type="dxa"/>
            <w:vAlign w:val="center"/>
          </w:tcPr>
          <w:p w14:paraId="2FCD6AC8" w14:textId="77777777" w:rsidR="00CE3390" w:rsidRPr="005D7942" w:rsidRDefault="007638FD" w:rsidP="004102EF">
            <w:pPr>
              <w:autoSpaceDE w:val="0"/>
              <w:autoSpaceDN w:val="0"/>
              <w:adjustRightInd w:val="0"/>
              <w:spacing w:line="360" w:lineRule="auto"/>
              <w:ind w:left="60" w:right="60"/>
              <w:jc w:val="center"/>
              <w:rPr>
                <w:sz w:val="18"/>
                <w:szCs w:val="18"/>
              </w:rPr>
            </w:pPr>
            <w:r w:rsidRPr="005D7942">
              <w:rPr>
                <w:sz w:val="18"/>
                <w:szCs w:val="18"/>
              </w:rPr>
              <w:lastRenderedPageBreak/>
              <w:t>Lab</w:t>
            </w:r>
            <w:r w:rsidRPr="005D7942">
              <w:rPr>
                <w:sz w:val="18"/>
                <w:szCs w:val="18"/>
                <w:lang w:val="en-US"/>
              </w:rPr>
              <w:t xml:space="preserve"> </w:t>
            </w:r>
            <w:r w:rsidR="00CE3390" w:rsidRPr="005D7942">
              <w:rPr>
                <w:sz w:val="18"/>
                <w:szCs w:val="18"/>
              </w:rPr>
              <w:t>note</w:t>
            </w:r>
          </w:p>
        </w:tc>
        <w:tc>
          <w:tcPr>
            <w:tcW w:w="992" w:type="dxa"/>
            <w:vAlign w:val="center"/>
          </w:tcPr>
          <w:p w14:paraId="768656E4" w14:textId="77777777" w:rsidR="00CE3390" w:rsidRPr="005D7942" w:rsidRDefault="003002F9" w:rsidP="004102EF">
            <w:pPr>
              <w:autoSpaceDE w:val="0"/>
              <w:autoSpaceDN w:val="0"/>
              <w:adjustRightInd w:val="0"/>
              <w:spacing w:line="360" w:lineRule="auto"/>
              <w:ind w:left="60" w:right="60"/>
              <w:jc w:val="center"/>
              <w:rPr>
                <w:sz w:val="18"/>
                <w:szCs w:val="18"/>
                <w:lang w:val="en-US"/>
              </w:rPr>
            </w:pPr>
            <w:r w:rsidRPr="005D7942">
              <w:rPr>
                <w:rFonts w:eastAsia="Times New Roman"/>
                <w:sz w:val="18"/>
                <w:szCs w:val="18"/>
              </w:rPr>
              <w:t>8,29</w:t>
            </w:r>
          </w:p>
        </w:tc>
        <w:tc>
          <w:tcPr>
            <w:tcW w:w="1101" w:type="dxa"/>
            <w:vAlign w:val="center"/>
          </w:tcPr>
          <w:p w14:paraId="1AC059AC" w14:textId="77777777" w:rsidR="00CE3390" w:rsidRPr="005D7942" w:rsidRDefault="003002F9" w:rsidP="004102EF">
            <w:pPr>
              <w:autoSpaceDE w:val="0"/>
              <w:autoSpaceDN w:val="0"/>
              <w:adjustRightInd w:val="0"/>
              <w:spacing w:line="360" w:lineRule="auto"/>
              <w:ind w:left="60" w:right="60"/>
              <w:jc w:val="center"/>
              <w:rPr>
                <w:sz w:val="18"/>
                <w:szCs w:val="18"/>
                <w:lang w:val="en-US"/>
              </w:rPr>
            </w:pPr>
            <w:r w:rsidRPr="005D7942">
              <w:rPr>
                <w:rFonts w:eastAsia="Times New Roman"/>
                <w:sz w:val="18"/>
                <w:szCs w:val="18"/>
              </w:rPr>
              <w:t>1,7</w:t>
            </w:r>
            <w:r w:rsidRPr="005D7942">
              <w:rPr>
                <w:rFonts w:eastAsia="Times New Roman"/>
                <w:sz w:val="18"/>
                <w:szCs w:val="18"/>
                <w:lang w:val="en-US"/>
              </w:rPr>
              <w:t>9</w:t>
            </w:r>
          </w:p>
        </w:tc>
        <w:tc>
          <w:tcPr>
            <w:tcW w:w="992" w:type="dxa"/>
            <w:vAlign w:val="center"/>
          </w:tcPr>
          <w:p w14:paraId="603CE43D" w14:textId="77777777" w:rsidR="00CE3390" w:rsidRPr="005D7942" w:rsidRDefault="000E6A8C" w:rsidP="004102EF">
            <w:pPr>
              <w:autoSpaceDE w:val="0"/>
              <w:autoSpaceDN w:val="0"/>
              <w:adjustRightInd w:val="0"/>
              <w:spacing w:line="360" w:lineRule="auto"/>
              <w:ind w:left="60" w:right="60"/>
              <w:jc w:val="center"/>
              <w:rPr>
                <w:sz w:val="18"/>
                <w:szCs w:val="18"/>
                <w:lang w:val="en-US"/>
              </w:rPr>
            </w:pPr>
            <w:r w:rsidRPr="005D7942">
              <w:rPr>
                <w:sz w:val="18"/>
                <w:szCs w:val="18"/>
              </w:rPr>
              <w:t>7,5</w:t>
            </w:r>
            <w:r w:rsidRPr="005D7942">
              <w:rPr>
                <w:sz w:val="18"/>
                <w:szCs w:val="18"/>
                <w:lang w:val="en-US"/>
              </w:rPr>
              <w:t>4</w:t>
            </w:r>
          </w:p>
        </w:tc>
        <w:tc>
          <w:tcPr>
            <w:tcW w:w="1134" w:type="dxa"/>
            <w:vAlign w:val="center"/>
          </w:tcPr>
          <w:p w14:paraId="1B0CE050" w14:textId="77777777" w:rsidR="00CE3390" w:rsidRPr="005D7942" w:rsidRDefault="00F62B2D" w:rsidP="004102EF">
            <w:pPr>
              <w:autoSpaceDE w:val="0"/>
              <w:autoSpaceDN w:val="0"/>
              <w:adjustRightInd w:val="0"/>
              <w:spacing w:line="360" w:lineRule="auto"/>
              <w:ind w:left="60" w:right="60"/>
              <w:jc w:val="center"/>
              <w:rPr>
                <w:sz w:val="18"/>
                <w:szCs w:val="18"/>
                <w:lang w:val="en-US"/>
              </w:rPr>
            </w:pPr>
            <w:r w:rsidRPr="005D7942">
              <w:rPr>
                <w:sz w:val="18"/>
                <w:szCs w:val="18"/>
              </w:rPr>
              <w:t>1,1</w:t>
            </w:r>
            <w:r w:rsidRPr="005D7942">
              <w:rPr>
                <w:sz w:val="18"/>
                <w:szCs w:val="18"/>
                <w:lang w:val="en-US"/>
              </w:rPr>
              <w:t>9</w:t>
            </w:r>
          </w:p>
        </w:tc>
        <w:tc>
          <w:tcPr>
            <w:tcW w:w="992" w:type="dxa"/>
            <w:vAlign w:val="center"/>
          </w:tcPr>
          <w:p w14:paraId="580622F8" w14:textId="77777777" w:rsidR="00CE3390" w:rsidRPr="005D7942" w:rsidRDefault="00F62B2D" w:rsidP="004102EF">
            <w:pPr>
              <w:autoSpaceDE w:val="0"/>
              <w:autoSpaceDN w:val="0"/>
              <w:adjustRightInd w:val="0"/>
              <w:spacing w:line="360" w:lineRule="auto"/>
              <w:ind w:left="60" w:right="60"/>
              <w:jc w:val="center"/>
              <w:rPr>
                <w:sz w:val="18"/>
                <w:szCs w:val="18"/>
                <w:lang w:val="en-US"/>
              </w:rPr>
            </w:pPr>
            <w:r w:rsidRPr="005D7942">
              <w:rPr>
                <w:sz w:val="18"/>
                <w:szCs w:val="18"/>
              </w:rPr>
              <w:t>7,8</w:t>
            </w:r>
            <w:r w:rsidRPr="005D7942">
              <w:rPr>
                <w:sz w:val="18"/>
                <w:szCs w:val="18"/>
                <w:lang w:val="en-US"/>
              </w:rPr>
              <w:t>2</w:t>
            </w:r>
          </w:p>
        </w:tc>
        <w:tc>
          <w:tcPr>
            <w:tcW w:w="1134" w:type="dxa"/>
            <w:vAlign w:val="center"/>
          </w:tcPr>
          <w:p w14:paraId="7E786FFD" w14:textId="77777777" w:rsidR="00CE3390" w:rsidRPr="005D7942" w:rsidRDefault="00F62B2D" w:rsidP="004102EF">
            <w:pPr>
              <w:autoSpaceDE w:val="0"/>
              <w:autoSpaceDN w:val="0"/>
              <w:adjustRightInd w:val="0"/>
              <w:spacing w:line="360" w:lineRule="auto"/>
              <w:ind w:left="60" w:right="60"/>
              <w:jc w:val="center"/>
              <w:rPr>
                <w:sz w:val="18"/>
                <w:szCs w:val="18"/>
                <w:lang w:val="en-US"/>
              </w:rPr>
            </w:pPr>
            <w:r w:rsidRPr="005D7942">
              <w:rPr>
                <w:sz w:val="18"/>
                <w:szCs w:val="18"/>
              </w:rPr>
              <w:t>1,38</w:t>
            </w:r>
          </w:p>
        </w:tc>
      </w:tr>
      <w:tr w:rsidR="0004231A" w:rsidRPr="00454A47" w14:paraId="2241E5E6" w14:textId="77777777" w:rsidTr="004102EF">
        <w:tc>
          <w:tcPr>
            <w:tcW w:w="1843" w:type="dxa"/>
            <w:vAlign w:val="center"/>
          </w:tcPr>
          <w:p w14:paraId="104A7041" w14:textId="77777777" w:rsidR="00CE3390" w:rsidRPr="005D7942" w:rsidRDefault="007638FD" w:rsidP="004102EF">
            <w:pPr>
              <w:autoSpaceDE w:val="0"/>
              <w:autoSpaceDN w:val="0"/>
              <w:adjustRightInd w:val="0"/>
              <w:spacing w:line="360" w:lineRule="auto"/>
              <w:ind w:left="60" w:right="60"/>
              <w:jc w:val="center"/>
              <w:rPr>
                <w:sz w:val="18"/>
                <w:szCs w:val="18"/>
              </w:rPr>
            </w:pPr>
            <w:r w:rsidRPr="005D7942">
              <w:rPr>
                <w:sz w:val="18"/>
                <w:szCs w:val="18"/>
              </w:rPr>
              <w:t>Exam</w:t>
            </w:r>
            <w:r w:rsidRPr="005D7942">
              <w:rPr>
                <w:sz w:val="18"/>
                <w:szCs w:val="18"/>
                <w:lang w:val="en-US"/>
              </w:rPr>
              <w:t xml:space="preserve"> </w:t>
            </w:r>
            <w:r w:rsidR="00CE3390" w:rsidRPr="005D7942">
              <w:rPr>
                <w:sz w:val="18"/>
                <w:szCs w:val="18"/>
              </w:rPr>
              <w:t>note</w:t>
            </w:r>
          </w:p>
        </w:tc>
        <w:tc>
          <w:tcPr>
            <w:tcW w:w="992" w:type="dxa"/>
            <w:vAlign w:val="center"/>
          </w:tcPr>
          <w:p w14:paraId="12C12A15" w14:textId="77777777" w:rsidR="00CE3390" w:rsidRPr="005D7942" w:rsidRDefault="003002F9" w:rsidP="004102EF">
            <w:pPr>
              <w:autoSpaceDE w:val="0"/>
              <w:autoSpaceDN w:val="0"/>
              <w:adjustRightInd w:val="0"/>
              <w:spacing w:line="360" w:lineRule="auto"/>
              <w:ind w:left="60" w:right="60"/>
              <w:jc w:val="center"/>
              <w:rPr>
                <w:sz w:val="18"/>
                <w:szCs w:val="18"/>
                <w:lang w:val="en-US"/>
              </w:rPr>
            </w:pPr>
            <w:r w:rsidRPr="005D7942">
              <w:rPr>
                <w:rFonts w:eastAsia="Times New Roman"/>
                <w:sz w:val="18"/>
                <w:szCs w:val="18"/>
              </w:rPr>
              <w:t>6,01</w:t>
            </w:r>
          </w:p>
        </w:tc>
        <w:tc>
          <w:tcPr>
            <w:tcW w:w="1101" w:type="dxa"/>
            <w:vAlign w:val="center"/>
          </w:tcPr>
          <w:p w14:paraId="17783183" w14:textId="77777777" w:rsidR="00CE3390" w:rsidRPr="005D7942" w:rsidRDefault="003002F9" w:rsidP="004102EF">
            <w:pPr>
              <w:autoSpaceDE w:val="0"/>
              <w:autoSpaceDN w:val="0"/>
              <w:adjustRightInd w:val="0"/>
              <w:spacing w:line="360" w:lineRule="auto"/>
              <w:ind w:left="60" w:right="60"/>
              <w:jc w:val="center"/>
              <w:rPr>
                <w:sz w:val="18"/>
                <w:szCs w:val="18"/>
                <w:lang w:val="en-US"/>
              </w:rPr>
            </w:pPr>
            <w:r w:rsidRPr="005D7942">
              <w:rPr>
                <w:rFonts w:eastAsia="Times New Roman"/>
                <w:sz w:val="18"/>
                <w:szCs w:val="18"/>
              </w:rPr>
              <w:t>2,54</w:t>
            </w:r>
          </w:p>
        </w:tc>
        <w:tc>
          <w:tcPr>
            <w:tcW w:w="992" w:type="dxa"/>
            <w:vAlign w:val="center"/>
          </w:tcPr>
          <w:p w14:paraId="791025CF" w14:textId="77777777" w:rsidR="00CE3390" w:rsidRPr="005D7942" w:rsidRDefault="000E6A8C" w:rsidP="004102EF">
            <w:pPr>
              <w:autoSpaceDE w:val="0"/>
              <w:autoSpaceDN w:val="0"/>
              <w:adjustRightInd w:val="0"/>
              <w:spacing w:line="360" w:lineRule="auto"/>
              <w:ind w:left="60" w:right="60"/>
              <w:jc w:val="center"/>
              <w:rPr>
                <w:sz w:val="18"/>
                <w:szCs w:val="18"/>
                <w:lang w:val="en-US"/>
              </w:rPr>
            </w:pPr>
            <w:r w:rsidRPr="005D7942">
              <w:rPr>
                <w:sz w:val="18"/>
                <w:szCs w:val="18"/>
              </w:rPr>
              <w:t>5,20</w:t>
            </w:r>
          </w:p>
        </w:tc>
        <w:tc>
          <w:tcPr>
            <w:tcW w:w="1134" w:type="dxa"/>
            <w:vAlign w:val="center"/>
          </w:tcPr>
          <w:p w14:paraId="7B877161" w14:textId="77777777" w:rsidR="00CE3390" w:rsidRPr="005D7942" w:rsidRDefault="00F62B2D" w:rsidP="004102EF">
            <w:pPr>
              <w:autoSpaceDE w:val="0"/>
              <w:autoSpaceDN w:val="0"/>
              <w:adjustRightInd w:val="0"/>
              <w:spacing w:line="360" w:lineRule="auto"/>
              <w:ind w:left="60" w:right="60"/>
              <w:jc w:val="center"/>
              <w:rPr>
                <w:sz w:val="18"/>
                <w:szCs w:val="18"/>
                <w:lang w:val="en-US"/>
              </w:rPr>
            </w:pPr>
            <w:r w:rsidRPr="005D7942">
              <w:rPr>
                <w:sz w:val="18"/>
                <w:szCs w:val="18"/>
              </w:rPr>
              <w:t>2,3</w:t>
            </w:r>
            <w:r w:rsidRPr="005D7942">
              <w:rPr>
                <w:sz w:val="18"/>
                <w:szCs w:val="18"/>
                <w:lang w:val="en-US"/>
              </w:rPr>
              <w:t>7</w:t>
            </w:r>
          </w:p>
        </w:tc>
        <w:tc>
          <w:tcPr>
            <w:tcW w:w="992" w:type="dxa"/>
            <w:vAlign w:val="center"/>
          </w:tcPr>
          <w:p w14:paraId="161587C2" w14:textId="77777777" w:rsidR="00CE3390" w:rsidRPr="005D7942" w:rsidRDefault="00F62B2D" w:rsidP="004102EF">
            <w:pPr>
              <w:autoSpaceDE w:val="0"/>
              <w:autoSpaceDN w:val="0"/>
              <w:adjustRightInd w:val="0"/>
              <w:spacing w:line="360" w:lineRule="auto"/>
              <w:ind w:left="60" w:right="60"/>
              <w:jc w:val="center"/>
              <w:rPr>
                <w:sz w:val="18"/>
                <w:szCs w:val="18"/>
                <w:lang w:val="en-US"/>
              </w:rPr>
            </w:pPr>
            <w:r w:rsidRPr="005D7942">
              <w:rPr>
                <w:sz w:val="18"/>
                <w:szCs w:val="18"/>
              </w:rPr>
              <w:t>6,81</w:t>
            </w:r>
          </w:p>
        </w:tc>
        <w:tc>
          <w:tcPr>
            <w:tcW w:w="1134" w:type="dxa"/>
            <w:vAlign w:val="center"/>
          </w:tcPr>
          <w:p w14:paraId="5305D825" w14:textId="77777777" w:rsidR="00CE3390" w:rsidRPr="005D7942" w:rsidRDefault="00F62B2D" w:rsidP="004102EF">
            <w:pPr>
              <w:autoSpaceDE w:val="0"/>
              <w:autoSpaceDN w:val="0"/>
              <w:adjustRightInd w:val="0"/>
              <w:spacing w:line="360" w:lineRule="auto"/>
              <w:ind w:left="60" w:right="60"/>
              <w:jc w:val="center"/>
              <w:rPr>
                <w:sz w:val="18"/>
                <w:szCs w:val="18"/>
                <w:lang w:val="en-US"/>
              </w:rPr>
            </w:pPr>
            <w:r w:rsidRPr="005D7942">
              <w:rPr>
                <w:sz w:val="18"/>
                <w:szCs w:val="18"/>
              </w:rPr>
              <w:t>1,98</w:t>
            </w:r>
          </w:p>
        </w:tc>
      </w:tr>
      <w:tr w:rsidR="00F62B2D" w:rsidRPr="00454A47" w14:paraId="23EEE975" w14:textId="77777777" w:rsidTr="004102EF">
        <w:tc>
          <w:tcPr>
            <w:tcW w:w="1843" w:type="dxa"/>
            <w:vAlign w:val="center"/>
          </w:tcPr>
          <w:p w14:paraId="551D75F4" w14:textId="77777777" w:rsidR="00CE3390" w:rsidRPr="005D7942" w:rsidRDefault="007638FD" w:rsidP="004102EF">
            <w:pPr>
              <w:autoSpaceDE w:val="0"/>
              <w:autoSpaceDN w:val="0"/>
              <w:adjustRightInd w:val="0"/>
              <w:spacing w:line="360" w:lineRule="auto"/>
              <w:ind w:left="60" w:right="60"/>
              <w:jc w:val="center"/>
              <w:rPr>
                <w:sz w:val="18"/>
                <w:szCs w:val="18"/>
              </w:rPr>
            </w:pPr>
            <w:r w:rsidRPr="005D7942">
              <w:rPr>
                <w:sz w:val="18"/>
                <w:szCs w:val="18"/>
              </w:rPr>
              <w:t>Final</w:t>
            </w:r>
            <w:r w:rsidRPr="005D7942">
              <w:rPr>
                <w:sz w:val="18"/>
                <w:szCs w:val="18"/>
                <w:lang w:val="en-US"/>
              </w:rPr>
              <w:t xml:space="preserve"> </w:t>
            </w:r>
            <w:r w:rsidR="00CE3390" w:rsidRPr="005D7942">
              <w:rPr>
                <w:sz w:val="18"/>
                <w:szCs w:val="18"/>
              </w:rPr>
              <w:t>note</w:t>
            </w:r>
          </w:p>
        </w:tc>
        <w:tc>
          <w:tcPr>
            <w:tcW w:w="992" w:type="dxa"/>
            <w:vAlign w:val="center"/>
          </w:tcPr>
          <w:p w14:paraId="664303D4" w14:textId="77777777" w:rsidR="00CE3390" w:rsidRPr="005D7942" w:rsidRDefault="003002F9" w:rsidP="004102EF">
            <w:pPr>
              <w:autoSpaceDE w:val="0"/>
              <w:autoSpaceDN w:val="0"/>
              <w:adjustRightInd w:val="0"/>
              <w:spacing w:line="360" w:lineRule="auto"/>
              <w:ind w:left="60" w:right="60"/>
              <w:jc w:val="center"/>
              <w:rPr>
                <w:sz w:val="18"/>
                <w:szCs w:val="18"/>
                <w:lang w:val="en-US"/>
              </w:rPr>
            </w:pPr>
            <w:r w:rsidRPr="005D7942">
              <w:rPr>
                <w:rFonts w:eastAsia="Times New Roman"/>
                <w:sz w:val="18"/>
                <w:szCs w:val="18"/>
              </w:rPr>
              <w:t>6,4</w:t>
            </w:r>
            <w:r w:rsidRPr="005D7942">
              <w:rPr>
                <w:rFonts w:eastAsia="Times New Roman"/>
                <w:sz w:val="18"/>
                <w:szCs w:val="18"/>
                <w:lang w:val="en-US"/>
              </w:rPr>
              <w:t>4</w:t>
            </w:r>
          </w:p>
        </w:tc>
        <w:tc>
          <w:tcPr>
            <w:tcW w:w="1101" w:type="dxa"/>
            <w:vAlign w:val="center"/>
          </w:tcPr>
          <w:p w14:paraId="33F6D553" w14:textId="77777777" w:rsidR="00CE3390" w:rsidRPr="005D7942" w:rsidRDefault="003002F9" w:rsidP="004102EF">
            <w:pPr>
              <w:autoSpaceDE w:val="0"/>
              <w:autoSpaceDN w:val="0"/>
              <w:adjustRightInd w:val="0"/>
              <w:spacing w:line="360" w:lineRule="auto"/>
              <w:ind w:left="60" w:right="60"/>
              <w:jc w:val="center"/>
              <w:rPr>
                <w:sz w:val="18"/>
                <w:szCs w:val="18"/>
                <w:lang w:val="en-US"/>
              </w:rPr>
            </w:pPr>
            <w:r w:rsidRPr="005D7942">
              <w:rPr>
                <w:rFonts w:eastAsia="Times New Roman"/>
                <w:sz w:val="18"/>
                <w:szCs w:val="18"/>
              </w:rPr>
              <w:t>2,91</w:t>
            </w:r>
          </w:p>
        </w:tc>
        <w:tc>
          <w:tcPr>
            <w:tcW w:w="992" w:type="dxa"/>
            <w:vAlign w:val="center"/>
          </w:tcPr>
          <w:p w14:paraId="1F62ADEA" w14:textId="77777777" w:rsidR="00CE3390" w:rsidRPr="005D7942" w:rsidRDefault="000E6A8C" w:rsidP="004102EF">
            <w:pPr>
              <w:autoSpaceDE w:val="0"/>
              <w:autoSpaceDN w:val="0"/>
              <w:adjustRightInd w:val="0"/>
              <w:spacing w:line="360" w:lineRule="auto"/>
              <w:ind w:left="60" w:right="60"/>
              <w:jc w:val="center"/>
              <w:rPr>
                <w:sz w:val="18"/>
                <w:szCs w:val="18"/>
                <w:lang w:val="en-US"/>
              </w:rPr>
            </w:pPr>
            <w:r w:rsidRPr="005D7942">
              <w:rPr>
                <w:sz w:val="18"/>
                <w:szCs w:val="18"/>
              </w:rPr>
              <w:t>6,02</w:t>
            </w:r>
          </w:p>
        </w:tc>
        <w:tc>
          <w:tcPr>
            <w:tcW w:w="1134" w:type="dxa"/>
            <w:vAlign w:val="center"/>
          </w:tcPr>
          <w:p w14:paraId="27B6BEE7" w14:textId="77777777" w:rsidR="00CE3390" w:rsidRPr="005D7942" w:rsidRDefault="00F62B2D" w:rsidP="004102EF">
            <w:pPr>
              <w:autoSpaceDE w:val="0"/>
              <w:autoSpaceDN w:val="0"/>
              <w:adjustRightInd w:val="0"/>
              <w:spacing w:line="360" w:lineRule="auto"/>
              <w:ind w:left="60" w:right="60"/>
              <w:jc w:val="center"/>
              <w:rPr>
                <w:sz w:val="18"/>
                <w:szCs w:val="18"/>
                <w:lang w:val="en-US"/>
              </w:rPr>
            </w:pPr>
            <w:r w:rsidRPr="005D7942">
              <w:rPr>
                <w:sz w:val="18"/>
                <w:szCs w:val="18"/>
              </w:rPr>
              <w:t>2,13</w:t>
            </w:r>
          </w:p>
        </w:tc>
        <w:tc>
          <w:tcPr>
            <w:tcW w:w="992" w:type="dxa"/>
            <w:vAlign w:val="center"/>
          </w:tcPr>
          <w:p w14:paraId="28C6760B" w14:textId="77777777" w:rsidR="00CE3390" w:rsidRPr="005D7942" w:rsidRDefault="00F62B2D" w:rsidP="004102EF">
            <w:pPr>
              <w:autoSpaceDE w:val="0"/>
              <w:autoSpaceDN w:val="0"/>
              <w:adjustRightInd w:val="0"/>
              <w:spacing w:line="360" w:lineRule="auto"/>
              <w:ind w:left="60" w:right="60"/>
              <w:jc w:val="center"/>
              <w:rPr>
                <w:sz w:val="18"/>
                <w:szCs w:val="18"/>
                <w:lang w:val="en-US"/>
              </w:rPr>
            </w:pPr>
            <w:r w:rsidRPr="005D7942">
              <w:rPr>
                <w:sz w:val="18"/>
                <w:szCs w:val="18"/>
              </w:rPr>
              <w:t>7,11</w:t>
            </w:r>
          </w:p>
        </w:tc>
        <w:tc>
          <w:tcPr>
            <w:tcW w:w="1134" w:type="dxa"/>
            <w:vAlign w:val="center"/>
          </w:tcPr>
          <w:p w14:paraId="60AB3A78" w14:textId="77777777" w:rsidR="00CE3390" w:rsidRPr="005D7942" w:rsidRDefault="00F62B2D" w:rsidP="004102EF">
            <w:pPr>
              <w:autoSpaceDE w:val="0"/>
              <w:autoSpaceDN w:val="0"/>
              <w:adjustRightInd w:val="0"/>
              <w:spacing w:line="360" w:lineRule="auto"/>
              <w:ind w:left="60" w:right="60"/>
              <w:jc w:val="center"/>
              <w:rPr>
                <w:sz w:val="18"/>
                <w:szCs w:val="18"/>
                <w:lang w:val="en-US"/>
              </w:rPr>
            </w:pPr>
            <w:r w:rsidRPr="005D7942">
              <w:rPr>
                <w:sz w:val="18"/>
                <w:szCs w:val="18"/>
              </w:rPr>
              <w:t>2,13</w:t>
            </w:r>
          </w:p>
        </w:tc>
      </w:tr>
    </w:tbl>
    <w:p w14:paraId="7C2FEE3D" w14:textId="442A237F" w:rsidR="0004231A" w:rsidRPr="00A25D82" w:rsidRDefault="00A25D82" w:rsidP="00A25D82">
      <w:pPr>
        <w:pStyle w:val="Heading3"/>
        <w:rPr>
          <w:rFonts w:asciiTheme="majorHAnsi" w:hAnsiTheme="majorHAnsi"/>
          <w:b/>
          <w:color w:val="auto"/>
        </w:rPr>
      </w:pPr>
      <w:bookmarkStart w:id="84" w:name="_Toc421738004"/>
      <w:r w:rsidRPr="00A25D82">
        <w:rPr>
          <w:rFonts w:asciiTheme="majorHAnsi" w:hAnsiTheme="majorHAnsi"/>
          <w:b/>
          <w:color w:val="auto"/>
        </w:rPr>
        <w:t>5.2.2 Στατιστικά Σημαντικές Σχέσεις (SPSS)</w:t>
      </w:r>
      <w:bookmarkEnd w:id="84"/>
    </w:p>
    <w:p w14:paraId="32B8C964" w14:textId="77777777" w:rsidR="00367AE7" w:rsidRPr="000E3FED" w:rsidRDefault="00F72C0C" w:rsidP="001E7414">
      <w:pPr>
        <w:spacing w:before="240" w:line="360" w:lineRule="auto"/>
        <w:ind w:firstLine="284"/>
        <w:contextualSpacing w:val="0"/>
        <w:jc w:val="both"/>
        <w:rPr>
          <w:rFonts w:ascii="Times New Roman" w:hAnsi="Times New Roman" w:cs="Times New Roman"/>
          <w:color w:val="auto"/>
          <w:sz w:val="24"/>
          <w:szCs w:val="24"/>
          <w:lang w:val="en-US"/>
        </w:rPr>
      </w:pPr>
      <w:r>
        <w:rPr>
          <w:rFonts w:ascii="Times New Roman" w:hAnsi="Times New Roman" w:cs="Times New Roman"/>
          <w:szCs w:val="22"/>
        </w:rPr>
        <w:t xml:space="preserve">Μετά την εισαγωγή των δεδομένων </w:t>
      </w:r>
      <w:r w:rsidR="000E6CBC">
        <w:rPr>
          <w:rFonts w:ascii="Times New Roman" w:hAnsi="Times New Roman" w:cs="Times New Roman"/>
          <w:szCs w:val="22"/>
        </w:rPr>
        <w:t xml:space="preserve">στο </w:t>
      </w:r>
      <w:r w:rsidR="000E6CBC">
        <w:rPr>
          <w:rFonts w:ascii="Times New Roman" w:hAnsi="Times New Roman" w:cs="Times New Roman"/>
          <w:szCs w:val="22"/>
          <w:lang w:val="en-US"/>
        </w:rPr>
        <w:t>SPSS</w:t>
      </w:r>
      <w:r w:rsidR="000E6CBC" w:rsidRPr="000E6CBC">
        <w:rPr>
          <w:rFonts w:ascii="Times New Roman" w:hAnsi="Times New Roman" w:cs="Times New Roman"/>
          <w:szCs w:val="22"/>
        </w:rPr>
        <w:t xml:space="preserve"> </w:t>
      </w:r>
      <w:r w:rsidR="000E6CBC">
        <w:rPr>
          <w:rFonts w:ascii="Times New Roman" w:hAnsi="Times New Roman" w:cs="Times New Roman"/>
          <w:szCs w:val="22"/>
        </w:rPr>
        <w:t xml:space="preserve">συσχετίσαμε τη κάθε μεταβλητή με τις υπόλοιπες. </w:t>
      </w:r>
      <w:r w:rsidR="00647AF4">
        <w:rPr>
          <w:rFonts w:ascii="Times New Roman" w:hAnsi="Times New Roman" w:cs="Times New Roman"/>
          <w:szCs w:val="22"/>
        </w:rPr>
        <w:t>Στον Π</w:t>
      </w:r>
      <w:r w:rsidR="00152219">
        <w:rPr>
          <w:rFonts w:ascii="Times New Roman" w:hAnsi="Times New Roman" w:cs="Times New Roman"/>
          <w:szCs w:val="22"/>
        </w:rPr>
        <w:t xml:space="preserve">ίνακα 4 παρουσιάζονται οι στατιστικά σημαντικές σχέσεις του </w:t>
      </w:r>
      <w:r w:rsidR="00152219" w:rsidRPr="00A93D9A">
        <w:rPr>
          <w:rFonts w:ascii="Times New Roman" w:hAnsi="Times New Roman" w:cs="Times New Roman"/>
          <w:i/>
          <w:szCs w:val="22"/>
        </w:rPr>
        <w:t>πρώτου χρόνου έρευνας</w:t>
      </w:r>
      <w:r w:rsidR="00152219">
        <w:rPr>
          <w:rFonts w:ascii="Times New Roman" w:hAnsi="Times New Roman" w:cs="Times New Roman"/>
          <w:szCs w:val="22"/>
        </w:rPr>
        <w:t xml:space="preserve">. </w:t>
      </w:r>
      <w:r>
        <w:rPr>
          <w:rFonts w:ascii="Times New Roman" w:hAnsi="Times New Roman" w:cs="Times New Roman"/>
          <w:szCs w:val="22"/>
        </w:rPr>
        <w:t>Όπως φαίνεται δεν υπάρχουν</w:t>
      </w:r>
      <w:r w:rsidR="00142225">
        <w:rPr>
          <w:rFonts w:ascii="Times New Roman" w:hAnsi="Times New Roman" w:cs="Times New Roman"/>
          <w:szCs w:val="22"/>
        </w:rPr>
        <w:t xml:space="preserve"> σχέσεις που να χαρακτηρίζονται από υψηλή συσχέτιση αλλά σχέσεις που χαρακτηρίζονται από</w:t>
      </w:r>
      <w:r w:rsidR="00152219">
        <w:rPr>
          <w:rFonts w:ascii="Times New Roman" w:hAnsi="Times New Roman" w:cs="Times New Roman"/>
          <w:szCs w:val="22"/>
        </w:rPr>
        <w:t xml:space="preserve"> χαμηλή κ</w:t>
      </w:r>
      <w:r w:rsidR="00150724">
        <w:rPr>
          <w:rFonts w:ascii="Times New Roman" w:hAnsi="Times New Roman" w:cs="Times New Roman"/>
          <w:szCs w:val="22"/>
        </w:rPr>
        <w:t>αι μέτρια συσχέτιση. Παρατηρείται</w:t>
      </w:r>
      <w:r w:rsidR="00152219">
        <w:rPr>
          <w:rFonts w:ascii="Times New Roman" w:hAnsi="Times New Roman" w:cs="Times New Roman"/>
          <w:szCs w:val="22"/>
        </w:rPr>
        <w:t xml:space="preserve"> ότι πολλές από τις σχέσεις μεταβλητών, τόσο χαμη</w:t>
      </w:r>
      <w:r w:rsidR="0060520A">
        <w:rPr>
          <w:rFonts w:ascii="Times New Roman" w:hAnsi="Times New Roman" w:cs="Times New Roman"/>
          <w:szCs w:val="22"/>
        </w:rPr>
        <w:t>λής όσο και μέτριας συσχέτισης, παρουσ</w:t>
      </w:r>
      <w:r w:rsidR="00647AF4">
        <w:rPr>
          <w:rFonts w:ascii="Times New Roman" w:hAnsi="Times New Roman" w:cs="Times New Roman"/>
          <w:szCs w:val="22"/>
        </w:rPr>
        <w:t>ιάζουν ενδιαφέρον αλλά η συγκεκριμένη εργασία θα επικεντρωθεί</w:t>
      </w:r>
      <w:r w:rsidR="0060520A">
        <w:rPr>
          <w:rFonts w:ascii="Times New Roman" w:hAnsi="Times New Roman" w:cs="Times New Roman"/>
          <w:szCs w:val="22"/>
        </w:rPr>
        <w:t xml:space="preserve"> στις σχέσεις όπου συμπεριλαμβάνουν τις μεταβλητές </w:t>
      </w:r>
      <w:r w:rsidR="0060520A">
        <w:rPr>
          <w:rFonts w:ascii="Times New Roman" w:hAnsi="Times New Roman" w:cs="Times New Roman"/>
          <w:szCs w:val="22"/>
          <w:lang w:val="en-US"/>
        </w:rPr>
        <w:t>Lab</w:t>
      </w:r>
      <w:r w:rsidR="0060520A" w:rsidRPr="0060520A">
        <w:rPr>
          <w:rFonts w:ascii="Times New Roman" w:hAnsi="Times New Roman" w:cs="Times New Roman"/>
          <w:szCs w:val="22"/>
        </w:rPr>
        <w:t xml:space="preserve"> </w:t>
      </w:r>
      <w:r w:rsidR="0060520A">
        <w:rPr>
          <w:rFonts w:ascii="Times New Roman" w:hAnsi="Times New Roman" w:cs="Times New Roman"/>
          <w:szCs w:val="22"/>
          <w:lang w:val="en-US"/>
        </w:rPr>
        <w:t>note</w:t>
      </w:r>
      <w:r w:rsidR="0060520A" w:rsidRPr="0060520A">
        <w:rPr>
          <w:rFonts w:ascii="Times New Roman" w:hAnsi="Times New Roman" w:cs="Times New Roman"/>
          <w:szCs w:val="22"/>
        </w:rPr>
        <w:t xml:space="preserve">, </w:t>
      </w:r>
      <w:r w:rsidR="0060520A">
        <w:rPr>
          <w:rFonts w:ascii="Times New Roman" w:hAnsi="Times New Roman" w:cs="Times New Roman"/>
          <w:szCs w:val="22"/>
          <w:lang w:val="en-US"/>
        </w:rPr>
        <w:t>Exam</w:t>
      </w:r>
      <w:r w:rsidR="0060520A" w:rsidRPr="0060520A">
        <w:rPr>
          <w:rFonts w:ascii="Times New Roman" w:hAnsi="Times New Roman" w:cs="Times New Roman"/>
          <w:szCs w:val="22"/>
        </w:rPr>
        <w:t xml:space="preserve"> </w:t>
      </w:r>
      <w:r w:rsidR="0060520A">
        <w:rPr>
          <w:rFonts w:ascii="Times New Roman" w:hAnsi="Times New Roman" w:cs="Times New Roman"/>
          <w:szCs w:val="22"/>
          <w:lang w:val="en-US"/>
        </w:rPr>
        <w:t>note</w:t>
      </w:r>
      <w:r w:rsidR="0060520A" w:rsidRPr="0060520A">
        <w:rPr>
          <w:rFonts w:ascii="Times New Roman" w:hAnsi="Times New Roman" w:cs="Times New Roman"/>
          <w:szCs w:val="22"/>
        </w:rPr>
        <w:t xml:space="preserve"> </w:t>
      </w:r>
      <w:r w:rsidR="0060520A">
        <w:rPr>
          <w:rFonts w:ascii="Times New Roman" w:hAnsi="Times New Roman" w:cs="Times New Roman"/>
          <w:szCs w:val="22"/>
        </w:rPr>
        <w:t xml:space="preserve">και </w:t>
      </w:r>
      <w:r w:rsidR="0060520A">
        <w:rPr>
          <w:rFonts w:ascii="Times New Roman" w:hAnsi="Times New Roman" w:cs="Times New Roman"/>
          <w:szCs w:val="22"/>
          <w:lang w:val="en-US"/>
        </w:rPr>
        <w:t>Final</w:t>
      </w:r>
      <w:r w:rsidR="0060520A" w:rsidRPr="0060520A">
        <w:rPr>
          <w:rFonts w:ascii="Times New Roman" w:hAnsi="Times New Roman" w:cs="Times New Roman"/>
          <w:szCs w:val="22"/>
        </w:rPr>
        <w:t xml:space="preserve"> </w:t>
      </w:r>
      <w:r w:rsidR="0060520A">
        <w:rPr>
          <w:rFonts w:ascii="Times New Roman" w:hAnsi="Times New Roman" w:cs="Times New Roman"/>
          <w:szCs w:val="22"/>
          <w:lang w:val="en-US"/>
        </w:rPr>
        <w:t>note</w:t>
      </w:r>
      <w:r w:rsidR="00F67464">
        <w:rPr>
          <w:rFonts w:ascii="Times New Roman" w:hAnsi="Times New Roman" w:cs="Times New Roman"/>
          <w:szCs w:val="22"/>
        </w:rPr>
        <w:t>.</w:t>
      </w:r>
      <w:r w:rsidR="00F67464" w:rsidRPr="00F67464">
        <w:rPr>
          <w:rFonts w:ascii="Times New Roman" w:hAnsi="Times New Roman" w:cs="Times New Roman"/>
          <w:szCs w:val="22"/>
        </w:rPr>
        <w:t xml:space="preserve"> </w:t>
      </w:r>
      <w:r w:rsidR="00F67464">
        <w:rPr>
          <w:rFonts w:ascii="Times New Roman" w:hAnsi="Times New Roman" w:cs="Times New Roman"/>
          <w:szCs w:val="22"/>
        </w:rPr>
        <w:t>Οι</w:t>
      </w:r>
      <w:r w:rsidR="00F67464" w:rsidRPr="00F67464">
        <w:rPr>
          <w:rFonts w:ascii="Times New Roman" w:hAnsi="Times New Roman" w:cs="Times New Roman"/>
          <w:szCs w:val="22"/>
          <w:lang w:val="en-US"/>
        </w:rPr>
        <w:t xml:space="preserve"> </w:t>
      </w:r>
      <w:r w:rsidR="00F67464">
        <w:rPr>
          <w:rFonts w:ascii="Times New Roman" w:hAnsi="Times New Roman" w:cs="Times New Roman"/>
          <w:szCs w:val="22"/>
        </w:rPr>
        <w:t>συγκεκριμένες</w:t>
      </w:r>
      <w:r w:rsidR="00F67464" w:rsidRPr="00F67464">
        <w:rPr>
          <w:rFonts w:ascii="Times New Roman" w:hAnsi="Times New Roman" w:cs="Times New Roman"/>
          <w:szCs w:val="22"/>
          <w:lang w:val="en-US"/>
        </w:rPr>
        <w:t xml:space="preserve"> </w:t>
      </w:r>
      <w:r w:rsidR="00F67464">
        <w:rPr>
          <w:rFonts w:ascii="Times New Roman" w:hAnsi="Times New Roman" w:cs="Times New Roman"/>
          <w:szCs w:val="22"/>
        </w:rPr>
        <w:t>σχέσεις</w:t>
      </w:r>
      <w:r w:rsidR="00F67464" w:rsidRPr="00F67464">
        <w:rPr>
          <w:rFonts w:ascii="Times New Roman" w:hAnsi="Times New Roman" w:cs="Times New Roman"/>
          <w:szCs w:val="22"/>
          <w:lang w:val="en-US"/>
        </w:rPr>
        <w:t xml:space="preserve"> </w:t>
      </w:r>
      <w:r w:rsidR="00F67464">
        <w:rPr>
          <w:rFonts w:ascii="Times New Roman" w:hAnsi="Times New Roman" w:cs="Times New Roman"/>
          <w:szCs w:val="22"/>
        </w:rPr>
        <w:t>είναι</w:t>
      </w:r>
      <w:r w:rsidR="00F67464" w:rsidRPr="00F67464">
        <w:rPr>
          <w:rFonts w:ascii="Times New Roman" w:hAnsi="Times New Roman" w:cs="Times New Roman"/>
          <w:szCs w:val="22"/>
          <w:lang w:val="en-US"/>
        </w:rPr>
        <w:t xml:space="preserve"> </w:t>
      </w:r>
      <w:r w:rsidR="00F67464">
        <w:rPr>
          <w:rFonts w:ascii="Times New Roman" w:hAnsi="Times New Roman" w:cs="Times New Roman"/>
          <w:szCs w:val="22"/>
        </w:rPr>
        <w:t>οι</w:t>
      </w:r>
      <w:r w:rsidR="00F67464" w:rsidRPr="00F67464">
        <w:rPr>
          <w:rFonts w:ascii="Times New Roman" w:hAnsi="Times New Roman" w:cs="Times New Roman"/>
          <w:szCs w:val="22"/>
          <w:lang w:val="en-US"/>
        </w:rPr>
        <w:t xml:space="preserve"> </w:t>
      </w:r>
      <w:r w:rsidR="00F67464">
        <w:rPr>
          <w:rFonts w:ascii="Times New Roman" w:hAnsi="Times New Roman" w:cs="Times New Roman"/>
          <w:szCs w:val="22"/>
        </w:rPr>
        <w:t>εξής</w:t>
      </w:r>
      <w:r w:rsidR="00F67464" w:rsidRPr="00F67464">
        <w:rPr>
          <w:rFonts w:ascii="Times New Roman" w:hAnsi="Times New Roman" w:cs="Times New Roman"/>
          <w:szCs w:val="22"/>
          <w:lang w:val="en-US"/>
        </w:rPr>
        <w:t xml:space="preserve">: </w:t>
      </w:r>
      <w:r w:rsidR="00EA3FC1">
        <w:rPr>
          <w:rFonts w:ascii="Times New Roman" w:hAnsi="Times New Roman" w:cs="Times New Roman"/>
          <w:i/>
          <w:color w:val="auto"/>
          <w:sz w:val="24"/>
          <w:szCs w:val="24"/>
          <w:lang w:val="en-US"/>
        </w:rPr>
        <w:t>s</w:t>
      </w:r>
      <w:r w:rsidR="00F67464" w:rsidRPr="00080D8F">
        <w:rPr>
          <w:rFonts w:ascii="Times New Roman" w:hAnsi="Times New Roman" w:cs="Times New Roman"/>
          <w:i/>
          <w:color w:val="auto"/>
          <w:sz w:val="24"/>
          <w:szCs w:val="24"/>
          <w:lang w:val="en-US"/>
        </w:rPr>
        <w:t>pectrum</w:t>
      </w:r>
      <w:r w:rsidR="00EA3FC1" w:rsidRPr="00EA3FC1">
        <w:rPr>
          <w:rFonts w:ascii="Times New Roman" w:hAnsi="Times New Roman" w:cs="Times New Roman"/>
          <w:i/>
          <w:color w:val="auto"/>
          <w:sz w:val="24"/>
          <w:szCs w:val="24"/>
          <w:lang w:val="en-US"/>
        </w:rPr>
        <w:t xml:space="preserve"> </w:t>
      </w:r>
      <w:r w:rsidR="00F67464" w:rsidRPr="00080D8F">
        <w:rPr>
          <w:rFonts w:ascii="Times New Roman" w:hAnsi="Times New Roman" w:cs="Times New Roman"/>
          <w:i/>
          <w:color w:val="auto"/>
          <w:sz w:val="24"/>
          <w:szCs w:val="24"/>
          <w:lang w:val="en-US"/>
        </w:rPr>
        <w:t>of</w:t>
      </w:r>
      <w:r w:rsidR="00EA3FC1" w:rsidRPr="00EA3FC1">
        <w:rPr>
          <w:rFonts w:ascii="Times New Roman" w:hAnsi="Times New Roman" w:cs="Times New Roman"/>
          <w:i/>
          <w:color w:val="auto"/>
          <w:sz w:val="24"/>
          <w:szCs w:val="24"/>
          <w:lang w:val="en-US"/>
        </w:rPr>
        <w:t xml:space="preserve"> </w:t>
      </w:r>
      <w:r w:rsidR="00F67464" w:rsidRPr="00080D8F">
        <w:rPr>
          <w:rFonts w:ascii="Times New Roman" w:hAnsi="Times New Roman" w:cs="Times New Roman"/>
          <w:i/>
          <w:color w:val="auto"/>
          <w:sz w:val="24"/>
          <w:szCs w:val="24"/>
          <w:lang w:val="en-US"/>
        </w:rPr>
        <w:t>use</w:t>
      </w:r>
      <w:r w:rsidR="00F67464" w:rsidRPr="00F67464">
        <w:rPr>
          <w:rFonts w:ascii="Times New Roman" w:hAnsi="Times New Roman" w:cs="Times New Roman"/>
          <w:i/>
          <w:color w:val="auto"/>
          <w:sz w:val="24"/>
          <w:szCs w:val="24"/>
          <w:lang w:val="en-US"/>
        </w:rPr>
        <w:t xml:space="preserve">- </w:t>
      </w:r>
      <w:r w:rsidR="00EA3FC1">
        <w:rPr>
          <w:rFonts w:ascii="Times New Roman" w:hAnsi="Times New Roman" w:cs="Times New Roman"/>
          <w:i/>
          <w:color w:val="auto"/>
          <w:sz w:val="24"/>
          <w:szCs w:val="24"/>
          <w:lang w:val="en-US"/>
        </w:rPr>
        <w:t>f</w:t>
      </w:r>
      <w:r w:rsidR="00F67464" w:rsidRPr="00080D8F">
        <w:rPr>
          <w:rFonts w:ascii="Times New Roman" w:hAnsi="Times New Roman" w:cs="Times New Roman"/>
          <w:i/>
          <w:color w:val="auto"/>
          <w:sz w:val="24"/>
          <w:szCs w:val="24"/>
          <w:lang w:val="en-US"/>
        </w:rPr>
        <w:t>inal</w:t>
      </w:r>
      <w:r w:rsidR="00EA3FC1">
        <w:rPr>
          <w:rFonts w:ascii="Times New Roman" w:hAnsi="Times New Roman" w:cs="Times New Roman"/>
          <w:i/>
          <w:color w:val="auto"/>
          <w:sz w:val="24"/>
          <w:szCs w:val="24"/>
          <w:lang w:val="en-US"/>
        </w:rPr>
        <w:t xml:space="preserve"> </w:t>
      </w:r>
      <w:r w:rsidR="00F67464" w:rsidRPr="00080D8F">
        <w:rPr>
          <w:rFonts w:ascii="Times New Roman" w:hAnsi="Times New Roman" w:cs="Times New Roman"/>
          <w:i/>
          <w:color w:val="auto"/>
          <w:sz w:val="24"/>
          <w:szCs w:val="24"/>
          <w:lang w:val="en-US"/>
        </w:rPr>
        <w:t>note</w:t>
      </w:r>
      <w:r w:rsidR="00F67464" w:rsidRPr="00F67464">
        <w:rPr>
          <w:rFonts w:ascii="Times New Roman" w:hAnsi="Times New Roman" w:cs="Times New Roman"/>
          <w:i/>
          <w:color w:val="auto"/>
          <w:sz w:val="24"/>
          <w:szCs w:val="24"/>
          <w:lang w:val="en-US"/>
        </w:rPr>
        <w:t xml:space="preserve">, </w:t>
      </w:r>
      <w:r w:rsidR="00EA3FC1">
        <w:rPr>
          <w:rFonts w:ascii="Times New Roman" w:hAnsi="Times New Roman" w:cs="Times New Roman"/>
          <w:i/>
          <w:color w:val="auto"/>
          <w:sz w:val="24"/>
          <w:szCs w:val="24"/>
          <w:lang w:val="en-US"/>
        </w:rPr>
        <w:t>t</w:t>
      </w:r>
      <w:r w:rsidR="00F67464" w:rsidRPr="00080D8F">
        <w:rPr>
          <w:rFonts w:ascii="Times New Roman" w:hAnsi="Times New Roman" w:cs="Times New Roman"/>
          <w:i/>
          <w:color w:val="auto"/>
          <w:sz w:val="24"/>
          <w:szCs w:val="24"/>
          <w:lang w:val="en-US"/>
        </w:rPr>
        <w:t>otal</w:t>
      </w:r>
      <w:r w:rsidR="00EA3FC1">
        <w:rPr>
          <w:rFonts w:ascii="Times New Roman" w:hAnsi="Times New Roman" w:cs="Times New Roman"/>
          <w:i/>
          <w:color w:val="auto"/>
          <w:sz w:val="24"/>
          <w:szCs w:val="24"/>
          <w:lang w:val="en-US"/>
        </w:rPr>
        <w:t xml:space="preserve"> of id- final </w:t>
      </w:r>
      <w:r w:rsidR="00F67464" w:rsidRPr="00080D8F">
        <w:rPr>
          <w:rFonts w:ascii="Times New Roman" w:hAnsi="Times New Roman" w:cs="Times New Roman"/>
          <w:i/>
          <w:color w:val="auto"/>
          <w:sz w:val="24"/>
          <w:szCs w:val="24"/>
          <w:lang w:val="en-US"/>
        </w:rPr>
        <w:t>note</w:t>
      </w:r>
      <w:r w:rsidR="00F67464" w:rsidRPr="00F67464">
        <w:rPr>
          <w:rFonts w:ascii="Times New Roman" w:hAnsi="Times New Roman" w:cs="Times New Roman"/>
          <w:i/>
          <w:color w:val="auto"/>
          <w:sz w:val="24"/>
          <w:szCs w:val="24"/>
          <w:lang w:val="en-US"/>
        </w:rPr>
        <w:t xml:space="preserve">, </w:t>
      </w:r>
      <w:r w:rsidR="00EA3FC1">
        <w:rPr>
          <w:rFonts w:ascii="Times New Roman" w:hAnsi="Times New Roman" w:cs="Times New Roman"/>
          <w:i/>
          <w:color w:val="auto"/>
          <w:sz w:val="24"/>
          <w:szCs w:val="24"/>
          <w:lang w:val="en-US"/>
        </w:rPr>
        <w:t xml:space="preserve">assignment view- final </w:t>
      </w:r>
      <w:r w:rsidR="00F67464" w:rsidRPr="00080D8F">
        <w:rPr>
          <w:rFonts w:ascii="Times New Roman" w:hAnsi="Times New Roman" w:cs="Times New Roman"/>
          <w:i/>
          <w:color w:val="auto"/>
          <w:sz w:val="24"/>
          <w:szCs w:val="24"/>
          <w:lang w:val="en-US"/>
        </w:rPr>
        <w:t>note</w:t>
      </w:r>
      <w:r w:rsidR="00F67464" w:rsidRPr="00F67464">
        <w:rPr>
          <w:rFonts w:ascii="Times New Roman" w:hAnsi="Times New Roman" w:cs="Times New Roman"/>
          <w:i/>
          <w:color w:val="auto"/>
          <w:sz w:val="24"/>
          <w:szCs w:val="24"/>
          <w:lang w:val="en-US"/>
        </w:rPr>
        <w:t xml:space="preserve">, </w:t>
      </w:r>
      <w:r w:rsidR="00EA3FC1">
        <w:rPr>
          <w:rFonts w:ascii="Times New Roman" w:hAnsi="Times New Roman" w:cs="Times New Roman"/>
          <w:i/>
          <w:color w:val="auto"/>
          <w:sz w:val="24"/>
          <w:szCs w:val="24"/>
          <w:lang w:val="en-US"/>
        </w:rPr>
        <w:t xml:space="preserve">course view- final </w:t>
      </w:r>
      <w:r w:rsidR="00F67464" w:rsidRPr="00080D8F">
        <w:rPr>
          <w:rFonts w:ascii="Times New Roman" w:hAnsi="Times New Roman" w:cs="Times New Roman"/>
          <w:i/>
          <w:color w:val="auto"/>
          <w:sz w:val="24"/>
          <w:szCs w:val="24"/>
          <w:lang w:val="en-US"/>
        </w:rPr>
        <w:t>note</w:t>
      </w:r>
      <w:r w:rsidR="00F67464" w:rsidRPr="00F67464">
        <w:rPr>
          <w:rFonts w:ascii="Times New Roman" w:hAnsi="Times New Roman" w:cs="Times New Roman"/>
          <w:i/>
          <w:color w:val="auto"/>
          <w:sz w:val="24"/>
          <w:szCs w:val="24"/>
          <w:lang w:val="en-US"/>
        </w:rPr>
        <w:t xml:space="preserve">, </w:t>
      </w:r>
      <w:r w:rsidR="00EA3FC1">
        <w:rPr>
          <w:rFonts w:ascii="Times New Roman" w:hAnsi="Times New Roman" w:cs="Times New Roman"/>
          <w:i/>
          <w:color w:val="auto"/>
          <w:sz w:val="24"/>
          <w:szCs w:val="24"/>
          <w:lang w:val="en-US"/>
        </w:rPr>
        <w:t xml:space="preserve">forum add post- exam </w:t>
      </w:r>
      <w:r w:rsidR="00F67464" w:rsidRPr="00367AE7">
        <w:rPr>
          <w:rFonts w:ascii="Times New Roman" w:hAnsi="Times New Roman" w:cs="Times New Roman"/>
          <w:i/>
          <w:color w:val="auto"/>
          <w:sz w:val="24"/>
          <w:szCs w:val="24"/>
          <w:lang w:val="en-US"/>
        </w:rPr>
        <w:t>note</w:t>
      </w:r>
      <w:r w:rsidR="00F67464" w:rsidRPr="00F67464">
        <w:rPr>
          <w:rFonts w:ascii="Times New Roman" w:hAnsi="Times New Roman" w:cs="Times New Roman"/>
          <w:i/>
          <w:color w:val="auto"/>
          <w:sz w:val="24"/>
          <w:szCs w:val="24"/>
          <w:lang w:val="en-US"/>
        </w:rPr>
        <w:t xml:space="preserve">, </w:t>
      </w:r>
      <w:r w:rsidR="00EA3FC1">
        <w:rPr>
          <w:rFonts w:ascii="Times New Roman" w:hAnsi="Times New Roman" w:cs="Times New Roman"/>
          <w:i/>
          <w:color w:val="auto"/>
          <w:sz w:val="24"/>
          <w:szCs w:val="24"/>
          <w:lang w:val="en-US"/>
        </w:rPr>
        <w:t xml:space="preserve">forum add post- final </w:t>
      </w:r>
      <w:r w:rsidR="00F67464" w:rsidRPr="00080D8F">
        <w:rPr>
          <w:rFonts w:ascii="Times New Roman" w:hAnsi="Times New Roman" w:cs="Times New Roman"/>
          <w:i/>
          <w:color w:val="auto"/>
          <w:sz w:val="24"/>
          <w:szCs w:val="24"/>
          <w:lang w:val="en-US"/>
        </w:rPr>
        <w:t>note</w:t>
      </w:r>
      <w:r w:rsidR="00F67464" w:rsidRPr="00F67464">
        <w:rPr>
          <w:rFonts w:ascii="Times New Roman" w:hAnsi="Times New Roman" w:cs="Times New Roman"/>
          <w:i/>
          <w:color w:val="auto"/>
          <w:sz w:val="24"/>
          <w:szCs w:val="24"/>
          <w:lang w:val="en-US"/>
        </w:rPr>
        <w:t xml:space="preserve">, </w:t>
      </w:r>
      <w:r w:rsidR="00EA3FC1">
        <w:rPr>
          <w:rFonts w:ascii="Times New Roman" w:hAnsi="Times New Roman" w:cs="Times New Roman"/>
          <w:i/>
          <w:color w:val="auto"/>
          <w:sz w:val="24"/>
          <w:szCs w:val="24"/>
          <w:lang w:val="en-US"/>
        </w:rPr>
        <w:t xml:space="preserve">resource view- lab </w:t>
      </w:r>
      <w:r w:rsidR="00F67464" w:rsidRPr="00367AE7">
        <w:rPr>
          <w:rFonts w:ascii="Times New Roman" w:hAnsi="Times New Roman" w:cs="Times New Roman"/>
          <w:i/>
          <w:color w:val="auto"/>
          <w:sz w:val="24"/>
          <w:szCs w:val="24"/>
          <w:lang w:val="en-US"/>
        </w:rPr>
        <w:t>note</w:t>
      </w:r>
      <w:r w:rsidR="00F67464" w:rsidRPr="00F67464">
        <w:rPr>
          <w:rFonts w:ascii="Times New Roman" w:hAnsi="Times New Roman" w:cs="Times New Roman"/>
          <w:i/>
          <w:color w:val="auto"/>
          <w:sz w:val="24"/>
          <w:szCs w:val="24"/>
          <w:lang w:val="en-US"/>
        </w:rPr>
        <w:t xml:space="preserve">, </w:t>
      </w:r>
      <w:r w:rsidR="00EA3FC1">
        <w:rPr>
          <w:rFonts w:ascii="Times New Roman" w:hAnsi="Times New Roman" w:cs="Times New Roman"/>
          <w:i/>
          <w:color w:val="auto"/>
          <w:sz w:val="24"/>
          <w:szCs w:val="24"/>
          <w:lang w:val="en-US"/>
        </w:rPr>
        <w:t xml:space="preserve">user view- exam </w:t>
      </w:r>
      <w:r w:rsidR="00F67464" w:rsidRPr="00367AE7">
        <w:rPr>
          <w:rFonts w:ascii="Times New Roman" w:hAnsi="Times New Roman" w:cs="Times New Roman"/>
          <w:i/>
          <w:color w:val="auto"/>
          <w:sz w:val="24"/>
          <w:szCs w:val="24"/>
          <w:lang w:val="en-US"/>
        </w:rPr>
        <w:t>note</w:t>
      </w:r>
      <w:r w:rsidR="00F67464" w:rsidRPr="00F67464">
        <w:rPr>
          <w:rFonts w:ascii="Times New Roman" w:hAnsi="Times New Roman" w:cs="Times New Roman"/>
          <w:i/>
          <w:color w:val="auto"/>
          <w:sz w:val="24"/>
          <w:szCs w:val="24"/>
          <w:lang w:val="en-US"/>
        </w:rPr>
        <w:t xml:space="preserve"> </w:t>
      </w:r>
      <w:r w:rsidR="00F67464" w:rsidRPr="00F67464">
        <w:rPr>
          <w:rFonts w:ascii="Times New Roman" w:hAnsi="Times New Roman" w:cs="Times New Roman"/>
          <w:color w:val="auto"/>
          <w:sz w:val="24"/>
          <w:szCs w:val="24"/>
        </w:rPr>
        <w:t>και</w:t>
      </w:r>
      <w:r w:rsidR="00F67464" w:rsidRPr="00F67464">
        <w:rPr>
          <w:rFonts w:ascii="Times New Roman" w:hAnsi="Times New Roman" w:cs="Times New Roman"/>
          <w:color w:val="auto"/>
          <w:sz w:val="24"/>
          <w:szCs w:val="24"/>
          <w:lang w:val="en-US"/>
        </w:rPr>
        <w:t xml:space="preserve"> </w:t>
      </w:r>
      <w:r w:rsidR="00EA3FC1">
        <w:rPr>
          <w:rFonts w:ascii="Times New Roman" w:hAnsi="Times New Roman" w:cs="Times New Roman"/>
          <w:i/>
          <w:color w:val="auto"/>
          <w:sz w:val="24"/>
          <w:szCs w:val="24"/>
          <w:lang w:val="en-US"/>
        </w:rPr>
        <w:t xml:space="preserve">user view- final </w:t>
      </w:r>
      <w:r w:rsidR="00F67464" w:rsidRPr="00080D8F">
        <w:rPr>
          <w:rFonts w:ascii="Times New Roman" w:hAnsi="Times New Roman" w:cs="Times New Roman"/>
          <w:i/>
          <w:color w:val="auto"/>
          <w:sz w:val="24"/>
          <w:szCs w:val="24"/>
          <w:lang w:val="en-US"/>
        </w:rPr>
        <w:t>note</w:t>
      </w:r>
      <w:r w:rsidR="00F67464" w:rsidRPr="00F67464">
        <w:rPr>
          <w:rFonts w:ascii="Times New Roman" w:hAnsi="Times New Roman" w:cs="Times New Roman"/>
          <w:i/>
          <w:color w:val="auto"/>
          <w:sz w:val="24"/>
          <w:szCs w:val="24"/>
          <w:lang w:val="en-US"/>
        </w:rPr>
        <w:t>.</w:t>
      </w:r>
      <w:r w:rsidR="008146CA" w:rsidRPr="008146CA">
        <w:rPr>
          <w:rFonts w:ascii="Times New Roman" w:hAnsi="Times New Roman" w:cs="Times New Roman"/>
          <w:color w:val="auto"/>
          <w:sz w:val="24"/>
          <w:szCs w:val="24"/>
          <w:lang w:val="en-US"/>
        </w:rPr>
        <w:t xml:space="preserve"> </w:t>
      </w:r>
    </w:p>
    <w:p w14:paraId="7612D5FE" w14:textId="32CC0651" w:rsidR="009F58DF" w:rsidRDefault="00C94147" w:rsidP="001E7414">
      <w:pPr>
        <w:spacing w:before="240" w:line="360" w:lineRule="auto"/>
        <w:ind w:firstLine="284"/>
        <w:contextualSpacing w:val="0"/>
        <w:jc w:val="both"/>
        <w:rPr>
          <w:rFonts w:ascii="Times New Roman" w:hAnsi="Times New Roman" w:cs="Times New Roman"/>
          <w:color w:val="auto"/>
          <w:sz w:val="24"/>
          <w:szCs w:val="24"/>
        </w:rPr>
      </w:pPr>
      <w:r>
        <w:rPr>
          <w:rFonts w:ascii="Times New Roman" w:hAnsi="Times New Roman" w:cs="Times New Roman"/>
          <w:color w:val="auto"/>
          <w:sz w:val="24"/>
          <w:szCs w:val="24"/>
        </w:rPr>
        <w:t>Όλες οι σχέσεις χαρακτηρίζονται από χαμηλή συσχέτιση</w:t>
      </w:r>
      <w:r w:rsidR="008146CA">
        <w:rPr>
          <w:rFonts w:ascii="Times New Roman" w:hAnsi="Times New Roman" w:cs="Times New Roman"/>
          <w:color w:val="auto"/>
          <w:sz w:val="24"/>
          <w:szCs w:val="24"/>
        </w:rPr>
        <w:t>.</w:t>
      </w:r>
      <w:r w:rsidR="00AA4815">
        <w:rPr>
          <w:rFonts w:ascii="Times New Roman" w:hAnsi="Times New Roman" w:cs="Times New Roman"/>
          <w:color w:val="auto"/>
          <w:sz w:val="24"/>
          <w:szCs w:val="24"/>
        </w:rPr>
        <w:t xml:space="preserve"> Το </w:t>
      </w:r>
      <w:r w:rsidR="00A93D9A">
        <w:rPr>
          <w:rFonts w:ascii="Times New Roman" w:hAnsi="Times New Roman" w:cs="Times New Roman"/>
          <w:szCs w:val="22"/>
        </w:rPr>
        <w:t>πόσες</w:t>
      </w:r>
      <w:r w:rsidR="00A93D9A" w:rsidRPr="00463903">
        <w:rPr>
          <w:rFonts w:ascii="Times New Roman" w:hAnsi="Times New Roman" w:cs="Times New Roman"/>
          <w:szCs w:val="22"/>
        </w:rPr>
        <w:t xml:space="preserve"> </w:t>
      </w:r>
      <w:r w:rsidR="00A93D9A">
        <w:rPr>
          <w:rFonts w:ascii="Times New Roman" w:hAnsi="Times New Roman" w:cs="Times New Roman"/>
          <w:szCs w:val="22"/>
        </w:rPr>
        <w:t>φορές</w:t>
      </w:r>
      <w:r w:rsidR="00A93D9A" w:rsidRPr="00463903">
        <w:rPr>
          <w:rFonts w:ascii="Times New Roman" w:hAnsi="Times New Roman" w:cs="Times New Roman"/>
          <w:szCs w:val="22"/>
        </w:rPr>
        <w:t xml:space="preserve"> </w:t>
      </w:r>
      <w:r w:rsidR="00A93D9A">
        <w:rPr>
          <w:rFonts w:ascii="Times New Roman" w:hAnsi="Times New Roman" w:cs="Times New Roman"/>
          <w:szCs w:val="22"/>
        </w:rPr>
        <w:t xml:space="preserve">ένας φοιτητής μπήκε στο τμήμα του </w:t>
      </w:r>
      <w:r w:rsidR="00214793">
        <w:rPr>
          <w:rFonts w:ascii="Times New Roman" w:hAnsi="Times New Roman" w:cs="Times New Roman"/>
          <w:szCs w:val="22"/>
          <w:lang w:val="en-US"/>
        </w:rPr>
        <w:t>M</w:t>
      </w:r>
      <w:r w:rsidR="00A93D9A">
        <w:rPr>
          <w:rFonts w:ascii="Times New Roman" w:hAnsi="Times New Roman" w:cs="Times New Roman"/>
          <w:szCs w:val="22"/>
          <w:lang w:val="en-US"/>
        </w:rPr>
        <w:t>oodle</w:t>
      </w:r>
      <w:r w:rsidR="00A93D9A" w:rsidRPr="00463903">
        <w:rPr>
          <w:rFonts w:ascii="Times New Roman" w:hAnsi="Times New Roman" w:cs="Times New Roman"/>
          <w:szCs w:val="22"/>
        </w:rPr>
        <w:t xml:space="preserve"> </w:t>
      </w:r>
      <w:r w:rsidR="00AA4815">
        <w:rPr>
          <w:rFonts w:ascii="Times New Roman" w:hAnsi="Times New Roman" w:cs="Times New Roman"/>
          <w:szCs w:val="22"/>
        </w:rPr>
        <w:t>με το συμπληρωματικό υλικό</w:t>
      </w:r>
      <w:r w:rsidR="00A93D9A" w:rsidRPr="00367AE7">
        <w:rPr>
          <w:rFonts w:ascii="Times New Roman" w:hAnsi="Times New Roman" w:cs="Times New Roman"/>
          <w:color w:val="auto"/>
          <w:sz w:val="24"/>
          <w:szCs w:val="24"/>
        </w:rPr>
        <w:t xml:space="preserve"> </w:t>
      </w:r>
      <w:r w:rsidR="00A93D9A">
        <w:rPr>
          <w:rFonts w:ascii="Times New Roman" w:hAnsi="Times New Roman" w:cs="Times New Roman"/>
          <w:color w:val="auto"/>
          <w:sz w:val="24"/>
          <w:szCs w:val="24"/>
        </w:rPr>
        <w:t>δείχνει να συσχετίζεται με τον βαθμό του εργαστηρίου στο μάθημα</w:t>
      </w:r>
      <w:r w:rsidR="009D1E0B">
        <w:rPr>
          <w:rFonts w:ascii="Times New Roman" w:hAnsi="Times New Roman" w:cs="Times New Roman"/>
          <w:color w:val="auto"/>
          <w:sz w:val="24"/>
          <w:szCs w:val="24"/>
        </w:rPr>
        <w:t xml:space="preserve"> (</w:t>
      </w:r>
      <w:r w:rsidR="009D1E0B">
        <w:rPr>
          <w:rFonts w:ascii="Times New Roman" w:hAnsi="Times New Roman" w:cs="Times New Roman"/>
          <w:i/>
          <w:color w:val="auto"/>
          <w:sz w:val="24"/>
          <w:szCs w:val="24"/>
          <w:lang w:val="en-US"/>
        </w:rPr>
        <w:t>resource</w:t>
      </w:r>
      <w:r w:rsidR="009D1E0B" w:rsidRPr="009D1E0B">
        <w:rPr>
          <w:rFonts w:ascii="Times New Roman" w:hAnsi="Times New Roman" w:cs="Times New Roman"/>
          <w:i/>
          <w:color w:val="auto"/>
          <w:sz w:val="24"/>
          <w:szCs w:val="24"/>
        </w:rPr>
        <w:t xml:space="preserve"> </w:t>
      </w:r>
      <w:r w:rsidR="009D1E0B">
        <w:rPr>
          <w:rFonts w:ascii="Times New Roman" w:hAnsi="Times New Roman" w:cs="Times New Roman"/>
          <w:i/>
          <w:color w:val="auto"/>
          <w:sz w:val="24"/>
          <w:szCs w:val="24"/>
          <w:lang w:val="en-US"/>
        </w:rPr>
        <w:t>view</w:t>
      </w:r>
      <w:r w:rsidR="009D1E0B" w:rsidRPr="009D1E0B">
        <w:rPr>
          <w:rFonts w:ascii="Times New Roman" w:hAnsi="Times New Roman" w:cs="Times New Roman"/>
          <w:i/>
          <w:color w:val="auto"/>
          <w:sz w:val="24"/>
          <w:szCs w:val="24"/>
        </w:rPr>
        <w:t xml:space="preserve">- </w:t>
      </w:r>
      <w:r w:rsidR="009D1E0B">
        <w:rPr>
          <w:rFonts w:ascii="Times New Roman" w:hAnsi="Times New Roman" w:cs="Times New Roman"/>
          <w:i/>
          <w:color w:val="auto"/>
          <w:sz w:val="24"/>
          <w:szCs w:val="24"/>
          <w:lang w:val="en-US"/>
        </w:rPr>
        <w:t>lab</w:t>
      </w:r>
      <w:r w:rsidR="009D1E0B" w:rsidRPr="009D1E0B">
        <w:rPr>
          <w:rFonts w:ascii="Times New Roman" w:hAnsi="Times New Roman" w:cs="Times New Roman"/>
          <w:i/>
          <w:color w:val="auto"/>
          <w:sz w:val="24"/>
          <w:szCs w:val="24"/>
        </w:rPr>
        <w:t xml:space="preserve"> </w:t>
      </w:r>
      <w:r w:rsidR="009D1E0B" w:rsidRPr="00367AE7">
        <w:rPr>
          <w:rFonts w:ascii="Times New Roman" w:hAnsi="Times New Roman" w:cs="Times New Roman"/>
          <w:i/>
          <w:color w:val="auto"/>
          <w:sz w:val="24"/>
          <w:szCs w:val="24"/>
          <w:lang w:val="en-US"/>
        </w:rPr>
        <w:t>note</w:t>
      </w:r>
      <w:r w:rsidR="009D1E0B">
        <w:rPr>
          <w:rFonts w:ascii="Times New Roman" w:hAnsi="Times New Roman" w:cs="Times New Roman"/>
          <w:color w:val="auto"/>
          <w:sz w:val="24"/>
          <w:szCs w:val="24"/>
        </w:rPr>
        <w:t>)</w:t>
      </w:r>
      <w:r w:rsidR="00A93D9A">
        <w:rPr>
          <w:rFonts w:ascii="Times New Roman" w:hAnsi="Times New Roman" w:cs="Times New Roman"/>
          <w:color w:val="auto"/>
          <w:sz w:val="24"/>
          <w:szCs w:val="24"/>
        </w:rPr>
        <w:t xml:space="preserve">. </w:t>
      </w:r>
      <w:r w:rsidR="00AA4815">
        <w:rPr>
          <w:rFonts w:ascii="Times New Roman" w:hAnsi="Times New Roman" w:cs="Times New Roman"/>
          <w:color w:val="auto"/>
          <w:sz w:val="24"/>
          <w:szCs w:val="24"/>
        </w:rPr>
        <w:t xml:space="preserve">Ο </w:t>
      </w:r>
      <w:r w:rsidR="000C6798">
        <w:rPr>
          <w:rFonts w:ascii="Times New Roman" w:hAnsi="Times New Roman" w:cs="Times New Roman"/>
          <w:szCs w:val="22"/>
        </w:rPr>
        <w:t>αριθμό</w:t>
      </w:r>
      <w:r w:rsidR="00AA4815">
        <w:rPr>
          <w:rFonts w:ascii="Times New Roman" w:hAnsi="Times New Roman" w:cs="Times New Roman"/>
          <w:szCs w:val="22"/>
        </w:rPr>
        <w:t>ς των αναρτήσεων ανα φοιτητή</w:t>
      </w:r>
      <w:r w:rsidR="009D1E0B">
        <w:rPr>
          <w:rFonts w:ascii="Times New Roman" w:hAnsi="Times New Roman" w:cs="Times New Roman"/>
          <w:szCs w:val="22"/>
        </w:rPr>
        <w:t xml:space="preserve"> (</w:t>
      </w:r>
      <w:r w:rsidR="009D1E0B">
        <w:rPr>
          <w:rFonts w:ascii="Times New Roman" w:hAnsi="Times New Roman" w:cs="Times New Roman"/>
          <w:i/>
          <w:color w:val="auto"/>
          <w:sz w:val="24"/>
          <w:szCs w:val="24"/>
          <w:lang w:val="en-US"/>
        </w:rPr>
        <w:t>forum</w:t>
      </w:r>
      <w:r w:rsidR="009D1E0B" w:rsidRPr="009D1E0B">
        <w:rPr>
          <w:rFonts w:ascii="Times New Roman" w:hAnsi="Times New Roman" w:cs="Times New Roman"/>
          <w:i/>
          <w:color w:val="auto"/>
          <w:sz w:val="24"/>
          <w:szCs w:val="24"/>
        </w:rPr>
        <w:t xml:space="preserve"> </w:t>
      </w:r>
      <w:r w:rsidR="009D1E0B">
        <w:rPr>
          <w:rFonts w:ascii="Times New Roman" w:hAnsi="Times New Roman" w:cs="Times New Roman"/>
          <w:i/>
          <w:color w:val="auto"/>
          <w:sz w:val="24"/>
          <w:szCs w:val="24"/>
          <w:lang w:val="en-US"/>
        </w:rPr>
        <w:t>add</w:t>
      </w:r>
      <w:r w:rsidR="009D1E0B" w:rsidRPr="009D1E0B">
        <w:rPr>
          <w:rFonts w:ascii="Times New Roman" w:hAnsi="Times New Roman" w:cs="Times New Roman"/>
          <w:i/>
          <w:color w:val="auto"/>
          <w:sz w:val="24"/>
          <w:szCs w:val="24"/>
        </w:rPr>
        <w:t xml:space="preserve"> </w:t>
      </w:r>
      <w:r w:rsidR="009D1E0B">
        <w:rPr>
          <w:rFonts w:ascii="Times New Roman" w:hAnsi="Times New Roman" w:cs="Times New Roman"/>
          <w:i/>
          <w:color w:val="auto"/>
          <w:sz w:val="24"/>
          <w:szCs w:val="24"/>
          <w:lang w:val="en-US"/>
        </w:rPr>
        <w:t>post</w:t>
      </w:r>
      <w:r w:rsidR="009D1E0B">
        <w:rPr>
          <w:rFonts w:ascii="Times New Roman" w:hAnsi="Times New Roman" w:cs="Times New Roman"/>
          <w:szCs w:val="22"/>
        </w:rPr>
        <w:t>)</w:t>
      </w:r>
      <w:r w:rsidR="00367AE7" w:rsidRPr="00367AE7">
        <w:rPr>
          <w:rFonts w:ascii="Times New Roman" w:hAnsi="Times New Roman" w:cs="Times New Roman"/>
          <w:color w:val="auto"/>
          <w:sz w:val="24"/>
          <w:szCs w:val="24"/>
        </w:rPr>
        <w:t xml:space="preserve"> </w:t>
      </w:r>
      <w:r w:rsidR="00367AE7">
        <w:rPr>
          <w:rFonts w:ascii="Times New Roman" w:hAnsi="Times New Roman" w:cs="Times New Roman"/>
          <w:color w:val="auto"/>
          <w:sz w:val="24"/>
          <w:szCs w:val="24"/>
        </w:rPr>
        <w:t xml:space="preserve">και </w:t>
      </w:r>
      <w:r w:rsidR="00AA4815">
        <w:rPr>
          <w:rFonts w:ascii="Times New Roman" w:hAnsi="Times New Roman" w:cs="Times New Roman"/>
          <w:color w:val="auto"/>
          <w:sz w:val="24"/>
          <w:szCs w:val="24"/>
        </w:rPr>
        <w:t xml:space="preserve">το </w:t>
      </w:r>
      <w:r w:rsidR="000C6798">
        <w:rPr>
          <w:rFonts w:ascii="Times New Roman" w:hAnsi="Times New Roman" w:cs="Times New Roman"/>
          <w:szCs w:val="22"/>
        </w:rPr>
        <w:t>πόσες φορές μπήκαν οι φοιτητές στην υπηρεσία η οποία περιλαμβάνει περίληψη για το κάθ</w:t>
      </w:r>
      <w:r w:rsidR="00AA4815">
        <w:rPr>
          <w:rFonts w:ascii="Times New Roman" w:hAnsi="Times New Roman" w:cs="Times New Roman"/>
          <w:szCs w:val="22"/>
        </w:rPr>
        <w:t>ε προφίλ των φοιτητών ξεχωριστά</w:t>
      </w:r>
      <w:r w:rsidR="009D1E0B">
        <w:rPr>
          <w:rFonts w:ascii="Times New Roman" w:hAnsi="Times New Roman" w:cs="Times New Roman"/>
          <w:szCs w:val="22"/>
        </w:rPr>
        <w:t xml:space="preserve"> (</w:t>
      </w:r>
      <w:r w:rsidR="009D1E0B">
        <w:rPr>
          <w:rFonts w:ascii="Times New Roman" w:hAnsi="Times New Roman" w:cs="Times New Roman"/>
          <w:i/>
          <w:color w:val="auto"/>
          <w:sz w:val="24"/>
          <w:szCs w:val="24"/>
          <w:lang w:val="en-US"/>
        </w:rPr>
        <w:t>user</w:t>
      </w:r>
      <w:r w:rsidR="009D1E0B" w:rsidRPr="009D1E0B">
        <w:rPr>
          <w:rFonts w:ascii="Times New Roman" w:hAnsi="Times New Roman" w:cs="Times New Roman"/>
          <w:i/>
          <w:color w:val="auto"/>
          <w:sz w:val="24"/>
          <w:szCs w:val="24"/>
        </w:rPr>
        <w:t xml:space="preserve"> </w:t>
      </w:r>
      <w:r w:rsidR="009D1E0B">
        <w:rPr>
          <w:rFonts w:ascii="Times New Roman" w:hAnsi="Times New Roman" w:cs="Times New Roman"/>
          <w:i/>
          <w:color w:val="auto"/>
          <w:sz w:val="24"/>
          <w:szCs w:val="24"/>
          <w:lang w:val="en-US"/>
        </w:rPr>
        <w:t>view</w:t>
      </w:r>
      <w:r w:rsidR="009D1E0B">
        <w:rPr>
          <w:rFonts w:ascii="Times New Roman" w:hAnsi="Times New Roman" w:cs="Times New Roman"/>
          <w:szCs w:val="22"/>
        </w:rPr>
        <w:t>)</w:t>
      </w:r>
      <w:r w:rsidR="00367AE7">
        <w:rPr>
          <w:rFonts w:ascii="Times New Roman" w:hAnsi="Times New Roman" w:cs="Times New Roman"/>
          <w:color w:val="auto"/>
          <w:sz w:val="24"/>
          <w:szCs w:val="24"/>
        </w:rPr>
        <w:t xml:space="preserve"> δείχ</w:t>
      </w:r>
      <w:r w:rsidR="00CB6FEC">
        <w:rPr>
          <w:rFonts w:ascii="Times New Roman" w:hAnsi="Times New Roman" w:cs="Times New Roman"/>
          <w:color w:val="auto"/>
          <w:sz w:val="24"/>
          <w:szCs w:val="24"/>
        </w:rPr>
        <w:t>ν</w:t>
      </w:r>
      <w:r w:rsidR="00367AE7">
        <w:rPr>
          <w:rFonts w:ascii="Times New Roman" w:hAnsi="Times New Roman" w:cs="Times New Roman"/>
          <w:color w:val="auto"/>
          <w:sz w:val="24"/>
          <w:szCs w:val="24"/>
        </w:rPr>
        <w:t>ουν να συσχετί</w:t>
      </w:r>
      <w:r w:rsidR="00A93D9A">
        <w:rPr>
          <w:rFonts w:ascii="Times New Roman" w:hAnsi="Times New Roman" w:cs="Times New Roman"/>
          <w:color w:val="auto"/>
          <w:sz w:val="24"/>
          <w:szCs w:val="24"/>
        </w:rPr>
        <w:t>ζονται  με τον βαθμό της τελικής</w:t>
      </w:r>
      <w:r w:rsidR="00367AE7">
        <w:rPr>
          <w:rFonts w:ascii="Times New Roman" w:hAnsi="Times New Roman" w:cs="Times New Roman"/>
          <w:color w:val="auto"/>
          <w:sz w:val="24"/>
          <w:szCs w:val="24"/>
        </w:rPr>
        <w:t xml:space="preserve"> εξέτασης</w:t>
      </w:r>
      <w:r w:rsidR="009D1E0B">
        <w:rPr>
          <w:rFonts w:ascii="Times New Roman" w:hAnsi="Times New Roman" w:cs="Times New Roman"/>
          <w:color w:val="auto"/>
          <w:sz w:val="24"/>
          <w:szCs w:val="24"/>
        </w:rPr>
        <w:t xml:space="preserve"> στο μάθημα</w:t>
      </w:r>
      <w:r w:rsidR="008B1554">
        <w:rPr>
          <w:rFonts w:ascii="Times New Roman" w:hAnsi="Times New Roman" w:cs="Times New Roman"/>
          <w:color w:val="auto"/>
          <w:sz w:val="24"/>
          <w:szCs w:val="24"/>
        </w:rPr>
        <w:t xml:space="preserve"> (</w:t>
      </w:r>
      <w:r w:rsidR="008B1554">
        <w:rPr>
          <w:rFonts w:ascii="Times New Roman" w:hAnsi="Times New Roman" w:cs="Times New Roman"/>
          <w:i/>
          <w:color w:val="auto"/>
          <w:sz w:val="24"/>
          <w:szCs w:val="24"/>
          <w:lang w:val="en-US"/>
        </w:rPr>
        <w:t>exam</w:t>
      </w:r>
      <w:r w:rsidR="008B1554" w:rsidRPr="008B1554">
        <w:rPr>
          <w:rFonts w:ascii="Times New Roman" w:hAnsi="Times New Roman" w:cs="Times New Roman"/>
          <w:i/>
          <w:color w:val="auto"/>
          <w:sz w:val="24"/>
          <w:szCs w:val="24"/>
        </w:rPr>
        <w:t xml:space="preserve"> </w:t>
      </w:r>
      <w:r w:rsidR="008B1554" w:rsidRPr="00367AE7">
        <w:rPr>
          <w:rFonts w:ascii="Times New Roman" w:hAnsi="Times New Roman" w:cs="Times New Roman"/>
          <w:i/>
          <w:color w:val="auto"/>
          <w:sz w:val="24"/>
          <w:szCs w:val="24"/>
          <w:lang w:val="en-US"/>
        </w:rPr>
        <w:t>note</w:t>
      </w:r>
      <w:r w:rsidR="008B1554">
        <w:rPr>
          <w:rFonts w:ascii="Times New Roman" w:hAnsi="Times New Roman" w:cs="Times New Roman"/>
          <w:color w:val="auto"/>
          <w:sz w:val="24"/>
          <w:szCs w:val="24"/>
        </w:rPr>
        <w:t>)</w:t>
      </w:r>
      <w:r w:rsidR="009D1E0B">
        <w:rPr>
          <w:rFonts w:ascii="Times New Roman" w:hAnsi="Times New Roman" w:cs="Times New Roman"/>
          <w:color w:val="auto"/>
          <w:sz w:val="24"/>
          <w:szCs w:val="24"/>
        </w:rPr>
        <w:t>.</w:t>
      </w:r>
      <w:r w:rsidR="008B1554">
        <w:rPr>
          <w:rFonts w:ascii="Times New Roman" w:hAnsi="Times New Roman" w:cs="Times New Roman"/>
          <w:color w:val="auto"/>
          <w:sz w:val="24"/>
          <w:szCs w:val="24"/>
        </w:rPr>
        <w:t xml:space="preserve"> </w:t>
      </w:r>
    </w:p>
    <w:p w14:paraId="4BA87B37" w14:textId="21584F6B" w:rsidR="00152219" w:rsidRPr="00367AE7" w:rsidRDefault="00367AE7" w:rsidP="001E7414">
      <w:pPr>
        <w:spacing w:before="240" w:line="360" w:lineRule="auto"/>
        <w:ind w:firstLine="284"/>
        <w:contextualSpacing w:val="0"/>
        <w:jc w:val="both"/>
        <w:rPr>
          <w:rFonts w:ascii="Times New Roman" w:hAnsi="Times New Roman" w:cs="Times New Roman"/>
          <w:szCs w:val="22"/>
        </w:rPr>
      </w:pPr>
      <w:r>
        <w:rPr>
          <w:rFonts w:ascii="Times New Roman" w:hAnsi="Times New Roman" w:cs="Times New Roman"/>
          <w:color w:val="auto"/>
          <w:sz w:val="24"/>
          <w:szCs w:val="24"/>
        </w:rPr>
        <w:t>Τέλος</w:t>
      </w:r>
      <w:r w:rsidRPr="00367AE7">
        <w:rPr>
          <w:rFonts w:ascii="Times New Roman" w:hAnsi="Times New Roman" w:cs="Times New Roman"/>
          <w:color w:val="auto"/>
          <w:sz w:val="24"/>
          <w:szCs w:val="24"/>
        </w:rPr>
        <w:t xml:space="preserve">, </w:t>
      </w:r>
      <w:r w:rsidR="00AA4815">
        <w:rPr>
          <w:rFonts w:ascii="Times New Roman" w:hAnsi="Times New Roman" w:cs="Times New Roman"/>
          <w:color w:val="auto"/>
          <w:sz w:val="24"/>
          <w:szCs w:val="24"/>
        </w:rPr>
        <w:t xml:space="preserve">το </w:t>
      </w:r>
      <w:r w:rsidR="009F58DF">
        <w:rPr>
          <w:rFonts w:ascii="Times New Roman" w:hAnsi="Times New Roman" w:cs="Times New Roman"/>
          <w:szCs w:val="22"/>
        </w:rPr>
        <w:t xml:space="preserve">πόσο οι φοιτητές χρησιμοποιούν το σύστημα </w:t>
      </w:r>
      <w:r w:rsidR="00214793">
        <w:rPr>
          <w:rFonts w:ascii="Times New Roman" w:hAnsi="Times New Roman" w:cs="Times New Roman"/>
          <w:szCs w:val="22"/>
          <w:lang w:val="en-US"/>
        </w:rPr>
        <w:t>M</w:t>
      </w:r>
      <w:r w:rsidR="009F58DF">
        <w:rPr>
          <w:rFonts w:ascii="Times New Roman" w:hAnsi="Times New Roman" w:cs="Times New Roman"/>
          <w:szCs w:val="22"/>
          <w:lang w:val="en-US"/>
        </w:rPr>
        <w:t>oodle</w:t>
      </w:r>
      <w:r w:rsidR="000E6CBC">
        <w:rPr>
          <w:rFonts w:ascii="Times New Roman" w:hAnsi="Times New Roman" w:cs="Times New Roman"/>
          <w:szCs w:val="22"/>
        </w:rPr>
        <w:t xml:space="preserve"> με κάποια κανονικότητα ή όχι</w:t>
      </w:r>
      <w:r w:rsidR="008B1554">
        <w:rPr>
          <w:rFonts w:ascii="Times New Roman" w:hAnsi="Times New Roman" w:cs="Times New Roman"/>
          <w:szCs w:val="22"/>
        </w:rPr>
        <w:t xml:space="preserve"> (</w:t>
      </w:r>
      <w:r w:rsidR="008B1554">
        <w:rPr>
          <w:rFonts w:ascii="Times New Roman" w:hAnsi="Times New Roman" w:cs="Times New Roman"/>
          <w:i/>
          <w:color w:val="auto"/>
          <w:sz w:val="24"/>
          <w:szCs w:val="24"/>
          <w:lang w:val="en-US"/>
        </w:rPr>
        <w:t>s</w:t>
      </w:r>
      <w:r w:rsidR="008B1554" w:rsidRPr="00080D8F">
        <w:rPr>
          <w:rFonts w:ascii="Times New Roman" w:hAnsi="Times New Roman" w:cs="Times New Roman"/>
          <w:i/>
          <w:color w:val="auto"/>
          <w:sz w:val="24"/>
          <w:szCs w:val="24"/>
          <w:lang w:val="en-US"/>
        </w:rPr>
        <w:t>pectrum</w:t>
      </w:r>
      <w:r w:rsidR="008B1554" w:rsidRPr="008B1554">
        <w:rPr>
          <w:rFonts w:ascii="Times New Roman" w:hAnsi="Times New Roman" w:cs="Times New Roman"/>
          <w:i/>
          <w:color w:val="auto"/>
          <w:sz w:val="24"/>
          <w:szCs w:val="24"/>
        </w:rPr>
        <w:t xml:space="preserve"> </w:t>
      </w:r>
      <w:r w:rsidR="008B1554" w:rsidRPr="00080D8F">
        <w:rPr>
          <w:rFonts w:ascii="Times New Roman" w:hAnsi="Times New Roman" w:cs="Times New Roman"/>
          <w:i/>
          <w:color w:val="auto"/>
          <w:sz w:val="24"/>
          <w:szCs w:val="24"/>
          <w:lang w:val="en-US"/>
        </w:rPr>
        <w:t>of</w:t>
      </w:r>
      <w:r w:rsidR="008B1554" w:rsidRPr="008B1554">
        <w:rPr>
          <w:rFonts w:ascii="Times New Roman" w:hAnsi="Times New Roman" w:cs="Times New Roman"/>
          <w:i/>
          <w:color w:val="auto"/>
          <w:sz w:val="24"/>
          <w:szCs w:val="24"/>
        </w:rPr>
        <w:t xml:space="preserve"> </w:t>
      </w:r>
      <w:r w:rsidR="008B1554" w:rsidRPr="00080D8F">
        <w:rPr>
          <w:rFonts w:ascii="Times New Roman" w:hAnsi="Times New Roman" w:cs="Times New Roman"/>
          <w:i/>
          <w:color w:val="auto"/>
          <w:sz w:val="24"/>
          <w:szCs w:val="24"/>
          <w:lang w:val="en-US"/>
        </w:rPr>
        <w:t>use</w:t>
      </w:r>
      <w:r w:rsidR="008B1554">
        <w:rPr>
          <w:rFonts w:ascii="Times New Roman" w:hAnsi="Times New Roman" w:cs="Times New Roman"/>
          <w:szCs w:val="22"/>
        </w:rPr>
        <w:t>)</w:t>
      </w:r>
      <w:r w:rsidRPr="00367AE7">
        <w:rPr>
          <w:rFonts w:ascii="Times New Roman" w:hAnsi="Times New Roman" w:cs="Times New Roman"/>
          <w:color w:val="auto"/>
          <w:sz w:val="24"/>
          <w:szCs w:val="24"/>
        </w:rPr>
        <w:t xml:space="preserve">, </w:t>
      </w:r>
      <w:r w:rsidR="00AA4815">
        <w:rPr>
          <w:rFonts w:ascii="Times New Roman" w:hAnsi="Times New Roman" w:cs="Times New Roman"/>
          <w:color w:val="auto"/>
          <w:sz w:val="24"/>
          <w:szCs w:val="24"/>
        </w:rPr>
        <w:t xml:space="preserve">το </w:t>
      </w:r>
      <w:r w:rsidR="009F58DF">
        <w:rPr>
          <w:rFonts w:ascii="Times New Roman" w:hAnsi="Times New Roman" w:cs="Times New Roman"/>
          <w:szCs w:val="22"/>
        </w:rPr>
        <w:t>σ</w:t>
      </w:r>
      <w:r w:rsidR="00AA4815">
        <w:rPr>
          <w:rFonts w:ascii="Times New Roman" w:hAnsi="Times New Roman" w:cs="Times New Roman"/>
          <w:szCs w:val="22"/>
        </w:rPr>
        <w:t>ύνολο των ενεργειών ενός μαθητή</w:t>
      </w:r>
      <w:r w:rsidR="008B1554">
        <w:rPr>
          <w:rFonts w:ascii="Times New Roman" w:hAnsi="Times New Roman" w:cs="Times New Roman"/>
          <w:szCs w:val="22"/>
        </w:rPr>
        <w:t xml:space="preserve"> (</w:t>
      </w:r>
      <w:r w:rsidR="008B1554">
        <w:rPr>
          <w:rFonts w:ascii="Times New Roman" w:hAnsi="Times New Roman" w:cs="Times New Roman"/>
          <w:i/>
          <w:color w:val="auto"/>
          <w:sz w:val="24"/>
          <w:szCs w:val="24"/>
          <w:lang w:val="en-US"/>
        </w:rPr>
        <w:t>t</w:t>
      </w:r>
      <w:r w:rsidR="008B1554" w:rsidRPr="00080D8F">
        <w:rPr>
          <w:rFonts w:ascii="Times New Roman" w:hAnsi="Times New Roman" w:cs="Times New Roman"/>
          <w:i/>
          <w:color w:val="auto"/>
          <w:sz w:val="24"/>
          <w:szCs w:val="24"/>
          <w:lang w:val="en-US"/>
        </w:rPr>
        <w:t>otal</w:t>
      </w:r>
      <w:r w:rsidR="008B1554" w:rsidRPr="008B1554">
        <w:rPr>
          <w:rFonts w:ascii="Times New Roman" w:hAnsi="Times New Roman" w:cs="Times New Roman"/>
          <w:i/>
          <w:color w:val="auto"/>
          <w:sz w:val="24"/>
          <w:szCs w:val="24"/>
        </w:rPr>
        <w:t xml:space="preserve"> </w:t>
      </w:r>
      <w:r w:rsidR="008B1554">
        <w:rPr>
          <w:rFonts w:ascii="Times New Roman" w:hAnsi="Times New Roman" w:cs="Times New Roman"/>
          <w:i/>
          <w:color w:val="auto"/>
          <w:sz w:val="24"/>
          <w:szCs w:val="24"/>
          <w:lang w:val="en-US"/>
        </w:rPr>
        <w:t>of</w:t>
      </w:r>
      <w:r w:rsidR="008B1554" w:rsidRPr="008B1554">
        <w:rPr>
          <w:rFonts w:ascii="Times New Roman" w:hAnsi="Times New Roman" w:cs="Times New Roman"/>
          <w:i/>
          <w:color w:val="auto"/>
          <w:sz w:val="24"/>
          <w:szCs w:val="24"/>
        </w:rPr>
        <w:t xml:space="preserve"> </w:t>
      </w:r>
      <w:r w:rsidR="008B1554">
        <w:rPr>
          <w:rFonts w:ascii="Times New Roman" w:hAnsi="Times New Roman" w:cs="Times New Roman"/>
          <w:i/>
          <w:color w:val="auto"/>
          <w:sz w:val="24"/>
          <w:szCs w:val="24"/>
          <w:lang w:val="en-US"/>
        </w:rPr>
        <w:t>id</w:t>
      </w:r>
      <w:r w:rsidR="008B1554">
        <w:rPr>
          <w:rFonts w:ascii="Times New Roman" w:hAnsi="Times New Roman" w:cs="Times New Roman"/>
          <w:szCs w:val="22"/>
        </w:rPr>
        <w:t>)</w:t>
      </w:r>
      <w:r w:rsidR="00AA4815">
        <w:rPr>
          <w:rFonts w:ascii="Times New Roman" w:hAnsi="Times New Roman" w:cs="Times New Roman"/>
          <w:color w:val="auto"/>
          <w:sz w:val="24"/>
          <w:szCs w:val="24"/>
        </w:rPr>
        <w:t xml:space="preserve">, το </w:t>
      </w:r>
      <w:r w:rsidR="009F58DF">
        <w:rPr>
          <w:rFonts w:ascii="Times New Roman" w:hAnsi="Times New Roman" w:cs="Times New Roman"/>
          <w:szCs w:val="22"/>
        </w:rPr>
        <w:t xml:space="preserve">σύνολο των ενεργειών </w:t>
      </w:r>
      <w:r w:rsidR="009109F6">
        <w:rPr>
          <w:rFonts w:ascii="Times New Roman" w:hAnsi="Times New Roman" w:cs="Times New Roman"/>
          <w:szCs w:val="22"/>
        </w:rPr>
        <w:t xml:space="preserve">των φοιτητών μέσα στο τμήμα </w:t>
      </w:r>
      <w:r w:rsidR="00AA4815">
        <w:rPr>
          <w:rFonts w:ascii="Times New Roman" w:hAnsi="Times New Roman" w:cs="Times New Roman"/>
          <w:szCs w:val="22"/>
        </w:rPr>
        <w:t>όπου αφορούσε τις εργασίες</w:t>
      </w:r>
      <w:r w:rsidR="008B1554">
        <w:rPr>
          <w:rFonts w:ascii="Times New Roman" w:hAnsi="Times New Roman" w:cs="Times New Roman"/>
          <w:szCs w:val="22"/>
        </w:rPr>
        <w:t xml:space="preserve"> (</w:t>
      </w:r>
      <w:r w:rsidR="008B1554">
        <w:rPr>
          <w:rFonts w:ascii="Times New Roman" w:hAnsi="Times New Roman" w:cs="Times New Roman"/>
          <w:i/>
          <w:color w:val="auto"/>
          <w:sz w:val="24"/>
          <w:szCs w:val="24"/>
          <w:lang w:val="en-US"/>
        </w:rPr>
        <w:t>assignment</w:t>
      </w:r>
      <w:r w:rsidR="008B1554" w:rsidRPr="008B1554">
        <w:rPr>
          <w:rFonts w:ascii="Times New Roman" w:hAnsi="Times New Roman" w:cs="Times New Roman"/>
          <w:i/>
          <w:color w:val="auto"/>
          <w:sz w:val="24"/>
          <w:szCs w:val="24"/>
        </w:rPr>
        <w:t xml:space="preserve"> </w:t>
      </w:r>
      <w:r w:rsidR="008B1554">
        <w:rPr>
          <w:rFonts w:ascii="Times New Roman" w:hAnsi="Times New Roman" w:cs="Times New Roman"/>
          <w:i/>
          <w:color w:val="auto"/>
          <w:sz w:val="24"/>
          <w:szCs w:val="24"/>
          <w:lang w:val="en-US"/>
        </w:rPr>
        <w:t>view</w:t>
      </w:r>
      <w:r w:rsidR="008B1554">
        <w:rPr>
          <w:rFonts w:ascii="Times New Roman" w:hAnsi="Times New Roman" w:cs="Times New Roman"/>
          <w:szCs w:val="22"/>
        </w:rPr>
        <w:t>)</w:t>
      </w:r>
      <w:r w:rsidRPr="00367AE7">
        <w:rPr>
          <w:rFonts w:ascii="Times New Roman" w:hAnsi="Times New Roman" w:cs="Times New Roman"/>
          <w:color w:val="auto"/>
          <w:sz w:val="24"/>
          <w:szCs w:val="24"/>
        </w:rPr>
        <w:t xml:space="preserve">, </w:t>
      </w:r>
      <w:r w:rsidR="00AA4815">
        <w:rPr>
          <w:rFonts w:ascii="Times New Roman" w:hAnsi="Times New Roman" w:cs="Times New Roman"/>
          <w:color w:val="auto"/>
          <w:sz w:val="24"/>
          <w:szCs w:val="24"/>
        </w:rPr>
        <w:t xml:space="preserve">το </w:t>
      </w:r>
      <w:r w:rsidR="009F58DF">
        <w:rPr>
          <w:rFonts w:ascii="Times New Roman" w:hAnsi="Times New Roman" w:cs="Times New Roman"/>
          <w:szCs w:val="22"/>
        </w:rPr>
        <w:t>πόσες φορές ένας φοιτητής μπήκε στην περιγραφή</w:t>
      </w:r>
      <w:r w:rsidR="000645E8">
        <w:rPr>
          <w:rFonts w:ascii="Times New Roman" w:hAnsi="Times New Roman" w:cs="Times New Roman"/>
          <w:szCs w:val="22"/>
        </w:rPr>
        <w:t xml:space="preserve"> </w:t>
      </w:r>
      <w:r w:rsidR="009F58DF">
        <w:rPr>
          <w:rFonts w:ascii="Times New Roman" w:hAnsi="Times New Roman" w:cs="Times New Roman"/>
          <w:szCs w:val="22"/>
        </w:rPr>
        <w:t>και στα βασικά εργαλεία του κάθε εβδομ</w:t>
      </w:r>
      <w:r w:rsidR="00AA4815">
        <w:rPr>
          <w:rFonts w:ascii="Times New Roman" w:hAnsi="Times New Roman" w:cs="Times New Roman"/>
          <w:szCs w:val="22"/>
        </w:rPr>
        <w:t>αδιαίου εργαστηριακού μαθήματος</w:t>
      </w:r>
      <w:r w:rsidR="000645E8">
        <w:rPr>
          <w:rFonts w:ascii="Times New Roman" w:hAnsi="Times New Roman" w:cs="Times New Roman"/>
          <w:szCs w:val="22"/>
        </w:rPr>
        <w:t xml:space="preserve"> (</w:t>
      </w:r>
      <w:r w:rsidR="000645E8">
        <w:rPr>
          <w:rFonts w:ascii="Times New Roman" w:hAnsi="Times New Roman" w:cs="Times New Roman"/>
          <w:i/>
          <w:color w:val="auto"/>
          <w:sz w:val="24"/>
          <w:szCs w:val="24"/>
          <w:lang w:val="en-US"/>
        </w:rPr>
        <w:t>course</w:t>
      </w:r>
      <w:r w:rsidR="000645E8" w:rsidRPr="000645E8">
        <w:rPr>
          <w:rFonts w:ascii="Times New Roman" w:hAnsi="Times New Roman" w:cs="Times New Roman"/>
          <w:i/>
          <w:color w:val="auto"/>
          <w:sz w:val="24"/>
          <w:szCs w:val="24"/>
        </w:rPr>
        <w:t xml:space="preserve"> </w:t>
      </w:r>
      <w:r w:rsidR="000645E8">
        <w:rPr>
          <w:rFonts w:ascii="Times New Roman" w:hAnsi="Times New Roman" w:cs="Times New Roman"/>
          <w:i/>
          <w:color w:val="auto"/>
          <w:sz w:val="24"/>
          <w:szCs w:val="24"/>
          <w:lang w:val="en-US"/>
        </w:rPr>
        <w:t>view</w:t>
      </w:r>
      <w:r w:rsidR="000645E8">
        <w:rPr>
          <w:rFonts w:ascii="Times New Roman" w:hAnsi="Times New Roman" w:cs="Times New Roman"/>
          <w:color w:val="auto"/>
          <w:sz w:val="24"/>
          <w:szCs w:val="24"/>
        </w:rPr>
        <w:t>)</w:t>
      </w:r>
      <w:r w:rsidR="00AA4815">
        <w:rPr>
          <w:rFonts w:ascii="Times New Roman" w:hAnsi="Times New Roman" w:cs="Times New Roman"/>
          <w:color w:val="auto"/>
          <w:sz w:val="24"/>
          <w:szCs w:val="24"/>
        </w:rPr>
        <w:t xml:space="preserve">, ο </w:t>
      </w:r>
      <w:r w:rsidR="009F58DF">
        <w:rPr>
          <w:rFonts w:ascii="Times New Roman" w:hAnsi="Times New Roman" w:cs="Times New Roman"/>
          <w:szCs w:val="22"/>
        </w:rPr>
        <w:t>αριθμό</w:t>
      </w:r>
      <w:r w:rsidR="00AA4815">
        <w:rPr>
          <w:rFonts w:ascii="Times New Roman" w:hAnsi="Times New Roman" w:cs="Times New Roman"/>
          <w:szCs w:val="22"/>
        </w:rPr>
        <w:t>ς των αναρτήσεων ανα φοιτητή</w:t>
      </w:r>
      <w:r w:rsidR="000645E8">
        <w:rPr>
          <w:rFonts w:ascii="Times New Roman" w:hAnsi="Times New Roman" w:cs="Times New Roman"/>
          <w:szCs w:val="22"/>
        </w:rPr>
        <w:t xml:space="preserve"> (</w:t>
      </w:r>
      <w:r w:rsidR="000645E8">
        <w:rPr>
          <w:rFonts w:ascii="Times New Roman" w:hAnsi="Times New Roman" w:cs="Times New Roman"/>
          <w:i/>
          <w:color w:val="auto"/>
          <w:sz w:val="24"/>
          <w:szCs w:val="24"/>
          <w:lang w:val="en-US"/>
        </w:rPr>
        <w:t>forum</w:t>
      </w:r>
      <w:r w:rsidR="000645E8" w:rsidRPr="000645E8">
        <w:rPr>
          <w:rFonts w:ascii="Times New Roman" w:hAnsi="Times New Roman" w:cs="Times New Roman"/>
          <w:i/>
          <w:color w:val="auto"/>
          <w:sz w:val="24"/>
          <w:szCs w:val="24"/>
        </w:rPr>
        <w:t xml:space="preserve"> </w:t>
      </w:r>
      <w:r w:rsidR="000645E8">
        <w:rPr>
          <w:rFonts w:ascii="Times New Roman" w:hAnsi="Times New Roman" w:cs="Times New Roman"/>
          <w:i/>
          <w:color w:val="auto"/>
          <w:sz w:val="24"/>
          <w:szCs w:val="24"/>
          <w:lang w:val="en-US"/>
        </w:rPr>
        <w:t>add</w:t>
      </w:r>
      <w:r w:rsidR="000645E8" w:rsidRPr="000645E8">
        <w:rPr>
          <w:rFonts w:ascii="Times New Roman" w:hAnsi="Times New Roman" w:cs="Times New Roman"/>
          <w:i/>
          <w:color w:val="auto"/>
          <w:sz w:val="24"/>
          <w:szCs w:val="24"/>
        </w:rPr>
        <w:t xml:space="preserve"> </w:t>
      </w:r>
      <w:r w:rsidR="000645E8">
        <w:rPr>
          <w:rFonts w:ascii="Times New Roman" w:hAnsi="Times New Roman" w:cs="Times New Roman"/>
          <w:i/>
          <w:color w:val="auto"/>
          <w:sz w:val="24"/>
          <w:szCs w:val="24"/>
          <w:lang w:val="en-US"/>
        </w:rPr>
        <w:t>post</w:t>
      </w:r>
      <w:r w:rsidR="000645E8">
        <w:rPr>
          <w:rFonts w:ascii="Times New Roman" w:hAnsi="Times New Roman" w:cs="Times New Roman"/>
          <w:szCs w:val="22"/>
        </w:rPr>
        <w:t xml:space="preserve">) </w:t>
      </w:r>
      <w:r w:rsidR="00AA4815">
        <w:rPr>
          <w:rFonts w:ascii="Times New Roman" w:hAnsi="Times New Roman" w:cs="Times New Roman"/>
          <w:color w:val="auto"/>
          <w:sz w:val="24"/>
          <w:szCs w:val="24"/>
        </w:rPr>
        <w:t xml:space="preserve">και το </w:t>
      </w:r>
      <w:r w:rsidR="009F58DF">
        <w:rPr>
          <w:rFonts w:ascii="Times New Roman" w:hAnsi="Times New Roman" w:cs="Times New Roman"/>
          <w:szCs w:val="22"/>
        </w:rPr>
        <w:t>πόσες φορές μπήκαν οι φοιτητές στην υπηρεσία η οποία περιλαμβάνει περίληψη για το κάθε προφίλ των φοιτητών</w:t>
      </w:r>
      <w:r w:rsidR="00AA4815">
        <w:rPr>
          <w:rFonts w:ascii="Times New Roman" w:hAnsi="Times New Roman" w:cs="Times New Roman"/>
          <w:szCs w:val="22"/>
        </w:rPr>
        <w:t xml:space="preserve"> ξεχωριστά</w:t>
      </w:r>
      <w:r w:rsidR="000645E8">
        <w:rPr>
          <w:rFonts w:ascii="Times New Roman" w:hAnsi="Times New Roman" w:cs="Times New Roman"/>
          <w:szCs w:val="22"/>
        </w:rPr>
        <w:t xml:space="preserve"> (</w:t>
      </w:r>
      <w:r w:rsidR="000645E8">
        <w:rPr>
          <w:rFonts w:ascii="Times New Roman" w:hAnsi="Times New Roman" w:cs="Times New Roman"/>
          <w:i/>
          <w:color w:val="auto"/>
          <w:sz w:val="24"/>
          <w:szCs w:val="24"/>
          <w:lang w:val="en-US"/>
        </w:rPr>
        <w:t>user</w:t>
      </w:r>
      <w:r w:rsidR="000645E8" w:rsidRPr="000645E8">
        <w:rPr>
          <w:rFonts w:ascii="Times New Roman" w:hAnsi="Times New Roman" w:cs="Times New Roman"/>
          <w:i/>
          <w:color w:val="auto"/>
          <w:sz w:val="24"/>
          <w:szCs w:val="24"/>
        </w:rPr>
        <w:t xml:space="preserve"> </w:t>
      </w:r>
      <w:r w:rsidR="000645E8">
        <w:rPr>
          <w:rFonts w:ascii="Times New Roman" w:hAnsi="Times New Roman" w:cs="Times New Roman"/>
          <w:i/>
          <w:color w:val="auto"/>
          <w:sz w:val="24"/>
          <w:szCs w:val="24"/>
          <w:lang w:val="en-US"/>
        </w:rPr>
        <w:t>view</w:t>
      </w:r>
      <w:r w:rsidR="000645E8">
        <w:rPr>
          <w:rFonts w:ascii="Times New Roman" w:hAnsi="Times New Roman" w:cs="Times New Roman"/>
          <w:szCs w:val="22"/>
        </w:rPr>
        <w:t>)</w:t>
      </w:r>
      <w:r w:rsidR="00AA4815">
        <w:rPr>
          <w:rFonts w:ascii="Times New Roman" w:hAnsi="Times New Roman" w:cs="Times New Roman"/>
          <w:szCs w:val="22"/>
        </w:rPr>
        <w:t xml:space="preserve"> </w:t>
      </w:r>
      <w:r>
        <w:rPr>
          <w:rFonts w:ascii="Times New Roman" w:hAnsi="Times New Roman" w:cs="Times New Roman"/>
          <w:szCs w:val="22"/>
        </w:rPr>
        <w:t>δείχνουν</w:t>
      </w:r>
      <w:r w:rsidRPr="00367AE7">
        <w:rPr>
          <w:rFonts w:ascii="Times New Roman" w:hAnsi="Times New Roman" w:cs="Times New Roman"/>
          <w:szCs w:val="22"/>
        </w:rPr>
        <w:t xml:space="preserve"> </w:t>
      </w:r>
      <w:r>
        <w:rPr>
          <w:rFonts w:ascii="Times New Roman" w:hAnsi="Times New Roman" w:cs="Times New Roman"/>
          <w:szCs w:val="22"/>
        </w:rPr>
        <w:t>να</w:t>
      </w:r>
      <w:r w:rsidRPr="00367AE7">
        <w:rPr>
          <w:rFonts w:ascii="Times New Roman" w:hAnsi="Times New Roman" w:cs="Times New Roman"/>
          <w:szCs w:val="22"/>
        </w:rPr>
        <w:t xml:space="preserve"> </w:t>
      </w:r>
      <w:r>
        <w:rPr>
          <w:rFonts w:ascii="Times New Roman" w:hAnsi="Times New Roman" w:cs="Times New Roman"/>
          <w:szCs w:val="22"/>
        </w:rPr>
        <w:t>συσχετίζονται με τον τελικό βαθμό στο μάθημα</w:t>
      </w:r>
      <w:r w:rsidR="000645E8">
        <w:rPr>
          <w:rFonts w:ascii="Times New Roman" w:hAnsi="Times New Roman" w:cs="Times New Roman"/>
          <w:szCs w:val="22"/>
        </w:rPr>
        <w:t xml:space="preserve"> (</w:t>
      </w:r>
      <w:r w:rsidR="000645E8">
        <w:rPr>
          <w:rFonts w:ascii="Times New Roman" w:hAnsi="Times New Roman" w:cs="Times New Roman"/>
          <w:i/>
          <w:color w:val="auto"/>
          <w:sz w:val="24"/>
          <w:szCs w:val="24"/>
          <w:lang w:val="en-US"/>
        </w:rPr>
        <w:t>final</w:t>
      </w:r>
      <w:r w:rsidR="000645E8" w:rsidRPr="000645E8">
        <w:rPr>
          <w:rFonts w:ascii="Times New Roman" w:hAnsi="Times New Roman" w:cs="Times New Roman"/>
          <w:i/>
          <w:color w:val="auto"/>
          <w:sz w:val="24"/>
          <w:szCs w:val="24"/>
        </w:rPr>
        <w:t xml:space="preserve"> </w:t>
      </w:r>
      <w:r w:rsidR="000645E8" w:rsidRPr="00080D8F">
        <w:rPr>
          <w:rFonts w:ascii="Times New Roman" w:hAnsi="Times New Roman" w:cs="Times New Roman"/>
          <w:i/>
          <w:color w:val="auto"/>
          <w:sz w:val="24"/>
          <w:szCs w:val="24"/>
          <w:lang w:val="en-US"/>
        </w:rPr>
        <w:t>note</w:t>
      </w:r>
      <w:r w:rsidR="000645E8">
        <w:rPr>
          <w:rFonts w:ascii="Times New Roman" w:hAnsi="Times New Roman" w:cs="Times New Roman"/>
          <w:szCs w:val="22"/>
        </w:rPr>
        <w:t>)</w:t>
      </w:r>
      <w:r>
        <w:rPr>
          <w:rFonts w:ascii="Times New Roman" w:hAnsi="Times New Roman" w:cs="Times New Roman"/>
          <w:szCs w:val="22"/>
        </w:rPr>
        <w:t>.</w:t>
      </w:r>
      <w:r w:rsidR="000645E8">
        <w:rPr>
          <w:rFonts w:ascii="Times New Roman" w:hAnsi="Times New Roman" w:cs="Times New Roman"/>
          <w:szCs w:val="22"/>
        </w:rPr>
        <w:t xml:space="preserve"> </w:t>
      </w:r>
    </w:p>
    <w:p w14:paraId="198BD642" w14:textId="77777777" w:rsidR="009F58DF" w:rsidRDefault="009F58DF" w:rsidP="001E7414">
      <w:pPr>
        <w:spacing w:before="240" w:line="360" w:lineRule="auto"/>
        <w:contextualSpacing w:val="0"/>
        <w:jc w:val="both"/>
        <w:rPr>
          <w:rFonts w:ascii="Times New Roman" w:hAnsi="Times New Roman" w:cs="Times New Roman"/>
          <w:szCs w:val="22"/>
        </w:rPr>
      </w:pPr>
    </w:p>
    <w:p w14:paraId="24A75D52" w14:textId="77777777" w:rsidR="00EA3FC1" w:rsidRPr="00EA3FC1" w:rsidRDefault="00EA3FC1" w:rsidP="001E7414">
      <w:pPr>
        <w:spacing w:before="240" w:line="360" w:lineRule="auto"/>
        <w:contextualSpacing w:val="0"/>
        <w:jc w:val="both"/>
        <w:rPr>
          <w:rFonts w:ascii="Times New Roman" w:hAnsi="Times New Roman" w:cs="Times New Roman"/>
          <w:szCs w:val="22"/>
        </w:rPr>
      </w:pPr>
    </w:p>
    <w:p w14:paraId="43B3E73C" w14:textId="77777777" w:rsidR="00BF4F41" w:rsidRPr="001D1719" w:rsidRDefault="00BF4F41" w:rsidP="001E7414">
      <w:pPr>
        <w:spacing w:before="240" w:line="360" w:lineRule="auto"/>
        <w:ind w:firstLine="284"/>
        <w:contextualSpacing w:val="0"/>
        <w:jc w:val="center"/>
        <w:rPr>
          <w:rFonts w:ascii="Times New Roman" w:hAnsi="Times New Roman" w:cs="Times New Roman"/>
          <w:b/>
          <w:szCs w:val="22"/>
        </w:rPr>
        <w:sectPr w:rsidR="00BF4F41" w:rsidRPr="001D1719" w:rsidSect="00D75A81">
          <w:footerReference w:type="default" r:id="rId216"/>
          <w:pgSz w:w="12240" w:h="15840" w:code="1"/>
          <w:pgMar w:top="1440" w:right="1800" w:bottom="1440" w:left="1800" w:header="720" w:footer="720" w:gutter="0"/>
          <w:pgNumType w:start="0"/>
          <w:cols w:space="720"/>
          <w:titlePg/>
          <w:docGrid w:linePitch="299"/>
        </w:sectPr>
      </w:pPr>
    </w:p>
    <w:p w14:paraId="67BAB778" w14:textId="77777777" w:rsidR="00E5295B" w:rsidRDefault="00896462" w:rsidP="00896462">
      <w:pPr>
        <w:spacing w:line="360" w:lineRule="auto"/>
        <w:ind w:firstLine="284"/>
        <w:contextualSpacing w:val="0"/>
        <w:jc w:val="center"/>
        <w:rPr>
          <w:rFonts w:ascii="Times New Roman" w:hAnsi="Times New Roman" w:cs="Times New Roman"/>
          <w:szCs w:val="22"/>
        </w:rPr>
      </w:pPr>
      <w:r w:rsidRPr="0094208B">
        <w:rPr>
          <w:rFonts w:ascii="Times New Roman" w:hAnsi="Times New Roman" w:cs="Times New Roman"/>
          <w:b/>
          <w:szCs w:val="22"/>
        </w:rPr>
        <w:lastRenderedPageBreak/>
        <w:t xml:space="preserve">Πίνακας </w:t>
      </w:r>
      <w:r w:rsidR="0094208B" w:rsidRPr="0094208B">
        <w:rPr>
          <w:rFonts w:ascii="Times New Roman" w:hAnsi="Times New Roman" w:cs="Times New Roman"/>
          <w:b/>
          <w:szCs w:val="22"/>
        </w:rPr>
        <w:t>4</w:t>
      </w:r>
      <w:r w:rsidR="0094208B">
        <w:rPr>
          <w:rFonts w:ascii="Times New Roman" w:hAnsi="Times New Roman" w:cs="Times New Roman"/>
          <w:szCs w:val="22"/>
        </w:rPr>
        <w:t>. Στατιστικά Σημαντικές Σχέσεις (για το 1</w:t>
      </w:r>
      <w:r w:rsidR="0094208B" w:rsidRPr="006F2AE6">
        <w:rPr>
          <w:rFonts w:ascii="Times New Roman" w:hAnsi="Times New Roman" w:cs="Times New Roman"/>
          <w:szCs w:val="22"/>
          <w:vertAlign w:val="superscript"/>
        </w:rPr>
        <w:t>ο</w:t>
      </w:r>
      <w:r w:rsidR="0094208B">
        <w:rPr>
          <w:rFonts w:ascii="Times New Roman" w:hAnsi="Times New Roman" w:cs="Times New Roman"/>
          <w:szCs w:val="22"/>
        </w:rPr>
        <w:t xml:space="preserve"> Έτος)</w:t>
      </w:r>
    </w:p>
    <w:p w14:paraId="011D6C29" w14:textId="77777777" w:rsidR="0094208B" w:rsidRDefault="0094208B" w:rsidP="00896462">
      <w:pPr>
        <w:spacing w:line="360" w:lineRule="auto"/>
        <w:ind w:firstLine="284"/>
        <w:contextualSpacing w:val="0"/>
        <w:jc w:val="center"/>
        <w:rPr>
          <w:rFonts w:ascii="Times New Roman" w:hAnsi="Times New Roman" w:cs="Times New Roman"/>
          <w:szCs w:val="22"/>
        </w:rPr>
      </w:pPr>
    </w:p>
    <w:tbl>
      <w:tblPr>
        <w:tblW w:w="14086" w:type="dxa"/>
        <w:tblInd w:w="88" w:type="dxa"/>
        <w:tblLook w:val="04A0" w:firstRow="1" w:lastRow="0" w:firstColumn="1" w:lastColumn="0" w:noHBand="0" w:noVBand="1"/>
      </w:tblPr>
      <w:tblGrid>
        <w:gridCol w:w="960"/>
        <w:gridCol w:w="596"/>
        <w:gridCol w:w="553"/>
        <w:gridCol w:w="705"/>
        <w:gridCol w:w="880"/>
        <w:gridCol w:w="909"/>
        <w:gridCol w:w="665"/>
        <w:gridCol w:w="959"/>
        <w:gridCol w:w="891"/>
        <w:gridCol w:w="555"/>
        <w:gridCol w:w="520"/>
        <w:gridCol w:w="550"/>
        <w:gridCol w:w="520"/>
        <w:gridCol w:w="532"/>
        <w:gridCol w:w="520"/>
        <w:gridCol w:w="520"/>
        <w:gridCol w:w="591"/>
        <w:gridCol w:w="520"/>
        <w:gridCol w:w="502"/>
        <w:gridCol w:w="520"/>
        <w:gridCol w:w="520"/>
        <w:gridCol w:w="520"/>
        <w:gridCol w:w="520"/>
      </w:tblGrid>
      <w:tr w:rsidR="0094208B" w:rsidRPr="001E4062" w14:paraId="380F9572" w14:textId="77777777" w:rsidTr="00B8204B">
        <w:trPr>
          <w:trHeight w:val="1185"/>
        </w:trPr>
        <w:tc>
          <w:tcPr>
            <w:tcW w:w="92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0CB1425" w14:textId="77777777" w:rsidR="0094208B" w:rsidRPr="001E4062" w:rsidRDefault="0094208B" w:rsidP="00B8204B">
            <w:pPr>
              <w:spacing w:line="240" w:lineRule="auto"/>
              <w:jc w:val="center"/>
              <w:rPr>
                <w:rFonts w:eastAsia="Times New Roman"/>
                <w:sz w:val="12"/>
                <w:szCs w:val="12"/>
              </w:rPr>
            </w:pPr>
          </w:p>
        </w:tc>
        <w:tc>
          <w:tcPr>
            <w:tcW w:w="578"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69D0B292" w14:textId="77777777" w:rsidR="0094208B" w:rsidRPr="001E4062" w:rsidRDefault="0094208B" w:rsidP="00B8204B">
            <w:pPr>
              <w:spacing w:line="240" w:lineRule="auto"/>
              <w:jc w:val="center"/>
              <w:rPr>
                <w:rFonts w:eastAsia="Times New Roman"/>
                <w:b/>
                <w:bCs/>
                <w:color w:val="0C343D"/>
                <w:sz w:val="12"/>
                <w:szCs w:val="12"/>
              </w:rPr>
            </w:pPr>
            <w:r w:rsidRPr="001E4062">
              <w:rPr>
                <w:rFonts w:eastAsia="Times New Roman"/>
                <w:b/>
                <w:bCs/>
                <w:color w:val="0C343D"/>
                <w:sz w:val="12"/>
                <w:szCs w:val="12"/>
              </w:rPr>
              <w:t>Computer_at_home (Ονομαστική)</w:t>
            </w:r>
          </w:p>
        </w:tc>
        <w:tc>
          <w:tcPr>
            <w:tcW w:w="538"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065F7C42" w14:textId="77777777" w:rsidR="0094208B" w:rsidRPr="001E4062" w:rsidRDefault="0094208B" w:rsidP="00B8204B">
            <w:pPr>
              <w:spacing w:line="240" w:lineRule="auto"/>
              <w:jc w:val="center"/>
              <w:rPr>
                <w:rFonts w:eastAsia="Times New Roman"/>
                <w:b/>
                <w:bCs/>
                <w:color w:val="0C343D"/>
                <w:sz w:val="12"/>
                <w:szCs w:val="12"/>
              </w:rPr>
            </w:pPr>
            <w:r w:rsidRPr="001E4062">
              <w:rPr>
                <w:rFonts w:eastAsia="Times New Roman"/>
                <w:b/>
                <w:bCs/>
                <w:color w:val="0C343D"/>
                <w:sz w:val="12"/>
                <w:szCs w:val="12"/>
              </w:rPr>
              <w:t>Internet_at_home (Ονομαστική)</w:t>
            </w:r>
          </w:p>
        </w:tc>
        <w:tc>
          <w:tcPr>
            <w:tcW w:w="683"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182EB510" w14:textId="77777777" w:rsidR="0094208B" w:rsidRPr="001E4062" w:rsidRDefault="0094208B" w:rsidP="00B8204B">
            <w:pPr>
              <w:spacing w:line="240" w:lineRule="auto"/>
              <w:jc w:val="center"/>
              <w:rPr>
                <w:rFonts w:eastAsia="Times New Roman"/>
                <w:b/>
                <w:bCs/>
                <w:color w:val="0C343D"/>
                <w:sz w:val="12"/>
                <w:szCs w:val="12"/>
                <w:lang w:val="en-US"/>
              </w:rPr>
            </w:pPr>
            <w:r w:rsidRPr="001E4062">
              <w:rPr>
                <w:rFonts w:eastAsia="Times New Roman"/>
                <w:b/>
                <w:bCs/>
                <w:color w:val="0C343D"/>
                <w:sz w:val="12"/>
                <w:szCs w:val="12"/>
                <w:lang w:val="en-US"/>
              </w:rPr>
              <w:t>Computer_use_per_week (</w:t>
            </w:r>
            <w:r w:rsidRPr="001E4062">
              <w:rPr>
                <w:rFonts w:eastAsia="Times New Roman"/>
                <w:b/>
                <w:bCs/>
                <w:color w:val="0C343D"/>
                <w:sz w:val="12"/>
                <w:szCs w:val="12"/>
              </w:rPr>
              <w:t>Τακτική</w:t>
            </w:r>
            <w:r w:rsidRPr="001E4062">
              <w:rPr>
                <w:rFonts w:eastAsia="Times New Roman"/>
                <w:b/>
                <w:bCs/>
                <w:color w:val="0C343D"/>
                <w:sz w:val="12"/>
                <w:szCs w:val="12"/>
                <w:lang w:val="en-US"/>
              </w:rPr>
              <w:t>)</w:t>
            </w:r>
          </w:p>
        </w:tc>
        <w:tc>
          <w:tcPr>
            <w:tcW w:w="849"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52E4EC6C" w14:textId="77777777" w:rsidR="0094208B" w:rsidRPr="001E4062" w:rsidRDefault="0094208B" w:rsidP="00B8204B">
            <w:pPr>
              <w:spacing w:line="240" w:lineRule="auto"/>
              <w:jc w:val="center"/>
              <w:rPr>
                <w:rFonts w:eastAsia="Times New Roman"/>
                <w:b/>
                <w:bCs/>
                <w:color w:val="0C343D"/>
                <w:sz w:val="12"/>
                <w:szCs w:val="12"/>
                <w:lang w:val="en-US"/>
              </w:rPr>
            </w:pPr>
            <w:r w:rsidRPr="001E4062">
              <w:rPr>
                <w:rFonts w:eastAsia="Times New Roman"/>
                <w:b/>
                <w:bCs/>
                <w:color w:val="0C343D"/>
                <w:sz w:val="12"/>
                <w:szCs w:val="12"/>
                <w:lang w:val="en-US"/>
              </w:rPr>
              <w:t>Ease_of_moodle_use_perceptions (</w:t>
            </w:r>
            <w:r w:rsidRPr="001E4062">
              <w:rPr>
                <w:rFonts w:eastAsia="Times New Roman"/>
                <w:b/>
                <w:bCs/>
                <w:color w:val="0C343D"/>
                <w:sz w:val="12"/>
                <w:szCs w:val="12"/>
              </w:rPr>
              <w:t>Ισοδιαστημική</w:t>
            </w:r>
            <w:r w:rsidRPr="001E4062">
              <w:rPr>
                <w:rFonts w:eastAsia="Times New Roman"/>
                <w:b/>
                <w:bCs/>
                <w:color w:val="0C343D"/>
                <w:sz w:val="12"/>
                <w:szCs w:val="12"/>
                <w:lang w:val="en-US"/>
              </w:rPr>
              <w:t>)</w:t>
            </w:r>
          </w:p>
        </w:tc>
        <w:tc>
          <w:tcPr>
            <w:tcW w:w="877"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334EBB42" w14:textId="77777777" w:rsidR="0094208B" w:rsidRPr="001E4062" w:rsidRDefault="0094208B" w:rsidP="00B8204B">
            <w:pPr>
              <w:spacing w:line="240" w:lineRule="auto"/>
              <w:jc w:val="center"/>
              <w:rPr>
                <w:rFonts w:eastAsia="Times New Roman"/>
                <w:b/>
                <w:bCs/>
                <w:color w:val="0C343D"/>
                <w:sz w:val="12"/>
                <w:szCs w:val="12"/>
                <w:lang w:val="en-US"/>
              </w:rPr>
            </w:pPr>
            <w:r w:rsidRPr="001E4062">
              <w:rPr>
                <w:rFonts w:eastAsia="Times New Roman"/>
                <w:b/>
                <w:bCs/>
                <w:color w:val="0C343D"/>
                <w:sz w:val="12"/>
                <w:szCs w:val="12"/>
                <w:lang w:val="en-US"/>
              </w:rPr>
              <w:t>Moodle_use_capability_perceptions (</w:t>
            </w:r>
            <w:r w:rsidRPr="001E4062">
              <w:rPr>
                <w:rFonts w:eastAsia="Times New Roman"/>
                <w:b/>
                <w:bCs/>
                <w:color w:val="0C343D"/>
                <w:sz w:val="12"/>
                <w:szCs w:val="12"/>
              </w:rPr>
              <w:t>Ισοδιαστημική</w:t>
            </w:r>
            <w:r w:rsidRPr="001E4062">
              <w:rPr>
                <w:rFonts w:eastAsia="Times New Roman"/>
                <w:b/>
                <w:bCs/>
                <w:color w:val="0C343D"/>
                <w:sz w:val="12"/>
                <w:szCs w:val="12"/>
                <w:lang w:val="en-US"/>
              </w:rPr>
              <w:t>)</w:t>
            </w:r>
          </w:p>
        </w:tc>
        <w:tc>
          <w:tcPr>
            <w:tcW w:w="644"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6E72AC83" w14:textId="77777777" w:rsidR="0094208B" w:rsidRPr="001E4062" w:rsidRDefault="0094208B" w:rsidP="00B8204B">
            <w:pPr>
              <w:spacing w:line="240" w:lineRule="auto"/>
              <w:jc w:val="center"/>
              <w:rPr>
                <w:rFonts w:eastAsia="Times New Roman"/>
                <w:b/>
                <w:bCs/>
                <w:color w:val="0C343D"/>
                <w:sz w:val="12"/>
                <w:szCs w:val="12"/>
              </w:rPr>
            </w:pPr>
            <w:r w:rsidRPr="001E4062">
              <w:rPr>
                <w:rFonts w:eastAsia="Times New Roman"/>
                <w:b/>
                <w:bCs/>
                <w:color w:val="0C343D"/>
                <w:sz w:val="12"/>
                <w:szCs w:val="12"/>
              </w:rPr>
              <w:t>Attitude_about_Moodle (Ισοδιαστημική)</w:t>
            </w:r>
          </w:p>
        </w:tc>
        <w:tc>
          <w:tcPr>
            <w:tcW w:w="924"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4051201E" w14:textId="77777777" w:rsidR="0094208B" w:rsidRPr="001E4062" w:rsidRDefault="0094208B" w:rsidP="00B8204B">
            <w:pPr>
              <w:spacing w:line="240" w:lineRule="auto"/>
              <w:jc w:val="center"/>
              <w:rPr>
                <w:rFonts w:eastAsia="Times New Roman"/>
                <w:b/>
                <w:bCs/>
                <w:color w:val="0C343D"/>
                <w:sz w:val="12"/>
                <w:szCs w:val="12"/>
                <w:lang w:val="en-US"/>
              </w:rPr>
            </w:pPr>
            <w:r w:rsidRPr="001E4062">
              <w:rPr>
                <w:rFonts w:eastAsia="Times New Roman"/>
                <w:b/>
                <w:bCs/>
                <w:color w:val="0C343D"/>
                <w:sz w:val="12"/>
                <w:szCs w:val="12"/>
                <w:lang w:val="en-US"/>
              </w:rPr>
              <w:t>Perceived_Moodle_Usefulness_lesson (</w:t>
            </w:r>
            <w:r w:rsidRPr="001E4062">
              <w:rPr>
                <w:rFonts w:eastAsia="Times New Roman"/>
                <w:b/>
                <w:bCs/>
                <w:color w:val="0C343D"/>
                <w:sz w:val="12"/>
                <w:szCs w:val="12"/>
              </w:rPr>
              <w:t>Ισοδιαστημική</w:t>
            </w:r>
            <w:r w:rsidRPr="001E4062">
              <w:rPr>
                <w:rFonts w:eastAsia="Times New Roman"/>
                <w:b/>
                <w:bCs/>
                <w:color w:val="0C343D"/>
                <w:sz w:val="12"/>
                <w:szCs w:val="12"/>
                <w:lang w:val="en-US"/>
              </w:rPr>
              <w:t>)</w:t>
            </w:r>
          </w:p>
        </w:tc>
        <w:tc>
          <w:tcPr>
            <w:tcW w:w="860"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0349E290" w14:textId="77777777" w:rsidR="0094208B" w:rsidRPr="001E4062" w:rsidRDefault="0094208B" w:rsidP="00B8204B">
            <w:pPr>
              <w:spacing w:line="240" w:lineRule="auto"/>
              <w:jc w:val="center"/>
              <w:rPr>
                <w:rFonts w:eastAsia="Times New Roman"/>
                <w:b/>
                <w:bCs/>
                <w:color w:val="0C343D"/>
                <w:sz w:val="12"/>
                <w:szCs w:val="12"/>
              </w:rPr>
            </w:pPr>
            <w:r w:rsidRPr="001E4062">
              <w:rPr>
                <w:rFonts w:eastAsia="Times New Roman"/>
                <w:b/>
                <w:bCs/>
                <w:color w:val="0C343D"/>
                <w:sz w:val="12"/>
                <w:szCs w:val="12"/>
              </w:rPr>
              <w:t>Perceived_Usefulness_assignment (Ισοδιαστημική)</w:t>
            </w:r>
          </w:p>
        </w:tc>
        <w:tc>
          <w:tcPr>
            <w:tcW w:w="539"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4485629D" w14:textId="77777777" w:rsidR="0094208B" w:rsidRPr="001E4062" w:rsidRDefault="0094208B" w:rsidP="00B8204B">
            <w:pPr>
              <w:spacing w:line="240" w:lineRule="auto"/>
              <w:jc w:val="center"/>
              <w:rPr>
                <w:rFonts w:eastAsia="Times New Roman"/>
                <w:b/>
                <w:bCs/>
                <w:color w:val="660000"/>
                <w:sz w:val="12"/>
                <w:szCs w:val="12"/>
              </w:rPr>
            </w:pPr>
            <w:r w:rsidRPr="001E4062">
              <w:rPr>
                <w:rFonts w:eastAsia="Times New Roman"/>
                <w:b/>
                <w:bCs/>
                <w:color w:val="660000"/>
                <w:sz w:val="12"/>
                <w:szCs w:val="12"/>
              </w:rPr>
              <w:t>Spectrum_of_use (Ισοδιαστημική)</w:t>
            </w:r>
          </w:p>
        </w:tc>
        <w:tc>
          <w:tcPr>
            <w:tcW w:w="506"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4C24F2A2" w14:textId="77777777" w:rsidR="0094208B" w:rsidRPr="001E4062" w:rsidRDefault="0094208B" w:rsidP="00B8204B">
            <w:pPr>
              <w:spacing w:line="240" w:lineRule="auto"/>
              <w:jc w:val="center"/>
              <w:rPr>
                <w:rFonts w:eastAsia="Times New Roman"/>
                <w:b/>
                <w:bCs/>
                <w:color w:val="0C343D"/>
                <w:sz w:val="12"/>
                <w:szCs w:val="12"/>
              </w:rPr>
            </w:pPr>
            <w:r w:rsidRPr="001E4062">
              <w:rPr>
                <w:rFonts w:eastAsia="Times New Roman"/>
                <w:b/>
                <w:bCs/>
                <w:color w:val="0C343D"/>
                <w:sz w:val="12"/>
                <w:szCs w:val="12"/>
              </w:rPr>
              <w:t>Total_Of_ id (Ισοδιαστημική)</w:t>
            </w:r>
          </w:p>
        </w:tc>
        <w:tc>
          <w:tcPr>
            <w:tcW w:w="535"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407D1A47" w14:textId="77777777" w:rsidR="0094208B" w:rsidRPr="001E4062" w:rsidRDefault="0094208B" w:rsidP="00B8204B">
            <w:pPr>
              <w:spacing w:line="240" w:lineRule="auto"/>
              <w:jc w:val="center"/>
              <w:rPr>
                <w:rFonts w:eastAsia="Times New Roman"/>
                <w:b/>
                <w:bCs/>
                <w:color w:val="0C343D"/>
                <w:sz w:val="12"/>
                <w:szCs w:val="12"/>
              </w:rPr>
            </w:pPr>
            <w:r w:rsidRPr="001E4062">
              <w:rPr>
                <w:rFonts w:eastAsia="Times New Roman"/>
                <w:b/>
                <w:bCs/>
                <w:color w:val="0C343D"/>
                <w:sz w:val="12"/>
                <w:szCs w:val="12"/>
              </w:rPr>
              <w:t>assignment_view (Ισοδιαστημική)</w:t>
            </w:r>
          </w:p>
        </w:tc>
        <w:tc>
          <w:tcPr>
            <w:tcW w:w="506"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1A65DF13" w14:textId="77777777" w:rsidR="0094208B" w:rsidRPr="001E4062" w:rsidRDefault="0094208B" w:rsidP="00B8204B">
            <w:pPr>
              <w:spacing w:line="240" w:lineRule="auto"/>
              <w:jc w:val="center"/>
              <w:rPr>
                <w:rFonts w:eastAsia="Times New Roman"/>
                <w:b/>
                <w:bCs/>
                <w:color w:val="0C343D"/>
                <w:sz w:val="12"/>
                <w:szCs w:val="12"/>
              </w:rPr>
            </w:pPr>
            <w:r w:rsidRPr="001E4062">
              <w:rPr>
                <w:rFonts w:eastAsia="Times New Roman"/>
                <w:b/>
                <w:bCs/>
                <w:color w:val="0C343D"/>
                <w:sz w:val="12"/>
                <w:szCs w:val="12"/>
              </w:rPr>
              <w:t>course_view (Ισοδιαστημική)</w:t>
            </w:r>
          </w:p>
        </w:tc>
        <w:tc>
          <w:tcPr>
            <w:tcW w:w="518"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512BA81B" w14:textId="77777777" w:rsidR="0094208B" w:rsidRPr="001E4062" w:rsidRDefault="0094208B" w:rsidP="00B8204B">
            <w:pPr>
              <w:spacing w:line="240" w:lineRule="auto"/>
              <w:jc w:val="center"/>
              <w:rPr>
                <w:rFonts w:eastAsia="Times New Roman"/>
                <w:b/>
                <w:bCs/>
                <w:color w:val="0C343D"/>
                <w:sz w:val="12"/>
                <w:szCs w:val="12"/>
              </w:rPr>
            </w:pPr>
            <w:r w:rsidRPr="001E4062">
              <w:rPr>
                <w:rFonts w:eastAsia="Times New Roman"/>
                <w:b/>
                <w:bCs/>
                <w:color w:val="0C343D"/>
                <w:sz w:val="12"/>
                <w:szCs w:val="12"/>
              </w:rPr>
              <w:t>forum_add_post (Ισοδιαστημική)</w:t>
            </w:r>
          </w:p>
        </w:tc>
        <w:tc>
          <w:tcPr>
            <w:tcW w:w="506"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12DCE33C" w14:textId="77777777" w:rsidR="0094208B" w:rsidRPr="001E4062" w:rsidRDefault="0094208B" w:rsidP="00B8204B">
            <w:pPr>
              <w:spacing w:line="240" w:lineRule="auto"/>
              <w:jc w:val="center"/>
              <w:rPr>
                <w:rFonts w:eastAsia="Times New Roman"/>
                <w:b/>
                <w:bCs/>
                <w:color w:val="0C343D"/>
                <w:sz w:val="12"/>
                <w:szCs w:val="12"/>
              </w:rPr>
            </w:pPr>
            <w:r w:rsidRPr="001E4062">
              <w:rPr>
                <w:rFonts w:eastAsia="Times New Roman"/>
                <w:b/>
                <w:bCs/>
                <w:color w:val="0C343D"/>
                <w:sz w:val="12"/>
                <w:szCs w:val="12"/>
              </w:rPr>
              <w:t>forum_view (Ισοδιαστημική)</w:t>
            </w:r>
          </w:p>
        </w:tc>
        <w:tc>
          <w:tcPr>
            <w:tcW w:w="506"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3F063CF4" w14:textId="77777777" w:rsidR="0094208B" w:rsidRPr="001E4062" w:rsidRDefault="0094208B" w:rsidP="00B8204B">
            <w:pPr>
              <w:spacing w:line="240" w:lineRule="auto"/>
              <w:jc w:val="center"/>
              <w:rPr>
                <w:rFonts w:eastAsia="Times New Roman"/>
                <w:b/>
                <w:bCs/>
                <w:color w:val="0C343D"/>
                <w:sz w:val="12"/>
                <w:szCs w:val="12"/>
              </w:rPr>
            </w:pPr>
            <w:r w:rsidRPr="001E4062">
              <w:rPr>
                <w:rFonts w:eastAsia="Times New Roman"/>
                <w:b/>
                <w:bCs/>
                <w:color w:val="0C343D"/>
                <w:sz w:val="12"/>
                <w:szCs w:val="12"/>
              </w:rPr>
              <w:t>glossary_view (Ισοδιαστημική)</w:t>
            </w:r>
          </w:p>
        </w:tc>
        <w:tc>
          <w:tcPr>
            <w:tcW w:w="573"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6D5D3368" w14:textId="77777777" w:rsidR="0094208B" w:rsidRPr="001E4062" w:rsidRDefault="0094208B" w:rsidP="00B8204B">
            <w:pPr>
              <w:spacing w:line="240" w:lineRule="auto"/>
              <w:jc w:val="center"/>
              <w:rPr>
                <w:rFonts w:eastAsia="Times New Roman"/>
                <w:b/>
                <w:bCs/>
                <w:color w:val="0C343D"/>
                <w:sz w:val="12"/>
                <w:szCs w:val="12"/>
              </w:rPr>
            </w:pPr>
            <w:r w:rsidRPr="001E4062">
              <w:rPr>
                <w:rFonts w:eastAsia="Times New Roman"/>
                <w:b/>
                <w:bCs/>
                <w:color w:val="0C343D"/>
                <w:sz w:val="12"/>
                <w:szCs w:val="12"/>
              </w:rPr>
              <w:t>questionnaire_view (Ισοδιαστημική)</w:t>
            </w:r>
          </w:p>
        </w:tc>
        <w:tc>
          <w:tcPr>
            <w:tcW w:w="506"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2B8A03A9" w14:textId="77777777" w:rsidR="0094208B" w:rsidRPr="001E4062" w:rsidRDefault="0094208B" w:rsidP="00B8204B">
            <w:pPr>
              <w:spacing w:line="240" w:lineRule="auto"/>
              <w:jc w:val="center"/>
              <w:rPr>
                <w:rFonts w:eastAsia="Times New Roman"/>
                <w:b/>
                <w:bCs/>
                <w:color w:val="0C343D"/>
                <w:sz w:val="12"/>
                <w:szCs w:val="12"/>
              </w:rPr>
            </w:pPr>
            <w:r w:rsidRPr="001E4062">
              <w:rPr>
                <w:rFonts w:eastAsia="Times New Roman"/>
                <w:b/>
                <w:bCs/>
                <w:color w:val="0C343D"/>
                <w:sz w:val="12"/>
                <w:szCs w:val="12"/>
              </w:rPr>
              <w:t>resource_view (Ισοδιαστημική)</w:t>
            </w:r>
          </w:p>
        </w:tc>
        <w:tc>
          <w:tcPr>
            <w:tcW w:w="489"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68BB2D01" w14:textId="77777777" w:rsidR="0094208B" w:rsidRPr="001E4062" w:rsidRDefault="0094208B" w:rsidP="00B8204B">
            <w:pPr>
              <w:spacing w:line="240" w:lineRule="auto"/>
              <w:jc w:val="center"/>
              <w:rPr>
                <w:rFonts w:eastAsia="Times New Roman"/>
                <w:b/>
                <w:bCs/>
                <w:color w:val="0C343D"/>
                <w:sz w:val="12"/>
                <w:szCs w:val="12"/>
              </w:rPr>
            </w:pPr>
            <w:r w:rsidRPr="001E4062">
              <w:rPr>
                <w:rFonts w:eastAsia="Times New Roman"/>
                <w:b/>
                <w:bCs/>
                <w:color w:val="0C343D"/>
                <w:sz w:val="12"/>
                <w:szCs w:val="12"/>
              </w:rPr>
              <w:t>user_view (Ισοδιασημική)</w:t>
            </w:r>
          </w:p>
        </w:tc>
        <w:tc>
          <w:tcPr>
            <w:tcW w:w="506"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6FBA6B8F" w14:textId="77777777" w:rsidR="0094208B" w:rsidRPr="001E4062" w:rsidRDefault="0094208B" w:rsidP="00B8204B">
            <w:pPr>
              <w:spacing w:line="240" w:lineRule="auto"/>
              <w:jc w:val="center"/>
              <w:rPr>
                <w:rFonts w:eastAsia="Times New Roman"/>
                <w:b/>
                <w:bCs/>
                <w:color w:val="0C343D"/>
                <w:sz w:val="12"/>
                <w:szCs w:val="12"/>
              </w:rPr>
            </w:pPr>
            <w:r w:rsidRPr="001E4062">
              <w:rPr>
                <w:rFonts w:eastAsia="Times New Roman"/>
                <w:b/>
                <w:bCs/>
                <w:color w:val="0C343D"/>
                <w:sz w:val="12"/>
                <w:szCs w:val="12"/>
              </w:rPr>
              <w:t>user_view_all (Ισοδιαστημική)</w:t>
            </w:r>
          </w:p>
        </w:tc>
        <w:tc>
          <w:tcPr>
            <w:tcW w:w="506"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5DBD31E0" w14:textId="77777777" w:rsidR="0094208B" w:rsidRPr="001E4062" w:rsidRDefault="0094208B" w:rsidP="00B8204B">
            <w:pPr>
              <w:spacing w:line="240" w:lineRule="auto"/>
              <w:jc w:val="center"/>
              <w:rPr>
                <w:rFonts w:eastAsia="Times New Roman"/>
                <w:b/>
                <w:bCs/>
                <w:color w:val="274E13"/>
                <w:sz w:val="12"/>
                <w:szCs w:val="12"/>
              </w:rPr>
            </w:pPr>
            <w:r w:rsidRPr="001E4062">
              <w:rPr>
                <w:rFonts w:eastAsia="Times New Roman"/>
                <w:b/>
                <w:bCs/>
                <w:color w:val="274E13"/>
                <w:sz w:val="12"/>
                <w:szCs w:val="12"/>
              </w:rPr>
              <w:t>Lab_Note (Ισοδιαστημική)</w:t>
            </w:r>
          </w:p>
        </w:tc>
        <w:tc>
          <w:tcPr>
            <w:tcW w:w="506"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3E2F51FD" w14:textId="77777777" w:rsidR="0094208B" w:rsidRPr="001E4062" w:rsidRDefault="0094208B" w:rsidP="00B8204B">
            <w:pPr>
              <w:spacing w:line="240" w:lineRule="auto"/>
              <w:jc w:val="center"/>
              <w:rPr>
                <w:rFonts w:eastAsia="Times New Roman"/>
                <w:b/>
                <w:bCs/>
                <w:color w:val="274E13"/>
                <w:sz w:val="12"/>
                <w:szCs w:val="12"/>
              </w:rPr>
            </w:pPr>
            <w:r w:rsidRPr="001E4062">
              <w:rPr>
                <w:rFonts w:eastAsia="Times New Roman"/>
                <w:b/>
                <w:bCs/>
                <w:color w:val="274E13"/>
                <w:sz w:val="12"/>
                <w:szCs w:val="12"/>
              </w:rPr>
              <w:t>Exam_note (Ισοδιαστημική)</w:t>
            </w:r>
          </w:p>
        </w:tc>
        <w:tc>
          <w:tcPr>
            <w:tcW w:w="506" w:type="dxa"/>
            <w:tcBorders>
              <w:top w:val="single" w:sz="8" w:space="0" w:color="CCCCCC"/>
              <w:left w:val="single" w:sz="8" w:space="0" w:color="CCCCCC"/>
              <w:bottom w:val="single" w:sz="8" w:space="0" w:color="000000"/>
              <w:right w:val="single" w:sz="8" w:space="0" w:color="CCCCCC"/>
            </w:tcBorders>
            <w:shd w:val="clear" w:color="000000" w:fill="CFE2F3"/>
            <w:vAlign w:val="center"/>
            <w:hideMark/>
          </w:tcPr>
          <w:p w14:paraId="38693B2A" w14:textId="77777777" w:rsidR="0094208B" w:rsidRPr="001E4062" w:rsidRDefault="0094208B" w:rsidP="00B8204B">
            <w:pPr>
              <w:spacing w:line="240" w:lineRule="auto"/>
              <w:jc w:val="center"/>
              <w:rPr>
                <w:rFonts w:eastAsia="Times New Roman"/>
                <w:b/>
                <w:bCs/>
                <w:color w:val="274E13"/>
                <w:sz w:val="12"/>
                <w:szCs w:val="12"/>
              </w:rPr>
            </w:pPr>
            <w:r w:rsidRPr="001E4062">
              <w:rPr>
                <w:rFonts w:eastAsia="Times New Roman"/>
                <w:b/>
                <w:bCs/>
                <w:color w:val="274E13"/>
                <w:sz w:val="12"/>
                <w:szCs w:val="12"/>
              </w:rPr>
              <w:t>Final_Note (Ισοδιαστημική)</w:t>
            </w:r>
          </w:p>
        </w:tc>
      </w:tr>
      <w:tr w:rsidR="0094208B" w:rsidRPr="001E4062" w14:paraId="2E95C064" w14:textId="77777777" w:rsidTr="00B8204B">
        <w:trPr>
          <w:trHeight w:val="851"/>
        </w:trPr>
        <w:tc>
          <w:tcPr>
            <w:tcW w:w="925"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48E5126D" w14:textId="77777777" w:rsidR="0094208B" w:rsidRPr="001E4062" w:rsidRDefault="0094208B" w:rsidP="00B8204B">
            <w:pPr>
              <w:spacing w:line="240" w:lineRule="auto"/>
              <w:jc w:val="center"/>
              <w:rPr>
                <w:rFonts w:eastAsia="Times New Roman"/>
                <w:b/>
                <w:bCs/>
                <w:color w:val="0C343D"/>
                <w:sz w:val="12"/>
                <w:szCs w:val="12"/>
              </w:rPr>
            </w:pPr>
            <w:r w:rsidRPr="001E4062">
              <w:rPr>
                <w:rFonts w:eastAsia="Times New Roman"/>
                <w:b/>
                <w:bCs/>
                <w:color w:val="0C343D"/>
                <w:sz w:val="12"/>
                <w:szCs w:val="12"/>
              </w:rPr>
              <w:t>Computer_at_home (Ονομαστική)</w:t>
            </w:r>
          </w:p>
        </w:tc>
        <w:tc>
          <w:tcPr>
            <w:tcW w:w="578" w:type="dxa"/>
            <w:tcBorders>
              <w:top w:val="single" w:sz="8" w:space="0" w:color="CCCCCC"/>
              <w:left w:val="single" w:sz="8" w:space="0" w:color="CCCCCC"/>
              <w:bottom w:val="single" w:sz="8" w:space="0" w:color="CCCCCC"/>
              <w:right w:val="single" w:sz="8" w:space="0" w:color="CCCCCC"/>
            </w:tcBorders>
            <w:shd w:val="clear" w:color="auto" w:fill="FFFFFF" w:themeFill="background1"/>
            <w:vAlign w:val="center"/>
            <w:hideMark/>
          </w:tcPr>
          <w:p w14:paraId="1700BB8A"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w:t>
            </w:r>
          </w:p>
        </w:tc>
        <w:tc>
          <w:tcPr>
            <w:tcW w:w="538" w:type="dxa"/>
            <w:tcBorders>
              <w:top w:val="single" w:sz="8" w:space="0" w:color="CCCCCC"/>
              <w:left w:val="nil"/>
              <w:bottom w:val="single" w:sz="8" w:space="0" w:color="CCCCCC"/>
              <w:right w:val="single" w:sz="8" w:space="0" w:color="CCCCCC"/>
            </w:tcBorders>
            <w:shd w:val="clear" w:color="auto" w:fill="auto"/>
            <w:vAlign w:val="center"/>
            <w:hideMark/>
          </w:tcPr>
          <w:p w14:paraId="12274BBE"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0,49 (p= 0,00) **</w:t>
            </w:r>
          </w:p>
        </w:tc>
        <w:tc>
          <w:tcPr>
            <w:tcW w:w="683" w:type="dxa"/>
            <w:tcBorders>
              <w:top w:val="single" w:sz="8" w:space="0" w:color="CCCCCC"/>
              <w:left w:val="nil"/>
              <w:bottom w:val="single" w:sz="8" w:space="0" w:color="CCCCCC"/>
              <w:right w:val="single" w:sz="8" w:space="0" w:color="CCCCCC"/>
            </w:tcBorders>
            <w:shd w:val="clear" w:color="auto" w:fill="auto"/>
            <w:vAlign w:val="center"/>
            <w:hideMark/>
          </w:tcPr>
          <w:p w14:paraId="08916AC1"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0,51 (p=0,00) **</w:t>
            </w:r>
          </w:p>
        </w:tc>
        <w:tc>
          <w:tcPr>
            <w:tcW w:w="849" w:type="dxa"/>
            <w:tcBorders>
              <w:top w:val="single" w:sz="8" w:space="0" w:color="CCCCCC"/>
              <w:left w:val="nil"/>
              <w:bottom w:val="single" w:sz="8" w:space="0" w:color="CCCCCC"/>
              <w:right w:val="single" w:sz="8" w:space="0" w:color="CCCCCC"/>
            </w:tcBorders>
            <w:shd w:val="clear" w:color="auto" w:fill="auto"/>
            <w:vAlign w:val="center"/>
            <w:hideMark/>
          </w:tcPr>
          <w:p w14:paraId="4DB92077"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0,37 (p= 0,00) **</w:t>
            </w:r>
          </w:p>
        </w:tc>
        <w:tc>
          <w:tcPr>
            <w:tcW w:w="877" w:type="dxa"/>
            <w:tcBorders>
              <w:top w:val="single" w:sz="8" w:space="0" w:color="CCCCCC"/>
              <w:left w:val="nil"/>
              <w:bottom w:val="single" w:sz="8" w:space="0" w:color="CCCCCC"/>
              <w:right w:val="single" w:sz="8" w:space="0" w:color="CCCCCC"/>
            </w:tcBorders>
            <w:shd w:val="clear" w:color="auto" w:fill="auto"/>
            <w:vAlign w:val="center"/>
            <w:hideMark/>
          </w:tcPr>
          <w:p w14:paraId="521F5177"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0,36 (p=0,00) **</w:t>
            </w:r>
          </w:p>
        </w:tc>
        <w:tc>
          <w:tcPr>
            <w:tcW w:w="644" w:type="dxa"/>
            <w:tcBorders>
              <w:top w:val="single" w:sz="8" w:space="0" w:color="CCCCCC"/>
              <w:left w:val="nil"/>
              <w:bottom w:val="single" w:sz="8" w:space="0" w:color="CCCCCC"/>
              <w:right w:val="single" w:sz="8" w:space="0" w:color="CCCCCC"/>
            </w:tcBorders>
            <w:shd w:val="clear" w:color="auto" w:fill="auto"/>
            <w:vAlign w:val="center"/>
            <w:hideMark/>
          </w:tcPr>
          <w:p w14:paraId="16853313"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0,16 (p= 0,17)</w:t>
            </w:r>
          </w:p>
        </w:tc>
        <w:tc>
          <w:tcPr>
            <w:tcW w:w="924" w:type="dxa"/>
            <w:tcBorders>
              <w:top w:val="single" w:sz="8" w:space="0" w:color="CCCCCC"/>
              <w:left w:val="nil"/>
              <w:bottom w:val="single" w:sz="8" w:space="0" w:color="CCCCCC"/>
              <w:right w:val="single" w:sz="8" w:space="0" w:color="CCCCCC"/>
            </w:tcBorders>
            <w:shd w:val="clear" w:color="auto" w:fill="auto"/>
            <w:vAlign w:val="center"/>
            <w:hideMark/>
          </w:tcPr>
          <w:p w14:paraId="0F052883"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0,20 (p= 0,14)</w:t>
            </w:r>
          </w:p>
        </w:tc>
        <w:tc>
          <w:tcPr>
            <w:tcW w:w="860" w:type="dxa"/>
            <w:tcBorders>
              <w:top w:val="single" w:sz="8" w:space="0" w:color="CCCCCC"/>
              <w:left w:val="nil"/>
              <w:bottom w:val="single" w:sz="8" w:space="0" w:color="CCCCCC"/>
              <w:right w:val="single" w:sz="8" w:space="0" w:color="CCCCCC"/>
            </w:tcBorders>
            <w:shd w:val="clear" w:color="auto" w:fill="auto"/>
            <w:vAlign w:val="center"/>
            <w:hideMark/>
          </w:tcPr>
          <w:p w14:paraId="53EFDD70"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0,18 (p= 0,21)</w:t>
            </w:r>
          </w:p>
        </w:tc>
        <w:tc>
          <w:tcPr>
            <w:tcW w:w="539" w:type="dxa"/>
            <w:tcBorders>
              <w:top w:val="single" w:sz="8" w:space="0" w:color="CCCCCC"/>
              <w:left w:val="nil"/>
              <w:bottom w:val="single" w:sz="8" w:space="0" w:color="CCCCCC"/>
              <w:right w:val="single" w:sz="8" w:space="0" w:color="CCCCCC"/>
            </w:tcBorders>
            <w:shd w:val="clear" w:color="auto" w:fill="auto"/>
            <w:vAlign w:val="center"/>
            <w:hideMark/>
          </w:tcPr>
          <w:p w14:paraId="340F0634"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0,18 (p= 0,11)</w:t>
            </w:r>
          </w:p>
        </w:tc>
        <w:tc>
          <w:tcPr>
            <w:tcW w:w="506" w:type="dxa"/>
            <w:tcBorders>
              <w:top w:val="single" w:sz="8" w:space="0" w:color="CCCCCC"/>
              <w:left w:val="nil"/>
              <w:bottom w:val="single" w:sz="8" w:space="0" w:color="CCCCCC"/>
              <w:right w:val="single" w:sz="8" w:space="0" w:color="CCCCCC"/>
            </w:tcBorders>
            <w:shd w:val="clear" w:color="auto" w:fill="auto"/>
            <w:vAlign w:val="center"/>
            <w:hideMark/>
          </w:tcPr>
          <w:p w14:paraId="3F6DBDAD"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0,98 (p= 0,36)</w:t>
            </w:r>
          </w:p>
        </w:tc>
        <w:tc>
          <w:tcPr>
            <w:tcW w:w="535" w:type="dxa"/>
            <w:tcBorders>
              <w:top w:val="single" w:sz="8" w:space="0" w:color="CCCCCC"/>
              <w:left w:val="nil"/>
              <w:bottom w:val="single" w:sz="8" w:space="0" w:color="CCCCCC"/>
              <w:right w:val="single" w:sz="8" w:space="0" w:color="CCCCCC"/>
            </w:tcBorders>
            <w:shd w:val="clear" w:color="auto" w:fill="auto"/>
            <w:vAlign w:val="center"/>
            <w:hideMark/>
          </w:tcPr>
          <w:p w14:paraId="701265F2"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0,77 (p=0,51)</w:t>
            </w:r>
          </w:p>
        </w:tc>
        <w:tc>
          <w:tcPr>
            <w:tcW w:w="506" w:type="dxa"/>
            <w:tcBorders>
              <w:top w:val="single" w:sz="8" w:space="0" w:color="CCCCCC"/>
              <w:left w:val="nil"/>
              <w:bottom w:val="single" w:sz="8" w:space="0" w:color="CCCCCC"/>
              <w:right w:val="single" w:sz="8" w:space="0" w:color="CCCCCC"/>
            </w:tcBorders>
            <w:shd w:val="clear" w:color="auto" w:fill="auto"/>
            <w:vAlign w:val="center"/>
            <w:hideMark/>
          </w:tcPr>
          <w:p w14:paraId="0CDDD56D"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0,95 (p= 0,21)</w:t>
            </w:r>
          </w:p>
        </w:tc>
        <w:tc>
          <w:tcPr>
            <w:tcW w:w="518" w:type="dxa"/>
            <w:tcBorders>
              <w:top w:val="single" w:sz="8" w:space="0" w:color="CCCCCC"/>
              <w:left w:val="nil"/>
              <w:bottom w:val="single" w:sz="8" w:space="0" w:color="CCCCCC"/>
              <w:right w:val="single" w:sz="8" w:space="0" w:color="CCCCCC"/>
            </w:tcBorders>
            <w:shd w:val="clear" w:color="auto" w:fill="auto"/>
            <w:vAlign w:val="center"/>
            <w:hideMark/>
          </w:tcPr>
          <w:p w14:paraId="35516847"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0,12 (p= 0,37)</w:t>
            </w:r>
          </w:p>
        </w:tc>
        <w:tc>
          <w:tcPr>
            <w:tcW w:w="506" w:type="dxa"/>
            <w:tcBorders>
              <w:top w:val="single" w:sz="8" w:space="0" w:color="CCCCCC"/>
              <w:left w:val="nil"/>
              <w:bottom w:val="single" w:sz="8" w:space="0" w:color="CCCCCC"/>
              <w:right w:val="single" w:sz="8" w:space="0" w:color="CCCCCC"/>
            </w:tcBorders>
            <w:shd w:val="clear" w:color="auto" w:fill="auto"/>
            <w:vAlign w:val="center"/>
            <w:hideMark/>
          </w:tcPr>
          <w:p w14:paraId="0F1A2FAE"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0,51 (p= 0,42)</w:t>
            </w:r>
          </w:p>
        </w:tc>
        <w:tc>
          <w:tcPr>
            <w:tcW w:w="506" w:type="dxa"/>
            <w:tcBorders>
              <w:top w:val="single" w:sz="8" w:space="0" w:color="CCCCCC"/>
              <w:left w:val="nil"/>
              <w:bottom w:val="single" w:sz="8" w:space="0" w:color="CCCCCC"/>
              <w:right w:val="single" w:sz="8" w:space="0" w:color="CCCCCC"/>
            </w:tcBorders>
            <w:shd w:val="clear" w:color="auto" w:fill="auto"/>
            <w:vAlign w:val="center"/>
            <w:hideMark/>
          </w:tcPr>
          <w:p w14:paraId="7AA3EF6A"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0,37 (p= 0,84)</w:t>
            </w:r>
          </w:p>
        </w:tc>
        <w:tc>
          <w:tcPr>
            <w:tcW w:w="573" w:type="dxa"/>
            <w:tcBorders>
              <w:top w:val="single" w:sz="8" w:space="0" w:color="CCCCCC"/>
              <w:left w:val="nil"/>
              <w:bottom w:val="single" w:sz="8" w:space="0" w:color="CCCCCC"/>
              <w:right w:val="single" w:sz="8" w:space="0" w:color="CCCCCC"/>
            </w:tcBorders>
            <w:shd w:val="clear" w:color="auto" w:fill="auto"/>
            <w:vAlign w:val="center"/>
            <w:hideMark/>
          </w:tcPr>
          <w:p w14:paraId="7E24A11A"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0,92 (p= 0,39)</w:t>
            </w:r>
          </w:p>
        </w:tc>
        <w:tc>
          <w:tcPr>
            <w:tcW w:w="506" w:type="dxa"/>
            <w:tcBorders>
              <w:top w:val="single" w:sz="8" w:space="0" w:color="CCCCCC"/>
              <w:left w:val="nil"/>
              <w:bottom w:val="single" w:sz="8" w:space="0" w:color="CCCCCC"/>
              <w:right w:val="single" w:sz="8" w:space="0" w:color="CCCCCC"/>
            </w:tcBorders>
            <w:shd w:val="clear" w:color="auto" w:fill="auto"/>
            <w:vAlign w:val="center"/>
            <w:hideMark/>
          </w:tcPr>
          <w:p w14:paraId="5E455C5A"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0,83 (p= 0,60)</w:t>
            </w:r>
          </w:p>
        </w:tc>
        <w:tc>
          <w:tcPr>
            <w:tcW w:w="489" w:type="dxa"/>
            <w:tcBorders>
              <w:top w:val="single" w:sz="8" w:space="0" w:color="CCCCCC"/>
              <w:left w:val="nil"/>
              <w:bottom w:val="single" w:sz="8" w:space="0" w:color="CCCCCC"/>
              <w:right w:val="single" w:sz="8" w:space="0" w:color="CCCCCC"/>
            </w:tcBorders>
            <w:shd w:val="clear" w:color="auto" w:fill="auto"/>
            <w:vAlign w:val="center"/>
            <w:hideMark/>
          </w:tcPr>
          <w:p w14:paraId="25F4D6EB"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0,59 (p= 0,62)</w:t>
            </w:r>
          </w:p>
        </w:tc>
        <w:tc>
          <w:tcPr>
            <w:tcW w:w="506" w:type="dxa"/>
            <w:tcBorders>
              <w:top w:val="single" w:sz="8" w:space="0" w:color="CCCCCC"/>
              <w:left w:val="nil"/>
              <w:bottom w:val="single" w:sz="8" w:space="0" w:color="CCCCCC"/>
              <w:right w:val="single" w:sz="8" w:space="0" w:color="CCCCCC"/>
            </w:tcBorders>
            <w:shd w:val="clear" w:color="auto" w:fill="auto"/>
            <w:vAlign w:val="center"/>
            <w:hideMark/>
          </w:tcPr>
          <w:p w14:paraId="3CE5B044"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0,38 (p= 0,62)</w:t>
            </w:r>
          </w:p>
        </w:tc>
        <w:tc>
          <w:tcPr>
            <w:tcW w:w="506" w:type="dxa"/>
            <w:tcBorders>
              <w:top w:val="single" w:sz="8" w:space="0" w:color="CCCCCC"/>
              <w:left w:val="nil"/>
              <w:bottom w:val="single" w:sz="8" w:space="0" w:color="CCCCCC"/>
              <w:right w:val="single" w:sz="8" w:space="0" w:color="CCCCCC"/>
            </w:tcBorders>
            <w:shd w:val="clear" w:color="auto" w:fill="auto"/>
            <w:vAlign w:val="center"/>
            <w:hideMark/>
          </w:tcPr>
          <w:p w14:paraId="52A7F1B3"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0,32 (p= 0,06)</w:t>
            </w:r>
          </w:p>
        </w:tc>
        <w:tc>
          <w:tcPr>
            <w:tcW w:w="506" w:type="dxa"/>
            <w:tcBorders>
              <w:top w:val="single" w:sz="8" w:space="0" w:color="CCCCCC"/>
              <w:left w:val="nil"/>
              <w:bottom w:val="single" w:sz="8" w:space="0" w:color="CCCCCC"/>
              <w:right w:val="single" w:sz="8" w:space="0" w:color="CCCCCC"/>
            </w:tcBorders>
            <w:shd w:val="clear" w:color="auto" w:fill="auto"/>
            <w:vAlign w:val="center"/>
            <w:hideMark/>
          </w:tcPr>
          <w:p w14:paraId="0FF0476F"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0,40 (p= 0,36)</w:t>
            </w:r>
          </w:p>
        </w:tc>
        <w:tc>
          <w:tcPr>
            <w:tcW w:w="506" w:type="dxa"/>
            <w:tcBorders>
              <w:top w:val="single" w:sz="8" w:space="0" w:color="CCCCCC"/>
              <w:left w:val="nil"/>
              <w:bottom w:val="single" w:sz="8" w:space="0" w:color="CCCCCC"/>
              <w:right w:val="single" w:sz="8" w:space="0" w:color="CCCCCC"/>
            </w:tcBorders>
            <w:shd w:val="clear" w:color="auto" w:fill="auto"/>
            <w:vAlign w:val="center"/>
            <w:hideMark/>
          </w:tcPr>
          <w:p w14:paraId="0FF113EA"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0,41 (p= 0,12)</w:t>
            </w:r>
          </w:p>
        </w:tc>
      </w:tr>
      <w:tr w:rsidR="0094208B" w:rsidRPr="001E4062" w14:paraId="3F067EA5" w14:textId="77777777" w:rsidTr="00B8204B">
        <w:trPr>
          <w:trHeight w:val="240"/>
        </w:trPr>
        <w:tc>
          <w:tcPr>
            <w:tcW w:w="925"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420281A3" w14:textId="77777777" w:rsidR="0094208B" w:rsidRPr="001E4062" w:rsidRDefault="0094208B" w:rsidP="00B8204B">
            <w:pPr>
              <w:spacing w:line="240" w:lineRule="auto"/>
              <w:jc w:val="center"/>
              <w:rPr>
                <w:rFonts w:eastAsia="Times New Roman"/>
                <w:b/>
                <w:bCs/>
                <w:color w:val="0C343D"/>
                <w:sz w:val="12"/>
                <w:szCs w:val="12"/>
              </w:rPr>
            </w:pPr>
            <w:r w:rsidRPr="001E4062">
              <w:rPr>
                <w:rFonts w:eastAsia="Times New Roman"/>
                <w:b/>
                <w:bCs/>
                <w:color w:val="0C343D"/>
                <w:sz w:val="12"/>
                <w:szCs w:val="12"/>
              </w:rPr>
              <w:t>Internet_at_home (Ονομαστική)</w:t>
            </w:r>
          </w:p>
        </w:tc>
        <w:tc>
          <w:tcPr>
            <w:tcW w:w="578"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753424BA" w14:textId="77777777" w:rsidR="0094208B" w:rsidRPr="002E2303" w:rsidRDefault="00B8204B" w:rsidP="00B8204B">
            <w:pPr>
              <w:spacing w:line="240" w:lineRule="auto"/>
              <w:jc w:val="center"/>
              <w:rPr>
                <w:rFonts w:eastAsia="Times New Roman"/>
                <w:sz w:val="12"/>
                <w:szCs w:val="12"/>
              </w:rPr>
            </w:pPr>
            <w:r>
              <w:rPr>
                <w:rFonts w:eastAsia="Times New Roman"/>
                <w:sz w:val="12"/>
                <w:szCs w:val="12"/>
              </w:rPr>
              <w:t>-</w:t>
            </w:r>
          </w:p>
        </w:tc>
        <w:tc>
          <w:tcPr>
            <w:tcW w:w="538" w:type="dxa"/>
            <w:tcBorders>
              <w:top w:val="nil"/>
              <w:left w:val="nil"/>
              <w:bottom w:val="single" w:sz="8" w:space="0" w:color="CCCCCC"/>
              <w:right w:val="single" w:sz="8" w:space="0" w:color="CCCCCC"/>
            </w:tcBorders>
            <w:shd w:val="clear" w:color="auto" w:fill="FFFFFF" w:themeFill="background1"/>
            <w:vAlign w:val="center"/>
            <w:hideMark/>
          </w:tcPr>
          <w:p w14:paraId="6C71DD97"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w:t>
            </w:r>
          </w:p>
        </w:tc>
        <w:tc>
          <w:tcPr>
            <w:tcW w:w="683" w:type="dxa"/>
            <w:tcBorders>
              <w:top w:val="nil"/>
              <w:left w:val="nil"/>
              <w:bottom w:val="single" w:sz="8" w:space="0" w:color="CCCCCC"/>
              <w:right w:val="single" w:sz="8" w:space="0" w:color="CCCCCC"/>
            </w:tcBorders>
            <w:shd w:val="clear" w:color="auto" w:fill="auto"/>
            <w:vAlign w:val="center"/>
            <w:hideMark/>
          </w:tcPr>
          <w:p w14:paraId="674EEAF4"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0,28 (p= 0,01) *</w:t>
            </w:r>
          </w:p>
        </w:tc>
        <w:tc>
          <w:tcPr>
            <w:tcW w:w="849" w:type="dxa"/>
            <w:tcBorders>
              <w:top w:val="nil"/>
              <w:left w:val="nil"/>
              <w:bottom w:val="single" w:sz="8" w:space="0" w:color="CCCCCC"/>
              <w:right w:val="single" w:sz="8" w:space="0" w:color="CCCCCC"/>
            </w:tcBorders>
            <w:shd w:val="clear" w:color="auto" w:fill="auto"/>
            <w:vAlign w:val="center"/>
            <w:hideMark/>
          </w:tcPr>
          <w:p w14:paraId="599891A5"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0,24 (p= 0,05) *</w:t>
            </w:r>
          </w:p>
        </w:tc>
        <w:tc>
          <w:tcPr>
            <w:tcW w:w="877" w:type="dxa"/>
            <w:tcBorders>
              <w:top w:val="nil"/>
              <w:left w:val="nil"/>
              <w:bottom w:val="single" w:sz="8" w:space="0" w:color="CCCCCC"/>
              <w:right w:val="single" w:sz="8" w:space="0" w:color="CCCCCC"/>
            </w:tcBorders>
            <w:shd w:val="clear" w:color="auto" w:fill="auto"/>
            <w:vAlign w:val="center"/>
            <w:hideMark/>
          </w:tcPr>
          <w:p w14:paraId="4D183C36"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0,17 (p= 0,15)</w:t>
            </w:r>
          </w:p>
        </w:tc>
        <w:tc>
          <w:tcPr>
            <w:tcW w:w="644" w:type="dxa"/>
            <w:tcBorders>
              <w:top w:val="nil"/>
              <w:left w:val="nil"/>
              <w:bottom w:val="single" w:sz="8" w:space="0" w:color="CCCCCC"/>
              <w:right w:val="single" w:sz="8" w:space="0" w:color="CCCCCC"/>
            </w:tcBorders>
            <w:shd w:val="clear" w:color="auto" w:fill="auto"/>
            <w:vAlign w:val="center"/>
            <w:hideMark/>
          </w:tcPr>
          <w:p w14:paraId="35CAB238"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0,07 (p= 0,71)</w:t>
            </w:r>
          </w:p>
        </w:tc>
        <w:tc>
          <w:tcPr>
            <w:tcW w:w="924" w:type="dxa"/>
            <w:tcBorders>
              <w:top w:val="nil"/>
              <w:left w:val="nil"/>
              <w:bottom w:val="single" w:sz="8" w:space="0" w:color="CCCCCC"/>
              <w:right w:val="single" w:sz="8" w:space="0" w:color="CCCCCC"/>
            </w:tcBorders>
            <w:shd w:val="clear" w:color="auto" w:fill="auto"/>
            <w:vAlign w:val="center"/>
            <w:hideMark/>
          </w:tcPr>
          <w:p w14:paraId="3C23D693"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0,20 (p= 0,16)</w:t>
            </w:r>
          </w:p>
        </w:tc>
        <w:tc>
          <w:tcPr>
            <w:tcW w:w="860" w:type="dxa"/>
            <w:tcBorders>
              <w:top w:val="nil"/>
              <w:left w:val="nil"/>
              <w:bottom w:val="single" w:sz="8" w:space="0" w:color="CCCCCC"/>
              <w:right w:val="single" w:sz="8" w:space="0" w:color="CCCCCC"/>
            </w:tcBorders>
            <w:shd w:val="clear" w:color="auto" w:fill="auto"/>
            <w:vAlign w:val="center"/>
            <w:hideMark/>
          </w:tcPr>
          <w:p w14:paraId="45EBA323"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0,27 (p= 0,01) *</w:t>
            </w:r>
          </w:p>
        </w:tc>
        <w:tc>
          <w:tcPr>
            <w:tcW w:w="539" w:type="dxa"/>
            <w:tcBorders>
              <w:top w:val="nil"/>
              <w:left w:val="nil"/>
              <w:bottom w:val="single" w:sz="8" w:space="0" w:color="CCCCCC"/>
              <w:right w:val="single" w:sz="8" w:space="0" w:color="CCCCCC"/>
            </w:tcBorders>
            <w:shd w:val="clear" w:color="auto" w:fill="auto"/>
            <w:vAlign w:val="center"/>
            <w:hideMark/>
          </w:tcPr>
          <w:p w14:paraId="7BDE5878"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0,19 (p= 0,08)</w:t>
            </w:r>
          </w:p>
        </w:tc>
        <w:tc>
          <w:tcPr>
            <w:tcW w:w="506" w:type="dxa"/>
            <w:tcBorders>
              <w:top w:val="nil"/>
              <w:left w:val="nil"/>
              <w:bottom w:val="single" w:sz="8" w:space="0" w:color="CCCCCC"/>
              <w:right w:val="single" w:sz="8" w:space="0" w:color="CCCCCC"/>
            </w:tcBorders>
            <w:shd w:val="clear" w:color="auto" w:fill="auto"/>
            <w:vAlign w:val="center"/>
            <w:hideMark/>
          </w:tcPr>
          <w:p w14:paraId="1BF4DCDF"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0,95 (p= 0,54)</w:t>
            </w:r>
          </w:p>
        </w:tc>
        <w:tc>
          <w:tcPr>
            <w:tcW w:w="535" w:type="dxa"/>
            <w:tcBorders>
              <w:top w:val="nil"/>
              <w:left w:val="nil"/>
              <w:bottom w:val="single" w:sz="8" w:space="0" w:color="CCCCCC"/>
              <w:right w:val="single" w:sz="8" w:space="0" w:color="CCCCCC"/>
            </w:tcBorders>
            <w:shd w:val="clear" w:color="auto" w:fill="auto"/>
            <w:vAlign w:val="center"/>
            <w:hideMark/>
          </w:tcPr>
          <w:p w14:paraId="1BCA126F"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0,79 (p= 0,41)</w:t>
            </w:r>
          </w:p>
        </w:tc>
        <w:tc>
          <w:tcPr>
            <w:tcW w:w="506" w:type="dxa"/>
            <w:tcBorders>
              <w:top w:val="nil"/>
              <w:left w:val="nil"/>
              <w:bottom w:val="single" w:sz="8" w:space="0" w:color="CCCCCC"/>
              <w:right w:val="single" w:sz="8" w:space="0" w:color="CCCCCC"/>
            </w:tcBorders>
            <w:shd w:val="clear" w:color="auto" w:fill="auto"/>
            <w:vAlign w:val="center"/>
            <w:hideMark/>
          </w:tcPr>
          <w:p w14:paraId="3231E160"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0,90 (p= 0,47)</w:t>
            </w:r>
          </w:p>
        </w:tc>
        <w:tc>
          <w:tcPr>
            <w:tcW w:w="518" w:type="dxa"/>
            <w:tcBorders>
              <w:top w:val="nil"/>
              <w:left w:val="nil"/>
              <w:bottom w:val="single" w:sz="8" w:space="0" w:color="CCCCCC"/>
              <w:right w:val="single" w:sz="8" w:space="0" w:color="CCCCCC"/>
            </w:tcBorders>
            <w:shd w:val="clear" w:color="auto" w:fill="auto"/>
            <w:vAlign w:val="center"/>
            <w:hideMark/>
          </w:tcPr>
          <w:p w14:paraId="3E9FEA6E"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0,21 (p= 0,05) *</w:t>
            </w:r>
          </w:p>
        </w:tc>
        <w:tc>
          <w:tcPr>
            <w:tcW w:w="506" w:type="dxa"/>
            <w:tcBorders>
              <w:top w:val="nil"/>
              <w:left w:val="nil"/>
              <w:bottom w:val="single" w:sz="8" w:space="0" w:color="CCCCCC"/>
              <w:right w:val="single" w:sz="8" w:space="0" w:color="CCCCCC"/>
            </w:tcBorders>
            <w:shd w:val="clear" w:color="auto" w:fill="auto"/>
            <w:vAlign w:val="center"/>
            <w:hideMark/>
          </w:tcPr>
          <w:p w14:paraId="17F14D8A"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0,50 (p= 0,47)</w:t>
            </w:r>
          </w:p>
        </w:tc>
        <w:tc>
          <w:tcPr>
            <w:tcW w:w="506" w:type="dxa"/>
            <w:tcBorders>
              <w:top w:val="nil"/>
              <w:left w:val="nil"/>
              <w:bottom w:val="single" w:sz="8" w:space="0" w:color="CCCCCC"/>
              <w:right w:val="single" w:sz="8" w:space="0" w:color="CCCCCC"/>
            </w:tcBorders>
            <w:shd w:val="clear" w:color="auto" w:fill="auto"/>
            <w:vAlign w:val="center"/>
            <w:hideMark/>
          </w:tcPr>
          <w:p w14:paraId="1F3856DD"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0,46 (p= 0,32)</w:t>
            </w:r>
          </w:p>
        </w:tc>
        <w:tc>
          <w:tcPr>
            <w:tcW w:w="573" w:type="dxa"/>
            <w:tcBorders>
              <w:top w:val="nil"/>
              <w:left w:val="nil"/>
              <w:bottom w:val="single" w:sz="8" w:space="0" w:color="CCCCCC"/>
              <w:right w:val="single" w:sz="8" w:space="0" w:color="CCCCCC"/>
            </w:tcBorders>
            <w:shd w:val="clear" w:color="auto" w:fill="auto"/>
            <w:vAlign w:val="center"/>
            <w:hideMark/>
          </w:tcPr>
          <w:p w14:paraId="4F692ACF"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0,89 (p= 0,58)</w:t>
            </w:r>
          </w:p>
        </w:tc>
        <w:tc>
          <w:tcPr>
            <w:tcW w:w="506" w:type="dxa"/>
            <w:tcBorders>
              <w:top w:val="nil"/>
              <w:left w:val="nil"/>
              <w:bottom w:val="single" w:sz="8" w:space="0" w:color="CCCCCC"/>
              <w:right w:val="single" w:sz="8" w:space="0" w:color="CCCCCC"/>
            </w:tcBorders>
            <w:shd w:val="clear" w:color="auto" w:fill="auto"/>
            <w:vAlign w:val="center"/>
            <w:hideMark/>
          </w:tcPr>
          <w:p w14:paraId="109C2ED4"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0,90 (p= 0,18)</w:t>
            </w:r>
          </w:p>
        </w:tc>
        <w:tc>
          <w:tcPr>
            <w:tcW w:w="489" w:type="dxa"/>
            <w:tcBorders>
              <w:top w:val="nil"/>
              <w:left w:val="nil"/>
              <w:bottom w:val="single" w:sz="8" w:space="0" w:color="CCCCCC"/>
              <w:right w:val="single" w:sz="8" w:space="0" w:color="CCCCCC"/>
            </w:tcBorders>
            <w:shd w:val="clear" w:color="auto" w:fill="auto"/>
            <w:vAlign w:val="center"/>
            <w:hideMark/>
          </w:tcPr>
          <w:p w14:paraId="52BD3682"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0,62 (p= 0,44)</w:t>
            </w:r>
          </w:p>
        </w:tc>
        <w:tc>
          <w:tcPr>
            <w:tcW w:w="506" w:type="dxa"/>
            <w:tcBorders>
              <w:top w:val="nil"/>
              <w:left w:val="nil"/>
              <w:bottom w:val="single" w:sz="8" w:space="0" w:color="CCCCCC"/>
              <w:right w:val="single" w:sz="8" w:space="0" w:color="CCCCCC"/>
            </w:tcBorders>
            <w:shd w:val="clear" w:color="auto" w:fill="auto"/>
            <w:vAlign w:val="center"/>
            <w:hideMark/>
          </w:tcPr>
          <w:p w14:paraId="3FE0FB9C"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0,41 (p= 0,38)</w:t>
            </w:r>
          </w:p>
        </w:tc>
        <w:tc>
          <w:tcPr>
            <w:tcW w:w="506" w:type="dxa"/>
            <w:tcBorders>
              <w:top w:val="nil"/>
              <w:left w:val="nil"/>
              <w:bottom w:val="single" w:sz="8" w:space="0" w:color="CCCCCC"/>
              <w:right w:val="single" w:sz="8" w:space="0" w:color="CCCCCC"/>
            </w:tcBorders>
            <w:shd w:val="clear" w:color="auto" w:fill="auto"/>
            <w:vAlign w:val="center"/>
            <w:hideMark/>
          </w:tcPr>
          <w:p w14:paraId="3521561B"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0,17 (p= 0,80)</w:t>
            </w:r>
          </w:p>
        </w:tc>
        <w:tc>
          <w:tcPr>
            <w:tcW w:w="506" w:type="dxa"/>
            <w:tcBorders>
              <w:top w:val="nil"/>
              <w:left w:val="nil"/>
              <w:bottom w:val="single" w:sz="8" w:space="0" w:color="CCCCCC"/>
              <w:right w:val="single" w:sz="8" w:space="0" w:color="CCCCCC"/>
            </w:tcBorders>
            <w:shd w:val="clear" w:color="auto" w:fill="auto"/>
            <w:vAlign w:val="center"/>
            <w:hideMark/>
          </w:tcPr>
          <w:p w14:paraId="5AF119C1"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0,35 (p= 0,64)</w:t>
            </w:r>
          </w:p>
        </w:tc>
        <w:tc>
          <w:tcPr>
            <w:tcW w:w="506" w:type="dxa"/>
            <w:tcBorders>
              <w:top w:val="nil"/>
              <w:left w:val="nil"/>
              <w:bottom w:val="single" w:sz="8" w:space="0" w:color="CCCCCC"/>
              <w:right w:val="single" w:sz="8" w:space="0" w:color="CCCCCC"/>
            </w:tcBorders>
            <w:shd w:val="clear" w:color="auto" w:fill="auto"/>
            <w:vAlign w:val="center"/>
            <w:hideMark/>
          </w:tcPr>
          <w:p w14:paraId="6E75FA0C"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0,27 (p= 0,84)</w:t>
            </w:r>
          </w:p>
        </w:tc>
      </w:tr>
      <w:tr w:rsidR="0094208B" w:rsidRPr="001E4062" w14:paraId="145424DB" w14:textId="77777777" w:rsidTr="00B8204B">
        <w:trPr>
          <w:trHeight w:val="240"/>
        </w:trPr>
        <w:tc>
          <w:tcPr>
            <w:tcW w:w="925"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77354326" w14:textId="77777777" w:rsidR="0094208B" w:rsidRPr="001E4062" w:rsidRDefault="0094208B" w:rsidP="00B8204B">
            <w:pPr>
              <w:spacing w:line="240" w:lineRule="auto"/>
              <w:jc w:val="center"/>
              <w:rPr>
                <w:rFonts w:eastAsia="Times New Roman"/>
                <w:b/>
                <w:bCs/>
                <w:color w:val="0C343D"/>
                <w:sz w:val="12"/>
                <w:szCs w:val="12"/>
                <w:lang w:val="en-US"/>
              </w:rPr>
            </w:pPr>
            <w:r w:rsidRPr="001E4062">
              <w:rPr>
                <w:rFonts w:eastAsia="Times New Roman"/>
                <w:b/>
                <w:bCs/>
                <w:color w:val="0C343D"/>
                <w:sz w:val="12"/>
                <w:szCs w:val="12"/>
                <w:lang w:val="en-US"/>
              </w:rPr>
              <w:t>Computer_use_per_week (</w:t>
            </w:r>
            <w:r w:rsidRPr="001E4062">
              <w:rPr>
                <w:rFonts w:eastAsia="Times New Roman"/>
                <w:b/>
                <w:bCs/>
                <w:color w:val="0C343D"/>
                <w:sz w:val="12"/>
                <w:szCs w:val="12"/>
              </w:rPr>
              <w:t>Τακτική</w:t>
            </w:r>
            <w:r w:rsidRPr="001E4062">
              <w:rPr>
                <w:rFonts w:eastAsia="Times New Roman"/>
                <w:b/>
                <w:bCs/>
                <w:color w:val="0C343D"/>
                <w:sz w:val="12"/>
                <w:szCs w:val="12"/>
                <w:lang w:val="en-US"/>
              </w:rPr>
              <w:t>)</w:t>
            </w:r>
          </w:p>
        </w:tc>
        <w:tc>
          <w:tcPr>
            <w:tcW w:w="578"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515E0662" w14:textId="77777777" w:rsidR="0094208B" w:rsidRPr="00B8204B" w:rsidRDefault="00B8204B" w:rsidP="00B8204B">
            <w:pPr>
              <w:spacing w:line="240" w:lineRule="auto"/>
              <w:jc w:val="center"/>
              <w:rPr>
                <w:rFonts w:eastAsia="Times New Roman"/>
                <w:sz w:val="12"/>
                <w:szCs w:val="12"/>
              </w:rPr>
            </w:pPr>
            <w:r>
              <w:rPr>
                <w:rFonts w:eastAsia="Times New Roman"/>
                <w:sz w:val="12"/>
                <w:szCs w:val="12"/>
              </w:rPr>
              <w:t>-</w:t>
            </w:r>
          </w:p>
        </w:tc>
        <w:tc>
          <w:tcPr>
            <w:tcW w:w="538" w:type="dxa"/>
            <w:tcBorders>
              <w:top w:val="nil"/>
              <w:left w:val="nil"/>
              <w:bottom w:val="single" w:sz="8" w:space="0" w:color="CCCCCC"/>
              <w:right w:val="single" w:sz="8" w:space="0" w:color="CCCCCC"/>
            </w:tcBorders>
            <w:shd w:val="clear" w:color="auto" w:fill="FFFFFF" w:themeFill="background1"/>
            <w:vAlign w:val="center"/>
            <w:hideMark/>
          </w:tcPr>
          <w:p w14:paraId="1F27C7ED" w14:textId="77777777" w:rsidR="0094208B" w:rsidRPr="00B8204B" w:rsidRDefault="00B8204B" w:rsidP="00B8204B">
            <w:pPr>
              <w:spacing w:line="240" w:lineRule="auto"/>
              <w:jc w:val="center"/>
              <w:rPr>
                <w:rFonts w:eastAsia="Times New Roman"/>
                <w:sz w:val="12"/>
                <w:szCs w:val="12"/>
              </w:rPr>
            </w:pPr>
            <w:r>
              <w:rPr>
                <w:rFonts w:eastAsia="Times New Roman"/>
                <w:sz w:val="12"/>
                <w:szCs w:val="12"/>
              </w:rPr>
              <w:t>-</w:t>
            </w:r>
          </w:p>
        </w:tc>
        <w:tc>
          <w:tcPr>
            <w:tcW w:w="683" w:type="dxa"/>
            <w:tcBorders>
              <w:top w:val="nil"/>
              <w:left w:val="nil"/>
              <w:bottom w:val="single" w:sz="8" w:space="0" w:color="CCCCCC"/>
              <w:right w:val="single" w:sz="8" w:space="0" w:color="CCCCCC"/>
            </w:tcBorders>
            <w:shd w:val="clear" w:color="auto" w:fill="FFFFFF" w:themeFill="background1"/>
            <w:vAlign w:val="center"/>
            <w:hideMark/>
          </w:tcPr>
          <w:p w14:paraId="542D9F45"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w:t>
            </w:r>
          </w:p>
        </w:tc>
        <w:tc>
          <w:tcPr>
            <w:tcW w:w="849" w:type="dxa"/>
            <w:tcBorders>
              <w:top w:val="nil"/>
              <w:left w:val="nil"/>
              <w:bottom w:val="single" w:sz="8" w:space="0" w:color="CCCCCC"/>
              <w:right w:val="single" w:sz="8" w:space="0" w:color="CCCCCC"/>
            </w:tcBorders>
            <w:shd w:val="clear" w:color="auto" w:fill="auto"/>
            <w:vAlign w:val="center"/>
            <w:hideMark/>
          </w:tcPr>
          <w:p w14:paraId="7544018A"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-0,40 (p= 0,00) **</w:t>
            </w:r>
          </w:p>
        </w:tc>
        <w:tc>
          <w:tcPr>
            <w:tcW w:w="877" w:type="dxa"/>
            <w:tcBorders>
              <w:top w:val="nil"/>
              <w:left w:val="nil"/>
              <w:bottom w:val="single" w:sz="8" w:space="0" w:color="CCCCCC"/>
              <w:right w:val="single" w:sz="8" w:space="0" w:color="CCCCCC"/>
            </w:tcBorders>
            <w:shd w:val="clear" w:color="auto" w:fill="auto"/>
            <w:vAlign w:val="center"/>
            <w:hideMark/>
          </w:tcPr>
          <w:p w14:paraId="4CFC056A"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-0,41 (p= 0,00) **</w:t>
            </w:r>
          </w:p>
        </w:tc>
        <w:tc>
          <w:tcPr>
            <w:tcW w:w="644" w:type="dxa"/>
            <w:tcBorders>
              <w:top w:val="nil"/>
              <w:left w:val="nil"/>
              <w:bottom w:val="single" w:sz="8" w:space="0" w:color="CCCCCC"/>
              <w:right w:val="single" w:sz="8" w:space="0" w:color="CCCCCC"/>
            </w:tcBorders>
            <w:shd w:val="clear" w:color="auto" w:fill="auto"/>
            <w:vAlign w:val="center"/>
            <w:hideMark/>
          </w:tcPr>
          <w:p w14:paraId="7B689E21"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-0,16 (p= 0,06)</w:t>
            </w:r>
          </w:p>
        </w:tc>
        <w:tc>
          <w:tcPr>
            <w:tcW w:w="924" w:type="dxa"/>
            <w:tcBorders>
              <w:top w:val="nil"/>
              <w:left w:val="nil"/>
              <w:bottom w:val="single" w:sz="8" w:space="0" w:color="CCCCCC"/>
              <w:right w:val="single" w:sz="8" w:space="0" w:color="CCCCCC"/>
            </w:tcBorders>
            <w:shd w:val="clear" w:color="auto" w:fill="auto"/>
            <w:vAlign w:val="center"/>
            <w:hideMark/>
          </w:tcPr>
          <w:p w14:paraId="77874408"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-0,13 (p= 0,12)</w:t>
            </w:r>
          </w:p>
        </w:tc>
        <w:tc>
          <w:tcPr>
            <w:tcW w:w="860" w:type="dxa"/>
            <w:tcBorders>
              <w:top w:val="nil"/>
              <w:left w:val="nil"/>
              <w:bottom w:val="single" w:sz="8" w:space="0" w:color="CCCCCC"/>
              <w:right w:val="single" w:sz="8" w:space="0" w:color="CCCCCC"/>
            </w:tcBorders>
            <w:shd w:val="clear" w:color="auto" w:fill="auto"/>
            <w:vAlign w:val="center"/>
            <w:hideMark/>
          </w:tcPr>
          <w:p w14:paraId="1B49E46A"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-0,21 (p= 0,01) *</w:t>
            </w:r>
          </w:p>
        </w:tc>
        <w:tc>
          <w:tcPr>
            <w:tcW w:w="539" w:type="dxa"/>
            <w:tcBorders>
              <w:top w:val="nil"/>
              <w:left w:val="nil"/>
              <w:bottom w:val="single" w:sz="8" w:space="0" w:color="CCCCCC"/>
              <w:right w:val="single" w:sz="8" w:space="0" w:color="CCCCCC"/>
            </w:tcBorders>
            <w:shd w:val="clear" w:color="auto" w:fill="auto"/>
            <w:vAlign w:val="center"/>
            <w:hideMark/>
          </w:tcPr>
          <w:p w14:paraId="7CCC7392"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-0,13 (p= 0,12)</w:t>
            </w:r>
          </w:p>
        </w:tc>
        <w:tc>
          <w:tcPr>
            <w:tcW w:w="506" w:type="dxa"/>
            <w:tcBorders>
              <w:top w:val="nil"/>
              <w:left w:val="nil"/>
              <w:bottom w:val="single" w:sz="8" w:space="0" w:color="CCCCCC"/>
              <w:right w:val="single" w:sz="8" w:space="0" w:color="CCCCCC"/>
            </w:tcBorders>
            <w:shd w:val="clear" w:color="auto" w:fill="auto"/>
            <w:vAlign w:val="center"/>
            <w:hideMark/>
          </w:tcPr>
          <w:p w14:paraId="4A7AA9AA"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-0,10 (p= 0,22)</w:t>
            </w:r>
          </w:p>
        </w:tc>
        <w:tc>
          <w:tcPr>
            <w:tcW w:w="535" w:type="dxa"/>
            <w:tcBorders>
              <w:top w:val="nil"/>
              <w:left w:val="nil"/>
              <w:bottom w:val="single" w:sz="8" w:space="0" w:color="CCCCCC"/>
              <w:right w:val="single" w:sz="8" w:space="0" w:color="CCCCCC"/>
            </w:tcBorders>
            <w:shd w:val="clear" w:color="auto" w:fill="auto"/>
            <w:vAlign w:val="center"/>
            <w:hideMark/>
          </w:tcPr>
          <w:p w14:paraId="5ECBC1E3"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-0,17 (p= 0,05) *</w:t>
            </w:r>
          </w:p>
        </w:tc>
        <w:tc>
          <w:tcPr>
            <w:tcW w:w="506" w:type="dxa"/>
            <w:tcBorders>
              <w:top w:val="nil"/>
              <w:left w:val="nil"/>
              <w:bottom w:val="single" w:sz="8" w:space="0" w:color="CCCCCC"/>
              <w:right w:val="single" w:sz="8" w:space="0" w:color="CCCCCC"/>
            </w:tcBorders>
            <w:shd w:val="clear" w:color="auto" w:fill="auto"/>
            <w:vAlign w:val="center"/>
            <w:hideMark/>
          </w:tcPr>
          <w:p w14:paraId="49DA0738"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-0,10 (p= 0,25)</w:t>
            </w:r>
          </w:p>
        </w:tc>
        <w:tc>
          <w:tcPr>
            <w:tcW w:w="518" w:type="dxa"/>
            <w:tcBorders>
              <w:top w:val="nil"/>
              <w:left w:val="nil"/>
              <w:bottom w:val="single" w:sz="8" w:space="0" w:color="CCCCCC"/>
              <w:right w:val="single" w:sz="8" w:space="0" w:color="CCCCCC"/>
            </w:tcBorders>
            <w:shd w:val="clear" w:color="auto" w:fill="auto"/>
            <w:vAlign w:val="center"/>
            <w:hideMark/>
          </w:tcPr>
          <w:p w14:paraId="4C53BC72"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-0,18 (p= 0,03) *</w:t>
            </w:r>
          </w:p>
        </w:tc>
        <w:tc>
          <w:tcPr>
            <w:tcW w:w="506" w:type="dxa"/>
            <w:tcBorders>
              <w:top w:val="nil"/>
              <w:left w:val="nil"/>
              <w:bottom w:val="single" w:sz="8" w:space="0" w:color="CCCCCC"/>
              <w:right w:val="single" w:sz="8" w:space="0" w:color="CCCCCC"/>
            </w:tcBorders>
            <w:shd w:val="clear" w:color="auto" w:fill="auto"/>
            <w:vAlign w:val="center"/>
            <w:hideMark/>
          </w:tcPr>
          <w:p w14:paraId="437137BB"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-0,22 (p= 0,01) *</w:t>
            </w:r>
          </w:p>
        </w:tc>
        <w:tc>
          <w:tcPr>
            <w:tcW w:w="506" w:type="dxa"/>
            <w:tcBorders>
              <w:top w:val="nil"/>
              <w:left w:val="nil"/>
              <w:bottom w:val="single" w:sz="8" w:space="0" w:color="CCCCCC"/>
              <w:right w:val="single" w:sz="8" w:space="0" w:color="CCCCCC"/>
            </w:tcBorders>
            <w:shd w:val="clear" w:color="auto" w:fill="auto"/>
            <w:vAlign w:val="center"/>
            <w:hideMark/>
          </w:tcPr>
          <w:p w14:paraId="6973E45C"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-0,14 (p= 0,11)</w:t>
            </w:r>
          </w:p>
        </w:tc>
        <w:tc>
          <w:tcPr>
            <w:tcW w:w="573" w:type="dxa"/>
            <w:tcBorders>
              <w:top w:val="nil"/>
              <w:left w:val="nil"/>
              <w:bottom w:val="single" w:sz="8" w:space="0" w:color="CCCCCC"/>
              <w:right w:val="single" w:sz="8" w:space="0" w:color="CCCCCC"/>
            </w:tcBorders>
            <w:shd w:val="clear" w:color="auto" w:fill="auto"/>
            <w:vAlign w:val="center"/>
            <w:hideMark/>
          </w:tcPr>
          <w:p w14:paraId="1E0C9F0D"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0,10 (p= 0,23)</w:t>
            </w:r>
          </w:p>
        </w:tc>
        <w:tc>
          <w:tcPr>
            <w:tcW w:w="506" w:type="dxa"/>
            <w:tcBorders>
              <w:top w:val="nil"/>
              <w:left w:val="nil"/>
              <w:bottom w:val="single" w:sz="8" w:space="0" w:color="CCCCCC"/>
              <w:right w:val="single" w:sz="8" w:space="0" w:color="CCCCCC"/>
            </w:tcBorders>
            <w:shd w:val="clear" w:color="auto" w:fill="auto"/>
            <w:vAlign w:val="center"/>
            <w:hideMark/>
          </w:tcPr>
          <w:p w14:paraId="653E7256"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-0,15 (p= 0,08)</w:t>
            </w:r>
          </w:p>
        </w:tc>
        <w:tc>
          <w:tcPr>
            <w:tcW w:w="489" w:type="dxa"/>
            <w:tcBorders>
              <w:top w:val="nil"/>
              <w:left w:val="nil"/>
              <w:bottom w:val="single" w:sz="8" w:space="0" w:color="CCCCCC"/>
              <w:right w:val="single" w:sz="8" w:space="0" w:color="CCCCCC"/>
            </w:tcBorders>
            <w:shd w:val="clear" w:color="auto" w:fill="auto"/>
            <w:vAlign w:val="center"/>
            <w:hideMark/>
          </w:tcPr>
          <w:p w14:paraId="27B54B6C"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-0,18 (p= 0,03) *</w:t>
            </w:r>
          </w:p>
        </w:tc>
        <w:tc>
          <w:tcPr>
            <w:tcW w:w="506" w:type="dxa"/>
            <w:tcBorders>
              <w:top w:val="nil"/>
              <w:left w:val="nil"/>
              <w:bottom w:val="single" w:sz="8" w:space="0" w:color="CCCCCC"/>
              <w:right w:val="single" w:sz="8" w:space="0" w:color="CCCCCC"/>
            </w:tcBorders>
            <w:shd w:val="clear" w:color="auto" w:fill="auto"/>
            <w:vAlign w:val="center"/>
            <w:hideMark/>
          </w:tcPr>
          <w:p w14:paraId="711B4393"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-0,25 (p= 0,00) **</w:t>
            </w:r>
          </w:p>
        </w:tc>
        <w:tc>
          <w:tcPr>
            <w:tcW w:w="506" w:type="dxa"/>
            <w:tcBorders>
              <w:top w:val="nil"/>
              <w:left w:val="nil"/>
              <w:bottom w:val="single" w:sz="8" w:space="0" w:color="CCCCCC"/>
              <w:right w:val="single" w:sz="8" w:space="0" w:color="CCCCCC"/>
            </w:tcBorders>
            <w:shd w:val="clear" w:color="auto" w:fill="auto"/>
            <w:vAlign w:val="center"/>
            <w:hideMark/>
          </w:tcPr>
          <w:p w14:paraId="3DFC5A56"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-0,15 (p= 0,07)</w:t>
            </w:r>
          </w:p>
        </w:tc>
        <w:tc>
          <w:tcPr>
            <w:tcW w:w="506" w:type="dxa"/>
            <w:tcBorders>
              <w:top w:val="nil"/>
              <w:left w:val="nil"/>
              <w:bottom w:val="single" w:sz="8" w:space="0" w:color="CCCCCC"/>
              <w:right w:val="single" w:sz="8" w:space="0" w:color="CCCCCC"/>
            </w:tcBorders>
            <w:shd w:val="clear" w:color="auto" w:fill="auto"/>
            <w:vAlign w:val="center"/>
            <w:hideMark/>
          </w:tcPr>
          <w:p w14:paraId="15225981"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-0,08 (p= 0,32)</w:t>
            </w:r>
          </w:p>
        </w:tc>
        <w:tc>
          <w:tcPr>
            <w:tcW w:w="506" w:type="dxa"/>
            <w:tcBorders>
              <w:top w:val="nil"/>
              <w:left w:val="nil"/>
              <w:bottom w:val="single" w:sz="8" w:space="0" w:color="CCCCCC"/>
              <w:right w:val="single" w:sz="8" w:space="0" w:color="CCCCCC"/>
            </w:tcBorders>
            <w:shd w:val="clear" w:color="auto" w:fill="auto"/>
            <w:vAlign w:val="center"/>
            <w:hideMark/>
          </w:tcPr>
          <w:p w14:paraId="61D06F8B"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-0,15 (p= 0,07)</w:t>
            </w:r>
          </w:p>
        </w:tc>
      </w:tr>
      <w:tr w:rsidR="0094208B" w:rsidRPr="001E4062" w14:paraId="177F2B6C" w14:textId="77777777" w:rsidTr="00B8204B">
        <w:trPr>
          <w:trHeight w:val="345"/>
        </w:trPr>
        <w:tc>
          <w:tcPr>
            <w:tcW w:w="925"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7B16949C" w14:textId="77777777" w:rsidR="0094208B" w:rsidRPr="001E4062" w:rsidRDefault="0094208B" w:rsidP="00B8204B">
            <w:pPr>
              <w:spacing w:line="240" w:lineRule="auto"/>
              <w:jc w:val="center"/>
              <w:rPr>
                <w:rFonts w:eastAsia="Times New Roman"/>
                <w:b/>
                <w:bCs/>
                <w:color w:val="0C343D"/>
                <w:sz w:val="12"/>
                <w:szCs w:val="12"/>
                <w:lang w:val="en-US"/>
              </w:rPr>
            </w:pPr>
            <w:r w:rsidRPr="001E4062">
              <w:rPr>
                <w:rFonts w:eastAsia="Times New Roman"/>
                <w:b/>
                <w:bCs/>
                <w:color w:val="0C343D"/>
                <w:sz w:val="12"/>
                <w:szCs w:val="12"/>
                <w:lang w:val="en-US"/>
              </w:rPr>
              <w:t>Ease_of_moodle_use_perceptions (</w:t>
            </w:r>
            <w:r w:rsidRPr="001E4062">
              <w:rPr>
                <w:rFonts w:eastAsia="Times New Roman"/>
                <w:b/>
                <w:bCs/>
                <w:color w:val="0C343D"/>
                <w:sz w:val="12"/>
                <w:szCs w:val="12"/>
              </w:rPr>
              <w:t>Ισοδιαστημική</w:t>
            </w:r>
            <w:r w:rsidRPr="001E4062">
              <w:rPr>
                <w:rFonts w:eastAsia="Times New Roman"/>
                <w:b/>
                <w:bCs/>
                <w:color w:val="0C343D"/>
                <w:sz w:val="12"/>
                <w:szCs w:val="12"/>
                <w:lang w:val="en-US"/>
              </w:rPr>
              <w:t>)</w:t>
            </w:r>
          </w:p>
        </w:tc>
        <w:tc>
          <w:tcPr>
            <w:tcW w:w="578"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2C502793" w14:textId="77777777" w:rsidR="0094208B" w:rsidRPr="00B8204B" w:rsidRDefault="00B8204B" w:rsidP="00B8204B">
            <w:pPr>
              <w:spacing w:line="240" w:lineRule="auto"/>
              <w:jc w:val="center"/>
              <w:rPr>
                <w:rFonts w:eastAsia="Times New Roman"/>
                <w:sz w:val="12"/>
                <w:szCs w:val="12"/>
              </w:rPr>
            </w:pPr>
            <w:r>
              <w:rPr>
                <w:rFonts w:eastAsia="Times New Roman"/>
                <w:sz w:val="12"/>
                <w:szCs w:val="12"/>
              </w:rPr>
              <w:t>-</w:t>
            </w:r>
          </w:p>
        </w:tc>
        <w:tc>
          <w:tcPr>
            <w:tcW w:w="538" w:type="dxa"/>
            <w:tcBorders>
              <w:top w:val="nil"/>
              <w:left w:val="nil"/>
              <w:bottom w:val="single" w:sz="8" w:space="0" w:color="CCCCCC"/>
              <w:right w:val="single" w:sz="8" w:space="0" w:color="CCCCCC"/>
            </w:tcBorders>
            <w:shd w:val="clear" w:color="auto" w:fill="FFFFFF" w:themeFill="background1"/>
            <w:vAlign w:val="center"/>
            <w:hideMark/>
          </w:tcPr>
          <w:p w14:paraId="1A0AF278" w14:textId="77777777" w:rsidR="0094208B" w:rsidRPr="00B8204B" w:rsidRDefault="00B8204B" w:rsidP="00B8204B">
            <w:pPr>
              <w:spacing w:line="240" w:lineRule="auto"/>
              <w:jc w:val="center"/>
              <w:rPr>
                <w:rFonts w:eastAsia="Times New Roman"/>
                <w:sz w:val="12"/>
                <w:szCs w:val="12"/>
              </w:rPr>
            </w:pPr>
            <w:r>
              <w:rPr>
                <w:rFonts w:eastAsia="Times New Roman"/>
                <w:sz w:val="12"/>
                <w:szCs w:val="12"/>
              </w:rPr>
              <w:t>-</w:t>
            </w:r>
          </w:p>
        </w:tc>
        <w:tc>
          <w:tcPr>
            <w:tcW w:w="683" w:type="dxa"/>
            <w:tcBorders>
              <w:top w:val="nil"/>
              <w:left w:val="nil"/>
              <w:bottom w:val="single" w:sz="8" w:space="0" w:color="CCCCCC"/>
              <w:right w:val="single" w:sz="8" w:space="0" w:color="CCCCCC"/>
            </w:tcBorders>
            <w:shd w:val="clear" w:color="auto" w:fill="FFFFFF" w:themeFill="background1"/>
            <w:vAlign w:val="center"/>
            <w:hideMark/>
          </w:tcPr>
          <w:p w14:paraId="3104A4AF" w14:textId="77777777" w:rsidR="0094208B" w:rsidRPr="00B8204B" w:rsidRDefault="00B8204B" w:rsidP="00B8204B">
            <w:pPr>
              <w:spacing w:line="240" w:lineRule="auto"/>
              <w:jc w:val="center"/>
              <w:rPr>
                <w:rFonts w:eastAsia="Times New Roman"/>
                <w:sz w:val="12"/>
                <w:szCs w:val="12"/>
              </w:rPr>
            </w:pPr>
            <w:r>
              <w:rPr>
                <w:rFonts w:eastAsia="Times New Roman"/>
                <w:sz w:val="12"/>
                <w:szCs w:val="12"/>
              </w:rPr>
              <w:t>-</w:t>
            </w:r>
          </w:p>
        </w:tc>
        <w:tc>
          <w:tcPr>
            <w:tcW w:w="849" w:type="dxa"/>
            <w:tcBorders>
              <w:top w:val="nil"/>
              <w:left w:val="nil"/>
              <w:bottom w:val="single" w:sz="8" w:space="0" w:color="CCCCCC"/>
              <w:right w:val="single" w:sz="8" w:space="0" w:color="CCCCCC"/>
            </w:tcBorders>
            <w:shd w:val="clear" w:color="auto" w:fill="FFFFFF" w:themeFill="background1"/>
            <w:vAlign w:val="center"/>
            <w:hideMark/>
          </w:tcPr>
          <w:p w14:paraId="1A2EA52B"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w:t>
            </w:r>
          </w:p>
        </w:tc>
        <w:tc>
          <w:tcPr>
            <w:tcW w:w="877" w:type="dxa"/>
            <w:tcBorders>
              <w:top w:val="nil"/>
              <w:left w:val="nil"/>
              <w:bottom w:val="single" w:sz="8" w:space="0" w:color="CCCCCC"/>
              <w:right w:val="single" w:sz="8" w:space="0" w:color="CCCCCC"/>
            </w:tcBorders>
            <w:shd w:val="clear" w:color="000000" w:fill="FFFFFF"/>
            <w:vAlign w:val="center"/>
            <w:hideMark/>
          </w:tcPr>
          <w:p w14:paraId="0A832310"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0,54 (p= 0,00) **</w:t>
            </w:r>
          </w:p>
        </w:tc>
        <w:tc>
          <w:tcPr>
            <w:tcW w:w="644" w:type="dxa"/>
            <w:tcBorders>
              <w:top w:val="nil"/>
              <w:left w:val="nil"/>
              <w:bottom w:val="single" w:sz="8" w:space="0" w:color="CCCCCC"/>
              <w:right w:val="single" w:sz="8" w:space="0" w:color="CCCCCC"/>
            </w:tcBorders>
            <w:shd w:val="clear" w:color="000000" w:fill="FFFFFF"/>
            <w:vAlign w:val="center"/>
            <w:hideMark/>
          </w:tcPr>
          <w:p w14:paraId="63E4D861"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0,40 (p= 0,00) **</w:t>
            </w:r>
          </w:p>
        </w:tc>
        <w:tc>
          <w:tcPr>
            <w:tcW w:w="924" w:type="dxa"/>
            <w:tcBorders>
              <w:top w:val="nil"/>
              <w:left w:val="nil"/>
              <w:bottom w:val="single" w:sz="8" w:space="0" w:color="CCCCCC"/>
              <w:right w:val="single" w:sz="8" w:space="0" w:color="CCCCCC"/>
            </w:tcBorders>
            <w:shd w:val="clear" w:color="000000" w:fill="FFFFFF"/>
            <w:vAlign w:val="center"/>
            <w:hideMark/>
          </w:tcPr>
          <w:p w14:paraId="5D4DEA96"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0,15 (p= 0,08)</w:t>
            </w:r>
          </w:p>
        </w:tc>
        <w:tc>
          <w:tcPr>
            <w:tcW w:w="860" w:type="dxa"/>
            <w:tcBorders>
              <w:top w:val="nil"/>
              <w:left w:val="nil"/>
              <w:bottom w:val="single" w:sz="8" w:space="0" w:color="CCCCCC"/>
              <w:right w:val="single" w:sz="8" w:space="0" w:color="CCCCCC"/>
            </w:tcBorders>
            <w:shd w:val="clear" w:color="000000" w:fill="FFFFFF"/>
            <w:vAlign w:val="center"/>
            <w:hideMark/>
          </w:tcPr>
          <w:p w14:paraId="112D652C"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0,18 (p= 0,03) *</w:t>
            </w:r>
          </w:p>
        </w:tc>
        <w:tc>
          <w:tcPr>
            <w:tcW w:w="539" w:type="dxa"/>
            <w:tcBorders>
              <w:top w:val="nil"/>
              <w:left w:val="nil"/>
              <w:bottom w:val="single" w:sz="8" w:space="0" w:color="CCCCCC"/>
              <w:right w:val="single" w:sz="8" w:space="0" w:color="CCCCCC"/>
            </w:tcBorders>
            <w:shd w:val="clear" w:color="000000" w:fill="FFFFFF"/>
            <w:vAlign w:val="center"/>
            <w:hideMark/>
          </w:tcPr>
          <w:p w14:paraId="158EF2F2"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0,20 (p= 0,02) *</w:t>
            </w:r>
          </w:p>
        </w:tc>
        <w:tc>
          <w:tcPr>
            <w:tcW w:w="506" w:type="dxa"/>
            <w:tcBorders>
              <w:top w:val="nil"/>
              <w:left w:val="nil"/>
              <w:bottom w:val="single" w:sz="8" w:space="0" w:color="CCCCCC"/>
              <w:right w:val="single" w:sz="8" w:space="0" w:color="CCCCCC"/>
            </w:tcBorders>
            <w:shd w:val="clear" w:color="000000" w:fill="FFFFFF"/>
            <w:vAlign w:val="center"/>
            <w:hideMark/>
          </w:tcPr>
          <w:p w14:paraId="280AFCF7"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0,15 (p= 0,09)</w:t>
            </w:r>
          </w:p>
        </w:tc>
        <w:tc>
          <w:tcPr>
            <w:tcW w:w="535" w:type="dxa"/>
            <w:tcBorders>
              <w:top w:val="nil"/>
              <w:left w:val="nil"/>
              <w:bottom w:val="single" w:sz="8" w:space="0" w:color="CCCCCC"/>
              <w:right w:val="single" w:sz="8" w:space="0" w:color="CCCCCC"/>
            </w:tcBorders>
            <w:shd w:val="clear" w:color="000000" w:fill="FFFFFF"/>
            <w:vAlign w:val="center"/>
            <w:hideMark/>
          </w:tcPr>
          <w:p w14:paraId="48975B68"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0,12 (p= 0,16)</w:t>
            </w:r>
          </w:p>
        </w:tc>
        <w:tc>
          <w:tcPr>
            <w:tcW w:w="506" w:type="dxa"/>
            <w:tcBorders>
              <w:top w:val="nil"/>
              <w:left w:val="nil"/>
              <w:bottom w:val="single" w:sz="8" w:space="0" w:color="CCCCCC"/>
              <w:right w:val="single" w:sz="8" w:space="0" w:color="CCCCCC"/>
            </w:tcBorders>
            <w:shd w:val="clear" w:color="000000" w:fill="FFFFFF"/>
            <w:vAlign w:val="center"/>
            <w:hideMark/>
          </w:tcPr>
          <w:p w14:paraId="719A9027"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0,10 (p= 0,22)</w:t>
            </w:r>
          </w:p>
        </w:tc>
        <w:tc>
          <w:tcPr>
            <w:tcW w:w="518" w:type="dxa"/>
            <w:tcBorders>
              <w:top w:val="nil"/>
              <w:left w:val="nil"/>
              <w:bottom w:val="single" w:sz="8" w:space="0" w:color="CCCCCC"/>
              <w:right w:val="single" w:sz="8" w:space="0" w:color="CCCCCC"/>
            </w:tcBorders>
            <w:shd w:val="clear" w:color="000000" w:fill="FFFFFF"/>
            <w:vAlign w:val="center"/>
            <w:hideMark/>
          </w:tcPr>
          <w:p w14:paraId="51990D2C"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0,19 (p= 0,02) *</w:t>
            </w:r>
          </w:p>
        </w:tc>
        <w:tc>
          <w:tcPr>
            <w:tcW w:w="506" w:type="dxa"/>
            <w:tcBorders>
              <w:top w:val="nil"/>
              <w:left w:val="nil"/>
              <w:bottom w:val="single" w:sz="8" w:space="0" w:color="CCCCCC"/>
              <w:right w:val="single" w:sz="8" w:space="0" w:color="CCCCCC"/>
            </w:tcBorders>
            <w:shd w:val="clear" w:color="000000" w:fill="FFFFFF"/>
            <w:vAlign w:val="center"/>
            <w:hideMark/>
          </w:tcPr>
          <w:p w14:paraId="779B2520"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0,25 (p= 0,00) **</w:t>
            </w:r>
          </w:p>
        </w:tc>
        <w:tc>
          <w:tcPr>
            <w:tcW w:w="506" w:type="dxa"/>
            <w:tcBorders>
              <w:top w:val="nil"/>
              <w:left w:val="nil"/>
              <w:bottom w:val="single" w:sz="8" w:space="0" w:color="CCCCCC"/>
              <w:right w:val="single" w:sz="8" w:space="0" w:color="CCCCCC"/>
            </w:tcBorders>
            <w:shd w:val="clear" w:color="000000" w:fill="FFFFFF"/>
            <w:vAlign w:val="center"/>
            <w:hideMark/>
          </w:tcPr>
          <w:p w14:paraId="15EC3C28"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0,14 (p= 0,11)</w:t>
            </w:r>
          </w:p>
        </w:tc>
        <w:tc>
          <w:tcPr>
            <w:tcW w:w="573" w:type="dxa"/>
            <w:tcBorders>
              <w:top w:val="nil"/>
              <w:left w:val="nil"/>
              <w:bottom w:val="single" w:sz="8" w:space="0" w:color="CCCCCC"/>
              <w:right w:val="single" w:sz="8" w:space="0" w:color="CCCCCC"/>
            </w:tcBorders>
            <w:shd w:val="clear" w:color="000000" w:fill="FFFFFF"/>
            <w:vAlign w:val="center"/>
            <w:hideMark/>
          </w:tcPr>
          <w:p w14:paraId="22CC8401"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-0,04 (p= 0,58)</w:t>
            </w:r>
          </w:p>
        </w:tc>
        <w:tc>
          <w:tcPr>
            <w:tcW w:w="506" w:type="dxa"/>
            <w:tcBorders>
              <w:top w:val="nil"/>
              <w:left w:val="nil"/>
              <w:bottom w:val="single" w:sz="8" w:space="0" w:color="CCCCCC"/>
              <w:right w:val="single" w:sz="8" w:space="0" w:color="CCCCCC"/>
            </w:tcBorders>
            <w:shd w:val="clear" w:color="000000" w:fill="FFFFFF"/>
            <w:vAlign w:val="center"/>
            <w:hideMark/>
          </w:tcPr>
          <w:p w14:paraId="1AF0DA0E"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0,18 (p= 0,03) *</w:t>
            </w:r>
          </w:p>
        </w:tc>
        <w:tc>
          <w:tcPr>
            <w:tcW w:w="489" w:type="dxa"/>
            <w:tcBorders>
              <w:top w:val="nil"/>
              <w:left w:val="nil"/>
              <w:bottom w:val="single" w:sz="8" w:space="0" w:color="CCCCCC"/>
              <w:right w:val="single" w:sz="8" w:space="0" w:color="CCCCCC"/>
            </w:tcBorders>
            <w:shd w:val="clear" w:color="000000" w:fill="FFFFFF"/>
            <w:vAlign w:val="center"/>
            <w:hideMark/>
          </w:tcPr>
          <w:p w14:paraId="24EA0DB3"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0,17 (p= 0,05) *</w:t>
            </w:r>
          </w:p>
        </w:tc>
        <w:tc>
          <w:tcPr>
            <w:tcW w:w="506" w:type="dxa"/>
            <w:tcBorders>
              <w:top w:val="nil"/>
              <w:left w:val="nil"/>
              <w:bottom w:val="single" w:sz="8" w:space="0" w:color="CCCCCC"/>
              <w:right w:val="single" w:sz="8" w:space="0" w:color="CCCCCC"/>
            </w:tcBorders>
            <w:shd w:val="clear" w:color="000000" w:fill="FFFFFF"/>
            <w:vAlign w:val="center"/>
            <w:hideMark/>
          </w:tcPr>
          <w:p w14:paraId="421C51DC"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0,16 (p= 0,06)</w:t>
            </w:r>
          </w:p>
        </w:tc>
        <w:tc>
          <w:tcPr>
            <w:tcW w:w="506" w:type="dxa"/>
            <w:tcBorders>
              <w:top w:val="nil"/>
              <w:left w:val="nil"/>
              <w:bottom w:val="single" w:sz="8" w:space="0" w:color="CCCCCC"/>
              <w:right w:val="single" w:sz="8" w:space="0" w:color="CCCCCC"/>
            </w:tcBorders>
            <w:shd w:val="clear" w:color="000000" w:fill="FFFFFF"/>
            <w:vAlign w:val="center"/>
            <w:hideMark/>
          </w:tcPr>
          <w:p w14:paraId="537D49D9"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0,12 (p= 0,18)</w:t>
            </w:r>
          </w:p>
        </w:tc>
        <w:tc>
          <w:tcPr>
            <w:tcW w:w="506" w:type="dxa"/>
            <w:tcBorders>
              <w:top w:val="nil"/>
              <w:left w:val="nil"/>
              <w:bottom w:val="single" w:sz="8" w:space="0" w:color="CCCCCC"/>
              <w:right w:val="single" w:sz="8" w:space="0" w:color="CCCCCC"/>
            </w:tcBorders>
            <w:shd w:val="clear" w:color="000000" w:fill="FFFFFF"/>
            <w:vAlign w:val="center"/>
            <w:hideMark/>
          </w:tcPr>
          <w:p w14:paraId="0886FD60"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0,16 (p= 0,06)</w:t>
            </w:r>
          </w:p>
        </w:tc>
        <w:tc>
          <w:tcPr>
            <w:tcW w:w="506" w:type="dxa"/>
            <w:tcBorders>
              <w:top w:val="nil"/>
              <w:left w:val="nil"/>
              <w:bottom w:val="single" w:sz="8" w:space="0" w:color="CCCCCC"/>
              <w:right w:val="single" w:sz="8" w:space="0" w:color="CCCCCC"/>
            </w:tcBorders>
            <w:shd w:val="clear" w:color="000000" w:fill="FFFFFF"/>
            <w:vAlign w:val="center"/>
            <w:hideMark/>
          </w:tcPr>
          <w:p w14:paraId="3DB302CC"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0,22 (p= 0,01) *</w:t>
            </w:r>
          </w:p>
        </w:tc>
      </w:tr>
      <w:tr w:rsidR="0094208B" w:rsidRPr="001E4062" w14:paraId="055C8A33" w14:textId="77777777" w:rsidTr="00B8204B">
        <w:trPr>
          <w:trHeight w:val="345"/>
        </w:trPr>
        <w:tc>
          <w:tcPr>
            <w:tcW w:w="925"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04B18383" w14:textId="77777777" w:rsidR="0094208B" w:rsidRPr="001E4062" w:rsidRDefault="0094208B" w:rsidP="00B8204B">
            <w:pPr>
              <w:spacing w:line="240" w:lineRule="auto"/>
              <w:jc w:val="center"/>
              <w:rPr>
                <w:rFonts w:eastAsia="Times New Roman"/>
                <w:b/>
                <w:bCs/>
                <w:color w:val="0C343D"/>
                <w:sz w:val="12"/>
                <w:szCs w:val="12"/>
                <w:lang w:val="en-US"/>
              </w:rPr>
            </w:pPr>
            <w:r w:rsidRPr="001E4062">
              <w:rPr>
                <w:rFonts w:eastAsia="Times New Roman"/>
                <w:b/>
                <w:bCs/>
                <w:color w:val="0C343D"/>
                <w:sz w:val="12"/>
                <w:szCs w:val="12"/>
                <w:lang w:val="en-US"/>
              </w:rPr>
              <w:t>Moodle_use_capability_perceptions (</w:t>
            </w:r>
            <w:r w:rsidRPr="001E4062">
              <w:rPr>
                <w:rFonts w:eastAsia="Times New Roman"/>
                <w:b/>
                <w:bCs/>
                <w:color w:val="0C343D"/>
                <w:sz w:val="12"/>
                <w:szCs w:val="12"/>
              </w:rPr>
              <w:t>Ισοδιαστημική</w:t>
            </w:r>
            <w:r w:rsidRPr="001E4062">
              <w:rPr>
                <w:rFonts w:eastAsia="Times New Roman"/>
                <w:b/>
                <w:bCs/>
                <w:color w:val="0C343D"/>
                <w:sz w:val="12"/>
                <w:szCs w:val="12"/>
                <w:lang w:val="en-US"/>
              </w:rPr>
              <w:t>)</w:t>
            </w:r>
          </w:p>
        </w:tc>
        <w:tc>
          <w:tcPr>
            <w:tcW w:w="578"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290EF1B0" w14:textId="77777777" w:rsidR="0094208B" w:rsidRPr="00B8204B" w:rsidRDefault="00B8204B" w:rsidP="00B8204B">
            <w:pPr>
              <w:spacing w:line="240" w:lineRule="auto"/>
              <w:jc w:val="center"/>
              <w:rPr>
                <w:rFonts w:eastAsia="Times New Roman"/>
                <w:sz w:val="12"/>
                <w:szCs w:val="12"/>
              </w:rPr>
            </w:pPr>
            <w:r>
              <w:rPr>
                <w:rFonts w:eastAsia="Times New Roman"/>
                <w:sz w:val="12"/>
                <w:szCs w:val="12"/>
              </w:rPr>
              <w:t>-</w:t>
            </w:r>
          </w:p>
        </w:tc>
        <w:tc>
          <w:tcPr>
            <w:tcW w:w="538" w:type="dxa"/>
            <w:tcBorders>
              <w:top w:val="nil"/>
              <w:left w:val="nil"/>
              <w:bottom w:val="single" w:sz="8" w:space="0" w:color="CCCCCC"/>
              <w:right w:val="single" w:sz="8" w:space="0" w:color="CCCCCC"/>
            </w:tcBorders>
            <w:shd w:val="clear" w:color="auto" w:fill="FFFFFF" w:themeFill="background1"/>
            <w:vAlign w:val="center"/>
            <w:hideMark/>
          </w:tcPr>
          <w:p w14:paraId="3D5AB026" w14:textId="77777777" w:rsidR="0094208B" w:rsidRPr="00B8204B" w:rsidRDefault="00B8204B" w:rsidP="00B8204B">
            <w:pPr>
              <w:spacing w:line="240" w:lineRule="auto"/>
              <w:jc w:val="center"/>
              <w:rPr>
                <w:rFonts w:eastAsia="Times New Roman"/>
                <w:sz w:val="12"/>
                <w:szCs w:val="12"/>
              </w:rPr>
            </w:pPr>
            <w:r>
              <w:rPr>
                <w:rFonts w:eastAsia="Times New Roman"/>
                <w:sz w:val="12"/>
                <w:szCs w:val="12"/>
              </w:rPr>
              <w:t>-</w:t>
            </w:r>
          </w:p>
        </w:tc>
        <w:tc>
          <w:tcPr>
            <w:tcW w:w="683" w:type="dxa"/>
            <w:tcBorders>
              <w:top w:val="nil"/>
              <w:left w:val="nil"/>
              <w:bottom w:val="single" w:sz="8" w:space="0" w:color="CCCCCC"/>
              <w:right w:val="single" w:sz="8" w:space="0" w:color="CCCCCC"/>
            </w:tcBorders>
            <w:shd w:val="clear" w:color="auto" w:fill="FFFFFF" w:themeFill="background1"/>
            <w:vAlign w:val="center"/>
            <w:hideMark/>
          </w:tcPr>
          <w:p w14:paraId="5B247905" w14:textId="77777777" w:rsidR="0094208B" w:rsidRPr="00B8204B" w:rsidRDefault="00B8204B" w:rsidP="00B8204B">
            <w:pPr>
              <w:spacing w:line="240" w:lineRule="auto"/>
              <w:jc w:val="center"/>
              <w:rPr>
                <w:rFonts w:eastAsia="Times New Roman"/>
                <w:sz w:val="12"/>
                <w:szCs w:val="12"/>
              </w:rPr>
            </w:pPr>
            <w:r>
              <w:rPr>
                <w:rFonts w:eastAsia="Times New Roman"/>
                <w:sz w:val="12"/>
                <w:szCs w:val="12"/>
              </w:rPr>
              <w:t>-</w:t>
            </w:r>
          </w:p>
        </w:tc>
        <w:tc>
          <w:tcPr>
            <w:tcW w:w="849" w:type="dxa"/>
            <w:tcBorders>
              <w:top w:val="nil"/>
              <w:left w:val="nil"/>
              <w:bottom w:val="single" w:sz="8" w:space="0" w:color="CCCCCC"/>
              <w:right w:val="single" w:sz="8" w:space="0" w:color="CCCCCC"/>
            </w:tcBorders>
            <w:shd w:val="clear" w:color="auto" w:fill="FFFFFF" w:themeFill="background1"/>
            <w:vAlign w:val="center"/>
            <w:hideMark/>
          </w:tcPr>
          <w:p w14:paraId="21439F24" w14:textId="77777777" w:rsidR="0094208B" w:rsidRPr="00B8204B" w:rsidRDefault="00B8204B" w:rsidP="00B8204B">
            <w:pPr>
              <w:spacing w:line="240" w:lineRule="auto"/>
              <w:jc w:val="center"/>
              <w:rPr>
                <w:rFonts w:eastAsia="Times New Roman"/>
                <w:sz w:val="12"/>
                <w:szCs w:val="12"/>
              </w:rPr>
            </w:pPr>
            <w:r>
              <w:rPr>
                <w:rFonts w:eastAsia="Times New Roman"/>
                <w:sz w:val="12"/>
                <w:szCs w:val="12"/>
              </w:rPr>
              <w:t>-</w:t>
            </w:r>
          </w:p>
        </w:tc>
        <w:tc>
          <w:tcPr>
            <w:tcW w:w="877" w:type="dxa"/>
            <w:tcBorders>
              <w:top w:val="nil"/>
              <w:left w:val="nil"/>
              <w:bottom w:val="single" w:sz="8" w:space="0" w:color="CCCCCC"/>
              <w:right w:val="single" w:sz="8" w:space="0" w:color="CCCCCC"/>
            </w:tcBorders>
            <w:shd w:val="clear" w:color="auto" w:fill="FFFFFF" w:themeFill="background1"/>
            <w:vAlign w:val="center"/>
            <w:hideMark/>
          </w:tcPr>
          <w:p w14:paraId="3A3CF841"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w:t>
            </w:r>
          </w:p>
        </w:tc>
        <w:tc>
          <w:tcPr>
            <w:tcW w:w="644" w:type="dxa"/>
            <w:tcBorders>
              <w:top w:val="nil"/>
              <w:left w:val="nil"/>
              <w:bottom w:val="single" w:sz="8" w:space="0" w:color="CCCCCC"/>
              <w:right w:val="single" w:sz="8" w:space="0" w:color="CCCCCC"/>
            </w:tcBorders>
            <w:shd w:val="clear" w:color="auto" w:fill="auto"/>
            <w:vAlign w:val="center"/>
            <w:hideMark/>
          </w:tcPr>
          <w:p w14:paraId="500C96BA"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0,18 (p= 0,03) *</w:t>
            </w:r>
          </w:p>
        </w:tc>
        <w:tc>
          <w:tcPr>
            <w:tcW w:w="924" w:type="dxa"/>
            <w:tcBorders>
              <w:top w:val="nil"/>
              <w:left w:val="nil"/>
              <w:bottom w:val="single" w:sz="8" w:space="0" w:color="CCCCCC"/>
              <w:right w:val="single" w:sz="8" w:space="0" w:color="CCCCCC"/>
            </w:tcBorders>
            <w:shd w:val="clear" w:color="auto" w:fill="auto"/>
            <w:vAlign w:val="center"/>
            <w:hideMark/>
          </w:tcPr>
          <w:p w14:paraId="0DFF317E"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0,12 (p=0,16)</w:t>
            </w:r>
          </w:p>
        </w:tc>
        <w:tc>
          <w:tcPr>
            <w:tcW w:w="860" w:type="dxa"/>
            <w:tcBorders>
              <w:top w:val="nil"/>
              <w:left w:val="nil"/>
              <w:bottom w:val="single" w:sz="8" w:space="0" w:color="CCCCCC"/>
              <w:right w:val="single" w:sz="8" w:space="0" w:color="CCCCCC"/>
            </w:tcBorders>
            <w:shd w:val="clear" w:color="auto" w:fill="auto"/>
            <w:vAlign w:val="center"/>
            <w:hideMark/>
          </w:tcPr>
          <w:p w14:paraId="121A7309"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0,15 (p= 0,08)</w:t>
            </w:r>
          </w:p>
        </w:tc>
        <w:tc>
          <w:tcPr>
            <w:tcW w:w="539" w:type="dxa"/>
            <w:tcBorders>
              <w:top w:val="nil"/>
              <w:left w:val="nil"/>
              <w:bottom w:val="single" w:sz="8" w:space="0" w:color="CCCCCC"/>
              <w:right w:val="single" w:sz="8" w:space="0" w:color="CCCCCC"/>
            </w:tcBorders>
            <w:shd w:val="clear" w:color="auto" w:fill="auto"/>
            <w:vAlign w:val="center"/>
            <w:hideMark/>
          </w:tcPr>
          <w:p w14:paraId="1BBBE5F5"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0,23 (p= 0,00) **</w:t>
            </w:r>
          </w:p>
        </w:tc>
        <w:tc>
          <w:tcPr>
            <w:tcW w:w="506" w:type="dxa"/>
            <w:tcBorders>
              <w:top w:val="nil"/>
              <w:left w:val="nil"/>
              <w:bottom w:val="single" w:sz="8" w:space="0" w:color="CCCCCC"/>
              <w:right w:val="single" w:sz="8" w:space="0" w:color="CCCCCC"/>
            </w:tcBorders>
            <w:shd w:val="clear" w:color="auto" w:fill="auto"/>
            <w:vAlign w:val="center"/>
            <w:hideMark/>
          </w:tcPr>
          <w:p w14:paraId="127198A3"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0,27 (p= 0,00) **</w:t>
            </w:r>
          </w:p>
        </w:tc>
        <w:tc>
          <w:tcPr>
            <w:tcW w:w="535" w:type="dxa"/>
            <w:tcBorders>
              <w:top w:val="nil"/>
              <w:left w:val="nil"/>
              <w:bottom w:val="single" w:sz="8" w:space="0" w:color="CCCCCC"/>
              <w:right w:val="single" w:sz="8" w:space="0" w:color="CCCCCC"/>
            </w:tcBorders>
            <w:shd w:val="clear" w:color="auto" w:fill="auto"/>
            <w:vAlign w:val="center"/>
            <w:hideMark/>
          </w:tcPr>
          <w:p w14:paraId="2AF95445"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0,29 (p= 0,00) **</w:t>
            </w:r>
          </w:p>
        </w:tc>
        <w:tc>
          <w:tcPr>
            <w:tcW w:w="506" w:type="dxa"/>
            <w:tcBorders>
              <w:top w:val="nil"/>
              <w:left w:val="nil"/>
              <w:bottom w:val="single" w:sz="8" w:space="0" w:color="CCCCCC"/>
              <w:right w:val="single" w:sz="8" w:space="0" w:color="CCCCCC"/>
            </w:tcBorders>
            <w:shd w:val="clear" w:color="auto" w:fill="auto"/>
            <w:vAlign w:val="center"/>
            <w:hideMark/>
          </w:tcPr>
          <w:p w14:paraId="3A22B79B"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0,26 (p= 0,00) **</w:t>
            </w:r>
          </w:p>
        </w:tc>
        <w:tc>
          <w:tcPr>
            <w:tcW w:w="518" w:type="dxa"/>
            <w:tcBorders>
              <w:top w:val="nil"/>
              <w:left w:val="nil"/>
              <w:bottom w:val="single" w:sz="8" w:space="0" w:color="CCCCCC"/>
              <w:right w:val="single" w:sz="8" w:space="0" w:color="CCCCCC"/>
            </w:tcBorders>
            <w:shd w:val="clear" w:color="auto" w:fill="auto"/>
            <w:vAlign w:val="center"/>
            <w:hideMark/>
          </w:tcPr>
          <w:p w14:paraId="60EA754C"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0,11 (p= 0,21)</w:t>
            </w:r>
          </w:p>
        </w:tc>
        <w:tc>
          <w:tcPr>
            <w:tcW w:w="506" w:type="dxa"/>
            <w:tcBorders>
              <w:top w:val="nil"/>
              <w:left w:val="nil"/>
              <w:bottom w:val="single" w:sz="8" w:space="0" w:color="CCCCCC"/>
              <w:right w:val="single" w:sz="8" w:space="0" w:color="CCCCCC"/>
            </w:tcBorders>
            <w:shd w:val="clear" w:color="auto" w:fill="auto"/>
            <w:vAlign w:val="center"/>
            <w:hideMark/>
          </w:tcPr>
          <w:p w14:paraId="1DA2C319"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0,15 (p= 0,08)</w:t>
            </w:r>
          </w:p>
        </w:tc>
        <w:tc>
          <w:tcPr>
            <w:tcW w:w="506" w:type="dxa"/>
            <w:tcBorders>
              <w:top w:val="nil"/>
              <w:left w:val="nil"/>
              <w:bottom w:val="single" w:sz="8" w:space="0" w:color="CCCCCC"/>
              <w:right w:val="single" w:sz="8" w:space="0" w:color="CCCCCC"/>
            </w:tcBorders>
            <w:shd w:val="clear" w:color="auto" w:fill="auto"/>
            <w:vAlign w:val="center"/>
            <w:hideMark/>
          </w:tcPr>
          <w:p w14:paraId="08234B6F"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0,22 (p= 0,01) *</w:t>
            </w:r>
          </w:p>
        </w:tc>
        <w:tc>
          <w:tcPr>
            <w:tcW w:w="573" w:type="dxa"/>
            <w:tcBorders>
              <w:top w:val="nil"/>
              <w:left w:val="nil"/>
              <w:bottom w:val="single" w:sz="8" w:space="0" w:color="CCCCCC"/>
              <w:right w:val="single" w:sz="8" w:space="0" w:color="CCCCCC"/>
            </w:tcBorders>
            <w:shd w:val="clear" w:color="auto" w:fill="auto"/>
            <w:vAlign w:val="center"/>
            <w:hideMark/>
          </w:tcPr>
          <w:p w14:paraId="4D11A163"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0,05 (p= 0,54)</w:t>
            </w:r>
          </w:p>
        </w:tc>
        <w:tc>
          <w:tcPr>
            <w:tcW w:w="506" w:type="dxa"/>
            <w:tcBorders>
              <w:top w:val="nil"/>
              <w:left w:val="nil"/>
              <w:bottom w:val="single" w:sz="8" w:space="0" w:color="CCCCCC"/>
              <w:right w:val="single" w:sz="8" w:space="0" w:color="CCCCCC"/>
            </w:tcBorders>
            <w:shd w:val="clear" w:color="auto" w:fill="auto"/>
            <w:vAlign w:val="center"/>
            <w:hideMark/>
          </w:tcPr>
          <w:p w14:paraId="3869386B"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0,27 (p= 0,00) **</w:t>
            </w:r>
          </w:p>
        </w:tc>
        <w:tc>
          <w:tcPr>
            <w:tcW w:w="489" w:type="dxa"/>
            <w:tcBorders>
              <w:top w:val="nil"/>
              <w:left w:val="nil"/>
              <w:bottom w:val="single" w:sz="8" w:space="0" w:color="CCCCCC"/>
              <w:right w:val="single" w:sz="8" w:space="0" w:color="CCCCCC"/>
            </w:tcBorders>
            <w:shd w:val="clear" w:color="auto" w:fill="auto"/>
            <w:vAlign w:val="center"/>
            <w:hideMark/>
          </w:tcPr>
          <w:p w14:paraId="37A63877"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0,21 (p= 0,01) *</w:t>
            </w:r>
          </w:p>
        </w:tc>
        <w:tc>
          <w:tcPr>
            <w:tcW w:w="506" w:type="dxa"/>
            <w:tcBorders>
              <w:top w:val="nil"/>
              <w:left w:val="nil"/>
              <w:bottom w:val="single" w:sz="8" w:space="0" w:color="CCCCCC"/>
              <w:right w:val="single" w:sz="8" w:space="0" w:color="CCCCCC"/>
            </w:tcBorders>
            <w:shd w:val="clear" w:color="auto" w:fill="auto"/>
            <w:vAlign w:val="center"/>
            <w:hideMark/>
          </w:tcPr>
          <w:p w14:paraId="7ED0EDAA"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0,17 (p= 0,04) *</w:t>
            </w:r>
          </w:p>
        </w:tc>
        <w:tc>
          <w:tcPr>
            <w:tcW w:w="506" w:type="dxa"/>
            <w:tcBorders>
              <w:top w:val="nil"/>
              <w:left w:val="nil"/>
              <w:bottom w:val="single" w:sz="8" w:space="0" w:color="CCCCCC"/>
              <w:right w:val="single" w:sz="8" w:space="0" w:color="CCCCCC"/>
            </w:tcBorders>
            <w:shd w:val="clear" w:color="auto" w:fill="auto"/>
            <w:vAlign w:val="center"/>
            <w:hideMark/>
          </w:tcPr>
          <w:p w14:paraId="303A9B0E"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0,28 (p= 0,00) **</w:t>
            </w:r>
          </w:p>
        </w:tc>
        <w:tc>
          <w:tcPr>
            <w:tcW w:w="506" w:type="dxa"/>
            <w:tcBorders>
              <w:top w:val="nil"/>
              <w:left w:val="nil"/>
              <w:bottom w:val="single" w:sz="8" w:space="0" w:color="CCCCCC"/>
              <w:right w:val="single" w:sz="8" w:space="0" w:color="CCCCCC"/>
            </w:tcBorders>
            <w:shd w:val="clear" w:color="auto" w:fill="auto"/>
            <w:vAlign w:val="center"/>
            <w:hideMark/>
          </w:tcPr>
          <w:p w14:paraId="535B2B25"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0,15 (p= 0,08)</w:t>
            </w:r>
          </w:p>
        </w:tc>
        <w:tc>
          <w:tcPr>
            <w:tcW w:w="506" w:type="dxa"/>
            <w:tcBorders>
              <w:top w:val="nil"/>
              <w:left w:val="nil"/>
              <w:bottom w:val="single" w:sz="8" w:space="0" w:color="CCCCCC"/>
              <w:right w:val="single" w:sz="8" w:space="0" w:color="CCCCCC"/>
            </w:tcBorders>
            <w:shd w:val="clear" w:color="auto" w:fill="auto"/>
            <w:vAlign w:val="center"/>
            <w:hideMark/>
          </w:tcPr>
          <w:p w14:paraId="6B931A15"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0,29 (p= 0,00) **</w:t>
            </w:r>
          </w:p>
        </w:tc>
      </w:tr>
      <w:tr w:rsidR="0094208B" w:rsidRPr="001E4062" w14:paraId="234F1807" w14:textId="77777777" w:rsidTr="00B8204B">
        <w:trPr>
          <w:trHeight w:val="240"/>
        </w:trPr>
        <w:tc>
          <w:tcPr>
            <w:tcW w:w="925"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4A2E6FAA" w14:textId="77777777" w:rsidR="0094208B" w:rsidRPr="001E4062" w:rsidRDefault="0094208B" w:rsidP="00B8204B">
            <w:pPr>
              <w:spacing w:line="240" w:lineRule="auto"/>
              <w:jc w:val="center"/>
              <w:rPr>
                <w:rFonts w:eastAsia="Times New Roman"/>
                <w:b/>
                <w:bCs/>
                <w:color w:val="0C343D"/>
                <w:sz w:val="12"/>
                <w:szCs w:val="12"/>
              </w:rPr>
            </w:pPr>
            <w:r w:rsidRPr="001E4062">
              <w:rPr>
                <w:rFonts w:eastAsia="Times New Roman"/>
                <w:b/>
                <w:bCs/>
                <w:color w:val="0C343D"/>
                <w:sz w:val="12"/>
                <w:szCs w:val="12"/>
              </w:rPr>
              <w:t>Attitude_about_Moodle (Ισοδιαστημική)</w:t>
            </w:r>
          </w:p>
        </w:tc>
        <w:tc>
          <w:tcPr>
            <w:tcW w:w="578"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727E9BE1"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38" w:type="dxa"/>
            <w:tcBorders>
              <w:top w:val="nil"/>
              <w:left w:val="nil"/>
              <w:bottom w:val="single" w:sz="8" w:space="0" w:color="CCCCCC"/>
              <w:right w:val="single" w:sz="8" w:space="0" w:color="CCCCCC"/>
            </w:tcBorders>
            <w:shd w:val="clear" w:color="auto" w:fill="FFFFFF" w:themeFill="background1"/>
            <w:vAlign w:val="center"/>
            <w:hideMark/>
          </w:tcPr>
          <w:p w14:paraId="7E2EFFBE"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83" w:type="dxa"/>
            <w:tcBorders>
              <w:top w:val="nil"/>
              <w:left w:val="nil"/>
              <w:bottom w:val="single" w:sz="8" w:space="0" w:color="CCCCCC"/>
              <w:right w:val="single" w:sz="8" w:space="0" w:color="CCCCCC"/>
            </w:tcBorders>
            <w:shd w:val="clear" w:color="auto" w:fill="FFFFFF" w:themeFill="background1"/>
            <w:vAlign w:val="center"/>
            <w:hideMark/>
          </w:tcPr>
          <w:p w14:paraId="6C1629B6"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49" w:type="dxa"/>
            <w:tcBorders>
              <w:top w:val="nil"/>
              <w:left w:val="nil"/>
              <w:bottom w:val="single" w:sz="8" w:space="0" w:color="CCCCCC"/>
              <w:right w:val="single" w:sz="8" w:space="0" w:color="CCCCCC"/>
            </w:tcBorders>
            <w:shd w:val="clear" w:color="auto" w:fill="FFFFFF" w:themeFill="background1"/>
            <w:vAlign w:val="center"/>
            <w:hideMark/>
          </w:tcPr>
          <w:p w14:paraId="294B178A"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77" w:type="dxa"/>
            <w:tcBorders>
              <w:top w:val="nil"/>
              <w:left w:val="nil"/>
              <w:bottom w:val="single" w:sz="8" w:space="0" w:color="CCCCCC"/>
              <w:right w:val="single" w:sz="8" w:space="0" w:color="CCCCCC"/>
            </w:tcBorders>
            <w:shd w:val="clear" w:color="auto" w:fill="FFFFFF" w:themeFill="background1"/>
            <w:vAlign w:val="center"/>
            <w:hideMark/>
          </w:tcPr>
          <w:p w14:paraId="40D2DCAE"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44" w:type="dxa"/>
            <w:tcBorders>
              <w:top w:val="nil"/>
              <w:left w:val="nil"/>
              <w:bottom w:val="single" w:sz="8" w:space="0" w:color="CCCCCC"/>
              <w:right w:val="single" w:sz="8" w:space="0" w:color="CCCCCC"/>
            </w:tcBorders>
            <w:shd w:val="clear" w:color="auto" w:fill="FFFFFF" w:themeFill="background1"/>
            <w:vAlign w:val="center"/>
            <w:hideMark/>
          </w:tcPr>
          <w:p w14:paraId="7468C6FD"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w:t>
            </w:r>
          </w:p>
        </w:tc>
        <w:tc>
          <w:tcPr>
            <w:tcW w:w="924" w:type="dxa"/>
            <w:tcBorders>
              <w:top w:val="nil"/>
              <w:left w:val="nil"/>
              <w:bottom w:val="single" w:sz="8" w:space="0" w:color="CCCCCC"/>
              <w:right w:val="single" w:sz="8" w:space="0" w:color="CCCCCC"/>
            </w:tcBorders>
            <w:shd w:val="clear" w:color="auto" w:fill="auto"/>
            <w:vAlign w:val="center"/>
            <w:hideMark/>
          </w:tcPr>
          <w:p w14:paraId="72A6D88F"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0,26 (p= 0,00) **</w:t>
            </w:r>
          </w:p>
        </w:tc>
        <w:tc>
          <w:tcPr>
            <w:tcW w:w="860" w:type="dxa"/>
            <w:tcBorders>
              <w:top w:val="nil"/>
              <w:left w:val="nil"/>
              <w:bottom w:val="single" w:sz="8" w:space="0" w:color="CCCCCC"/>
              <w:right w:val="single" w:sz="8" w:space="0" w:color="CCCCCC"/>
            </w:tcBorders>
            <w:shd w:val="clear" w:color="auto" w:fill="auto"/>
            <w:vAlign w:val="center"/>
            <w:hideMark/>
          </w:tcPr>
          <w:p w14:paraId="05CEE183"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0,18 (p= 0,04) *</w:t>
            </w:r>
          </w:p>
        </w:tc>
        <w:tc>
          <w:tcPr>
            <w:tcW w:w="539" w:type="dxa"/>
            <w:tcBorders>
              <w:top w:val="nil"/>
              <w:left w:val="nil"/>
              <w:bottom w:val="single" w:sz="8" w:space="0" w:color="CCCCCC"/>
              <w:right w:val="single" w:sz="8" w:space="0" w:color="CCCCCC"/>
            </w:tcBorders>
            <w:shd w:val="clear" w:color="auto" w:fill="auto"/>
            <w:vAlign w:val="center"/>
            <w:hideMark/>
          </w:tcPr>
          <w:p w14:paraId="6CADFFEE"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0,04 (p= 0,65)</w:t>
            </w:r>
          </w:p>
        </w:tc>
        <w:tc>
          <w:tcPr>
            <w:tcW w:w="506" w:type="dxa"/>
            <w:tcBorders>
              <w:top w:val="nil"/>
              <w:left w:val="nil"/>
              <w:bottom w:val="single" w:sz="8" w:space="0" w:color="CCCCCC"/>
              <w:right w:val="single" w:sz="8" w:space="0" w:color="CCCCCC"/>
            </w:tcBorders>
            <w:shd w:val="clear" w:color="auto" w:fill="auto"/>
            <w:vAlign w:val="center"/>
            <w:hideMark/>
          </w:tcPr>
          <w:p w14:paraId="6A404724"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0,00 (p= 0,95)</w:t>
            </w:r>
          </w:p>
        </w:tc>
        <w:tc>
          <w:tcPr>
            <w:tcW w:w="535" w:type="dxa"/>
            <w:tcBorders>
              <w:top w:val="nil"/>
              <w:left w:val="nil"/>
              <w:bottom w:val="single" w:sz="8" w:space="0" w:color="CCCCCC"/>
              <w:right w:val="single" w:sz="8" w:space="0" w:color="CCCCCC"/>
            </w:tcBorders>
            <w:shd w:val="clear" w:color="auto" w:fill="auto"/>
            <w:vAlign w:val="center"/>
            <w:hideMark/>
          </w:tcPr>
          <w:p w14:paraId="3EF62FAE"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0,02 (p= 0,74)</w:t>
            </w:r>
          </w:p>
        </w:tc>
        <w:tc>
          <w:tcPr>
            <w:tcW w:w="506" w:type="dxa"/>
            <w:tcBorders>
              <w:top w:val="nil"/>
              <w:left w:val="nil"/>
              <w:bottom w:val="single" w:sz="8" w:space="0" w:color="CCCCCC"/>
              <w:right w:val="single" w:sz="8" w:space="0" w:color="CCCCCC"/>
            </w:tcBorders>
            <w:shd w:val="clear" w:color="auto" w:fill="auto"/>
            <w:vAlign w:val="center"/>
            <w:hideMark/>
          </w:tcPr>
          <w:p w14:paraId="05900CDE"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-0,04 (p= 0,62)</w:t>
            </w:r>
          </w:p>
        </w:tc>
        <w:tc>
          <w:tcPr>
            <w:tcW w:w="518" w:type="dxa"/>
            <w:tcBorders>
              <w:top w:val="nil"/>
              <w:left w:val="nil"/>
              <w:bottom w:val="single" w:sz="8" w:space="0" w:color="CCCCCC"/>
              <w:right w:val="single" w:sz="8" w:space="0" w:color="CCCCCC"/>
            </w:tcBorders>
            <w:shd w:val="clear" w:color="auto" w:fill="auto"/>
            <w:vAlign w:val="center"/>
            <w:hideMark/>
          </w:tcPr>
          <w:p w14:paraId="024A4E49"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-0,02 (p= 0,77)</w:t>
            </w:r>
          </w:p>
        </w:tc>
        <w:tc>
          <w:tcPr>
            <w:tcW w:w="506" w:type="dxa"/>
            <w:tcBorders>
              <w:top w:val="nil"/>
              <w:left w:val="nil"/>
              <w:bottom w:val="single" w:sz="8" w:space="0" w:color="CCCCCC"/>
              <w:right w:val="single" w:sz="8" w:space="0" w:color="CCCCCC"/>
            </w:tcBorders>
            <w:shd w:val="clear" w:color="auto" w:fill="auto"/>
            <w:vAlign w:val="center"/>
            <w:hideMark/>
          </w:tcPr>
          <w:p w14:paraId="77A9EB62"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0,16 (p= 0,07)</w:t>
            </w:r>
          </w:p>
        </w:tc>
        <w:tc>
          <w:tcPr>
            <w:tcW w:w="506" w:type="dxa"/>
            <w:tcBorders>
              <w:top w:val="nil"/>
              <w:left w:val="nil"/>
              <w:bottom w:val="single" w:sz="8" w:space="0" w:color="CCCCCC"/>
              <w:right w:val="single" w:sz="8" w:space="0" w:color="CCCCCC"/>
            </w:tcBorders>
            <w:shd w:val="clear" w:color="auto" w:fill="auto"/>
            <w:vAlign w:val="center"/>
            <w:hideMark/>
          </w:tcPr>
          <w:p w14:paraId="4CB7F687"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0,00 (p= 0,93)</w:t>
            </w:r>
          </w:p>
        </w:tc>
        <w:tc>
          <w:tcPr>
            <w:tcW w:w="573" w:type="dxa"/>
            <w:tcBorders>
              <w:top w:val="nil"/>
              <w:left w:val="nil"/>
              <w:bottom w:val="single" w:sz="8" w:space="0" w:color="CCCCCC"/>
              <w:right w:val="single" w:sz="8" w:space="0" w:color="CCCCCC"/>
            </w:tcBorders>
            <w:shd w:val="clear" w:color="auto" w:fill="auto"/>
            <w:vAlign w:val="center"/>
            <w:hideMark/>
          </w:tcPr>
          <w:p w14:paraId="4879876A"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-0,08 (p= 0,34)</w:t>
            </w:r>
          </w:p>
        </w:tc>
        <w:tc>
          <w:tcPr>
            <w:tcW w:w="506" w:type="dxa"/>
            <w:tcBorders>
              <w:top w:val="nil"/>
              <w:left w:val="nil"/>
              <w:bottom w:val="single" w:sz="8" w:space="0" w:color="CCCCCC"/>
              <w:right w:val="single" w:sz="8" w:space="0" w:color="CCCCCC"/>
            </w:tcBorders>
            <w:shd w:val="clear" w:color="auto" w:fill="auto"/>
            <w:vAlign w:val="center"/>
            <w:hideMark/>
          </w:tcPr>
          <w:p w14:paraId="794CB656"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0,00 (p= 0,91)</w:t>
            </w:r>
          </w:p>
        </w:tc>
        <w:tc>
          <w:tcPr>
            <w:tcW w:w="489" w:type="dxa"/>
            <w:tcBorders>
              <w:top w:val="nil"/>
              <w:left w:val="nil"/>
              <w:bottom w:val="single" w:sz="8" w:space="0" w:color="CCCCCC"/>
              <w:right w:val="single" w:sz="8" w:space="0" w:color="CCCCCC"/>
            </w:tcBorders>
            <w:shd w:val="clear" w:color="auto" w:fill="auto"/>
            <w:vAlign w:val="center"/>
            <w:hideMark/>
          </w:tcPr>
          <w:p w14:paraId="0EFBF05D"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0,10 (p= 0,22)</w:t>
            </w:r>
          </w:p>
        </w:tc>
        <w:tc>
          <w:tcPr>
            <w:tcW w:w="506" w:type="dxa"/>
            <w:tcBorders>
              <w:top w:val="nil"/>
              <w:left w:val="nil"/>
              <w:bottom w:val="single" w:sz="8" w:space="0" w:color="CCCCCC"/>
              <w:right w:val="single" w:sz="8" w:space="0" w:color="CCCCCC"/>
            </w:tcBorders>
            <w:shd w:val="clear" w:color="auto" w:fill="auto"/>
            <w:vAlign w:val="center"/>
            <w:hideMark/>
          </w:tcPr>
          <w:p w14:paraId="7240E1A5"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0,05 (p= 0,55)</w:t>
            </w:r>
          </w:p>
        </w:tc>
        <w:tc>
          <w:tcPr>
            <w:tcW w:w="506" w:type="dxa"/>
            <w:tcBorders>
              <w:top w:val="nil"/>
              <w:left w:val="nil"/>
              <w:bottom w:val="single" w:sz="8" w:space="0" w:color="CCCCCC"/>
              <w:right w:val="single" w:sz="8" w:space="0" w:color="CCCCCC"/>
            </w:tcBorders>
            <w:shd w:val="clear" w:color="auto" w:fill="auto"/>
            <w:vAlign w:val="center"/>
            <w:hideMark/>
          </w:tcPr>
          <w:p w14:paraId="3E1D6A2E"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0,05 (p= 0,56)</w:t>
            </w:r>
          </w:p>
        </w:tc>
        <w:tc>
          <w:tcPr>
            <w:tcW w:w="506" w:type="dxa"/>
            <w:tcBorders>
              <w:top w:val="nil"/>
              <w:left w:val="nil"/>
              <w:bottom w:val="single" w:sz="8" w:space="0" w:color="CCCCCC"/>
              <w:right w:val="single" w:sz="8" w:space="0" w:color="CCCCCC"/>
            </w:tcBorders>
            <w:shd w:val="clear" w:color="auto" w:fill="auto"/>
            <w:vAlign w:val="center"/>
            <w:hideMark/>
          </w:tcPr>
          <w:p w14:paraId="097F4EA4"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0,11 (p= 0,20)</w:t>
            </w:r>
          </w:p>
        </w:tc>
        <w:tc>
          <w:tcPr>
            <w:tcW w:w="506" w:type="dxa"/>
            <w:tcBorders>
              <w:top w:val="nil"/>
              <w:left w:val="nil"/>
              <w:bottom w:val="single" w:sz="8" w:space="0" w:color="CCCCCC"/>
              <w:right w:val="single" w:sz="8" w:space="0" w:color="CCCCCC"/>
            </w:tcBorders>
            <w:shd w:val="clear" w:color="auto" w:fill="auto"/>
            <w:vAlign w:val="center"/>
            <w:hideMark/>
          </w:tcPr>
          <w:p w14:paraId="73F89A94"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0,10 (p= 0,24)</w:t>
            </w:r>
          </w:p>
        </w:tc>
      </w:tr>
      <w:tr w:rsidR="0094208B" w:rsidRPr="001E4062" w14:paraId="5DAA3149" w14:textId="77777777" w:rsidTr="00B8204B">
        <w:trPr>
          <w:trHeight w:val="345"/>
        </w:trPr>
        <w:tc>
          <w:tcPr>
            <w:tcW w:w="925"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2C598C8D" w14:textId="77777777" w:rsidR="0094208B" w:rsidRPr="001E4062" w:rsidRDefault="0094208B" w:rsidP="00B8204B">
            <w:pPr>
              <w:spacing w:line="240" w:lineRule="auto"/>
              <w:jc w:val="center"/>
              <w:rPr>
                <w:rFonts w:eastAsia="Times New Roman"/>
                <w:b/>
                <w:bCs/>
                <w:color w:val="0C343D"/>
                <w:sz w:val="12"/>
                <w:szCs w:val="12"/>
                <w:lang w:val="en-US"/>
              </w:rPr>
            </w:pPr>
            <w:r w:rsidRPr="001E4062">
              <w:rPr>
                <w:rFonts w:eastAsia="Times New Roman"/>
                <w:b/>
                <w:bCs/>
                <w:color w:val="0C343D"/>
                <w:sz w:val="12"/>
                <w:szCs w:val="12"/>
                <w:lang w:val="en-US"/>
              </w:rPr>
              <w:t>Perceived_Moodle_Usefulness_lesson (</w:t>
            </w:r>
            <w:r w:rsidRPr="001E4062">
              <w:rPr>
                <w:rFonts w:eastAsia="Times New Roman"/>
                <w:b/>
                <w:bCs/>
                <w:color w:val="0C343D"/>
                <w:sz w:val="12"/>
                <w:szCs w:val="12"/>
              </w:rPr>
              <w:t>Ισοδιαστημική</w:t>
            </w:r>
            <w:r w:rsidRPr="001E4062">
              <w:rPr>
                <w:rFonts w:eastAsia="Times New Roman"/>
                <w:b/>
                <w:bCs/>
                <w:color w:val="0C343D"/>
                <w:sz w:val="12"/>
                <w:szCs w:val="12"/>
                <w:lang w:val="en-US"/>
              </w:rPr>
              <w:t>)</w:t>
            </w:r>
          </w:p>
        </w:tc>
        <w:tc>
          <w:tcPr>
            <w:tcW w:w="578"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0271C60F" w14:textId="77777777" w:rsidR="0094208B" w:rsidRPr="00B8204B" w:rsidRDefault="00B8204B" w:rsidP="00B8204B">
            <w:pPr>
              <w:spacing w:line="240" w:lineRule="auto"/>
              <w:jc w:val="center"/>
              <w:rPr>
                <w:rFonts w:eastAsia="Times New Roman"/>
                <w:sz w:val="12"/>
                <w:szCs w:val="12"/>
              </w:rPr>
            </w:pPr>
            <w:r>
              <w:rPr>
                <w:rFonts w:eastAsia="Times New Roman"/>
                <w:sz w:val="12"/>
                <w:szCs w:val="12"/>
              </w:rPr>
              <w:t>-</w:t>
            </w:r>
          </w:p>
        </w:tc>
        <w:tc>
          <w:tcPr>
            <w:tcW w:w="538" w:type="dxa"/>
            <w:tcBorders>
              <w:top w:val="nil"/>
              <w:left w:val="nil"/>
              <w:bottom w:val="single" w:sz="8" w:space="0" w:color="CCCCCC"/>
              <w:right w:val="single" w:sz="8" w:space="0" w:color="CCCCCC"/>
            </w:tcBorders>
            <w:shd w:val="clear" w:color="auto" w:fill="FFFFFF" w:themeFill="background1"/>
            <w:vAlign w:val="center"/>
            <w:hideMark/>
          </w:tcPr>
          <w:p w14:paraId="61C7CFD7" w14:textId="77777777" w:rsidR="0094208B" w:rsidRPr="00B8204B" w:rsidRDefault="00B8204B" w:rsidP="00B8204B">
            <w:pPr>
              <w:spacing w:line="240" w:lineRule="auto"/>
              <w:jc w:val="center"/>
              <w:rPr>
                <w:rFonts w:eastAsia="Times New Roman"/>
                <w:sz w:val="12"/>
                <w:szCs w:val="12"/>
              </w:rPr>
            </w:pPr>
            <w:r>
              <w:rPr>
                <w:rFonts w:eastAsia="Times New Roman"/>
                <w:sz w:val="12"/>
                <w:szCs w:val="12"/>
              </w:rPr>
              <w:t>-</w:t>
            </w:r>
          </w:p>
        </w:tc>
        <w:tc>
          <w:tcPr>
            <w:tcW w:w="683" w:type="dxa"/>
            <w:tcBorders>
              <w:top w:val="nil"/>
              <w:left w:val="nil"/>
              <w:bottom w:val="single" w:sz="8" w:space="0" w:color="CCCCCC"/>
              <w:right w:val="single" w:sz="8" w:space="0" w:color="CCCCCC"/>
            </w:tcBorders>
            <w:shd w:val="clear" w:color="auto" w:fill="FFFFFF" w:themeFill="background1"/>
            <w:vAlign w:val="center"/>
            <w:hideMark/>
          </w:tcPr>
          <w:p w14:paraId="497D5342" w14:textId="77777777" w:rsidR="0094208B" w:rsidRPr="00B8204B" w:rsidRDefault="00B8204B" w:rsidP="00B8204B">
            <w:pPr>
              <w:spacing w:line="240" w:lineRule="auto"/>
              <w:jc w:val="center"/>
              <w:rPr>
                <w:rFonts w:eastAsia="Times New Roman"/>
                <w:sz w:val="12"/>
                <w:szCs w:val="12"/>
              </w:rPr>
            </w:pPr>
            <w:r>
              <w:rPr>
                <w:rFonts w:eastAsia="Times New Roman"/>
                <w:sz w:val="12"/>
                <w:szCs w:val="12"/>
              </w:rPr>
              <w:t>-</w:t>
            </w:r>
          </w:p>
        </w:tc>
        <w:tc>
          <w:tcPr>
            <w:tcW w:w="849" w:type="dxa"/>
            <w:tcBorders>
              <w:top w:val="nil"/>
              <w:left w:val="nil"/>
              <w:bottom w:val="single" w:sz="8" w:space="0" w:color="CCCCCC"/>
              <w:right w:val="single" w:sz="8" w:space="0" w:color="CCCCCC"/>
            </w:tcBorders>
            <w:shd w:val="clear" w:color="auto" w:fill="FFFFFF" w:themeFill="background1"/>
            <w:vAlign w:val="center"/>
            <w:hideMark/>
          </w:tcPr>
          <w:p w14:paraId="67EFE7E3" w14:textId="77777777" w:rsidR="0094208B" w:rsidRPr="00B8204B" w:rsidRDefault="00B8204B" w:rsidP="00B8204B">
            <w:pPr>
              <w:spacing w:line="240" w:lineRule="auto"/>
              <w:jc w:val="center"/>
              <w:rPr>
                <w:rFonts w:eastAsia="Times New Roman"/>
                <w:sz w:val="12"/>
                <w:szCs w:val="12"/>
              </w:rPr>
            </w:pPr>
            <w:r>
              <w:rPr>
                <w:rFonts w:eastAsia="Times New Roman"/>
                <w:sz w:val="12"/>
                <w:szCs w:val="12"/>
              </w:rPr>
              <w:t>-</w:t>
            </w:r>
          </w:p>
        </w:tc>
        <w:tc>
          <w:tcPr>
            <w:tcW w:w="877" w:type="dxa"/>
            <w:tcBorders>
              <w:top w:val="nil"/>
              <w:left w:val="nil"/>
              <w:bottom w:val="single" w:sz="8" w:space="0" w:color="CCCCCC"/>
              <w:right w:val="single" w:sz="8" w:space="0" w:color="CCCCCC"/>
            </w:tcBorders>
            <w:shd w:val="clear" w:color="auto" w:fill="FFFFFF" w:themeFill="background1"/>
            <w:vAlign w:val="center"/>
            <w:hideMark/>
          </w:tcPr>
          <w:p w14:paraId="799FD24B" w14:textId="77777777" w:rsidR="0094208B" w:rsidRPr="00B8204B" w:rsidRDefault="00B8204B" w:rsidP="00B8204B">
            <w:pPr>
              <w:spacing w:line="240" w:lineRule="auto"/>
              <w:jc w:val="center"/>
              <w:rPr>
                <w:rFonts w:eastAsia="Times New Roman"/>
                <w:sz w:val="12"/>
                <w:szCs w:val="12"/>
              </w:rPr>
            </w:pPr>
            <w:r>
              <w:rPr>
                <w:rFonts w:eastAsia="Times New Roman"/>
                <w:sz w:val="12"/>
                <w:szCs w:val="12"/>
              </w:rPr>
              <w:t>-</w:t>
            </w:r>
          </w:p>
        </w:tc>
        <w:tc>
          <w:tcPr>
            <w:tcW w:w="644" w:type="dxa"/>
            <w:tcBorders>
              <w:top w:val="nil"/>
              <w:left w:val="nil"/>
              <w:bottom w:val="single" w:sz="8" w:space="0" w:color="CCCCCC"/>
              <w:right w:val="single" w:sz="8" w:space="0" w:color="CCCCCC"/>
            </w:tcBorders>
            <w:shd w:val="clear" w:color="auto" w:fill="FFFFFF" w:themeFill="background1"/>
            <w:vAlign w:val="center"/>
            <w:hideMark/>
          </w:tcPr>
          <w:p w14:paraId="0353777E" w14:textId="77777777" w:rsidR="0094208B" w:rsidRPr="00B8204B" w:rsidRDefault="00B8204B" w:rsidP="00B8204B">
            <w:pPr>
              <w:spacing w:line="240" w:lineRule="auto"/>
              <w:jc w:val="center"/>
              <w:rPr>
                <w:rFonts w:eastAsia="Times New Roman"/>
                <w:sz w:val="12"/>
                <w:szCs w:val="12"/>
              </w:rPr>
            </w:pPr>
            <w:r>
              <w:rPr>
                <w:rFonts w:eastAsia="Times New Roman"/>
                <w:sz w:val="12"/>
                <w:szCs w:val="12"/>
              </w:rPr>
              <w:t>-</w:t>
            </w:r>
          </w:p>
        </w:tc>
        <w:tc>
          <w:tcPr>
            <w:tcW w:w="924" w:type="dxa"/>
            <w:tcBorders>
              <w:top w:val="nil"/>
              <w:left w:val="nil"/>
              <w:bottom w:val="single" w:sz="8" w:space="0" w:color="CCCCCC"/>
              <w:right w:val="single" w:sz="8" w:space="0" w:color="CCCCCC"/>
            </w:tcBorders>
            <w:shd w:val="clear" w:color="auto" w:fill="FFFFFF" w:themeFill="background1"/>
            <w:vAlign w:val="center"/>
            <w:hideMark/>
          </w:tcPr>
          <w:p w14:paraId="341BD426"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w:t>
            </w:r>
          </w:p>
        </w:tc>
        <w:tc>
          <w:tcPr>
            <w:tcW w:w="860" w:type="dxa"/>
            <w:tcBorders>
              <w:top w:val="nil"/>
              <w:left w:val="nil"/>
              <w:bottom w:val="single" w:sz="8" w:space="0" w:color="CCCCCC"/>
              <w:right w:val="single" w:sz="8" w:space="0" w:color="CCCCCC"/>
            </w:tcBorders>
            <w:shd w:val="clear" w:color="auto" w:fill="auto"/>
            <w:vAlign w:val="center"/>
            <w:hideMark/>
          </w:tcPr>
          <w:p w14:paraId="2AA67233"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0,79 (p= 0,00) **</w:t>
            </w:r>
          </w:p>
        </w:tc>
        <w:tc>
          <w:tcPr>
            <w:tcW w:w="539" w:type="dxa"/>
            <w:tcBorders>
              <w:top w:val="nil"/>
              <w:left w:val="nil"/>
              <w:bottom w:val="single" w:sz="8" w:space="0" w:color="CCCCCC"/>
              <w:right w:val="single" w:sz="8" w:space="0" w:color="CCCCCC"/>
            </w:tcBorders>
            <w:shd w:val="clear" w:color="auto" w:fill="auto"/>
            <w:vAlign w:val="center"/>
            <w:hideMark/>
          </w:tcPr>
          <w:p w14:paraId="4E77E871"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0,19 (p= 0,02) *</w:t>
            </w:r>
          </w:p>
        </w:tc>
        <w:tc>
          <w:tcPr>
            <w:tcW w:w="506" w:type="dxa"/>
            <w:tcBorders>
              <w:top w:val="nil"/>
              <w:left w:val="nil"/>
              <w:bottom w:val="single" w:sz="8" w:space="0" w:color="CCCCCC"/>
              <w:right w:val="single" w:sz="8" w:space="0" w:color="CCCCCC"/>
            </w:tcBorders>
            <w:shd w:val="clear" w:color="auto" w:fill="auto"/>
            <w:vAlign w:val="center"/>
            <w:hideMark/>
          </w:tcPr>
          <w:p w14:paraId="691D0FB0"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0,14 (p= 0,10)</w:t>
            </w:r>
          </w:p>
        </w:tc>
        <w:tc>
          <w:tcPr>
            <w:tcW w:w="535" w:type="dxa"/>
            <w:tcBorders>
              <w:top w:val="nil"/>
              <w:left w:val="nil"/>
              <w:bottom w:val="single" w:sz="8" w:space="0" w:color="CCCCCC"/>
              <w:right w:val="single" w:sz="8" w:space="0" w:color="CCCCCC"/>
            </w:tcBorders>
            <w:shd w:val="clear" w:color="auto" w:fill="auto"/>
            <w:vAlign w:val="center"/>
            <w:hideMark/>
          </w:tcPr>
          <w:p w14:paraId="1AEFCE92"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0,14 (p= 0,10)</w:t>
            </w:r>
          </w:p>
        </w:tc>
        <w:tc>
          <w:tcPr>
            <w:tcW w:w="506" w:type="dxa"/>
            <w:tcBorders>
              <w:top w:val="nil"/>
              <w:left w:val="nil"/>
              <w:bottom w:val="single" w:sz="8" w:space="0" w:color="CCCCCC"/>
              <w:right w:val="single" w:sz="8" w:space="0" w:color="CCCCCC"/>
            </w:tcBorders>
            <w:shd w:val="clear" w:color="auto" w:fill="auto"/>
            <w:vAlign w:val="center"/>
            <w:hideMark/>
          </w:tcPr>
          <w:p w14:paraId="7CD485A3"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0,12 (p= 0,15)</w:t>
            </w:r>
          </w:p>
        </w:tc>
        <w:tc>
          <w:tcPr>
            <w:tcW w:w="518" w:type="dxa"/>
            <w:tcBorders>
              <w:top w:val="nil"/>
              <w:left w:val="nil"/>
              <w:bottom w:val="single" w:sz="8" w:space="0" w:color="CCCCCC"/>
              <w:right w:val="single" w:sz="8" w:space="0" w:color="CCCCCC"/>
            </w:tcBorders>
            <w:shd w:val="clear" w:color="auto" w:fill="auto"/>
            <w:vAlign w:val="center"/>
            <w:hideMark/>
          </w:tcPr>
          <w:p w14:paraId="0017ACD0"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0,05 (p= 0,51)</w:t>
            </w:r>
          </w:p>
        </w:tc>
        <w:tc>
          <w:tcPr>
            <w:tcW w:w="506" w:type="dxa"/>
            <w:tcBorders>
              <w:top w:val="nil"/>
              <w:left w:val="nil"/>
              <w:bottom w:val="single" w:sz="8" w:space="0" w:color="CCCCCC"/>
              <w:right w:val="single" w:sz="8" w:space="0" w:color="CCCCCC"/>
            </w:tcBorders>
            <w:shd w:val="clear" w:color="auto" w:fill="auto"/>
            <w:vAlign w:val="center"/>
            <w:hideMark/>
          </w:tcPr>
          <w:p w14:paraId="274D5EF0"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0,16 (p= 0,06)</w:t>
            </w:r>
          </w:p>
        </w:tc>
        <w:tc>
          <w:tcPr>
            <w:tcW w:w="506" w:type="dxa"/>
            <w:tcBorders>
              <w:top w:val="nil"/>
              <w:left w:val="nil"/>
              <w:bottom w:val="single" w:sz="8" w:space="0" w:color="CCCCCC"/>
              <w:right w:val="single" w:sz="8" w:space="0" w:color="CCCCCC"/>
            </w:tcBorders>
            <w:shd w:val="clear" w:color="auto" w:fill="auto"/>
            <w:vAlign w:val="center"/>
            <w:hideMark/>
          </w:tcPr>
          <w:p w14:paraId="5E3FD994"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-0,05 (p= 0,53)</w:t>
            </w:r>
          </w:p>
        </w:tc>
        <w:tc>
          <w:tcPr>
            <w:tcW w:w="573" w:type="dxa"/>
            <w:tcBorders>
              <w:top w:val="nil"/>
              <w:left w:val="nil"/>
              <w:bottom w:val="single" w:sz="8" w:space="0" w:color="CCCCCC"/>
              <w:right w:val="single" w:sz="8" w:space="0" w:color="CCCCCC"/>
            </w:tcBorders>
            <w:shd w:val="clear" w:color="auto" w:fill="auto"/>
            <w:vAlign w:val="center"/>
            <w:hideMark/>
          </w:tcPr>
          <w:p w14:paraId="528AF9AD"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0,07 (p= 0,39)</w:t>
            </w:r>
          </w:p>
        </w:tc>
        <w:tc>
          <w:tcPr>
            <w:tcW w:w="506" w:type="dxa"/>
            <w:tcBorders>
              <w:top w:val="nil"/>
              <w:left w:val="nil"/>
              <w:bottom w:val="single" w:sz="8" w:space="0" w:color="CCCCCC"/>
              <w:right w:val="single" w:sz="8" w:space="0" w:color="CCCCCC"/>
            </w:tcBorders>
            <w:shd w:val="clear" w:color="auto" w:fill="auto"/>
            <w:vAlign w:val="center"/>
            <w:hideMark/>
          </w:tcPr>
          <w:p w14:paraId="389945CE"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0,06 (p= 0,46)</w:t>
            </w:r>
          </w:p>
        </w:tc>
        <w:tc>
          <w:tcPr>
            <w:tcW w:w="489" w:type="dxa"/>
            <w:tcBorders>
              <w:top w:val="nil"/>
              <w:left w:val="nil"/>
              <w:bottom w:val="single" w:sz="8" w:space="0" w:color="CCCCCC"/>
              <w:right w:val="single" w:sz="8" w:space="0" w:color="CCCCCC"/>
            </w:tcBorders>
            <w:shd w:val="clear" w:color="auto" w:fill="auto"/>
            <w:vAlign w:val="center"/>
            <w:hideMark/>
          </w:tcPr>
          <w:p w14:paraId="6B17AF26"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0,12 (p= 0,15)</w:t>
            </w:r>
          </w:p>
        </w:tc>
        <w:tc>
          <w:tcPr>
            <w:tcW w:w="506" w:type="dxa"/>
            <w:tcBorders>
              <w:top w:val="nil"/>
              <w:left w:val="nil"/>
              <w:bottom w:val="single" w:sz="8" w:space="0" w:color="CCCCCC"/>
              <w:right w:val="single" w:sz="8" w:space="0" w:color="CCCCCC"/>
            </w:tcBorders>
            <w:shd w:val="clear" w:color="auto" w:fill="auto"/>
            <w:vAlign w:val="center"/>
            <w:hideMark/>
          </w:tcPr>
          <w:p w14:paraId="06A7314E"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0,11 (p= 0,18)</w:t>
            </w:r>
          </w:p>
        </w:tc>
        <w:tc>
          <w:tcPr>
            <w:tcW w:w="506" w:type="dxa"/>
            <w:tcBorders>
              <w:top w:val="nil"/>
              <w:left w:val="nil"/>
              <w:bottom w:val="single" w:sz="8" w:space="0" w:color="CCCCCC"/>
              <w:right w:val="single" w:sz="8" w:space="0" w:color="CCCCCC"/>
            </w:tcBorders>
            <w:shd w:val="clear" w:color="auto" w:fill="auto"/>
            <w:vAlign w:val="center"/>
            <w:hideMark/>
          </w:tcPr>
          <w:p w14:paraId="571B3169"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0,06 (p= 0,50)</w:t>
            </w:r>
          </w:p>
        </w:tc>
        <w:tc>
          <w:tcPr>
            <w:tcW w:w="506" w:type="dxa"/>
            <w:tcBorders>
              <w:top w:val="nil"/>
              <w:left w:val="nil"/>
              <w:bottom w:val="single" w:sz="8" w:space="0" w:color="CCCCCC"/>
              <w:right w:val="single" w:sz="8" w:space="0" w:color="CCCCCC"/>
            </w:tcBorders>
            <w:shd w:val="clear" w:color="auto" w:fill="auto"/>
            <w:vAlign w:val="center"/>
            <w:hideMark/>
          </w:tcPr>
          <w:p w14:paraId="49436C33"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0,06 (p= 0,50)</w:t>
            </w:r>
          </w:p>
        </w:tc>
        <w:tc>
          <w:tcPr>
            <w:tcW w:w="506" w:type="dxa"/>
            <w:tcBorders>
              <w:top w:val="nil"/>
              <w:left w:val="nil"/>
              <w:bottom w:val="single" w:sz="8" w:space="0" w:color="CCCCCC"/>
              <w:right w:val="single" w:sz="8" w:space="0" w:color="CCCCCC"/>
            </w:tcBorders>
            <w:shd w:val="clear" w:color="auto" w:fill="auto"/>
            <w:vAlign w:val="center"/>
            <w:hideMark/>
          </w:tcPr>
          <w:p w14:paraId="3A9ABF50"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0,08 (p= 0,33)</w:t>
            </w:r>
          </w:p>
        </w:tc>
      </w:tr>
      <w:tr w:rsidR="0094208B" w:rsidRPr="001E4062" w14:paraId="168A2902" w14:textId="77777777" w:rsidTr="00B8204B">
        <w:trPr>
          <w:trHeight w:val="345"/>
        </w:trPr>
        <w:tc>
          <w:tcPr>
            <w:tcW w:w="925"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65319376" w14:textId="77777777" w:rsidR="0094208B" w:rsidRPr="001E4062" w:rsidRDefault="0094208B" w:rsidP="00B8204B">
            <w:pPr>
              <w:spacing w:line="240" w:lineRule="auto"/>
              <w:jc w:val="center"/>
              <w:rPr>
                <w:rFonts w:eastAsia="Times New Roman"/>
                <w:b/>
                <w:bCs/>
                <w:color w:val="0C343D"/>
                <w:sz w:val="12"/>
                <w:szCs w:val="12"/>
              </w:rPr>
            </w:pPr>
            <w:r w:rsidRPr="001E4062">
              <w:rPr>
                <w:rFonts w:eastAsia="Times New Roman"/>
                <w:b/>
                <w:bCs/>
                <w:color w:val="0C343D"/>
                <w:sz w:val="12"/>
                <w:szCs w:val="12"/>
              </w:rPr>
              <w:t>Perceived_Usefulness_assignment (Ισοδιαστημική)</w:t>
            </w:r>
          </w:p>
        </w:tc>
        <w:tc>
          <w:tcPr>
            <w:tcW w:w="578"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39F2FCD2"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38" w:type="dxa"/>
            <w:tcBorders>
              <w:top w:val="nil"/>
              <w:left w:val="nil"/>
              <w:bottom w:val="single" w:sz="8" w:space="0" w:color="CCCCCC"/>
              <w:right w:val="single" w:sz="8" w:space="0" w:color="CCCCCC"/>
            </w:tcBorders>
            <w:shd w:val="clear" w:color="auto" w:fill="FFFFFF" w:themeFill="background1"/>
            <w:vAlign w:val="center"/>
            <w:hideMark/>
          </w:tcPr>
          <w:p w14:paraId="39D9CDCB"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83" w:type="dxa"/>
            <w:tcBorders>
              <w:top w:val="nil"/>
              <w:left w:val="nil"/>
              <w:bottom w:val="single" w:sz="8" w:space="0" w:color="CCCCCC"/>
              <w:right w:val="single" w:sz="8" w:space="0" w:color="CCCCCC"/>
            </w:tcBorders>
            <w:shd w:val="clear" w:color="auto" w:fill="FFFFFF" w:themeFill="background1"/>
            <w:vAlign w:val="center"/>
            <w:hideMark/>
          </w:tcPr>
          <w:p w14:paraId="73B8C5DA"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49" w:type="dxa"/>
            <w:tcBorders>
              <w:top w:val="nil"/>
              <w:left w:val="nil"/>
              <w:bottom w:val="single" w:sz="8" w:space="0" w:color="CCCCCC"/>
              <w:right w:val="single" w:sz="8" w:space="0" w:color="CCCCCC"/>
            </w:tcBorders>
            <w:shd w:val="clear" w:color="auto" w:fill="FFFFFF" w:themeFill="background1"/>
            <w:vAlign w:val="center"/>
            <w:hideMark/>
          </w:tcPr>
          <w:p w14:paraId="128B259F"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77" w:type="dxa"/>
            <w:tcBorders>
              <w:top w:val="nil"/>
              <w:left w:val="nil"/>
              <w:bottom w:val="single" w:sz="8" w:space="0" w:color="CCCCCC"/>
              <w:right w:val="single" w:sz="8" w:space="0" w:color="CCCCCC"/>
            </w:tcBorders>
            <w:shd w:val="clear" w:color="auto" w:fill="FFFFFF" w:themeFill="background1"/>
            <w:vAlign w:val="center"/>
            <w:hideMark/>
          </w:tcPr>
          <w:p w14:paraId="7F2F0E1D"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44" w:type="dxa"/>
            <w:tcBorders>
              <w:top w:val="nil"/>
              <w:left w:val="nil"/>
              <w:bottom w:val="single" w:sz="8" w:space="0" w:color="CCCCCC"/>
              <w:right w:val="single" w:sz="8" w:space="0" w:color="CCCCCC"/>
            </w:tcBorders>
            <w:shd w:val="clear" w:color="auto" w:fill="FFFFFF" w:themeFill="background1"/>
            <w:vAlign w:val="center"/>
            <w:hideMark/>
          </w:tcPr>
          <w:p w14:paraId="4B3D6812"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924" w:type="dxa"/>
            <w:tcBorders>
              <w:top w:val="nil"/>
              <w:left w:val="nil"/>
              <w:bottom w:val="single" w:sz="8" w:space="0" w:color="CCCCCC"/>
              <w:right w:val="single" w:sz="8" w:space="0" w:color="CCCCCC"/>
            </w:tcBorders>
            <w:shd w:val="clear" w:color="auto" w:fill="FFFFFF" w:themeFill="background1"/>
            <w:vAlign w:val="center"/>
            <w:hideMark/>
          </w:tcPr>
          <w:p w14:paraId="0DCE45FF"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60" w:type="dxa"/>
            <w:tcBorders>
              <w:top w:val="nil"/>
              <w:left w:val="nil"/>
              <w:bottom w:val="single" w:sz="8" w:space="0" w:color="CCCCCC"/>
              <w:right w:val="single" w:sz="8" w:space="0" w:color="CCCCCC"/>
            </w:tcBorders>
            <w:shd w:val="clear" w:color="auto" w:fill="FFFFFF" w:themeFill="background1"/>
            <w:vAlign w:val="center"/>
            <w:hideMark/>
          </w:tcPr>
          <w:p w14:paraId="3D5FF7BE"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w:t>
            </w:r>
          </w:p>
        </w:tc>
        <w:tc>
          <w:tcPr>
            <w:tcW w:w="539" w:type="dxa"/>
            <w:tcBorders>
              <w:top w:val="nil"/>
              <w:left w:val="nil"/>
              <w:bottom w:val="single" w:sz="8" w:space="0" w:color="CCCCCC"/>
              <w:right w:val="single" w:sz="8" w:space="0" w:color="CCCCCC"/>
            </w:tcBorders>
            <w:shd w:val="clear" w:color="auto" w:fill="auto"/>
            <w:vAlign w:val="center"/>
            <w:hideMark/>
          </w:tcPr>
          <w:p w14:paraId="25AFFF07"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0,14 (p= 0,11)</w:t>
            </w:r>
          </w:p>
        </w:tc>
        <w:tc>
          <w:tcPr>
            <w:tcW w:w="506" w:type="dxa"/>
            <w:tcBorders>
              <w:top w:val="nil"/>
              <w:left w:val="nil"/>
              <w:bottom w:val="single" w:sz="8" w:space="0" w:color="CCCCCC"/>
              <w:right w:val="single" w:sz="8" w:space="0" w:color="CCCCCC"/>
            </w:tcBorders>
            <w:shd w:val="clear" w:color="auto" w:fill="auto"/>
            <w:vAlign w:val="center"/>
            <w:hideMark/>
          </w:tcPr>
          <w:p w14:paraId="6BD78290"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0,14 (p= 0,11)</w:t>
            </w:r>
          </w:p>
        </w:tc>
        <w:tc>
          <w:tcPr>
            <w:tcW w:w="535" w:type="dxa"/>
            <w:tcBorders>
              <w:top w:val="nil"/>
              <w:left w:val="nil"/>
              <w:bottom w:val="single" w:sz="8" w:space="0" w:color="CCCCCC"/>
              <w:right w:val="single" w:sz="8" w:space="0" w:color="CCCCCC"/>
            </w:tcBorders>
            <w:shd w:val="clear" w:color="auto" w:fill="auto"/>
            <w:vAlign w:val="center"/>
            <w:hideMark/>
          </w:tcPr>
          <w:p w14:paraId="45B8B20B"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0,11 (p= 0,19)</w:t>
            </w:r>
          </w:p>
        </w:tc>
        <w:tc>
          <w:tcPr>
            <w:tcW w:w="506" w:type="dxa"/>
            <w:tcBorders>
              <w:top w:val="nil"/>
              <w:left w:val="nil"/>
              <w:bottom w:val="single" w:sz="8" w:space="0" w:color="CCCCCC"/>
              <w:right w:val="single" w:sz="8" w:space="0" w:color="CCCCCC"/>
            </w:tcBorders>
            <w:shd w:val="clear" w:color="auto" w:fill="auto"/>
            <w:vAlign w:val="center"/>
            <w:hideMark/>
          </w:tcPr>
          <w:p w14:paraId="599320D8"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0,14 (p= 0,09)</w:t>
            </w:r>
          </w:p>
        </w:tc>
        <w:tc>
          <w:tcPr>
            <w:tcW w:w="518" w:type="dxa"/>
            <w:tcBorders>
              <w:top w:val="nil"/>
              <w:left w:val="nil"/>
              <w:bottom w:val="single" w:sz="8" w:space="0" w:color="CCCCCC"/>
              <w:right w:val="single" w:sz="8" w:space="0" w:color="CCCCCC"/>
            </w:tcBorders>
            <w:shd w:val="clear" w:color="auto" w:fill="auto"/>
            <w:vAlign w:val="center"/>
            <w:hideMark/>
          </w:tcPr>
          <w:p w14:paraId="7C5FD7EE"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0,07 (p= 0,42)</w:t>
            </w:r>
          </w:p>
        </w:tc>
        <w:tc>
          <w:tcPr>
            <w:tcW w:w="506" w:type="dxa"/>
            <w:tcBorders>
              <w:top w:val="nil"/>
              <w:left w:val="nil"/>
              <w:bottom w:val="single" w:sz="8" w:space="0" w:color="CCCCCC"/>
              <w:right w:val="single" w:sz="8" w:space="0" w:color="CCCCCC"/>
            </w:tcBorders>
            <w:shd w:val="clear" w:color="auto" w:fill="auto"/>
            <w:vAlign w:val="center"/>
            <w:hideMark/>
          </w:tcPr>
          <w:p w14:paraId="03EBC106"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0,15 (p= 0,08)</w:t>
            </w:r>
          </w:p>
        </w:tc>
        <w:tc>
          <w:tcPr>
            <w:tcW w:w="506" w:type="dxa"/>
            <w:tcBorders>
              <w:top w:val="nil"/>
              <w:left w:val="nil"/>
              <w:bottom w:val="single" w:sz="8" w:space="0" w:color="CCCCCC"/>
              <w:right w:val="single" w:sz="8" w:space="0" w:color="CCCCCC"/>
            </w:tcBorders>
            <w:shd w:val="clear" w:color="auto" w:fill="auto"/>
            <w:vAlign w:val="center"/>
            <w:hideMark/>
          </w:tcPr>
          <w:p w14:paraId="0658A487"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-0,08 (p= 0,36)</w:t>
            </w:r>
          </w:p>
        </w:tc>
        <w:tc>
          <w:tcPr>
            <w:tcW w:w="573" w:type="dxa"/>
            <w:tcBorders>
              <w:top w:val="nil"/>
              <w:left w:val="nil"/>
              <w:bottom w:val="single" w:sz="8" w:space="0" w:color="CCCCCC"/>
              <w:right w:val="single" w:sz="8" w:space="0" w:color="CCCCCC"/>
            </w:tcBorders>
            <w:shd w:val="clear" w:color="auto" w:fill="auto"/>
            <w:vAlign w:val="center"/>
            <w:hideMark/>
          </w:tcPr>
          <w:p w14:paraId="11AC7C01"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0,07 (p= 0,42)</w:t>
            </w:r>
          </w:p>
        </w:tc>
        <w:tc>
          <w:tcPr>
            <w:tcW w:w="506" w:type="dxa"/>
            <w:tcBorders>
              <w:top w:val="nil"/>
              <w:left w:val="nil"/>
              <w:bottom w:val="single" w:sz="8" w:space="0" w:color="CCCCCC"/>
              <w:right w:val="single" w:sz="8" w:space="0" w:color="CCCCCC"/>
            </w:tcBorders>
            <w:shd w:val="clear" w:color="auto" w:fill="auto"/>
            <w:vAlign w:val="center"/>
            <w:hideMark/>
          </w:tcPr>
          <w:p w14:paraId="211DE53E"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0,02 (p= 0,77)</w:t>
            </w:r>
          </w:p>
        </w:tc>
        <w:tc>
          <w:tcPr>
            <w:tcW w:w="489" w:type="dxa"/>
            <w:tcBorders>
              <w:top w:val="nil"/>
              <w:left w:val="nil"/>
              <w:bottom w:val="single" w:sz="8" w:space="0" w:color="CCCCCC"/>
              <w:right w:val="single" w:sz="8" w:space="0" w:color="CCCCCC"/>
            </w:tcBorders>
            <w:shd w:val="clear" w:color="auto" w:fill="auto"/>
            <w:vAlign w:val="center"/>
            <w:hideMark/>
          </w:tcPr>
          <w:p w14:paraId="12F03BD1"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0,15 (p= 0,09)</w:t>
            </w:r>
          </w:p>
        </w:tc>
        <w:tc>
          <w:tcPr>
            <w:tcW w:w="506" w:type="dxa"/>
            <w:tcBorders>
              <w:top w:val="nil"/>
              <w:left w:val="nil"/>
              <w:bottom w:val="single" w:sz="8" w:space="0" w:color="CCCCCC"/>
              <w:right w:val="single" w:sz="8" w:space="0" w:color="CCCCCC"/>
            </w:tcBorders>
            <w:shd w:val="clear" w:color="auto" w:fill="auto"/>
            <w:vAlign w:val="center"/>
            <w:hideMark/>
          </w:tcPr>
          <w:p w14:paraId="25336E8F"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0,10 (p= 0,25)</w:t>
            </w:r>
          </w:p>
        </w:tc>
        <w:tc>
          <w:tcPr>
            <w:tcW w:w="506" w:type="dxa"/>
            <w:tcBorders>
              <w:top w:val="nil"/>
              <w:left w:val="nil"/>
              <w:bottom w:val="single" w:sz="8" w:space="0" w:color="CCCCCC"/>
              <w:right w:val="single" w:sz="8" w:space="0" w:color="CCCCCC"/>
            </w:tcBorders>
            <w:shd w:val="clear" w:color="auto" w:fill="auto"/>
            <w:vAlign w:val="center"/>
            <w:hideMark/>
          </w:tcPr>
          <w:p w14:paraId="41252F2D"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0,08 (p= 0,35)</w:t>
            </w:r>
          </w:p>
        </w:tc>
        <w:tc>
          <w:tcPr>
            <w:tcW w:w="506" w:type="dxa"/>
            <w:tcBorders>
              <w:top w:val="nil"/>
              <w:left w:val="nil"/>
              <w:bottom w:val="single" w:sz="8" w:space="0" w:color="CCCCCC"/>
              <w:right w:val="single" w:sz="8" w:space="0" w:color="CCCCCC"/>
            </w:tcBorders>
            <w:shd w:val="clear" w:color="auto" w:fill="auto"/>
            <w:vAlign w:val="center"/>
            <w:hideMark/>
          </w:tcPr>
          <w:p w14:paraId="4A8FB946"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0,04 (p= 0,64)</w:t>
            </w:r>
          </w:p>
        </w:tc>
        <w:tc>
          <w:tcPr>
            <w:tcW w:w="506" w:type="dxa"/>
            <w:tcBorders>
              <w:top w:val="nil"/>
              <w:left w:val="nil"/>
              <w:bottom w:val="single" w:sz="8" w:space="0" w:color="CCCCCC"/>
              <w:right w:val="single" w:sz="8" w:space="0" w:color="CCCCCC"/>
            </w:tcBorders>
            <w:shd w:val="clear" w:color="auto" w:fill="auto"/>
            <w:vAlign w:val="center"/>
            <w:hideMark/>
          </w:tcPr>
          <w:p w14:paraId="06C389CD"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0,06 (p= 0,46)</w:t>
            </w:r>
          </w:p>
        </w:tc>
      </w:tr>
      <w:tr w:rsidR="0094208B" w:rsidRPr="001E4062" w14:paraId="3B0ABEE8" w14:textId="77777777" w:rsidTr="00B8204B">
        <w:trPr>
          <w:trHeight w:val="1253"/>
        </w:trPr>
        <w:tc>
          <w:tcPr>
            <w:tcW w:w="925"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4D53F9A8" w14:textId="77777777" w:rsidR="0094208B" w:rsidRPr="001E4062" w:rsidRDefault="0094208B" w:rsidP="00B8204B">
            <w:pPr>
              <w:spacing w:line="240" w:lineRule="auto"/>
              <w:jc w:val="center"/>
              <w:rPr>
                <w:rFonts w:eastAsia="Times New Roman"/>
                <w:b/>
                <w:bCs/>
                <w:color w:val="660000"/>
                <w:sz w:val="12"/>
                <w:szCs w:val="12"/>
              </w:rPr>
            </w:pPr>
            <w:r w:rsidRPr="001E4062">
              <w:rPr>
                <w:rFonts w:eastAsia="Times New Roman"/>
                <w:b/>
                <w:bCs/>
                <w:color w:val="660000"/>
                <w:sz w:val="12"/>
                <w:szCs w:val="12"/>
              </w:rPr>
              <w:t>Spectrum_of_use (Ισοδιαστημική)</w:t>
            </w:r>
          </w:p>
        </w:tc>
        <w:tc>
          <w:tcPr>
            <w:tcW w:w="578"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299D8A42"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38" w:type="dxa"/>
            <w:tcBorders>
              <w:top w:val="nil"/>
              <w:left w:val="nil"/>
              <w:bottom w:val="single" w:sz="8" w:space="0" w:color="CCCCCC"/>
              <w:right w:val="single" w:sz="8" w:space="0" w:color="CCCCCC"/>
            </w:tcBorders>
            <w:shd w:val="clear" w:color="auto" w:fill="FFFFFF" w:themeFill="background1"/>
            <w:vAlign w:val="center"/>
            <w:hideMark/>
          </w:tcPr>
          <w:p w14:paraId="1BCDD2DB"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83" w:type="dxa"/>
            <w:tcBorders>
              <w:top w:val="nil"/>
              <w:left w:val="nil"/>
              <w:bottom w:val="single" w:sz="8" w:space="0" w:color="CCCCCC"/>
              <w:right w:val="single" w:sz="8" w:space="0" w:color="CCCCCC"/>
            </w:tcBorders>
            <w:shd w:val="clear" w:color="auto" w:fill="FFFFFF" w:themeFill="background1"/>
            <w:vAlign w:val="center"/>
            <w:hideMark/>
          </w:tcPr>
          <w:p w14:paraId="421EDCF9"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49" w:type="dxa"/>
            <w:tcBorders>
              <w:top w:val="nil"/>
              <w:left w:val="nil"/>
              <w:bottom w:val="single" w:sz="8" w:space="0" w:color="CCCCCC"/>
              <w:right w:val="single" w:sz="8" w:space="0" w:color="CCCCCC"/>
            </w:tcBorders>
            <w:shd w:val="clear" w:color="auto" w:fill="FFFFFF" w:themeFill="background1"/>
            <w:vAlign w:val="center"/>
            <w:hideMark/>
          </w:tcPr>
          <w:p w14:paraId="351005E3"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77" w:type="dxa"/>
            <w:tcBorders>
              <w:top w:val="nil"/>
              <w:left w:val="nil"/>
              <w:bottom w:val="single" w:sz="8" w:space="0" w:color="CCCCCC"/>
              <w:right w:val="single" w:sz="8" w:space="0" w:color="CCCCCC"/>
            </w:tcBorders>
            <w:shd w:val="clear" w:color="auto" w:fill="FFFFFF" w:themeFill="background1"/>
            <w:vAlign w:val="center"/>
            <w:hideMark/>
          </w:tcPr>
          <w:p w14:paraId="42BEAF9B"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44" w:type="dxa"/>
            <w:tcBorders>
              <w:top w:val="nil"/>
              <w:left w:val="nil"/>
              <w:bottom w:val="single" w:sz="8" w:space="0" w:color="CCCCCC"/>
              <w:right w:val="single" w:sz="8" w:space="0" w:color="CCCCCC"/>
            </w:tcBorders>
            <w:shd w:val="clear" w:color="auto" w:fill="FFFFFF" w:themeFill="background1"/>
            <w:vAlign w:val="center"/>
            <w:hideMark/>
          </w:tcPr>
          <w:p w14:paraId="2863947E"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924" w:type="dxa"/>
            <w:tcBorders>
              <w:top w:val="nil"/>
              <w:left w:val="nil"/>
              <w:bottom w:val="single" w:sz="8" w:space="0" w:color="CCCCCC"/>
              <w:right w:val="single" w:sz="8" w:space="0" w:color="CCCCCC"/>
            </w:tcBorders>
            <w:shd w:val="clear" w:color="auto" w:fill="FFFFFF" w:themeFill="background1"/>
            <w:vAlign w:val="center"/>
            <w:hideMark/>
          </w:tcPr>
          <w:p w14:paraId="0F446EAF"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60" w:type="dxa"/>
            <w:tcBorders>
              <w:top w:val="nil"/>
              <w:left w:val="nil"/>
              <w:bottom w:val="single" w:sz="8" w:space="0" w:color="CCCCCC"/>
              <w:right w:val="single" w:sz="8" w:space="0" w:color="CCCCCC"/>
            </w:tcBorders>
            <w:shd w:val="clear" w:color="auto" w:fill="FFFFFF" w:themeFill="background1"/>
            <w:vAlign w:val="center"/>
            <w:hideMark/>
          </w:tcPr>
          <w:p w14:paraId="4F56D8EF"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51CD2CDA"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w:t>
            </w:r>
          </w:p>
        </w:tc>
        <w:tc>
          <w:tcPr>
            <w:tcW w:w="506" w:type="dxa"/>
            <w:tcBorders>
              <w:top w:val="nil"/>
              <w:left w:val="nil"/>
              <w:bottom w:val="single" w:sz="8" w:space="0" w:color="CCCCCC"/>
              <w:right w:val="single" w:sz="8" w:space="0" w:color="CCCCCC"/>
            </w:tcBorders>
            <w:shd w:val="clear" w:color="auto" w:fill="auto"/>
            <w:vAlign w:val="center"/>
            <w:hideMark/>
          </w:tcPr>
          <w:p w14:paraId="473E93D7"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0,81 (p= 0,00) **</w:t>
            </w:r>
          </w:p>
        </w:tc>
        <w:tc>
          <w:tcPr>
            <w:tcW w:w="535" w:type="dxa"/>
            <w:tcBorders>
              <w:top w:val="nil"/>
              <w:left w:val="nil"/>
              <w:bottom w:val="single" w:sz="8" w:space="0" w:color="CCCCCC"/>
              <w:right w:val="single" w:sz="8" w:space="0" w:color="CCCCCC"/>
            </w:tcBorders>
            <w:shd w:val="clear" w:color="auto" w:fill="auto"/>
            <w:vAlign w:val="center"/>
            <w:hideMark/>
          </w:tcPr>
          <w:p w14:paraId="46BA877B"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0,59 (p= 0,00) **</w:t>
            </w:r>
          </w:p>
        </w:tc>
        <w:tc>
          <w:tcPr>
            <w:tcW w:w="506" w:type="dxa"/>
            <w:tcBorders>
              <w:top w:val="nil"/>
              <w:left w:val="nil"/>
              <w:bottom w:val="single" w:sz="8" w:space="0" w:color="CCCCCC"/>
              <w:right w:val="single" w:sz="8" w:space="0" w:color="CCCCCC"/>
            </w:tcBorders>
            <w:shd w:val="clear" w:color="auto" w:fill="auto"/>
            <w:vAlign w:val="center"/>
            <w:hideMark/>
          </w:tcPr>
          <w:p w14:paraId="7CEC547E"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0,69 (p= 0,00) **</w:t>
            </w:r>
          </w:p>
        </w:tc>
        <w:tc>
          <w:tcPr>
            <w:tcW w:w="518" w:type="dxa"/>
            <w:tcBorders>
              <w:top w:val="nil"/>
              <w:left w:val="nil"/>
              <w:bottom w:val="single" w:sz="8" w:space="0" w:color="CCCCCC"/>
              <w:right w:val="single" w:sz="8" w:space="0" w:color="CCCCCC"/>
            </w:tcBorders>
            <w:shd w:val="clear" w:color="auto" w:fill="auto"/>
            <w:vAlign w:val="center"/>
            <w:hideMark/>
          </w:tcPr>
          <w:p w14:paraId="11726BAC"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0,27 (p= 0,00) **</w:t>
            </w:r>
          </w:p>
        </w:tc>
        <w:tc>
          <w:tcPr>
            <w:tcW w:w="506" w:type="dxa"/>
            <w:tcBorders>
              <w:top w:val="nil"/>
              <w:left w:val="nil"/>
              <w:bottom w:val="single" w:sz="8" w:space="0" w:color="CCCCCC"/>
              <w:right w:val="single" w:sz="8" w:space="0" w:color="CCCCCC"/>
            </w:tcBorders>
            <w:shd w:val="clear" w:color="auto" w:fill="auto"/>
            <w:vAlign w:val="center"/>
            <w:hideMark/>
          </w:tcPr>
          <w:p w14:paraId="6D996FBC"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0,40 (p= 0,00) **</w:t>
            </w:r>
          </w:p>
        </w:tc>
        <w:tc>
          <w:tcPr>
            <w:tcW w:w="506" w:type="dxa"/>
            <w:tcBorders>
              <w:top w:val="nil"/>
              <w:left w:val="nil"/>
              <w:bottom w:val="single" w:sz="8" w:space="0" w:color="CCCCCC"/>
              <w:right w:val="single" w:sz="8" w:space="0" w:color="CCCCCC"/>
            </w:tcBorders>
            <w:shd w:val="clear" w:color="auto" w:fill="auto"/>
            <w:vAlign w:val="center"/>
            <w:hideMark/>
          </w:tcPr>
          <w:p w14:paraId="32607FBA"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0,30 (p= 0,00) **</w:t>
            </w:r>
          </w:p>
        </w:tc>
        <w:tc>
          <w:tcPr>
            <w:tcW w:w="573" w:type="dxa"/>
            <w:tcBorders>
              <w:top w:val="nil"/>
              <w:left w:val="nil"/>
              <w:bottom w:val="single" w:sz="8" w:space="0" w:color="CCCCCC"/>
              <w:right w:val="single" w:sz="8" w:space="0" w:color="CCCCCC"/>
            </w:tcBorders>
            <w:shd w:val="clear" w:color="auto" w:fill="auto"/>
            <w:vAlign w:val="center"/>
            <w:hideMark/>
          </w:tcPr>
          <w:p w14:paraId="3B10C2EF"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0,57 (p= 0,00) **</w:t>
            </w:r>
          </w:p>
        </w:tc>
        <w:tc>
          <w:tcPr>
            <w:tcW w:w="506" w:type="dxa"/>
            <w:tcBorders>
              <w:top w:val="nil"/>
              <w:left w:val="nil"/>
              <w:bottom w:val="single" w:sz="8" w:space="0" w:color="CCCCCC"/>
              <w:right w:val="single" w:sz="8" w:space="0" w:color="CCCCCC"/>
            </w:tcBorders>
            <w:shd w:val="clear" w:color="auto" w:fill="auto"/>
            <w:vAlign w:val="center"/>
            <w:hideMark/>
          </w:tcPr>
          <w:p w14:paraId="0D1325CA"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0,57 (p= 0,00) **</w:t>
            </w:r>
          </w:p>
        </w:tc>
        <w:tc>
          <w:tcPr>
            <w:tcW w:w="489" w:type="dxa"/>
            <w:tcBorders>
              <w:top w:val="nil"/>
              <w:left w:val="nil"/>
              <w:bottom w:val="single" w:sz="8" w:space="0" w:color="CCCCCC"/>
              <w:right w:val="single" w:sz="8" w:space="0" w:color="CCCCCC"/>
            </w:tcBorders>
            <w:shd w:val="clear" w:color="auto" w:fill="auto"/>
            <w:vAlign w:val="center"/>
            <w:hideMark/>
          </w:tcPr>
          <w:p w14:paraId="329D7D7E"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0,49 (p= 0,00) **</w:t>
            </w:r>
          </w:p>
        </w:tc>
        <w:tc>
          <w:tcPr>
            <w:tcW w:w="506" w:type="dxa"/>
            <w:tcBorders>
              <w:top w:val="nil"/>
              <w:left w:val="nil"/>
              <w:bottom w:val="single" w:sz="8" w:space="0" w:color="CCCCCC"/>
              <w:right w:val="single" w:sz="8" w:space="0" w:color="CCCCCC"/>
            </w:tcBorders>
            <w:shd w:val="clear" w:color="auto" w:fill="auto"/>
            <w:vAlign w:val="center"/>
            <w:hideMark/>
          </w:tcPr>
          <w:p w14:paraId="5EE40CB5"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0,34 (p= 0,00) **</w:t>
            </w:r>
          </w:p>
        </w:tc>
        <w:tc>
          <w:tcPr>
            <w:tcW w:w="506" w:type="dxa"/>
            <w:tcBorders>
              <w:top w:val="nil"/>
              <w:left w:val="nil"/>
              <w:bottom w:val="single" w:sz="8" w:space="0" w:color="CCCCCC"/>
              <w:right w:val="single" w:sz="8" w:space="0" w:color="CCCCCC"/>
            </w:tcBorders>
            <w:shd w:val="clear" w:color="auto" w:fill="auto"/>
            <w:vAlign w:val="center"/>
            <w:hideMark/>
          </w:tcPr>
          <w:p w14:paraId="6DC875F6"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0,04 (p= 0,62)</w:t>
            </w:r>
          </w:p>
        </w:tc>
        <w:tc>
          <w:tcPr>
            <w:tcW w:w="506" w:type="dxa"/>
            <w:tcBorders>
              <w:top w:val="nil"/>
              <w:left w:val="nil"/>
              <w:bottom w:val="single" w:sz="8" w:space="0" w:color="CCCCCC"/>
              <w:right w:val="single" w:sz="8" w:space="0" w:color="CCCCCC"/>
            </w:tcBorders>
            <w:shd w:val="clear" w:color="auto" w:fill="auto"/>
            <w:vAlign w:val="center"/>
            <w:hideMark/>
          </w:tcPr>
          <w:p w14:paraId="3E624206"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0,26 (p= 0,00) **</w:t>
            </w:r>
          </w:p>
        </w:tc>
        <w:tc>
          <w:tcPr>
            <w:tcW w:w="506" w:type="dxa"/>
            <w:tcBorders>
              <w:top w:val="nil"/>
              <w:left w:val="nil"/>
              <w:bottom w:val="single" w:sz="8" w:space="0" w:color="CCCCCC"/>
              <w:right w:val="single" w:sz="8" w:space="0" w:color="CCCCCC"/>
            </w:tcBorders>
            <w:shd w:val="clear" w:color="auto" w:fill="auto"/>
            <w:vAlign w:val="center"/>
            <w:hideMark/>
          </w:tcPr>
          <w:p w14:paraId="5A8BAA22"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0,18 (p= 0,04) *</w:t>
            </w:r>
          </w:p>
        </w:tc>
      </w:tr>
      <w:tr w:rsidR="0094208B" w:rsidRPr="001E4062" w14:paraId="0E288782" w14:textId="77777777" w:rsidTr="00B8204B">
        <w:trPr>
          <w:trHeight w:val="949"/>
        </w:trPr>
        <w:tc>
          <w:tcPr>
            <w:tcW w:w="925"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264A9AFB" w14:textId="77777777" w:rsidR="0094208B" w:rsidRPr="001E4062" w:rsidRDefault="0094208B" w:rsidP="00B8204B">
            <w:pPr>
              <w:spacing w:line="240" w:lineRule="auto"/>
              <w:jc w:val="center"/>
              <w:rPr>
                <w:rFonts w:eastAsia="Times New Roman"/>
                <w:b/>
                <w:bCs/>
                <w:color w:val="0C343D"/>
                <w:sz w:val="12"/>
                <w:szCs w:val="12"/>
              </w:rPr>
            </w:pPr>
            <w:r w:rsidRPr="001E4062">
              <w:rPr>
                <w:rFonts w:eastAsia="Times New Roman"/>
                <w:b/>
                <w:bCs/>
                <w:color w:val="0C343D"/>
                <w:sz w:val="12"/>
                <w:szCs w:val="12"/>
              </w:rPr>
              <w:t>Total_Of_ id (Ισοδιαστημική)</w:t>
            </w:r>
          </w:p>
        </w:tc>
        <w:tc>
          <w:tcPr>
            <w:tcW w:w="578"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17285AB7"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38" w:type="dxa"/>
            <w:tcBorders>
              <w:top w:val="nil"/>
              <w:left w:val="nil"/>
              <w:bottom w:val="single" w:sz="8" w:space="0" w:color="CCCCCC"/>
              <w:right w:val="single" w:sz="8" w:space="0" w:color="CCCCCC"/>
            </w:tcBorders>
            <w:shd w:val="clear" w:color="auto" w:fill="FFFFFF" w:themeFill="background1"/>
            <w:vAlign w:val="center"/>
            <w:hideMark/>
          </w:tcPr>
          <w:p w14:paraId="022CD58F"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83" w:type="dxa"/>
            <w:tcBorders>
              <w:top w:val="nil"/>
              <w:left w:val="nil"/>
              <w:bottom w:val="single" w:sz="8" w:space="0" w:color="CCCCCC"/>
              <w:right w:val="single" w:sz="8" w:space="0" w:color="CCCCCC"/>
            </w:tcBorders>
            <w:shd w:val="clear" w:color="auto" w:fill="FFFFFF" w:themeFill="background1"/>
            <w:vAlign w:val="center"/>
            <w:hideMark/>
          </w:tcPr>
          <w:p w14:paraId="0D096F79"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49" w:type="dxa"/>
            <w:tcBorders>
              <w:top w:val="nil"/>
              <w:left w:val="nil"/>
              <w:bottom w:val="single" w:sz="8" w:space="0" w:color="CCCCCC"/>
              <w:right w:val="single" w:sz="8" w:space="0" w:color="CCCCCC"/>
            </w:tcBorders>
            <w:shd w:val="clear" w:color="auto" w:fill="FFFFFF" w:themeFill="background1"/>
            <w:vAlign w:val="center"/>
            <w:hideMark/>
          </w:tcPr>
          <w:p w14:paraId="3E0621FE"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77" w:type="dxa"/>
            <w:tcBorders>
              <w:top w:val="nil"/>
              <w:left w:val="nil"/>
              <w:bottom w:val="single" w:sz="8" w:space="0" w:color="CCCCCC"/>
              <w:right w:val="single" w:sz="8" w:space="0" w:color="CCCCCC"/>
            </w:tcBorders>
            <w:shd w:val="clear" w:color="auto" w:fill="FFFFFF" w:themeFill="background1"/>
            <w:vAlign w:val="center"/>
            <w:hideMark/>
          </w:tcPr>
          <w:p w14:paraId="0C52DE1D"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44" w:type="dxa"/>
            <w:tcBorders>
              <w:top w:val="nil"/>
              <w:left w:val="nil"/>
              <w:bottom w:val="single" w:sz="8" w:space="0" w:color="CCCCCC"/>
              <w:right w:val="single" w:sz="8" w:space="0" w:color="CCCCCC"/>
            </w:tcBorders>
            <w:shd w:val="clear" w:color="auto" w:fill="FFFFFF" w:themeFill="background1"/>
            <w:vAlign w:val="center"/>
            <w:hideMark/>
          </w:tcPr>
          <w:p w14:paraId="621FC8B6"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924" w:type="dxa"/>
            <w:tcBorders>
              <w:top w:val="nil"/>
              <w:left w:val="nil"/>
              <w:bottom w:val="single" w:sz="8" w:space="0" w:color="CCCCCC"/>
              <w:right w:val="single" w:sz="8" w:space="0" w:color="CCCCCC"/>
            </w:tcBorders>
            <w:shd w:val="clear" w:color="auto" w:fill="FFFFFF" w:themeFill="background1"/>
            <w:vAlign w:val="center"/>
            <w:hideMark/>
          </w:tcPr>
          <w:p w14:paraId="7863E793"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60" w:type="dxa"/>
            <w:tcBorders>
              <w:top w:val="nil"/>
              <w:left w:val="nil"/>
              <w:bottom w:val="single" w:sz="8" w:space="0" w:color="CCCCCC"/>
              <w:right w:val="single" w:sz="8" w:space="0" w:color="CCCCCC"/>
            </w:tcBorders>
            <w:shd w:val="clear" w:color="auto" w:fill="FFFFFF" w:themeFill="background1"/>
            <w:vAlign w:val="center"/>
            <w:hideMark/>
          </w:tcPr>
          <w:p w14:paraId="2BB7DD1A"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47A9FB19"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6" w:type="dxa"/>
            <w:tcBorders>
              <w:top w:val="nil"/>
              <w:left w:val="nil"/>
              <w:bottom w:val="single" w:sz="8" w:space="0" w:color="CCCCCC"/>
              <w:right w:val="single" w:sz="8" w:space="0" w:color="CCCCCC"/>
            </w:tcBorders>
            <w:shd w:val="clear" w:color="auto" w:fill="FFFFFF" w:themeFill="background1"/>
            <w:vAlign w:val="center"/>
            <w:hideMark/>
          </w:tcPr>
          <w:p w14:paraId="5F12C0F3"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w:t>
            </w:r>
          </w:p>
        </w:tc>
        <w:tc>
          <w:tcPr>
            <w:tcW w:w="535" w:type="dxa"/>
            <w:tcBorders>
              <w:top w:val="nil"/>
              <w:left w:val="nil"/>
              <w:bottom w:val="single" w:sz="8" w:space="0" w:color="CCCCCC"/>
              <w:right w:val="single" w:sz="8" w:space="0" w:color="CCCCCC"/>
            </w:tcBorders>
            <w:shd w:val="clear" w:color="auto" w:fill="auto"/>
            <w:vAlign w:val="center"/>
            <w:hideMark/>
          </w:tcPr>
          <w:p w14:paraId="6D81266E"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0,74 (p= 0,00) **</w:t>
            </w:r>
          </w:p>
        </w:tc>
        <w:tc>
          <w:tcPr>
            <w:tcW w:w="506" w:type="dxa"/>
            <w:tcBorders>
              <w:top w:val="nil"/>
              <w:left w:val="nil"/>
              <w:bottom w:val="single" w:sz="8" w:space="0" w:color="CCCCCC"/>
              <w:right w:val="single" w:sz="8" w:space="0" w:color="CCCCCC"/>
            </w:tcBorders>
            <w:shd w:val="clear" w:color="auto" w:fill="auto"/>
            <w:vAlign w:val="center"/>
            <w:hideMark/>
          </w:tcPr>
          <w:p w14:paraId="0EAC4958"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0,85 (p= 0,00) **</w:t>
            </w:r>
          </w:p>
        </w:tc>
        <w:tc>
          <w:tcPr>
            <w:tcW w:w="518" w:type="dxa"/>
            <w:tcBorders>
              <w:top w:val="nil"/>
              <w:left w:val="nil"/>
              <w:bottom w:val="single" w:sz="8" w:space="0" w:color="CCCCCC"/>
              <w:right w:val="single" w:sz="8" w:space="0" w:color="CCCCCC"/>
            </w:tcBorders>
            <w:shd w:val="clear" w:color="auto" w:fill="auto"/>
            <w:vAlign w:val="center"/>
            <w:hideMark/>
          </w:tcPr>
          <w:p w14:paraId="0286605B"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0,29 (p= 0,00) **</w:t>
            </w:r>
          </w:p>
        </w:tc>
        <w:tc>
          <w:tcPr>
            <w:tcW w:w="506" w:type="dxa"/>
            <w:tcBorders>
              <w:top w:val="nil"/>
              <w:left w:val="nil"/>
              <w:bottom w:val="single" w:sz="8" w:space="0" w:color="CCCCCC"/>
              <w:right w:val="single" w:sz="8" w:space="0" w:color="CCCCCC"/>
            </w:tcBorders>
            <w:shd w:val="clear" w:color="auto" w:fill="auto"/>
            <w:vAlign w:val="center"/>
            <w:hideMark/>
          </w:tcPr>
          <w:p w14:paraId="782B3D0D"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0,52 (p= 0,00) **</w:t>
            </w:r>
          </w:p>
        </w:tc>
        <w:tc>
          <w:tcPr>
            <w:tcW w:w="506" w:type="dxa"/>
            <w:tcBorders>
              <w:top w:val="nil"/>
              <w:left w:val="nil"/>
              <w:bottom w:val="single" w:sz="8" w:space="0" w:color="CCCCCC"/>
              <w:right w:val="single" w:sz="8" w:space="0" w:color="CCCCCC"/>
            </w:tcBorders>
            <w:shd w:val="clear" w:color="auto" w:fill="auto"/>
            <w:vAlign w:val="center"/>
            <w:hideMark/>
          </w:tcPr>
          <w:p w14:paraId="2DD20C32"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0,45 (p= 0,00) **</w:t>
            </w:r>
          </w:p>
        </w:tc>
        <w:tc>
          <w:tcPr>
            <w:tcW w:w="573" w:type="dxa"/>
            <w:tcBorders>
              <w:top w:val="nil"/>
              <w:left w:val="nil"/>
              <w:bottom w:val="single" w:sz="8" w:space="0" w:color="CCCCCC"/>
              <w:right w:val="single" w:sz="8" w:space="0" w:color="CCCCCC"/>
            </w:tcBorders>
            <w:shd w:val="clear" w:color="auto" w:fill="auto"/>
            <w:vAlign w:val="center"/>
            <w:hideMark/>
          </w:tcPr>
          <w:p w14:paraId="6E2A96EE"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0,67 (p= 0,00) **</w:t>
            </w:r>
          </w:p>
        </w:tc>
        <w:tc>
          <w:tcPr>
            <w:tcW w:w="506" w:type="dxa"/>
            <w:tcBorders>
              <w:top w:val="nil"/>
              <w:left w:val="nil"/>
              <w:bottom w:val="single" w:sz="8" w:space="0" w:color="CCCCCC"/>
              <w:right w:val="single" w:sz="8" w:space="0" w:color="CCCCCC"/>
            </w:tcBorders>
            <w:shd w:val="clear" w:color="auto" w:fill="auto"/>
            <w:vAlign w:val="center"/>
            <w:hideMark/>
          </w:tcPr>
          <w:p w14:paraId="72ED0E36"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0,77 (p= 0,00) **</w:t>
            </w:r>
          </w:p>
        </w:tc>
        <w:tc>
          <w:tcPr>
            <w:tcW w:w="489" w:type="dxa"/>
            <w:tcBorders>
              <w:top w:val="nil"/>
              <w:left w:val="nil"/>
              <w:bottom w:val="single" w:sz="8" w:space="0" w:color="CCCCCC"/>
              <w:right w:val="single" w:sz="8" w:space="0" w:color="CCCCCC"/>
            </w:tcBorders>
            <w:shd w:val="clear" w:color="auto" w:fill="auto"/>
            <w:vAlign w:val="center"/>
            <w:hideMark/>
          </w:tcPr>
          <w:p w14:paraId="0B47213C"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0,56 (p= 0,00) **</w:t>
            </w:r>
          </w:p>
        </w:tc>
        <w:tc>
          <w:tcPr>
            <w:tcW w:w="506" w:type="dxa"/>
            <w:tcBorders>
              <w:top w:val="nil"/>
              <w:left w:val="nil"/>
              <w:bottom w:val="single" w:sz="8" w:space="0" w:color="CCCCCC"/>
              <w:right w:val="single" w:sz="8" w:space="0" w:color="CCCCCC"/>
            </w:tcBorders>
            <w:shd w:val="clear" w:color="auto" w:fill="auto"/>
            <w:vAlign w:val="center"/>
            <w:hideMark/>
          </w:tcPr>
          <w:p w14:paraId="42D2B8C3"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0,42 (p= 0,00) **</w:t>
            </w:r>
          </w:p>
        </w:tc>
        <w:tc>
          <w:tcPr>
            <w:tcW w:w="506" w:type="dxa"/>
            <w:tcBorders>
              <w:top w:val="nil"/>
              <w:left w:val="nil"/>
              <w:bottom w:val="single" w:sz="8" w:space="0" w:color="CCCCCC"/>
              <w:right w:val="single" w:sz="8" w:space="0" w:color="CCCCCC"/>
            </w:tcBorders>
            <w:shd w:val="clear" w:color="auto" w:fill="auto"/>
            <w:vAlign w:val="center"/>
            <w:hideMark/>
          </w:tcPr>
          <w:p w14:paraId="2906F2FF"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0,11 (p= 0,20)</w:t>
            </w:r>
          </w:p>
        </w:tc>
        <w:tc>
          <w:tcPr>
            <w:tcW w:w="506" w:type="dxa"/>
            <w:tcBorders>
              <w:top w:val="nil"/>
              <w:left w:val="nil"/>
              <w:bottom w:val="single" w:sz="8" w:space="0" w:color="CCCCCC"/>
              <w:right w:val="single" w:sz="8" w:space="0" w:color="CCCCCC"/>
            </w:tcBorders>
            <w:shd w:val="clear" w:color="auto" w:fill="auto"/>
            <w:vAlign w:val="center"/>
            <w:hideMark/>
          </w:tcPr>
          <w:p w14:paraId="0AA4F888"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0,29 (p= 0,00) **</w:t>
            </w:r>
          </w:p>
        </w:tc>
        <w:tc>
          <w:tcPr>
            <w:tcW w:w="506" w:type="dxa"/>
            <w:tcBorders>
              <w:top w:val="nil"/>
              <w:left w:val="nil"/>
              <w:bottom w:val="single" w:sz="8" w:space="0" w:color="CCCCCC"/>
              <w:right w:val="single" w:sz="8" w:space="0" w:color="CCCCCC"/>
            </w:tcBorders>
            <w:shd w:val="clear" w:color="auto" w:fill="auto"/>
            <w:vAlign w:val="center"/>
            <w:hideMark/>
          </w:tcPr>
          <w:p w14:paraId="75DF2F5A"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0,21 (p= 0,01) *</w:t>
            </w:r>
          </w:p>
        </w:tc>
      </w:tr>
    </w:tbl>
    <w:p w14:paraId="43E34AC9" w14:textId="77777777" w:rsidR="0094208B" w:rsidRPr="00896462" w:rsidRDefault="00B8204B" w:rsidP="00896462">
      <w:pPr>
        <w:spacing w:line="360" w:lineRule="auto"/>
        <w:ind w:firstLine="284"/>
        <w:contextualSpacing w:val="0"/>
        <w:jc w:val="center"/>
        <w:rPr>
          <w:rFonts w:ascii="Times New Roman" w:hAnsi="Times New Roman" w:cs="Times New Roman"/>
          <w:szCs w:val="22"/>
        </w:rPr>
        <w:sectPr w:rsidR="0094208B" w:rsidRPr="00896462" w:rsidSect="00896462">
          <w:pgSz w:w="15840" w:h="12240" w:orient="landscape"/>
          <w:pgMar w:top="720" w:right="720" w:bottom="720" w:left="720" w:header="720" w:footer="720" w:gutter="0"/>
          <w:cols w:space="720"/>
          <w:docGrid w:linePitch="299"/>
        </w:sectPr>
      </w:pPr>
      <w:r>
        <w:rPr>
          <w:rFonts w:ascii="Times New Roman" w:hAnsi="Times New Roman" w:cs="Times New Roman"/>
          <w:szCs w:val="22"/>
        </w:rPr>
        <w:t>-</w:t>
      </w:r>
    </w:p>
    <w:tbl>
      <w:tblPr>
        <w:tblpPr w:leftFromText="180" w:rightFromText="180" w:horzAnchor="margin" w:tblpXSpec="center" w:tblpY="-630"/>
        <w:tblW w:w="13868" w:type="dxa"/>
        <w:tblLayout w:type="fixed"/>
        <w:tblLook w:val="04A0" w:firstRow="1" w:lastRow="0" w:firstColumn="1" w:lastColumn="0" w:noHBand="0" w:noVBand="1"/>
      </w:tblPr>
      <w:tblGrid>
        <w:gridCol w:w="853"/>
        <w:gridCol w:w="504"/>
        <w:gridCol w:w="53"/>
        <w:gridCol w:w="643"/>
        <w:gridCol w:w="54"/>
        <w:gridCol w:w="504"/>
        <w:gridCol w:w="54"/>
        <w:gridCol w:w="644"/>
        <w:gridCol w:w="53"/>
        <w:gridCol w:w="784"/>
        <w:gridCol w:w="54"/>
        <w:gridCol w:w="698"/>
        <w:gridCol w:w="86"/>
        <w:gridCol w:w="837"/>
        <w:gridCol w:w="53"/>
        <w:gridCol w:w="720"/>
        <w:gridCol w:w="35"/>
        <w:gridCol w:w="508"/>
        <w:gridCol w:w="80"/>
        <w:gridCol w:w="419"/>
        <w:gridCol w:w="10"/>
        <w:gridCol w:w="539"/>
        <w:gridCol w:w="9"/>
        <w:gridCol w:w="500"/>
        <w:gridCol w:w="58"/>
        <w:gridCol w:w="419"/>
        <w:gridCol w:w="45"/>
        <w:gridCol w:w="515"/>
        <w:gridCol w:w="419"/>
        <w:gridCol w:w="90"/>
        <w:gridCol w:w="579"/>
        <w:gridCol w:w="29"/>
        <w:gridCol w:w="480"/>
        <w:gridCol w:w="35"/>
        <w:gridCol w:w="458"/>
        <w:gridCol w:w="12"/>
        <w:gridCol w:w="486"/>
        <w:gridCol w:w="11"/>
        <w:gridCol w:w="494"/>
        <w:gridCol w:w="15"/>
        <w:gridCol w:w="490"/>
        <w:gridCol w:w="19"/>
        <w:gridCol w:w="510"/>
        <w:gridCol w:w="10"/>
      </w:tblGrid>
      <w:tr w:rsidR="009927D0" w:rsidRPr="001E4062" w14:paraId="6AA0965F" w14:textId="77777777" w:rsidTr="00571183">
        <w:trPr>
          <w:gridAfter w:val="1"/>
          <w:wAfter w:w="10" w:type="dxa"/>
          <w:trHeight w:val="245"/>
        </w:trPr>
        <w:tc>
          <w:tcPr>
            <w:tcW w:w="853" w:type="dxa"/>
            <w:tcBorders>
              <w:top w:val="single" w:sz="8" w:space="0" w:color="CCCCCC"/>
              <w:left w:val="single" w:sz="8" w:space="0" w:color="CCCCCC"/>
              <w:bottom w:val="single" w:sz="8" w:space="0" w:color="000000"/>
              <w:right w:val="single" w:sz="8" w:space="0" w:color="000000"/>
            </w:tcBorders>
            <w:shd w:val="clear" w:color="000000" w:fill="FFFFFF" w:themeFill="background1"/>
            <w:vAlign w:val="center"/>
            <w:hideMark/>
          </w:tcPr>
          <w:p w14:paraId="01B8E295" w14:textId="77777777" w:rsidR="0094208B" w:rsidRPr="008A5A70" w:rsidRDefault="0094208B" w:rsidP="00B8204B">
            <w:pPr>
              <w:spacing w:line="240" w:lineRule="auto"/>
              <w:jc w:val="center"/>
              <w:rPr>
                <w:rFonts w:eastAsia="Times New Roman"/>
                <w:b/>
                <w:bCs/>
                <w:color w:val="0C343D"/>
                <w:sz w:val="12"/>
                <w:szCs w:val="12"/>
              </w:rPr>
            </w:pPr>
          </w:p>
        </w:tc>
        <w:tc>
          <w:tcPr>
            <w:tcW w:w="557" w:type="dxa"/>
            <w:gridSpan w:val="2"/>
            <w:tcBorders>
              <w:top w:val="nil"/>
              <w:left w:val="single" w:sz="8" w:space="0" w:color="CCCCCC"/>
              <w:bottom w:val="single" w:sz="8" w:space="0" w:color="CCCCCC"/>
              <w:right w:val="single" w:sz="8" w:space="0" w:color="CCCCCC"/>
            </w:tcBorders>
            <w:shd w:val="clear" w:color="auto" w:fill="D5DCE4" w:themeFill="text2" w:themeFillTint="33"/>
            <w:vAlign w:val="center"/>
            <w:hideMark/>
          </w:tcPr>
          <w:p w14:paraId="2CD90E46" w14:textId="77777777" w:rsidR="0094208B" w:rsidRPr="008A5A70" w:rsidRDefault="0094208B" w:rsidP="00B8204B">
            <w:pPr>
              <w:spacing w:line="240" w:lineRule="auto"/>
              <w:jc w:val="center"/>
              <w:rPr>
                <w:rFonts w:eastAsia="Times New Roman"/>
                <w:b/>
                <w:bCs/>
                <w:color w:val="0C343D"/>
                <w:sz w:val="12"/>
                <w:szCs w:val="12"/>
              </w:rPr>
            </w:pPr>
            <w:r w:rsidRPr="008A5A70">
              <w:rPr>
                <w:rFonts w:eastAsia="Times New Roman"/>
                <w:b/>
                <w:bCs/>
                <w:color w:val="0C343D"/>
                <w:sz w:val="12"/>
                <w:szCs w:val="12"/>
              </w:rPr>
              <w:t>Computer_at_home (Ονομαστική)</w:t>
            </w:r>
          </w:p>
        </w:tc>
        <w:tc>
          <w:tcPr>
            <w:tcW w:w="697"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1E056A5A" w14:textId="77777777" w:rsidR="0094208B" w:rsidRPr="008A5A70" w:rsidRDefault="0094208B" w:rsidP="00B8204B">
            <w:pPr>
              <w:spacing w:line="240" w:lineRule="auto"/>
              <w:jc w:val="center"/>
              <w:rPr>
                <w:rFonts w:eastAsia="Times New Roman"/>
                <w:b/>
                <w:bCs/>
                <w:color w:val="0C343D"/>
                <w:sz w:val="12"/>
                <w:szCs w:val="12"/>
              </w:rPr>
            </w:pPr>
            <w:r w:rsidRPr="008A5A70">
              <w:rPr>
                <w:rFonts w:eastAsia="Times New Roman"/>
                <w:b/>
                <w:bCs/>
                <w:color w:val="0C343D"/>
                <w:sz w:val="12"/>
                <w:szCs w:val="12"/>
              </w:rPr>
              <w:t>Internet_at_home (Ονομαστική)</w:t>
            </w:r>
          </w:p>
        </w:tc>
        <w:tc>
          <w:tcPr>
            <w:tcW w:w="558"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50CDBDC9" w14:textId="77777777" w:rsidR="0094208B" w:rsidRPr="0094208B" w:rsidRDefault="0094208B"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lang w:val="en-US"/>
              </w:rPr>
              <w:t>Computer_use_per_week (</w:t>
            </w:r>
            <w:r w:rsidRPr="008A5A70">
              <w:rPr>
                <w:rFonts w:eastAsia="Times New Roman"/>
                <w:b/>
                <w:bCs/>
                <w:color w:val="0C343D"/>
                <w:sz w:val="12"/>
                <w:szCs w:val="12"/>
              </w:rPr>
              <w:t>Τακτική</w:t>
            </w:r>
            <w:r w:rsidRPr="0094208B">
              <w:rPr>
                <w:rFonts w:eastAsia="Times New Roman"/>
                <w:b/>
                <w:bCs/>
                <w:color w:val="0C343D"/>
                <w:sz w:val="12"/>
                <w:szCs w:val="12"/>
                <w:lang w:val="en-US"/>
              </w:rPr>
              <w:t>)</w:t>
            </w:r>
          </w:p>
        </w:tc>
        <w:tc>
          <w:tcPr>
            <w:tcW w:w="697"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7FF69F9B" w14:textId="77777777" w:rsidR="0094208B" w:rsidRPr="0094208B" w:rsidRDefault="0094208B"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lang w:val="en-US"/>
              </w:rPr>
              <w:t>Ease_of_moodle_use_perceptions (</w:t>
            </w:r>
            <w:r w:rsidRPr="008A5A70">
              <w:rPr>
                <w:rFonts w:eastAsia="Times New Roman"/>
                <w:b/>
                <w:bCs/>
                <w:color w:val="0C343D"/>
                <w:sz w:val="12"/>
                <w:szCs w:val="12"/>
              </w:rPr>
              <w:t>Ισοδιαστημική</w:t>
            </w:r>
            <w:r w:rsidRPr="0094208B">
              <w:rPr>
                <w:rFonts w:eastAsia="Times New Roman"/>
                <w:b/>
                <w:bCs/>
                <w:color w:val="0C343D"/>
                <w:sz w:val="12"/>
                <w:szCs w:val="12"/>
                <w:lang w:val="en-US"/>
              </w:rPr>
              <w:t>)</w:t>
            </w:r>
          </w:p>
        </w:tc>
        <w:tc>
          <w:tcPr>
            <w:tcW w:w="838"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33560A79" w14:textId="77777777" w:rsidR="0094208B" w:rsidRPr="0094208B" w:rsidRDefault="0094208B"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lang w:val="en-US"/>
              </w:rPr>
              <w:t>Moodle_use_capability_perceptions (</w:t>
            </w:r>
            <w:r w:rsidRPr="008A5A70">
              <w:rPr>
                <w:rFonts w:eastAsia="Times New Roman"/>
                <w:b/>
                <w:bCs/>
                <w:color w:val="0C343D"/>
                <w:sz w:val="12"/>
                <w:szCs w:val="12"/>
              </w:rPr>
              <w:t>Ισοδιαστημική</w:t>
            </w:r>
            <w:r w:rsidRPr="0094208B">
              <w:rPr>
                <w:rFonts w:eastAsia="Times New Roman"/>
                <w:b/>
                <w:bCs/>
                <w:color w:val="0C343D"/>
                <w:sz w:val="12"/>
                <w:szCs w:val="12"/>
                <w:lang w:val="en-US"/>
              </w:rPr>
              <w:t>)</w:t>
            </w:r>
          </w:p>
        </w:tc>
        <w:tc>
          <w:tcPr>
            <w:tcW w:w="698" w:type="dxa"/>
            <w:tcBorders>
              <w:top w:val="nil"/>
              <w:left w:val="nil"/>
              <w:bottom w:val="single" w:sz="8" w:space="0" w:color="CCCCCC"/>
              <w:right w:val="single" w:sz="8" w:space="0" w:color="CCCCCC"/>
            </w:tcBorders>
            <w:shd w:val="clear" w:color="auto" w:fill="D5DCE4" w:themeFill="text2" w:themeFillTint="33"/>
            <w:vAlign w:val="center"/>
            <w:hideMark/>
          </w:tcPr>
          <w:p w14:paraId="06DCA5E4" w14:textId="77777777" w:rsidR="0094208B" w:rsidRPr="008A5A70" w:rsidRDefault="0094208B" w:rsidP="00B8204B">
            <w:pPr>
              <w:spacing w:line="240" w:lineRule="auto"/>
              <w:jc w:val="center"/>
              <w:rPr>
                <w:rFonts w:eastAsia="Times New Roman"/>
                <w:b/>
                <w:bCs/>
                <w:color w:val="0C343D"/>
                <w:sz w:val="12"/>
                <w:szCs w:val="12"/>
              </w:rPr>
            </w:pPr>
            <w:r w:rsidRPr="008A5A70">
              <w:rPr>
                <w:rFonts w:eastAsia="Times New Roman"/>
                <w:b/>
                <w:bCs/>
                <w:color w:val="0C343D"/>
                <w:sz w:val="12"/>
                <w:szCs w:val="12"/>
              </w:rPr>
              <w:t>Attitude_about_Moodle (Ισοδιαστημική)</w:t>
            </w:r>
          </w:p>
        </w:tc>
        <w:tc>
          <w:tcPr>
            <w:tcW w:w="976" w:type="dxa"/>
            <w:gridSpan w:val="3"/>
            <w:tcBorders>
              <w:top w:val="nil"/>
              <w:left w:val="nil"/>
              <w:bottom w:val="single" w:sz="8" w:space="0" w:color="CCCCCC"/>
              <w:right w:val="single" w:sz="8" w:space="0" w:color="CCCCCC"/>
            </w:tcBorders>
            <w:shd w:val="clear" w:color="auto" w:fill="D5DCE4" w:themeFill="text2" w:themeFillTint="33"/>
            <w:vAlign w:val="center"/>
            <w:hideMark/>
          </w:tcPr>
          <w:p w14:paraId="59D4DED0" w14:textId="77777777" w:rsidR="0094208B" w:rsidRPr="0094208B" w:rsidRDefault="0094208B"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lang w:val="en-US"/>
              </w:rPr>
              <w:t>Perceived_Moodle_Usefulness_lesson (</w:t>
            </w:r>
            <w:r w:rsidRPr="008A5A70">
              <w:rPr>
                <w:rFonts w:eastAsia="Times New Roman"/>
                <w:b/>
                <w:bCs/>
                <w:color w:val="0C343D"/>
                <w:sz w:val="12"/>
                <w:szCs w:val="12"/>
              </w:rPr>
              <w:t>Ισοδιαστημική</w:t>
            </w:r>
            <w:r w:rsidRPr="0094208B">
              <w:rPr>
                <w:rFonts w:eastAsia="Times New Roman"/>
                <w:b/>
                <w:bCs/>
                <w:color w:val="0C343D"/>
                <w:sz w:val="12"/>
                <w:szCs w:val="12"/>
                <w:lang w:val="en-US"/>
              </w:rPr>
              <w:t>)</w:t>
            </w:r>
          </w:p>
        </w:tc>
        <w:tc>
          <w:tcPr>
            <w:tcW w:w="720" w:type="dxa"/>
            <w:tcBorders>
              <w:top w:val="nil"/>
              <w:left w:val="nil"/>
              <w:bottom w:val="single" w:sz="8" w:space="0" w:color="CCCCCC"/>
              <w:right w:val="single" w:sz="8" w:space="0" w:color="CCCCCC"/>
            </w:tcBorders>
            <w:shd w:val="clear" w:color="auto" w:fill="D5DCE4" w:themeFill="text2" w:themeFillTint="33"/>
            <w:vAlign w:val="center"/>
            <w:hideMark/>
          </w:tcPr>
          <w:p w14:paraId="5674BA3C" w14:textId="77777777" w:rsidR="0094208B" w:rsidRPr="008A5A70" w:rsidRDefault="0094208B" w:rsidP="00B8204B">
            <w:pPr>
              <w:spacing w:line="240" w:lineRule="auto"/>
              <w:jc w:val="center"/>
              <w:rPr>
                <w:rFonts w:eastAsia="Times New Roman"/>
                <w:b/>
                <w:bCs/>
                <w:color w:val="0C343D"/>
                <w:sz w:val="12"/>
                <w:szCs w:val="12"/>
              </w:rPr>
            </w:pPr>
            <w:r w:rsidRPr="008A5A70">
              <w:rPr>
                <w:rFonts w:eastAsia="Times New Roman"/>
                <w:b/>
                <w:bCs/>
                <w:color w:val="0C343D"/>
                <w:sz w:val="12"/>
                <w:szCs w:val="12"/>
              </w:rPr>
              <w:t>Perceived_Usefulness_assignment (Ισοδιαστημική)</w:t>
            </w:r>
          </w:p>
        </w:tc>
        <w:tc>
          <w:tcPr>
            <w:tcW w:w="543"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5719867B" w14:textId="77777777" w:rsidR="0094208B" w:rsidRPr="008A5A70" w:rsidRDefault="0094208B" w:rsidP="00B8204B">
            <w:pPr>
              <w:spacing w:line="240" w:lineRule="auto"/>
              <w:jc w:val="center"/>
              <w:rPr>
                <w:rFonts w:eastAsia="Times New Roman"/>
                <w:b/>
                <w:bCs/>
                <w:color w:val="0C343D"/>
                <w:sz w:val="12"/>
                <w:szCs w:val="12"/>
              </w:rPr>
            </w:pPr>
            <w:r w:rsidRPr="008A5A70">
              <w:rPr>
                <w:rFonts w:eastAsia="Times New Roman"/>
                <w:b/>
                <w:bCs/>
                <w:color w:val="0C343D"/>
                <w:sz w:val="12"/>
                <w:szCs w:val="12"/>
              </w:rPr>
              <w:t>Spectrum_of_use (Ισοδιαστημική)</w:t>
            </w:r>
          </w:p>
        </w:tc>
        <w:tc>
          <w:tcPr>
            <w:tcW w:w="509" w:type="dxa"/>
            <w:gridSpan w:val="3"/>
            <w:tcBorders>
              <w:top w:val="nil"/>
              <w:left w:val="nil"/>
              <w:bottom w:val="single" w:sz="8" w:space="0" w:color="CCCCCC"/>
              <w:right w:val="single" w:sz="8" w:space="0" w:color="CCCCCC"/>
            </w:tcBorders>
            <w:shd w:val="clear" w:color="auto" w:fill="D5DCE4" w:themeFill="text2" w:themeFillTint="33"/>
            <w:vAlign w:val="center"/>
            <w:hideMark/>
          </w:tcPr>
          <w:p w14:paraId="0949121A" w14:textId="77777777" w:rsidR="0094208B" w:rsidRPr="008A5A70" w:rsidRDefault="0094208B" w:rsidP="00B8204B">
            <w:pPr>
              <w:spacing w:line="240" w:lineRule="auto"/>
              <w:jc w:val="center"/>
              <w:rPr>
                <w:rFonts w:eastAsia="Times New Roman"/>
                <w:b/>
                <w:bCs/>
                <w:color w:val="0C343D"/>
                <w:sz w:val="12"/>
                <w:szCs w:val="12"/>
              </w:rPr>
            </w:pPr>
            <w:r w:rsidRPr="008A5A70">
              <w:rPr>
                <w:rFonts w:eastAsia="Times New Roman"/>
                <w:b/>
                <w:bCs/>
                <w:color w:val="0C343D"/>
                <w:sz w:val="12"/>
                <w:szCs w:val="12"/>
              </w:rPr>
              <w:t>Total_Of_ id (Ισοδιαστημική)</w:t>
            </w:r>
          </w:p>
        </w:tc>
        <w:tc>
          <w:tcPr>
            <w:tcW w:w="539" w:type="dxa"/>
            <w:tcBorders>
              <w:top w:val="nil"/>
              <w:left w:val="nil"/>
              <w:bottom w:val="single" w:sz="8" w:space="0" w:color="CCCCCC"/>
              <w:right w:val="single" w:sz="8" w:space="0" w:color="CCCCCC"/>
            </w:tcBorders>
            <w:shd w:val="clear" w:color="auto" w:fill="D5DCE4" w:themeFill="text2" w:themeFillTint="33"/>
            <w:vAlign w:val="center"/>
            <w:hideMark/>
          </w:tcPr>
          <w:p w14:paraId="534814C2" w14:textId="77777777" w:rsidR="0094208B" w:rsidRPr="008A5A70" w:rsidRDefault="0094208B" w:rsidP="00B8204B">
            <w:pPr>
              <w:spacing w:line="240" w:lineRule="auto"/>
              <w:jc w:val="center"/>
              <w:rPr>
                <w:rFonts w:eastAsia="Times New Roman"/>
                <w:b/>
                <w:bCs/>
                <w:color w:val="0C343D"/>
                <w:sz w:val="12"/>
                <w:szCs w:val="12"/>
              </w:rPr>
            </w:pPr>
            <w:r w:rsidRPr="008A5A70">
              <w:rPr>
                <w:rFonts w:eastAsia="Times New Roman"/>
                <w:b/>
                <w:bCs/>
                <w:color w:val="0C343D"/>
                <w:sz w:val="12"/>
                <w:szCs w:val="12"/>
              </w:rPr>
              <w:t>assignment_view (Ισοδιαστημική)</w:t>
            </w:r>
          </w:p>
        </w:tc>
        <w:tc>
          <w:tcPr>
            <w:tcW w:w="509"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0F5141DA" w14:textId="77777777" w:rsidR="0094208B" w:rsidRPr="008A5A70" w:rsidRDefault="0094208B" w:rsidP="00B8204B">
            <w:pPr>
              <w:spacing w:line="240" w:lineRule="auto"/>
              <w:jc w:val="center"/>
              <w:rPr>
                <w:rFonts w:eastAsia="Times New Roman"/>
                <w:b/>
                <w:bCs/>
                <w:color w:val="0C343D"/>
                <w:sz w:val="12"/>
                <w:szCs w:val="12"/>
              </w:rPr>
            </w:pPr>
            <w:r w:rsidRPr="008A5A70">
              <w:rPr>
                <w:rFonts w:eastAsia="Times New Roman"/>
                <w:b/>
                <w:bCs/>
                <w:color w:val="0C343D"/>
                <w:sz w:val="12"/>
                <w:szCs w:val="12"/>
              </w:rPr>
              <w:t>course_view (Ισοδιαστημική)</w:t>
            </w:r>
          </w:p>
        </w:tc>
        <w:tc>
          <w:tcPr>
            <w:tcW w:w="522" w:type="dxa"/>
            <w:gridSpan w:val="3"/>
            <w:tcBorders>
              <w:top w:val="nil"/>
              <w:left w:val="nil"/>
              <w:bottom w:val="single" w:sz="8" w:space="0" w:color="CCCCCC"/>
              <w:right w:val="single" w:sz="8" w:space="0" w:color="CCCCCC"/>
            </w:tcBorders>
            <w:shd w:val="clear" w:color="auto" w:fill="D5DCE4" w:themeFill="text2" w:themeFillTint="33"/>
            <w:vAlign w:val="center"/>
            <w:hideMark/>
          </w:tcPr>
          <w:p w14:paraId="3B5806D6" w14:textId="77777777" w:rsidR="0094208B" w:rsidRPr="008A5A70" w:rsidRDefault="0094208B" w:rsidP="00B8204B">
            <w:pPr>
              <w:spacing w:line="240" w:lineRule="auto"/>
              <w:jc w:val="center"/>
              <w:rPr>
                <w:rFonts w:eastAsia="Times New Roman"/>
                <w:b/>
                <w:bCs/>
                <w:color w:val="0C343D"/>
                <w:sz w:val="12"/>
                <w:szCs w:val="12"/>
              </w:rPr>
            </w:pPr>
            <w:r w:rsidRPr="008A5A70">
              <w:rPr>
                <w:rFonts w:eastAsia="Times New Roman"/>
                <w:b/>
                <w:bCs/>
                <w:color w:val="0C343D"/>
                <w:sz w:val="12"/>
                <w:szCs w:val="12"/>
              </w:rPr>
              <w:t>forum_add_post (Ισοδιαστημική)</w:t>
            </w:r>
          </w:p>
        </w:tc>
        <w:tc>
          <w:tcPr>
            <w:tcW w:w="515" w:type="dxa"/>
            <w:tcBorders>
              <w:top w:val="nil"/>
              <w:left w:val="nil"/>
              <w:bottom w:val="single" w:sz="8" w:space="0" w:color="CCCCCC"/>
              <w:right w:val="single" w:sz="8" w:space="0" w:color="CCCCCC"/>
            </w:tcBorders>
            <w:shd w:val="clear" w:color="auto" w:fill="D5DCE4" w:themeFill="text2" w:themeFillTint="33"/>
            <w:vAlign w:val="center"/>
            <w:hideMark/>
          </w:tcPr>
          <w:p w14:paraId="3B0B13E3" w14:textId="77777777" w:rsidR="0094208B" w:rsidRPr="008A5A70" w:rsidRDefault="0094208B" w:rsidP="00B8204B">
            <w:pPr>
              <w:spacing w:line="240" w:lineRule="auto"/>
              <w:jc w:val="center"/>
              <w:rPr>
                <w:rFonts w:eastAsia="Times New Roman"/>
                <w:b/>
                <w:bCs/>
                <w:color w:val="0C343D"/>
                <w:sz w:val="12"/>
                <w:szCs w:val="12"/>
              </w:rPr>
            </w:pPr>
            <w:r w:rsidRPr="008A5A70">
              <w:rPr>
                <w:rFonts w:eastAsia="Times New Roman"/>
                <w:b/>
                <w:bCs/>
                <w:color w:val="0C343D"/>
                <w:sz w:val="12"/>
                <w:szCs w:val="12"/>
              </w:rPr>
              <w:t>forum_view (Ισοδιαστημική)</w:t>
            </w:r>
          </w:p>
        </w:tc>
        <w:tc>
          <w:tcPr>
            <w:tcW w:w="509"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3306C4A1" w14:textId="77777777" w:rsidR="0094208B" w:rsidRPr="008A5A70" w:rsidRDefault="0094208B" w:rsidP="00B8204B">
            <w:pPr>
              <w:spacing w:line="240" w:lineRule="auto"/>
              <w:jc w:val="center"/>
              <w:rPr>
                <w:rFonts w:eastAsia="Times New Roman"/>
                <w:b/>
                <w:bCs/>
                <w:color w:val="0C343D"/>
                <w:sz w:val="12"/>
                <w:szCs w:val="12"/>
              </w:rPr>
            </w:pPr>
            <w:r w:rsidRPr="008A5A70">
              <w:rPr>
                <w:rFonts w:eastAsia="Times New Roman"/>
                <w:b/>
                <w:bCs/>
                <w:color w:val="0C343D"/>
                <w:sz w:val="12"/>
                <w:szCs w:val="12"/>
              </w:rPr>
              <w:t>glossary_view (Ισοδιαστημική)</w:t>
            </w:r>
          </w:p>
        </w:tc>
        <w:tc>
          <w:tcPr>
            <w:tcW w:w="579" w:type="dxa"/>
            <w:tcBorders>
              <w:top w:val="nil"/>
              <w:left w:val="nil"/>
              <w:bottom w:val="single" w:sz="8" w:space="0" w:color="CCCCCC"/>
              <w:right w:val="single" w:sz="8" w:space="0" w:color="CCCCCC"/>
            </w:tcBorders>
            <w:shd w:val="clear" w:color="auto" w:fill="D5DCE4" w:themeFill="text2" w:themeFillTint="33"/>
            <w:vAlign w:val="center"/>
            <w:hideMark/>
          </w:tcPr>
          <w:p w14:paraId="25B2342C" w14:textId="77777777" w:rsidR="0094208B" w:rsidRPr="008A5A70" w:rsidRDefault="0094208B" w:rsidP="00B8204B">
            <w:pPr>
              <w:spacing w:line="240" w:lineRule="auto"/>
              <w:jc w:val="center"/>
              <w:rPr>
                <w:rFonts w:eastAsia="Times New Roman"/>
                <w:b/>
                <w:bCs/>
                <w:color w:val="0C343D"/>
                <w:sz w:val="12"/>
                <w:szCs w:val="12"/>
              </w:rPr>
            </w:pPr>
            <w:r w:rsidRPr="008A5A70">
              <w:rPr>
                <w:rFonts w:eastAsia="Times New Roman"/>
                <w:b/>
                <w:bCs/>
                <w:color w:val="0C343D"/>
                <w:sz w:val="12"/>
                <w:szCs w:val="12"/>
              </w:rPr>
              <w:t>questionnaire_view (Ισοδιαστημική)</w:t>
            </w:r>
          </w:p>
        </w:tc>
        <w:tc>
          <w:tcPr>
            <w:tcW w:w="509"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4088541A" w14:textId="77777777" w:rsidR="0094208B" w:rsidRPr="008A5A70" w:rsidRDefault="0094208B" w:rsidP="00B8204B">
            <w:pPr>
              <w:spacing w:line="240" w:lineRule="auto"/>
              <w:jc w:val="center"/>
              <w:rPr>
                <w:rFonts w:eastAsia="Times New Roman"/>
                <w:b/>
                <w:bCs/>
                <w:color w:val="0C343D"/>
                <w:sz w:val="12"/>
                <w:szCs w:val="12"/>
              </w:rPr>
            </w:pPr>
            <w:r w:rsidRPr="008A5A70">
              <w:rPr>
                <w:rFonts w:eastAsia="Times New Roman"/>
                <w:b/>
                <w:bCs/>
                <w:color w:val="0C343D"/>
                <w:sz w:val="12"/>
                <w:szCs w:val="12"/>
              </w:rPr>
              <w:t>resource_view (Ισοδιαστημική)</w:t>
            </w:r>
          </w:p>
        </w:tc>
        <w:tc>
          <w:tcPr>
            <w:tcW w:w="493"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490F344C" w14:textId="77777777" w:rsidR="0094208B" w:rsidRPr="008A5A70" w:rsidRDefault="0094208B" w:rsidP="00B8204B">
            <w:pPr>
              <w:spacing w:line="240" w:lineRule="auto"/>
              <w:jc w:val="center"/>
              <w:rPr>
                <w:rFonts w:eastAsia="Times New Roman"/>
                <w:b/>
                <w:bCs/>
                <w:color w:val="0C343D"/>
                <w:sz w:val="12"/>
                <w:szCs w:val="12"/>
              </w:rPr>
            </w:pPr>
            <w:r w:rsidRPr="008A5A70">
              <w:rPr>
                <w:rFonts w:eastAsia="Times New Roman"/>
                <w:b/>
                <w:bCs/>
                <w:color w:val="0C343D"/>
                <w:sz w:val="12"/>
                <w:szCs w:val="12"/>
              </w:rPr>
              <w:t>user_view (Ισοδιασημική)</w:t>
            </w:r>
          </w:p>
        </w:tc>
        <w:tc>
          <w:tcPr>
            <w:tcW w:w="509" w:type="dxa"/>
            <w:gridSpan w:val="3"/>
            <w:tcBorders>
              <w:top w:val="nil"/>
              <w:left w:val="nil"/>
              <w:bottom w:val="single" w:sz="8" w:space="0" w:color="CCCCCC"/>
              <w:right w:val="single" w:sz="8" w:space="0" w:color="CCCCCC"/>
            </w:tcBorders>
            <w:shd w:val="clear" w:color="auto" w:fill="D5DCE4" w:themeFill="text2" w:themeFillTint="33"/>
            <w:vAlign w:val="center"/>
            <w:hideMark/>
          </w:tcPr>
          <w:p w14:paraId="6756330E" w14:textId="77777777" w:rsidR="0094208B" w:rsidRPr="008A5A70" w:rsidRDefault="0094208B" w:rsidP="00B8204B">
            <w:pPr>
              <w:spacing w:line="240" w:lineRule="auto"/>
              <w:jc w:val="center"/>
              <w:rPr>
                <w:rFonts w:eastAsia="Times New Roman"/>
                <w:b/>
                <w:bCs/>
                <w:color w:val="0C343D"/>
                <w:sz w:val="12"/>
                <w:szCs w:val="12"/>
              </w:rPr>
            </w:pPr>
            <w:r w:rsidRPr="008A5A70">
              <w:rPr>
                <w:rFonts w:eastAsia="Times New Roman"/>
                <w:b/>
                <w:bCs/>
                <w:color w:val="0C343D"/>
                <w:sz w:val="12"/>
                <w:szCs w:val="12"/>
              </w:rPr>
              <w:t>user_view_all (Ισοδιαστημική)</w:t>
            </w:r>
          </w:p>
        </w:tc>
        <w:tc>
          <w:tcPr>
            <w:tcW w:w="509"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70F18C0E" w14:textId="77777777" w:rsidR="0094208B" w:rsidRPr="008A5A70" w:rsidRDefault="0094208B" w:rsidP="00B8204B">
            <w:pPr>
              <w:spacing w:line="240" w:lineRule="auto"/>
              <w:jc w:val="center"/>
              <w:rPr>
                <w:rFonts w:eastAsia="Times New Roman"/>
                <w:b/>
                <w:bCs/>
                <w:color w:val="0C343D"/>
                <w:sz w:val="12"/>
                <w:szCs w:val="12"/>
              </w:rPr>
            </w:pPr>
            <w:r w:rsidRPr="008A5A70">
              <w:rPr>
                <w:rFonts w:eastAsia="Times New Roman"/>
                <w:b/>
                <w:bCs/>
                <w:color w:val="0C343D"/>
                <w:sz w:val="12"/>
                <w:szCs w:val="12"/>
              </w:rPr>
              <w:t>Lab_Note (Ισοδιαστημική)</w:t>
            </w:r>
          </w:p>
        </w:tc>
        <w:tc>
          <w:tcPr>
            <w:tcW w:w="509"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7D96EB78" w14:textId="77777777" w:rsidR="0094208B" w:rsidRPr="008A5A70" w:rsidRDefault="0094208B" w:rsidP="00B8204B">
            <w:pPr>
              <w:spacing w:line="240" w:lineRule="auto"/>
              <w:jc w:val="center"/>
              <w:rPr>
                <w:rFonts w:eastAsia="Times New Roman"/>
                <w:b/>
                <w:bCs/>
                <w:color w:val="0C343D"/>
                <w:sz w:val="12"/>
                <w:szCs w:val="12"/>
              </w:rPr>
            </w:pPr>
            <w:r w:rsidRPr="008A5A70">
              <w:rPr>
                <w:rFonts w:eastAsia="Times New Roman"/>
                <w:b/>
                <w:bCs/>
                <w:color w:val="0C343D"/>
                <w:sz w:val="12"/>
                <w:szCs w:val="12"/>
              </w:rPr>
              <w:t>Exam_note (Ισοδιαστημική)</w:t>
            </w:r>
          </w:p>
        </w:tc>
        <w:tc>
          <w:tcPr>
            <w:tcW w:w="510" w:type="dxa"/>
            <w:tcBorders>
              <w:top w:val="nil"/>
              <w:left w:val="nil"/>
              <w:bottom w:val="single" w:sz="8" w:space="0" w:color="CCCCCC"/>
              <w:right w:val="single" w:sz="8" w:space="0" w:color="CCCCCC"/>
            </w:tcBorders>
            <w:shd w:val="clear" w:color="auto" w:fill="D5DCE4" w:themeFill="text2" w:themeFillTint="33"/>
            <w:vAlign w:val="center"/>
            <w:hideMark/>
          </w:tcPr>
          <w:p w14:paraId="21D45A80" w14:textId="77777777" w:rsidR="0094208B" w:rsidRPr="008A5A70" w:rsidRDefault="0094208B" w:rsidP="00B8204B">
            <w:pPr>
              <w:spacing w:line="240" w:lineRule="auto"/>
              <w:jc w:val="center"/>
              <w:rPr>
                <w:rFonts w:eastAsia="Times New Roman"/>
                <w:b/>
                <w:bCs/>
                <w:color w:val="0C343D"/>
                <w:sz w:val="12"/>
                <w:szCs w:val="12"/>
              </w:rPr>
            </w:pPr>
            <w:r w:rsidRPr="008A5A70">
              <w:rPr>
                <w:rFonts w:eastAsia="Times New Roman"/>
                <w:b/>
                <w:bCs/>
                <w:color w:val="0C343D"/>
                <w:sz w:val="12"/>
                <w:szCs w:val="12"/>
              </w:rPr>
              <w:t>Final_Note (Ισοδιαστημική)</w:t>
            </w:r>
          </w:p>
        </w:tc>
      </w:tr>
      <w:tr w:rsidR="009927D0" w:rsidRPr="001E4062" w14:paraId="687731FE" w14:textId="77777777" w:rsidTr="00571183">
        <w:trPr>
          <w:gridAfter w:val="1"/>
          <w:wAfter w:w="10" w:type="dxa"/>
          <w:trHeight w:val="245"/>
        </w:trPr>
        <w:tc>
          <w:tcPr>
            <w:tcW w:w="853"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2DB5AB5B" w14:textId="77777777" w:rsidR="0094208B" w:rsidRPr="00453812" w:rsidRDefault="0094208B" w:rsidP="00B8204B">
            <w:pPr>
              <w:spacing w:line="240" w:lineRule="auto"/>
              <w:jc w:val="center"/>
              <w:rPr>
                <w:rFonts w:eastAsia="Times New Roman"/>
                <w:b/>
                <w:bCs/>
                <w:color w:val="0C343D"/>
                <w:sz w:val="12"/>
                <w:szCs w:val="12"/>
                <w:lang w:val="en-US"/>
              </w:rPr>
            </w:pPr>
            <w:r w:rsidRPr="00453812">
              <w:rPr>
                <w:rFonts w:eastAsia="Times New Roman"/>
                <w:b/>
                <w:bCs/>
                <w:color w:val="0C343D"/>
                <w:sz w:val="12"/>
                <w:szCs w:val="12"/>
              </w:rPr>
              <w:t>assignment_view (Ισοδιαστ</w:t>
            </w:r>
            <w:r w:rsidRPr="00453812">
              <w:rPr>
                <w:rFonts w:eastAsia="Times New Roman"/>
                <w:b/>
                <w:bCs/>
                <w:color w:val="0C343D"/>
                <w:sz w:val="12"/>
                <w:szCs w:val="12"/>
                <w:lang w:val="en-US"/>
              </w:rPr>
              <w:t>ημική)</w:t>
            </w:r>
          </w:p>
        </w:tc>
        <w:tc>
          <w:tcPr>
            <w:tcW w:w="557" w:type="dxa"/>
            <w:gridSpan w:val="2"/>
            <w:tcBorders>
              <w:top w:val="nil"/>
              <w:left w:val="single" w:sz="8" w:space="0" w:color="CCCCCC"/>
              <w:bottom w:val="single" w:sz="8" w:space="0" w:color="CCCCCC"/>
              <w:right w:val="single" w:sz="8" w:space="0" w:color="CCCCCC"/>
            </w:tcBorders>
            <w:shd w:val="clear" w:color="auto" w:fill="FFFFFF" w:themeFill="background1"/>
            <w:vAlign w:val="center"/>
            <w:hideMark/>
          </w:tcPr>
          <w:p w14:paraId="2D7B8AAA"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7" w:type="dxa"/>
            <w:gridSpan w:val="2"/>
            <w:tcBorders>
              <w:top w:val="nil"/>
              <w:left w:val="nil"/>
              <w:bottom w:val="single" w:sz="8" w:space="0" w:color="CCCCCC"/>
              <w:right w:val="single" w:sz="8" w:space="0" w:color="CCCCCC"/>
            </w:tcBorders>
            <w:shd w:val="clear" w:color="auto" w:fill="FFFFFF" w:themeFill="background1"/>
            <w:vAlign w:val="center"/>
            <w:hideMark/>
          </w:tcPr>
          <w:p w14:paraId="778375F8"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58" w:type="dxa"/>
            <w:gridSpan w:val="2"/>
            <w:tcBorders>
              <w:top w:val="nil"/>
              <w:left w:val="nil"/>
              <w:bottom w:val="single" w:sz="8" w:space="0" w:color="CCCCCC"/>
              <w:right w:val="single" w:sz="8" w:space="0" w:color="CCCCCC"/>
            </w:tcBorders>
            <w:shd w:val="clear" w:color="auto" w:fill="FFFFFF" w:themeFill="background1"/>
            <w:vAlign w:val="center"/>
            <w:hideMark/>
          </w:tcPr>
          <w:p w14:paraId="09519F9C"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7" w:type="dxa"/>
            <w:gridSpan w:val="2"/>
            <w:tcBorders>
              <w:top w:val="nil"/>
              <w:left w:val="nil"/>
              <w:bottom w:val="single" w:sz="8" w:space="0" w:color="CCCCCC"/>
              <w:right w:val="single" w:sz="8" w:space="0" w:color="CCCCCC"/>
            </w:tcBorders>
            <w:shd w:val="clear" w:color="auto" w:fill="FFFFFF" w:themeFill="background1"/>
            <w:vAlign w:val="center"/>
            <w:hideMark/>
          </w:tcPr>
          <w:p w14:paraId="1B64E889"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38" w:type="dxa"/>
            <w:gridSpan w:val="2"/>
            <w:tcBorders>
              <w:top w:val="nil"/>
              <w:left w:val="nil"/>
              <w:bottom w:val="single" w:sz="8" w:space="0" w:color="CCCCCC"/>
              <w:right w:val="single" w:sz="8" w:space="0" w:color="CCCCCC"/>
            </w:tcBorders>
            <w:shd w:val="clear" w:color="auto" w:fill="FFFFFF" w:themeFill="background1"/>
            <w:vAlign w:val="center"/>
            <w:hideMark/>
          </w:tcPr>
          <w:p w14:paraId="0939807A"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8" w:type="dxa"/>
            <w:tcBorders>
              <w:top w:val="nil"/>
              <w:left w:val="nil"/>
              <w:bottom w:val="single" w:sz="8" w:space="0" w:color="CCCCCC"/>
              <w:right w:val="single" w:sz="8" w:space="0" w:color="CCCCCC"/>
            </w:tcBorders>
            <w:shd w:val="clear" w:color="auto" w:fill="FFFFFF" w:themeFill="background1"/>
            <w:vAlign w:val="center"/>
            <w:hideMark/>
          </w:tcPr>
          <w:p w14:paraId="7E027E57"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976" w:type="dxa"/>
            <w:gridSpan w:val="3"/>
            <w:tcBorders>
              <w:top w:val="nil"/>
              <w:left w:val="nil"/>
              <w:bottom w:val="single" w:sz="8" w:space="0" w:color="CCCCCC"/>
              <w:right w:val="single" w:sz="8" w:space="0" w:color="CCCCCC"/>
            </w:tcBorders>
            <w:shd w:val="clear" w:color="auto" w:fill="FFFFFF" w:themeFill="background1"/>
            <w:vAlign w:val="center"/>
            <w:hideMark/>
          </w:tcPr>
          <w:p w14:paraId="40B5CE62"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720" w:type="dxa"/>
            <w:tcBorders>
              <w:top w:val="nil"/>
              <w:left w:val="nil"/>
              <w:bottom w:val="single" w:sz="8" w:space="0" w:color="CCCCCC"/>
              <w:right w:val="single" w:sz="8" w:space="0" w:color="CCCCCC"/>
            </w:tcBorders>
            <w:shd w:val="clear" w:color="auto" w:fill="FFFFFF" w:themeFill="background1"/>
            <w:vAlign w:val="center"/>
            <w:hideMark/>
          </w:tcPr>
          <w:p w14:paraId="19BB6C55"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43" w:type="dxa"/>
            <w:gridSpan w:val="2"/>
            <w:tcBorders>
              <w:top w:val="nil"/>
              <w:left w:val="nil"/>
              <w:bottom w:val="single" w:sz="8" w:space="0" w:color="CCCCCC"/>
              <w:right w:val="single" w:sz="8" w:space="0" w:color="CCCCCC"/>
            </w:tcBorders>
            <w:shd w:val="clear" w:color="auto" w:fill="FFFFFF" w:themeFill="background1"/>
            <w:vAlign w:val="center"/>
            <w:hideMark/>
          </w:tcPr>
          <w:p w14:paraId="4637AD7B"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9" w:type="dxa"/>
            <w:gridSpan w:val="3"/>
            <w:tcBorders>
              <w:top w:val="nil"/>
              <w:left w:val="nil"/>
              <w:bottom w:val="single" w:sz="8" w:space="0" w:color="CCCCCC"/>
              <w:right w:val="single" w:sz="8" w:space="0" w:color="CCCCCC"/>
            </w:tcBorders>
            <w:shd w:val="clear" w:color="auto" w:fill="FFFFFF" w:themeFill="background1"/>
            <w:vAlign w:val="center"/>
            <w:hideMark/>
          </w:tcPr>
          <w:p w14:paraId="61070ECA"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66CF43AE"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3864646B"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0,59 (p= 0,00) **</w:t>
            </w:r>
          </w:p>
        </w:tc>
        <w:tc>
          <w:tcPr>
            <w:tcW w:w="522" w:type="dxa"/>
            <w:gridSpan w:val="3"/>
            <w:tcBorders>
              <w:top w:val="nil"/>
              <w:left w:val="nil"/>
              <w:bottom w:val="single" w:sz="8" w:space="0" w:color="CCCCCC"/>
              <w:right w:val="single" w:sz="8" w:space="0" w:color="CCCCCC"/>
            </w:tcBorders>
            <w:shd w:val="clear" w:color="auto" w:fill="auto"/>
            <w:vAlign w:val="center"/>
            <w:hideMark/>
          </w:tcPr>
          <w:p w14:paraId="7E6D4086"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0,22 (p= 0,01) *</w:t>
            </w:r>
          </w:p>
        </w:tc>
        <w:tc>
          <w:tcPr>
            <w:tcW w:w="515" w:type="dxa"/>
            <w:tcBorders>
              <w:top w:val="nil"/>
              <w:left w:val="nil"/>
              <w:bottom w:val="single" w:sz="8" w:space="0" w:color="CCCCCC"/>
              <w:right w:val="single" w:sz="8" w:space="0" w:color="CCCCCC"/>
            </w:tcBorders>
            <w:shd w:val="clear" w:color="auto" w:fill="auto"/>
            <w:vAlign w:val="center"/>
            <w:hideMark/>
          </w:tcPr>
          <w:p w14:paraId="405144D9"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0,37 (p= 0,00) **</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08CB0F87"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0,38 (p= 0,00) **</w:t>
            </w:r>
          </w:p>
        </w:tc>
        <w:tc>
          <w:tcPr>
            <w:tcW w:w="579" w:type="dxa"/>
            <w:tcBorders>
              <w:top w:val="nil"/>
              <w:left w:val="nil"/>
              <w:bottom w:val="single" w:sz="8" w:space="0" w:color="CCCCCC"/>
              <w:right w:val="single" w:sz="8" w:space="0" w:color="CCCCCC"/>
            </w:tcBorders>
            <w:shd w:val="clear" w:color="auto" w:fill="auto"/>
            <w:vAlign w:val="center"/>
            <w:hideMark/>
          </w:tcPr>
          <w:p w14:paraId="711F6796"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0,34 (p= 0,00) **</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5CD5D283"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0,62 (p= 0,00) **</w:t>
            </w:r>
          </w:p>
        </w:tc>
        <w:tc>
          <w:tcPr>
            <w:tcW w:w="493" w:type="dxa"/>
            <w:gridSpan w:val="2"/>
            <w:tcBorders>
              <w:top w:val="nil"/>
              <w:left w:val="nil"/>
              <w:bottom w:val="single" w:sz="8" w:space="0" w:color="CCCCCC"/>
              <w:right w:val="single" w:sz="8" w:space="0" w:color="CCCCCC"/>
            </w:tcBorders>
            <w:shd w:val="clear" w:color="auto" w:fill="auto"/>
            <w:vAlign w:val="center"/>
            <w:hideMark/>
          </w:tcPr>
          <w:p w14:paraId="11F9D085"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0,32 (p= 0,00) **</w:t>
            </w:r>
          </w:p>
        </w:tc>
        <w:tc>
          <w:tcPr>
            <w:tcW w:w="509" w:type="dxa"/>
            <w:gridSpan w:val="3"/>
            <w:tcBorders>
              <w:top w:val="nil"/>
              <w:left w:val="nil"/>
              <w:bottom w:val="single" w:sz="8" w:space="0" w:color="CCCCCC"/>
              <w:right w:val="single" w:sz="8" w:space="0" w:color="CCCCCC"/>
            </w:tcBorders>
            <w:shd w:val="clear" w:color="auto" w:fill="auto"/>
            <w:vAlign w:val="center"/>
            <w:hideMark/>
          </w:tcPr>
          <w:p w14:paraId="37C14B7E"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0,25 (p= 0,00) **</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0D79FE10"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0,20 (p= 0,02) *</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1C1464C3"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0,22 (p= 0,01) *</w:t>
            </w:r>
          </w:p>
        </w:tc>
        <w:tc>
          <w:tcPr>
            <w:tcW w:w="510" w:type="dxa"/>
            <w:tcBorders>
              <w:top w:val="nil"/>
              <w:left w:val="nil"/>
              <w:bottom w:val="single" w:sz="8" w:space="0" w:color="CCCCCC"/>
              <w:right w:val="single" w:sz="8" w:space="0" w:color="CCCCCC"/>
            </w:tcBorders>
            <w:shd w:val="clear" w:color="auto" w:fill="auto"/>
            <w:vAlign w:val="center"/>
            <w:hideMark/>
          </w:tcPr>
          <w:p w14:paraId="556A421D"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0,23 (p= 0,00) **</w:t>
            </w:r>
          </w:p>
        </w:tc>
      </w:tr>
      <w:tr w:rsidR="009927D0" w:rsidRPr="001E4062" w14:paraId="4FE4C513" w14:textId="77777777" w:rsidTr="00571183">
        <w:trPr>
          <w:gridAfter w:val="1"/>
          <w:wAfter w:w="10" w:type="dxa"/>
          <w:trHeight w:val="245"/>
        </w:trPr>
        <w:tc>
          <w:tcPr>
            <w:tcW w:w="853"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3FC5C6D9" w14:textId="77777777" w:rsidR="0094208B" w:rsidRPr="00453812" w:rsidRDefault="0094208B" w:rsidP="00B8204B">
            <w:pPr>
              <w:spacing w:line="240" w:lineRule="auto"/>
              <w:jc w:val="center"/>
              <w:rPr>
                <w:rFonts w:eastAsia="Times New Roman"/>
                <w:b/>
                <w:bCs/>
                <w:color w:val="0C343D"/>
                <w:sz w:val="12"/>
                <w:szCs w:val="12"/>
                <w:lang w:val="en-US"/>
              </w:rPr>
            </w:pPr>
            <w:r w:rsidRPr="00453812">
              <w:rPr>
                <w:rFonts w:eastAsia="Times New Roman"/>
                <w:b/>
                <w:bCs/>
                <w:color w:val="0C343D"/>
                <w:sz w:val="12"/>
                <w:szCs w:val="12"/>
                <w:lang w:val="en-US"/>
              </w:rPr>
              <w:t>course_view (Ισοδιαστημική)</w:t>
            </w:r>
          </w:p>
        </w:tc>
        <w:tc>
          <w:tcPr>
            <w:tcW w:w="557" w:type="dxa"/>
            <w:gridSpan w:val="2"/>
            <w:tcBorders>
              <w:top w:val="nil"/>
              <w:left w:val="single" w:sz="8" w:space="0" w:color="CCCCCC"/>
              <w:bottom w:val="single" w:sz="8" w:space="0" w:color="CCCCCC"/>
              <w:right w:val="single" w:sz="8" w:space="0" w:color="CCCCCC"/>
            </w:tcBorders>
            <w:shd w:val="clear" w:color="auto" w:fill="FFFFFF" w:themeFill="background1"/>
            <w:vAlign w:val="center"/>
            <w:hideMark/>
          </w:tcPr>
          <w:p w14:paraId="216A4A0D"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7" w:type="dxa"/>
            <w:gridSpan w:val="2"/>
            <w:tcBorders>
              <w:top w:val="nil"/>
              <w:left w:val="nil"/>
              <w:bottom w:val="single" w:sz="8" w:space="0" w:color="CCCCCC"/>
              <w:right w:val="single" w:sz="8" w:space="0" w:color="CCCCCC"/>
            </w:tcBorders>
            <w:shd w:val="clear" w:color="auto" w:fill="FFFFFF" w:themeFill="background1"/>
            <w:vAlign w:val="center"/>
            <w:hideMark/>
          </w:tcPr>
          <w:p w14:paraId="05A798B0"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58" w:type="dxa"/>
            <w:gridSpan w:val="2"/>
            <w:tcBorders>
              <w:top w:val="nil"/>
              <w:left w:val="nil"/>
              <w:bottom w:val="single" w:sz="8" w:space="0" w:color="CCCCCC"/>
              <w:right w:val="single" w:sz="8" w:space="0" w:color="CCCCCC"/>
            </w:tcBorders>
            <w:shd w:val="clear" w:color="auto" w:fill="FFFFFF" w:themeFill="background1"/>
            <w:vAlign w:val="center"/>
            <w:hideMark/>
          </w:tcPr>
          <w:p w14:paraId="099941C0"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7" w:type="dxa"/>
            <w:gridSpan w:val="2"/>
            <w:tcBorders>
              <w:top w:val="nil"/>
              <w:left w:val="nil"/>
              <w:bottom w:val="single" w:sz="8" w:space="0" w:color="CCCCCC"/>
              <w:right w:val="single" w:sz="8" w:space="0" w:color="CCCCCC"/>
            </w:tcBorders>
            <w:shd w:val="clear" w:color="auto" w:fill="FFFFFF" w:themeFill="background1"/>
            <w:vAlign w:val="center"/>
            <w:hideMark/>
          </w:tcPr>
          <w:p w14:paraId="577C23DD"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38" w:type="dxa"/>
            <w:gridSpan w:val="2"/>
            <w:tcBorders>
              <w:top w:val="nil"/>
              <w:left w:val="nil"/>
              <w:bottom w:val="single" w:sz="8" w:space="0" w:color="CCCCCC"/>
              <w:right w:val="single" w:sz="8" w:space="0" w:color="CCCCCC"/>
            </w:tcBorders>
            <w:shd w:val="clear" w:color="auto" w:fill="FFFFFF" w:themeFill="background1"/>
            <w:vAlign w:val="center"/>
            <w:hideMark/>
          </w:tcPr>
          <w:p w14:paraId="5078A934"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8" w:type="dxa"/>
            <w:tcBorders>
              <w:top w:val="nil"/>
              <w:left w:val="nil"/>
              <w:bottom w:val="single" w:sz="8" w:space="0" w:color="CCCCCC"/>
              <w:right w:val="single" w:sz="8" w:space="0" w:color="CCCCCC"/>
            </w:tcBorders>
            <w:shd w:val="clear" w:color="auto" w:fill="FFFFFF" w:themeFill="background1"/>
            <w:vAlign w:val="center"/>
            <w:hideMark/>
          </w:tcPr>
          <w:p w14:paraId="40001A84"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976" w:type="dxa"/>
            <w:gridSpan w:val="3"/>
            <w:tcBorders>
              <w:top w:val="nil"/>
              <w:left w:val="nil"/>
              <w:bottom w:val="single" w:sz="8" w:space="0" w:color="CCCCCC"/>
              <w:right w:val="single" w:sz="8" w:space="0" w:color="CCCCCC"/>
            </w:tcBorders>
            <w:shd w:val="clear" w:color="auto" w:fill="FFFFFF" w:themeFill="background1"/>
            <w:vAlign w:val="center"/>
            <w:hideMark/>
          </w:tcPr>
          <w:p w14:paraId="5F05FFA3"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720" w:type="dxa"/>
            <w:tcBorders>
              <w:top w:val="nil"/>
              <w:left w:val="nil"/>
              <w:bottom w:val="single" w:sz="8" w:space="0" w:color="CCCCCC"/>
              <w:right w:val="single" w:sz="8" w:space="0" w:color="CCCCCC"/>
            </w:tcBorders>
            <w:shd w:val="clear" w:color="auto" w:fill="FFFFFF" w:themeFill="background1"/>
            <w:vAlign w:val="center"/>
            <w:hideMark/>
          </w:tcPr>
          <w:p w14:paraId="042CE736"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43" w:type="dxa"/>
            <w:gridSpan w:val="2"/>
            <w:tcBorders>
              <w:top w:val="nil"/>
              <w:left w:val="nil"/>
              <w:bottom w:val="single" w:sz="8" w:space="0" w:color="CCCCCC"/>
              <w:right w:val="single" w:sz="8" w:space="0" w:color="CCCCCC"/>
            </w:tcBorders>
            <w:shd w:val="clear" w:color="auto" w:fill="FFFFFF" w:themeFill="background1"/>
            <w:vAlign w:val="center"/>
            <w:hideMark/>
          </w:tcPr>
          <w:p w14:paraId="49AEB1AC"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9" w:type="dxa"/>
            <w:gridSpan w:val="3"/>
            <w:tcBorders>
              <w:top w:val="nil"/>
              <w:left w:val="nil"/>
              <w:bottom w:val="single" w:sz="8" w:space="0" w:color="CCCCCC"/>
              <w:right w:val="single" w:sz="8" w:space="0" w:color="CCCCCC"/>
            </w:tcBorders>
            <w:shd w:val="clear" w:color="auto" w:fill="FFFFFF" w:themeFill="background1"/>
            <w:vAlign w:val="center"/>
            <w:hideMark/>
          </w:tcPr>
          <w:p w14:paraId="4DE2F005"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161ED62C"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9" w:type="dxa"/>
            <w:gridSpan w:val="2"/>
            <w:tcBorders>
              <w:top w:val="nil"/>
              <w:left w:val="nil"/>
              <w:bottom w:val="single" w:sz="8" w:space="0" w:color="CCCCCC"/>
              <w:right w:val="single" w:sz="8" w:space="0" w:color="CCCCCC"/>
            </w:tcBorders>
            <w:shd w:val="clear" w:color="auto" w:fill="FFFFFF" w:themeFill="background1"/>
            <w:vAlign w:val="center"/>
            <w:hideMark/>
          </w:tcPr>
          <w:p w14:paraId="380B0E1B"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w:t>
            </w:r>
          </w:p>
        </w:tc>
        <w:tc>
          <w:tcPr>
            <w:tcW w:w="522" w:type="dxa"/>
            <w:gridSpan w:val="3"/>
            <w:tcBorders>
              <w:top w:val="nil"/>
              <w:left w:val="nil"/>
              <w:bottom w:val="single" w:sz="8" w:space="0" w:color="CCCCCC"/>
              <w:right w:val="single" w:sz="8" w:space="0" w:color="CCCCCC"/>
            </w:tcBorders>
            <w:shd w:val="clear" w:color="auto" w:fill="auto"/>
            <w:vAlign w:val="center"/>
            <w:hideMark/>
          </w:tcPr>
          <w:p w14:paraId="1B28FD86"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0,33 (p= 0,00) **</w:t>
            </w:r>
          </w:p>
        </w:tc>
        <w:tc>
          <w:tcPr>
            <w:tcW w:w="515" w:type="dxa"/>
            <w:tcBorders>
              <w:top w:val="nil"/>
              <w:left w:val="nil"/>
              <w:bottom w:val="single" w:sz="8" w:space="0" w:color="CCCCCC"/>
              <w:right w:val="single" w:sz="8" w:space="0" w:color="CCCCCC"/>
            </w:tcBorders>
            <w:shd w:val="clear" w:color="auto" w:fill="auto"/>
            <w:vAlign w:val="center"/>
            <w:hideMark/>
          </w:tcPr>
          <w:p w14:paraId="0E92BDBF"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0,41 (p= 0,00) **</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2E86077A"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0,32 (p= 0,00) **</w:t>
            </w:r>
          </w:p>
        </w:tc>
        <w:tc>
          <w:tcPr>
            <w:tcW w:w="579" w:type="dxa"/>
            <w:tcBorders>
              <w:top w:val="nil"/>
              <w:left w:val="nil"/>
              <w:bottom w:val="single" w:sz="8" w:space="0" w:color="CCCCCC"/>
              <w:right w:val="single" w:sz="8" w:space="0" w:color="CCCCCC"/>
            </w:tcBorders>
            <w:shd w:val="clear" w:color="auto" w:fill="auto"/>
            <w:vAlign w:val="center"/>
            <w:hideMark/>
          </w:tcPr>
          <w:p w14:paraId="66D9AAE9"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0,42 (p= 0,00) **</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477E9372"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0,64 (p= 0,00) **</w:t>
            </w:r>
          </w:p>
        </w:tc>
        <w:tc>
          <w:tcPr>
            <w:tcW w:w="493" w:type="dxa"/>
            <w:gridSpan w:val="2"/>
            <w:tcBorders>
              <w:top w:val="nil"/>
              <w:left w:val="nil"/>
              <w:bottom w:val="single" w:sz="8" w:space="0" w:color="CCCCCC"/>
              <w:right w:val="single" w:sz="8" w:space="0" w:color="CCCCCC"/>
            </w:tcBorders>
            <w:shd w:val="clear" w:color="auto" w:fill="auto"/>
            <w:vAlign w:val="center"/>
            <w:hideMark/>
          </w:tcPr>
          <w:p w14:paraId="5DEB5E58"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0,47 (p= 0,00) **</w:t>
            </w:r>
          </w:p>
        </w:tc>
        <w:tc>
          <w:tcPr>
            <w:tcW w:w="509" w:type="dxa"/>
            <w:gridSpan w:val="3"/>
            <w:tcBorders>
              <w:top w:val="nil"/>
              <w:left w:val="nil"/>
              <w:bottom w:val="single" w:sz="8" w:space="0" w:color="CCCCCC"/>
              <w:right w:val="single" w:sz="8" w:space="0" w:color="CCCCCC"/>
            </w:tcBorders>
            <w:shd w:val="clear" w:color="auto" w:fill="auto"/>
            <w:vAlign w:val="center"/>
            <w:hideMark/>
          </w:tcPr>
          <w:p w14:paraId="298F3F52"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0,26 (p= 0,00) **</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777CEF19"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0,12 (p= 0,18)</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0EED88C6"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0,31 (p= 0,00) **</w:t>
            </w:r>
          </w:p>
        </w:tc>
        <w:tc>
          <w:tcPr>
            <w:tcW w:w="510" w:type="dxa"/>
            <w:tcBorders>
              <w:top w:val="nil"/>
              <w:left w:val="nil"/>
              <w:bottom w:val="single" w:sz="8" w:space="0" w:color="CCCCCC"/>
              <w:right w:val="single" w:sz="8" w:space="0" w:color="CCCCCC"/>
            </w:tcBorders>
            <w:shd w:val="clear" w:color="auto" w:fill="auto"/>
            <w:vAlign w:val="center"/>
            <w:hideMark/>
          </w:tcPr>
          <w:p w14:paraId="49A4BC9E"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0,24 (p= 0,00) **</w:t>
            </w:r>
          </w:p>
        </w:tc>
      </w:tr>
      <w:tr w:rsidR="009927D0" w:rsidRPr="001E4062" w14:paraId="19264F21" w14:textId="77777777" w:rsidTr="00571183">
        <w:trPr>
          <w:gridAfter w:val="1"/>
          <w:wAfter w:w="10" w:type="dxa"/>
          <w:trHeight w:val="245"/>
        </w:trPr>
        <w:tc>
          <w:tcPr>
            <w:tcW w:w="853"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16695547" w14:textId="77777777" w:rsidR="0094208B" w:rsidRPr="00453812" w:rsidRDefault="0094208B" w:rsidP="00B8204B">
            <w:pPr>
              <w:spacing w:line="240" w:lineRule="auto"/>
              <w:jc w:val="center"/>
              <w:rPr>
                <w:rFonts w:eastAsia="Times New Roman"/>
                <w:b/>
                <w:bCs/>
                <w:color w:val="0C343D"/>
                <w:sz w:val="12"/>
                <w:szCs w:val="12"/>
                <w:lang w:val="en-US"/>
              </w:rPr>
            </w:pPr>
            <w:r w:rsidRPr="00453812">
              <w:rPr>
                <w:rFonts w:eastAsia="Times New Roman"/>
                <w:b/>
                <w:bCs/>
                <w:color w:val="0C343D"/>
                <w:sz w:val="12"/>
                <w:szCs w:val="12"/>
                <w:lang w:val="en-US"/>
              </w:rPr>
              <w:t>forum_add_post (Ισοδιαστημική)</w:t>
            </w:r>
          </w:p>
        </w:tc>
        <w:tc>
          <w:tcPr>
            <w:tcW w:w="557" w:type="dxa"/>
            <w:gridSpan w:val="2"/>
            <w:tcBorders>
              <w:top w:val="nil"/>
              <w:left w:val="single" w:sz="8" w:space="0" w:color="CCCCCC"/>
              <w:bottom w:val="single" w:sz="8" w:space="0" w:color="CCCCCC"/>
              <w:right w:val="single" w:sz="8" w:space="0" w:color="CCCCCC"/>
            </w:tcBorders>
            <w:shd w:val="clear" w:color="auto" w:fill="FFFFFF" w:themeFill="background1"/>
            <w:vAlign w:val="center"/>
            <w:hideMark/>
          </w:tcPr>
          <w:p w14:paraId="61F9436E"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7" w:type="dxa"/>
            <w:gridSpan w:val="2"/>
            <w:tcBorders>
              <w:top w:val="nil"/>
              <w:left w:val="nil"/>
              <w:bottom w:val="single" w:sz="8" w:space="0" w:color="CCCCCC"/>
              <w:right w:val="single" w:sz="8" w:space="0" w:color="CCCCCC"/>
            </w:tcBorders>
            <w:shd w:val="clear" w:color="auto" w:fill="FFFFFF" w:themeFill="background1"/>
            <w:vAlign w:val="center"/>
            <w:hideMark/>
          </w:tcPr>
          <w:p w14:paraId="329CCD78"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58" w:type="dxa"/>
            <w:gridSpan w:val="2"/>
            <w:tcBorders>
              <w:top w:val="nil"/>
              <w:left w:val="nil"/>
              <w:bottom w:val="single" w:sz="8" w:space="0" w:color="CCCCCC"/>
              <w:right w:val="single" w:sz="8" w:space="0" w:color="CCCCCC"/>
            </w:tcBorders>
            <w:shd w:val="clear" w:color="auto" w:fill="FFFFFF" w:themeFill="background1"/>
            <w:vAlign w:val="center"/>
            <w:hideMark/>
          </w:tcPr>
          <w:p w14:paraId="44834DC2"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7" w:type="dxa"/>
            <w:gridSpan w:val="2"/>
            <w:tcBorders>
              <w:top w:val="nil"/>
              <w:left w:val="nil"/>
              <w:bottom w:val="single" w:sz="8" w:space="0" w:color="CCCCCC"/>
              <w:right w:val="single" w:sz="8" w:space="0" w:color="CCCCCC"/>
            </w:tcBorders>
            <w:shd w:val="clear" w:color="auto" w:fill="FFFFFF" w:themeFill="background1"/>
            <w:vAlign w:val="center"/>
            <w:hideMark/>
          </w:tcPr>
          <w:p w14:paraId="7C4AEB28"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38" w:type="dxa"/>
            <w:gridSpan w:val="2"/>
            <w:tcBorders>
              <w:top w:val="nil"/>
              <w:left w:val="nil"/>
              <w:bottom w:val="single" w:sz="8" w:space="0" w:color="CCCCCC"/>
              <w:right w:val="single" w:sz="8" w:space="0" w:color="CCCCCC"/>
            </w:tcBorders>
            <w:shd w:val="clear" w:color="auto" w:fill="FFFFFF" w:themeFill="background1"/>
            <w:vAlign w:val="center"/>
            <w:hideMark/>
          </w:tcPr>
          <w:p w14:paraId="612C5C02"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8" w:type="dxa"/>
            <w:tcBorders>
              <w:top w:val="nil"/>
              <w:left w:val="nil"/>
              <w:bottom w:val="single" w:sz="8" w:space="0" w:color="CCCCCC"/>
              <w:right w:val="single" w:sz="8" w:space="0" w:color="CCCCCC"/>
            </w:tcBorders>
            <w:shd w:val="clear" w:color="auto" w:fill="FFFFFF" w:themeFill="background1"/>
            <w:vAlign w:val="center"/>
            <w:hideMark/>
          </w:tcPr>
          <w:p w14:paraId="7DD2A9F1"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976" w:type="dxa"/>
            <w:gridSpan w:val="3"/>
            <w:tcBorders>
              <w:top w:val="nil"/>
              <w:left w:val="nil"/>
              <w:bottom w:val="single" w:sz="8" w:space="0" w:color="CCCCCC"/>
              <w:right w:val="single" w:sz="8" w:space="0" w:color="CCCCCC"/>
            </w:tcBorders>
            <w:shd w:val="clear" w:color="auto" w:fill="FFFFFF" w:themeFill="background1"/>
            <w:vAlign w:val="center"/>
            <w:hideMark/>
          </w:tcPr>
          <w:p w14:paraId="15CE6E00"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720" w:type="dxa"/>
            <w:tcBorders>
              <w:top w:val="nil"/>
              <w:left w:val="nil"/>
              <w:bottom w:val="single" w:sz="8" w:space="0" w:color="CCCCCC"/>
              <w:right w:val="single" w:sz="8" w:space="0" w:color="CCCCCC"/>
            </w:tcBorders>
            <w:shd w:val="clear" w:color="auto" w:fill="FFFFFF" w:themeFill="background1"/>
            <w:vAlign w:val="center"/>
            <w:hideMark/>
          </w:tcPr>
          <w:p w14:paraId="2B5EBBC3"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43" w:type="dxa"/>
            <w:gridSpan w:val="2"/>
            <w:tcBorders>
              <w:top w:val="nil"/>
              <w:left w:val="nil"/>
              <w:bottom w:val="single" w:sz="8" w:space="0" w:color="CCCCCC"/>
              <w:right w:val="single" w:sz="8" w:space="0" w:color="CCCCCC"/>
            </w:tcBorders>
            <w:shd w:val="clear" w:color="auto" w:fill="FFFFFF" w:themeFill="background1"/>
            <w:vAlign w:val="center"/>
            <w:hideMark/>
          </w:tcPr>
          <w:p w14:paraId="6C55DF6F"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9" w:type="dxa"/>
            <w:gridSpan w:val="3"/>
            <w:tcBorders>
              <w:top w:val="nil"/>
              <w:left w:val="nil"/>
              <w:bottom w:val="single" w:sz="8" w:space="0" w:color="CCCCCC"/>
              <w:right w:val="single" w:sz="8" w:space="0" w:color="CCCCCC"/>
            </w:tcBorders>
            <w:shd w:val="clear" w:color="auto" w:fill="FFFFFF" w:themeFill="background1"/>
            <w:vAlign w:val="center"/>
            <w:hideMark/>
          </w:tcPr>
          <w:p w14:paraId="35699CFC"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2FB84C89"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9" w:type="dxa"/>
            <w:gridSpan w:val="2"/>
            <w:tcBorders>
              <w:top w:val="nil"/>
              <w:left w:val="nil"/>
              <w:bottom w:val="single" w:sz="8" w:space="0" w:color="CCCCCC"/>
              <w:right w:val="single" w:sz="8" w:space="0" w:color="CCCCCC"/>
            </w:tcBorders>
            <w:shd w:val="clear" w:color="auto" w:fill="FFFFFF" w:themeFill="background1"/>
            <w:vAlign w:val="center"/>
            <w:hideMark/>
          </w:tcPr>
          <w:p w14:paraId="4C5CE734"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22" w:type="dxa"/>
            <w:gridSpan w:val="3"/>
            <w:tcBorders>
              <w:top w:val="nil"/>
              <w:left w:val="nil"/>
              <w:bottom w:val="single" w:sz="8" w:space="0" w:color="CCCCCC"/>
              <w:right w:val="single" w:sz="8" w:space="0" w:color="CCCCCC"/>
            </w:tcBorders>
            <w:shd w:val="clear" w:color="auto" w:fill="FFFFFF" w:themeFill="background1"/>
            <w:vAlign w:val="center"/>
            <w:hideMark/>
          </w:tcPr>
          <w:p w14:paraId="231EA204"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w:t>
            </w:r>
          </w:p>
        </w:tc>
        <w:tc>
          <w:tcPr>
            <w:tcW w:w="515" w:type="dxa"/>
            <w:tcBorders>
              <w:top w:val="nil"/>
              <w:left w:val="nil"/>
              <w:bottom w:val="single" w:sz="8" w:space="0" w:color="CCCCCC"/>
              <w:right w:val="single" w:sz="8" w:space="0" w:color="CCCCCC"/>
            </w:tcBorders>
            <w:shd w:val="clear" w:color="auto" w:fill="auto"/>
            <w:vAlign w:val="center"/>
            <w:hideMark/>
          </w:tcPr>
          <w:p w14:paraId="693A2B0C"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0,37 (p= 0,00) **</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77926304"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0,20 (p= 0,02) *</w:t>
            </w:r>
          </w:p>
        </w:tc>
        <w:tc>
          <w:tcPr>
            <w:tcW w:w="579" w:type="dxa"/>
            <w:tcBorders>
              <w:top w:val="nil"/>
              <w:left w:val="nil"/>
              <w:bottom w:val="single" w:sz="8" w:space="0" w:color="CCCCCC"/>
              <w:right w:val="single" w:sz="8" w:space="0" w:color="CCCCCC"/>
            </w:tcBorders>
            <w:shd w:val="clear" w:color="auto" w:fill="auto"/>
            <w:vAlign w:val="center"/>
            <w:hideMark/>
          </w:tcPr>
          <w:p w14:paraId="45ED93BA"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0,04 (p= 0,62)</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46492967"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0,20 (p= 0,02) *</w:t>
            </w:r>
          </w:p>
        </w:tc>
        <w:tc>
          <w:tcPr>
            <w:tcW w:w="493" w:type="dxa"/>
            <w:gridSpan w:val="2"/>
            <w:tcBorders>
              <w:top w:val="nil"/>
              <w:left w:val="nil"/>
              <w:bottom w:val="single" w:sz="8" w:space="0" w:color="CCCCCC"/>
              <w:right w:val="single" w:sz="8" w:space="0" w:color="CCCCCC"/>
            </w:tcBorders>
            <w:shd w:val="clear" w:color="auto" w:fill="auto"/>
            <w:vAlign w:val="center"/>
            <w:hideMark/>
          </w:tcPr>
          <w:p w14:paraId="7FC61E4B"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0,21 (p= 0,01) *</w:t>
            </w:r>
          </w:p>
        </w:tc>
        <w:tc>
          <w:tcPr>
            <w:tcW w:w="509" w:type="dxa"/>
            <w:gridSpan w:val="3"/>
            <w:tcBorders>
              <w:top w:val="nil"/>
              <w:left w:val="nil"/>
              <w:bottom w:val="single" w:sz="8" w:space="0" w:color="CCCCCC"/>
              <w:right w:val="single" w:sz="8" w:space="0" w:color="CCCCCC"/>
            </w:tcBorders>
            <w:shd w:val="clear" w:color="auto" w:fill="auto"/>
            <w:vAlign w:val="center"/>
            <w:hideMark/>
          </w:tcPr>
          <w:p w14:paraId="6E852731"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0,08 (p= 0,34)</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053D7E10"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0,11 (p= 0,21)</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2319D7A6"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0,21 (p= 0,01) *</w:t>
            </w:r>
          </w:p>
        </w:tc>
        <w:tc>
          <w:tcPr>
            <w:tcW w:w="510" w:type="dxa"/>
            <w:tcBorders>
              <w:top w:val="nil"/>
              <w:left w:val="nil"/>
              <w:bottom w:val="single" w:sz="8" w:space="0" w:color="CCCCCC"/>
              <w:right w:val="single" w:sz="8" w:space="0" w:color="CCCCCC"/>
            </w:tcBorders>
            <w:shd w:val="clear" w:color="auto" w:fill="auto"/>
            <w:vAlign w:val="center"/>
            <w:hideMark/>
          </w:tcPr>
          <w:p w14:paraId="3172B8BF"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0,18 (p= 0,03) *</w:t>
            </w:r>
          </w:p>
        </w:tc>
      </w:tr>
      <w:tr w:rsidR="009927D0" w:rsidRPr="001E4062" w14:paraId="0D7C6B88" w14:textId="77777777" w:rsidTr="00571183">
        <w:trPr>
          <w:gridAfter w:val="1"/>
          <w:wAfter w:w="10" w:type="dxa"/>
          <w:trHeight w:val="245"/>
        </w:trPr>
        <w:tc>
          <w:tcPr>
            <w:tcW w:w="853"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6DB6735C" w14:textId="77777777" w:rsidR="0094208B" w:rsidRPr="00453812" w:rsidRDefault="0094208B" w:rsidP="00B8204B">
            <w:pPr>
              <w:spacing w:line="240" w:lineRule="auto"/>
              <w:jc w:val="center"/>
              <w:rPr>
                <w:rFonts w:eastAsia="Times New Roman"/>
                <w:b/>
                <w:bCs/>
                <w:color w:val="0C343D"/>
                <w:sz w:val="12"/>
                <w:szCs w:val="12"/>
                <w:lang w:val="en-US"/>
              </w:rPr>
            </w:pPr>
            <w:r w:rsidRPr="00453812">
              <w:rPr>
                <w:rFonts w:eastAsia="Times New Roman"/>
                <w:b/>
                <w:bCs/>
                <w:color w:val="0C343D"/>
                <w:sz w:val="12"/>
                <w:szCs w:val="12"/>
                <w:lang w:val="en-US"/>
              </w:rPr>
              <w:t>forum_view (Ισοδιαστημική)</w:t>
            </w:r>
          </w:p>
        </w:tc>
        <w:tc>
          <w:tcPr>
            <w:tcW w:w="557" w:type="dxa"/>
            <w:gridSpan w:val="2"/>
            <w:tcBorders>
              <w:top w:val="nil"/>
              <w:left w:val="single" w:sz="8" w:space="0" w:color="CCCCCC"/>
              <w:bottom w:val="single" w:sz="8" w:space="0" w:color="CCCCCC"/>
              <w:right w:val="single" w:sz="8" w:space="0" w:color="CCCCCC"/>
            </w:tcBorders>
            <w:shd w:val="clear" w:color="auto" w:fill="FFFFFF" w:themeFill="background1"/>
            <w:vAlign w:val="center"/>
            <w:hideMark/>
          </w:tcPr>
          <w:p w14:paraId="0B74907A"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7" w:type="dxa"/>
            <w:gridSpan w:val="2"/>
            <w:tcBorders>
              <w:top w:val="nil"/>
              <w:left w:val="nil"/>
              <w:bottom w:val="single" w:sz="8" w:space="0" w:color="CCCCCC"/>
              <w:right w:val="single" w:sz="8" w:space="0" w:color="CCCCCC"/>
            </w:tcBorders>
            <w:shd w:val="clear" w:color="auto" w:fill="FFFFFF" w:themeFill="background1"/>
            <w:vAlign w:val="center"/>
            <w:hideMark/>
          </w:tcPr>
          <w:p w14:paraId="11D75C22"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58" w:type="dxa"/>
            <w:gridSpan w:val="2"/>
            <w:tcBorders>
              <w:top w:val="nil"/>
              <w:left w:val="nil"/>
              <w:bottom w:val="single" w:sz="8" w:space="0" w:color="CCCCCC"/>
              <w:right w:val="single" w:sz="8" w:space="0" w:color="CCCCCC"/>
            </w:tcBorders>
            <w:shd w:val="clear" w:color="auto" w:fill="FFFFFF" w:themeFill="background1"/>
            <w:vAlign w:val="center"/>
            <w:hideMark/>
          </w:tcPr>
          <w:p w14:paraId="0DF64697"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7" w:type="dxa"/>
            <w:gridSpan w:val="2"/>
            <w:tcBorders>
              <w:top w:val="nil"/>
              <w:left w:val="nil"/>
              <w:bottom w:val="single" w:sz="8" w:space="0" w:color="CCCCCC"/>
              <w:right w:val="single" w:sz="8" w:space="0" w:color="CCCCCC"/>
            </w:tcBorders>
            <w:shd w:val="clear" w:color="auto" w:fill="FFFFFF" w:themeFill="background1"/>
            <w:vAlign w:val="center"/>
            <w:hideMark/>
          </w:tcPr>
          <w:p w14:paraId="3BFED836"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38" w:type="dxa"/>
            <w:gridSpan w:val="2"/>
            <w:tcBorders>
              <w:top w:val="nil"/>
              <w:left w:val="nil"/>
              <w:bottom w:val="single" w:sz="8" w:space="0" w:color="CCCCCC"/>
              <w:right w:val="single" w:sz="8" w:space="0" w:color="CCCCCC"/>
            </w:tcBorders>
            <w:shd w:val="clear" w:color="auto" w:fill="FFFFFF" w:themeFill="background1"/>
            <w:vAlign w:val="center"/>
            <w:hideMark/>
          </w:tcPr>
          <w:p w14:paraId="3AB962CA"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8" w:type="dxa"/>
            <w:tcBorders>
              <w:top w:val="nil"/>
              <w:left w:val="nil"/>
              <w:bottom w:val="single" w:sz="8" w:space="0" w:color="CCCCCC"/>
              <w:right w:val="single" w:sz="8" w:space="0" w:color="CCCCCC"/>
            </w:tcBorders>
            <w:shd w:val="clear" w:color="auto" w:fill="FFFFFF" w:themeFill="background1"/>
            <w:vAlign w:val="center"/>
            <w:hideMark/>
          </w:tcPr>
          <w:p w14:paraId="750FAAAF"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976" w:type="dxa"/>
            <w:gridSpan w:val="3"/>
            <w:tcBorders>
              <w:top w:val="nil"/>
              <w:left w:val="nil"/>
              <w:bottom w:val="single" w:sz="8" w:space="0" w:color="CCCCCC"/>
              <w:right w:val="single" w:sz="8" w:space="0" w:color="CCCCCC"/>
            </w:tcBorders>
            <w:shd w:val="clear" w:color="auto" w:fill="FFFFFF" w:themeFill="background1"/>
            <w:vAlign w:val="center"/>
            <w:hideMark/>
          </w:tcPr>
          <w:p w14:paraId="7513EA77"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720" w:type="dxa"/>
            <w:tcBorders>
              <w:top w:val="nil"/>
              <w:left w:val="nil"/>
              <w:bottom w:val="single" w:sz="8" w:space="0" w:color="CCCCCC"/>
              <w:right w:val="single" w:sz="8" w:space="0" w:color="CCCCCC"/>
            </w:tcBorders>
            <w:shd w:val="clear" w:color="auto" w:fill="FFFFFF" w:themeFill="background1"/>
            <w:vAlign w:val="center"/>
            <w:hideMark/>
          </w:tcPr>
          <w:p w14:paraId="1816D0D8"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43" w:type="dxa"/>
            <w:gridSpan w:val="2"/>
            <w:tcBorders>
              <w:top w:val="nil"/>
              <w:left w:val="nil"/>
              <w:bottom w:val="single" w:sz="8" w:space="0" w:color="CCCCCC"/>
              <w:right w:val="single" w:sz="8" w:space="0" w:color="CCCCCC"/>
            </w:tcBorders>
            <w:shd w:val="clear" w:color="auto" w:fill="FFFFFF" w:themeFill="background1"/>
            <w:vAlign w:val="center"/>
            <w:hideMark/>
          </w:tcPr>
          <w:p w14:paraId="3E569A74"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9" w:type="dxa"/>
            <w:gridSpan w:val="3"/>
            <w:tcBorders>
              <w:top w:val="nil"/>
              <w:left w:val="nil"/>
              <w:bottom w:val="single" w:sz="8" w:space="0" w:color="CCCCCC"/>
              <w:right w:val="single" w:sz="8" w:space="0" w:color="CCCCCC"/>
            </w:tcBorders>
            <w:shd w:val="clear" w:color="auto" w:fill="FFFFFF" w:themeFill="background1"/>
            <w:vAlign w:val="center"/>
            <w:hideMark/>
          </w:tcPr>
          <w:p w14:paraId="1B701F85"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377600D1"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9" w:type="dxa"/>
            <w:gridSpan w:val="2"/>
            <w:tcBorders>
              <w:top w:val="nil"/>
              <w:left w:val="nil"/>
              <w:bottom w:val="single" w:sz="8" w:space="0" w:color="CCCCCC"/>
              <w:right w:val="single" w:sz="8" w:space="0" w:color="CCCCCC"/>
            </w:tcBorders>
            <w:shd w:val="clear" w:color="auto" w:fill="FFFFFF" w:themeFill="background1"/>
            <w:vAlign w:val="center"/>
            <w:hideMark/>
          </w:tcPr>
          <w:p w14:paraId="450A210D"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22" w:type="dxa"/>
            <w:gridSpan w:val="3"/>
            <w:tcBorders>
              <w:top w:val="nil"/>
              <w:left w:val="nil"/>
              <w:bottom w:val="single" w:sz="8" w:space="0" w:color="CCCCCC"/>
              <w:right w:val="single" w:sz="8" w:space="0" w:color="CCCCCC"/>
            </w:tcBorders>
            <w:shd w:val="clear" w:color="auto" w:fill="FFFFFF" w:themeFill="background1"/>
            <w:vAlign w:val="center"/>
            <w:hideMark/>
          </w:tcPr>
          <w:p w14:paraId="30A2C25F"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15" w:type="dxa"/>
            <w:tcBorders>
              <w:top w:val="nil"/>
              <w:left w:val="nil"/>
              <w:bottom w:val="single" w:sz="8" w:space="0" w:color="CCCCCC"/>
              <w:right w:val="single" w:sz="8" w:space="0" w:color="CCCCCC"/>
            </w:tcBorders>
            <w:shd w:val="clear" w:color="auto" w:fill="FFFFFF" w:themeFill="background1"/>
            <w:vAlign w:val="center"/>
            <w:hideMark/>
          </w:tcPr>
          <w:p w14:paraId="6F077766"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0C7C6970"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0,19 (p= 0,02) *</w:t>
            </w:r>
          </w:p>
        </w:tc>
        <w:tc>
          <w:tcPr>
            <w:tcW w:w="579" w:type="dxa"/>
            <w:tcBorders>
              <w:top w:val="nil"/>
              <w:left w:val="nil"/>
              <w:bottom w:val="single" w:sz="8" w:space="0" w:color="CCCCCC"/>
              <w:right w:val="single" w:sz="8" w:space="0" w:color="CCCCCC"/>
            </w:tcBorders>
            <w:shd w:val="clear" w:color="auto" w:fill="auto"/>
            <w:vAlign w:val="center"/>
            <w:hideMark/>
          </w:tcPr>
          <w:p w14:paraId="1BE59806"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0,05 (p= 0,55)</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5205E9B5"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0,36 (p= 0,00) **</w:t>
            </w:r>
          </w:p>
        </w:tc>
        <w:tc>
          <w:tcPr>
            <w:tcW w:w="493" w:type="dxa"/>
            <w:gridSpan w:val="2"/>
            <w:tcBorders>
              <w:top w:val="nil"/>
              <w:left w:val="nil"/>
              <w:bottom w:val="single" w:sz="8" w:space="0" w:color="CCCCCC"/>
              <w:right w:val="single" w:sz="8" w:space="0" w:color="CCCCCC"/>
            </w:tcBorders>
            <w:shd w:val="clear" w:color="auto" w:fill="auto"/>
            <w:vAlign w:val="center"/>
            <w:hideMark/>
          </w:tcPr>
          <w:p w14:paraId="47E3A230"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0,43 (p= 0,00) **</w:t>
            </w:r>
          </w:p>
        </w:tc>
        <w:tc>
          <w:tcPr>
            <w:tcW w:w="509" w:type="dxa"/>
            <w:gridSpan w:val="3"/>
            <w:tcBorders>
              <w:top w:val="nil"/>
              <w:left w:val="nil"/>
              <w:bottom w:val="single" w:sz="8" w:space="0" w:color="CCCCCC"/>
              <w:right w:val="single" w:sz="8" w:space="0" w:color="CCCCCC"/>
            </w:tcBorders>
            <w:shd w:val="clear" w:color="auto" w:fill="auto"/>
            <w:vAlign w:val="center"/>
            <w:hideMark/>
          </w:tcPr>
          <w:p w14:paraId="02D1F8B0"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0,44 (p= 0,00) **</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4C3E24F8"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0,15 (p= 0,08)</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071D1E4F"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0,24 (p= 0,00) **</w:t>
            </w:r>
          </w:p>
        </w:tc>
        <w:tc>
          <w:tcPr>
            <w:tcW w:w="510" w:type="dxa"/>
            <w:tcBorders>
              <w:top w:val="nil"/>
              <w:left w:val="nil"/>
              <w:bottom w:val="single" w:sz="8" w:space="0" w:color="CCCCCC"/>
              <w:right w:val="single" w:sz="8" w:space="0" w:color="CCCCCC"/>
            </w:tcBorders>
            <w:shd w:val="clear" w:color="auto" w:fill="auto"/>
            <w:vAlign w:val="center"/>
            <w:hideMark/>
          </w:tcPr>
          <w:p w14:paraId="03206983"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0,24 (p= 0,00) **</w:t>
            </w:r>
          </w:p>
        </w:tc>
      </w:tr>
      <w:tr w:rsidR="009927D0" w:rsidRPr="001E4062" w14:paraId="3CE9B8F7" w14:textId="77777777" w:rsidTr="00571183">
        <w:trPr>
          <w:gridAfter w:val="1"/>
          <w:wAfter w:w="10" w:type="dxa"/>
          <w:trHeight w:val="245"/>
        </w:trPr>
        <w:tc>
          <w:tcPr>
            <w:tcW w:w="853"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793608F0" w14:textId="77777777" w:rsidR="0094208B" w:rsidRPr="00453812" w:rsidRDefault="0094208B" w:rsidP="00B8204B">
            <w:pPr>
              <w:spacing w:line="240" w:lineRule="auto"/>
              <w:jc w:val="center"/>
              <w:rPr>
                <w:rFonts w:eastAsia="Times New Roman"/>
                <w:b/>
                <w:bCs/>
                <w:color w:val="0C343D"/>
                <w:sz w:val="12"/>
                <w:szCs w:val="12"/>
                <w:lang w:val="en-US"/>
              </w:rPr>
            </w:pPr>
            <w:r w:rsidRPr="00453812">
              <w:rPr>
                <w:rFonts w:eastAsia="Times New Roman"/>
                <w:b/>
                <w:bCs/>
                <w:color w:val="0C343D"/>
                <w:sz w:val="12"/>
                <w:szCs w:val="12"/>
                <w:lang w:val="en-US"/>
              </w:rPr>
              <w:t>glossary_view (Ισοδιαστημική)</w:t>
            </w:r>
          </w:p>
        </w:tc>
        <w:tc>
          <w:tcPr>
            <w:tcW w:w="557" w:type="dxa"/>
            <w:gridSpan w:val="2"/>
            <w:tcBorders>
              <w:top w:val="nil"/>
              <w:left w:val="single" w:sz="8" w:space="0" w:color="CCCCCC"/>
              <w:bottom w:val="single" w:sz="8" w:space="0" w:color="CCCCCC"/>
              <w:right w:val="single" w:sz="8" w:space="0" w:color="CCCCCC"/>
            </w:tcBorders>
            <w:shd w:val="clear" w:color="auto" w:fill="FFFFFF" w:themeFill="background1"/>
            <w:vAlign w:val="center"/>
            <w:hideMark/>
          </w:tcPr>
          <w:p w14:paraId="2901C970"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7" w:type="dxa"/>
            <w:gridSpan w:val="2"/>
            <w:tcBorders>
              <w:top w:val="nil"/>
              <w:left w:val="nil"/>
              <w:bottom w:val="single" w:sz="8" w:space="0" w:color="CCCCCC"/>
              <w:right w:val="single" w:sz="8" w:space="0" w:color="CCCCCC"/>
            </w:tcBorders>
            <w:shd w:val="clear" w:color="auto" w:fill="FFFFFF" w:themeFill="background1"/>
            <w:vAlign w:val="center"/>
            <w:hideMark/>
          </w:tcPr>
          <w:p w14:paraId="4499970B"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58" w:type="dxa"/>
            <w:gridSpan w:val="2"/>
            <w:tcBorders>
              <w:top w:val="nil"/>
              <w:left w:val="nil"/>
              <w:bottom w:val="single" w:sz="8" w:space="0" w:color="CCCCCC"/>
              <w:right w:val="single" w:sz="8" w:space="0" w:color="CCCCCC"/>
            </w:tcBorders>
            <w:shd w:val="clear" w:color="auto" w:fill="FFFFFF" w:themeFill="background1"/>
            <w:vAlign w:val="center"/>
            <w:hideMark/>
          </w:tcPr>
          <w:p w14:paraId="5344542A"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7" w:type="dxa"/>
            <w:gridSpan w:val="2"/>
            <w:tcBorders>
              <w:top w:val="nil"/>
              <w:left w:val="nil"/>
              <w:bottom w:val="single" w:sz="8" w:space="0" w:color="CCCCCC"/>
              <w:right w:val="single" w:sz="8" w:space="0" w:color="CCCCCC"/>
            </w:tcBorders>
            <w:shd w:val="clear" w:color="auto" w:fill="FFFFFF" w:themeFill="background1"/>
            <w:vAlign w:val="center"/>
            <w:hideMark/>
          </w:tcPr>
          <w:p w14:paraId="7F5DC0EC"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38" w:type="dxa"/>
            <w:gridSpan w:val="2"/>
            <w:tcBorders>
              <w:top w:val="nil"/>
              <w:left w:val="nil"/>
              <w:bottom w:val="single" w:sz="8" w:space="0" w:color="CCCCCC"/>
              <w:right w:val="single" w:sz="8" w:space="0" w:color="CCCCCC"/>
            </w:tcBorders>
            <w:shd w:val="clear" w:color="auto" w:fill="FFFFFF" w:themeFill="background1"/>
            <w:vAlign w:val="center"/>
            <w:hideMark/>
          </w:tcPr>
          <w:p w14:paraId="4ABF0CA1"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8" w:type="dxa"/>
            <w:tcBorders>
              <w:top w:val="nil"/>
              <w:left w:val="nil"/>
              <w:bottom w:val="single" w:sz="8" w:space="0" w:color="CCCCCC"/>
              <w:right w:val="single" w:sz="8" w:space="0" w:color="CCCCCC"/>
            </w:tcBorders>
            <w:shd w:val="clear" w:color="auto" w:fill="FFFFFF" w:themeFill="background1"/>
            <w:vAlign w:val="center"/>
            <w:hideMark/>
          </w:tcPr>
          <w:p w14:paraId="1E544FBC"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976" w:type="dxa"/>
            <w:gridSpan w:val="3"/>
            <w:tcBorders>
              <w:top w:val="nil"/>
              <w:left w:val="nil"/>
              <w:bottom w:val="single" w:sz="8" w:space="0" w:color="CCCCCC"/>
              <w:right w:val="single" w:sz="8" w:space="0" w:color="CCCCCC"/>
            </w:tcBorders>
            <w:shd w:val="clear" w:color="auto" w:fill="FFFFFF" w:themeFill="background1"/>
            <w:vAlign w:val="center"/>
            <w:hideMark/>
          </w:tcPr>
          <w:p w14:paraId="2383B192"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720" w:type="dxa"/>
            <w:tcBorders>
              <w:top w:val="nil"/>
              <w:left w:val="nil"/>
              <w:bottom w:val="single" w:sz="8" w:space="0" w:color="CCCCCC"/>
              <w:right w:val="single" w:sz="8" w:space="0" w:color="CCCCCC"/>
            </w:tcBorders>
            <w:shd w:val="clear" w:color="auto" w:fill="FFFFFF" w:themeFill="background1"/>
            <w:vAlign w:val="center"/>
            <w:hideMark/>
          </w:tcPr>
          <w:p w14:paraId="0E3FF274"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43" w:type="dxa"/>
            <w:gridSpan w:val="2"/>
            <w:tcBorders>
              <w:top w:val="nil"/>
              <w:left w:val="nil"/>
              <w:bottom w:val="single" w:sz="8" w:space="0" w:color="CCCCCC"/>
              <w:right w:val="single" w:sz="8" w:space="0" w:color="CCCCCC"/>
            </w:tcBorders>
            <w:shd w:val="clear" w:color="auto" w:fill="FFFFFF" w:themeFill="background1"/>
            <w:vAlign w:val="center"/>
            <w:hideMark/>
          </w:tcPr>
          <w:p w14:paraId="4644F966"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9" w:type="dxa"/>
            <w:gridSpan w:val="3"/>
            <w:tcBorders>
              <w:top w:val="nil"/>
              <w:left w:val="nil"/>
              <w:bottom w:val="single" w:sz="8" w:space="0" w:color="CCCCCC"/>
              <w:right w:val="single" w:sz="8" w:space="0" w:color="CCCCCC"/>
            </w:tcBorders>
            <w:shd w:val="clear" w:color="auto" w:fill="FFFFFF" w:themeFill="background1"/>
            <w:vAlign w:val="center"/>
            <w:hideMark/>
          </w:tcPr>
          <w:p w14:paraId="5F208CCE"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7EC69100"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9" w:type="dxa"/>
            <w:gridSpan w:val="2"/>
            <w:tcBorders>
              <w:top w:val="nil"/>
              <w:left w:val="nil"/>
              <w:bottom w:val="single" w:sz="8" w:space="0" w:color="CCCCCC"/>
              <w:right w:val="single" w:sz="8" w:space="0" w:color="CCCCCC"/>
            </w:tcBorders>
            <w:shd w:val="clear" w:color="auto" w:fill="FFFFFF" w:themeFill="background1"/>
            <w:vAlign w:val="center"/>
            <w:hideMark/>
          </w:tcPr>
          <w:p w14:paraId="22B5A8DC"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22" w:type="dxa"/>
            <w:gridSpan w:val="3"/>
            <w:tcBorders>
              <w:top w:val="nil"/>
              <w:left w:val="nil"/>
              <w:bottom w:val="single" w:sz="8" w:space="0" w:color="CCCCCC"/>
              <w:right w:val="single" w:sz="8" w:space="0" w:color="CCCCCC"/>
            </w:tcBorders>
            <w:shd w:val="clear" w:color="auto" w:fill="FFFFFF" w:themeFill="background1"/>
            <w:vAlign w:val="center"/>
            <w:hideMark/>
          </w:tcPr>
          <w:p w14:paraId="2E1BBD24"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15" w:type="dxa"/>
            <w:tcBorders>
              <w:top w:val="nil"/>
              <w:left w:val="nil"/>
              <w:bottom w:val="single" w:sz="8" w:space="0" w:color="CCCCCC"/>
              <w:right w:val="single" w:sz="8" w:space="0" w:color="CCCCCC"/>
            </w:tcBorders>
            <w:shd w:val="clear" w:color="auto" w:fill="FFFFFF" w:themeFill="background1"/>
            <w:vAlign w:val="center"/>
            <w:hideMark/>
          </w:tcPr>
          <w:p w14:paraId="7933D0E9"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9" w:type="dxa"/>
            <w:gridSpan w:val="2"/>
            <w:tcBorders>
              <w:top w:val="nil"/>
              <w:left w:val="nil"/>
              <w:bottom w:val="single" w:sz="8" w:space="0" w:color="CCCCCC"/>
              <w:right w:val="single" w:sz="8" w:space="0" w:color="CCCCCC"/>
            </w:tcBorders>
            <w:shd w:val="clear" w:color="auto" w:fill="FFFFFF" w:themeFill="background1"/>
            <w:vAlign w:val="center"/>
            <w:hideMark/>
          </w:tcPr>
          <w:p w14:paraId="53E27BBF"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w:t>
            </w:r>
          </w:p>
        </w:tc>
        <w:tc>
          <w:tcPr>
            <w:tcW w:w="579" w:type="dxa"/>
            <w:tcBorders>
              <w:top w:val="nil"/>
              <w:left w:val="nil"/>
              <w:bottom w:val="single" w:sz="8" w:space="0" w:color="CCCCCC"/>
              <w:right w:val="single" w:sz="8" w:space="0" w:color="CCCCCC"/>
            </w:tcBorders>
            <w:shd w:val="clear" w:color="auto" w:fill="auto"/>
            <w:vAlign w:val="center"/>
            <w:hideMark/>
          </w:tcPr>
          <w:p w14:paraId="32B22707"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0,26 (p= 0,00) **</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77900CCF"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0,48 (p= 0,00) **</w:t>
            </w:r>
          </w:p>
        </w:tc>
        <w:tc>
          <w:tcPr>
            <w:tcW w:w="493" w:type="dxa"/>
            <w:gridSpan w:val="2"/>
            <w:tcBorders>
              <w:top w:val="nil"/>
              <w:left w:val="nil"/>
              <w:bottom w:val="single" w:sz="8" w:space="0" w:color="CCCCCC"/>
              <w:right w:val="single" w:sz="8" w:space="0" w:color="CCCCCC"/>
            </w:tcBorders>
            <w:shd w:val="clear" w:color="auto" w:fill="auto"/>
            <w:vAlign w:val="center"/>
            <w:hideMark/>
          </w:tcPr>
          <w:p w14:paraId="6C485629"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0,09 (p= 0,29)</w:t>
            </w:r>
          </w:p>
        </w:tc>
        <w:tc>
          <w:tcPr>
            <w:tcW w:w="509" w:type="dxa"/>
            <w:gridSpan w:val="3"/>
            <w:tcBorders>
              <w:top w:val="nil"/>
              <w:left w:val="nil"/>
              <w:bottom w:val="single" w:sz="8" w:space="0" w:color="CCCCCC"/>
              <w:right w:val="single" w:sz="8" w:space="0" w:color="CCCCCC"/>
            </w:tcBorders>
            <w:shd w:val="clear" w:color="auto" w:fill="auto"/>
            <w:vAlign w:val="center"/>
            <w:hideMark/>
          </w:tcPr>
          <w:p w14:paraId="2E1E5191"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0,11 (p= 0,20)</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5C2BE617"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0,12 (p= 0,14)</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1B26E5F6"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0,10 (p= 0,25)</w:t>
            </w:r>
          </w:p>
        </w:tc>
        <w:tc>
          <w:tcPr>
            <w:tcW w:w="510" w:type="dxa"/>
            <w:tcBorders>
              <w:top w:val="nil"/>
              <w:left w:val="nil"/>
              <w:bottom w:val="single" w:sz="8" w:space="0" w:color="CCCCCC"/>
              <w:right w:val="single" w:sz="8" w:space="0" w:color="CCCCCC"/>
            </w:tcBorders>
            <w:shd w:val="clear" w:color="auto" w:fill="auto"/>
            <w:vAlign w:val="center"/>
            <w:hideMark/>
          </w:tcPr>
          <w:p w14:paraId="3E50CD88"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0,13 (p= 0,13)</w:t>
            </w:r>
          </w:p>
        </w:tc>
      </w:tr>
      <w:tr w:rsidR="009927D0" w:rsidRPr="001E4062" w14:paraId="50B1CE80" w14:textId="77777777" w:rsidTr="00571183">
        <w:trPr>
          <w:gridAfter w:val="1"/>
          <w:wAfter w:w="10" w:type="dxa"/>
          <w:trHeight w:val="245"/>
        </w:trPr>
        <w:tc>
          <w:tcPr>
            <w:tcW w:w="853"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6D69BE69" w14:textId="77777777" w:rsidR="0094208B" w:rsidRPr="00453812" w:rsidRDefault="0094208B" w:rsidP="00B8204B">
            <w:pPr>
              <w:spacing w:line="240" w:lineRule="auto"/>
              <w:jc w:val="center"/>
              <w:rPr>
                <w:rFonts w:eastAsia="Times New Roman"/>
                <w:b/>
                <w:bCs/>
                <w:color w:val="0C343D"/>
                <w:sz w:val="12"/>
                <w:szCs w:val="12"/>
                <w:lang w:val="en-US"/>
              </w:rPr>
            </w:pPr>
            <w:r w:rsidRPr="00453812">
              <w:rPr>
                <w:rFonts w:eastAsia="Times New Roman"/>
                <w:b/>
                <w:bCs/>
                <w:color w:val="0C343D"/>
                <w:sz w:val="12"/>
                <w:szCs w:val="12"/>
                <w:lang w:val="en-US"/>
              </w:rPr>
              <w:t>questionnaire_view (Ισοδιαστημική)</w:t>
            </w:r>
          </w:p>
        </w:tc>
        <w:tc>
          <w:tcPr>
            <w:tcW w:w="557" w:type="dxa"/>
            <w:gridSpan w:val="2"/>
            <w:tcBorders>
              <w:top w:val="nil"/>
              <w:left w:val="single" w:sz="8" w:space="0" w:color="CCCCCC"/>
              <w:bottom w:val="single" w:sz="8" w:space="0" w:color="CCCCCC"/>
              <w:right w:val="single" w:sz="8" w:space="0" w:color="CCCCCC"/>
            </w:tcBorders>
            <w:shd w:val="clear" w:color="auto" w:fill="FFFFFF" w:themeFill="background1"/>
            <w:vAlign w:val="center"/>
            <w:hideMark/>
          </w:tcPr>
          <w:p w14:paraId="0CBAA474"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7" w:type="dxa"/>
            <w:gridSpan w:val="2"/>
            <w:tcBorders>
              <w:top w:val="nil"/>
              <w:left w:val="nil"/>
              <w:bottom w:val="single" w:sz="8" w:space="0" w:color="CCCCCC"/>
              <w:right w:val="single" w:sz="8" w:space="0" w:color="CCCCCC"/>
            </w:tcBorders>
            <w:shd w:val="clear" w:color="auto" w:fill="FFFFFF" w:themeFill="background1"/>
            <w:vAlign w:val="center"/>
            <w:hideMark/>
          </w:tcPr>
          <w:p w14:paraId="6F43B59A"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58" w:type="dxa"/>
            <w:gridSpan w:val="2"/>
            <w:tcBorders>
              <w:top w:val="nil"/>
              <w:left w:val="nil"/>
              <w:bottom w:val="single" w:sz="8" w:space="0" w:color="CCCCCC"/>
              <w:right w:val="single" w:sz="8" w:space="0" w:color="CCCCCC"/>
            </w:tcBorders>
            <w:shd w:val="clear" w:color="auto" w:fill="FFFFFF" w:themeFill="background1"/>
            <w:vAlign w:val="center"/>
            <w:hideMark/>
          </w:tcPr>
          <w:p w14:paraId="139ACF62"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7" w:type="dxa"/>
            <w:gridSpan w:val="2"/>
            <w:tcBorders>
              <w:top w:val="nil"/>
              <w:left w:val="nil"/>
              <w:bottom w:val="single" w:sz="8" w:space="0" w:color="CCCCCC"/>
              <w:right w:val="single" w:sz="8" w:space="0" w:color="CCCCCC"/>
            </w:tcBorders>
            <w:shd w:val="clear" w:color="auto" w:fill="FFFFFF" w:themeFill="background1"/>
            <w:vAlign w:val="center"/>
            <w:hideMark/>
          </w:tcPr>
          <w:p w14:paraId="35128E96"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38" w:type="dxa"/>
            <w:gridSpan w:val="2"/>
            <w:tcBorders>
              <w:top w:val="nil"/>
              <w:left w:val="nil"/>
              <w:bottom w:val="single" w:sz="8" w:space="0" w:color="CCCCCC"/>
              <w:right w:val="single" w:sz="8" w:space="0" w:color="CCCCCC"/>
            </w:tcBorders>
            <w:shd w:val="clear" w:color="auto" w:fill="FFFFFF" w:themeFill="background1"/>
            <w:vAlign w:val="center"/>
            <w:hideMark/>
          </w:tcPr>
          <w:p w14:paraId="23F4DBDF"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8" w:type="dxa"/>
            <w:tcBorders>
              <w:top w:val="nil"/>
              <w:left w:val="nil"/>
              <w:bottom w:val="single" w:sz="8" w:space="0" w:color="CCCCCC"/>
              <w:right w:val="single" w:sz="8" w:space="0" w:color="CCCCCC"/>
            </w:tcBorders>
            <w:shd w:val="clear" w:color="auto" w:fill="FFFFFF" w:themeFill="background1"/>
            <w:vAlign w:val="center"/>
            <w:hideMark/>
          </w:tcPr>
          <w:p w14:paraId="03A3C984"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976" w:type="dxa"/>
            <w:gridSpan w:val="3"/>
            <w:tcBorders>
              <w:top w:val="nil"/>
              <w:left w:val="nil"/>
              <w:bottom w:val="single" w:sz="8" w:space="0" w:color="CCCCCC"/>
              <w:right w:val="single" w:sz="8" w:space="0" w:color="CCCCCC"/>
            </w:tcBorders>
            <w:shd w:val="clear" w:color="auto" w:fill="FFFFFF" w:themeFill="background1"/>
            <w:vAlign w:val="center"/>
            <w:hideMark/>
          </w:tcPr>
          <w:p w14:paraId="3D7675B7"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720" w:type="dxa"/>
            <w:tcBorders>
              <w:top w:val="nil"/>
              <w:left w:val="nil"/>
              <w:bottom w:val="single" w:sz="8" w:space="0" w:color="CCCCCC"/>
              <w:right w:val="single" w:sz="8" w:space="0" w:color="CCCCCC"/>
            </w:tcBorders>
            <w:shd w:val="clear" w:color="auto" w:fill="FFFFFF" w:themeFill="background1"/>
            <w:vAlign w:val="center"/>
            <w:hideMark/>
          </w:tcPr>
          <w:p w14:paraId="048EC021"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43" w:type="dxa"/>
            <w:gridSpan w:val="2"/>
            <w:tcBorders>
              <w:top w:val="nil"/>
              <w:left w:val="nil"/>
              <w:bottom w:val="single" w:sz="8" w:space="0" w:color="CCCCCC"/>
              <w:right w:val="single" w:sz="8" w:space="0" w:color="CCCCCC"/>
            </w:tcBorders>
            <w:shd w:val="clear" w:color="auto" w:fill="FFFFFF" w:themeFill="background1"/>
            <w:vAlign w:val="center"/>
            <w:hideMark/>
          </w:tcPr>
          <w:p w14:paraId="736D72E0"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9" w:type="dxa"/>
            <w:gridSpan w:val="3"/>
            <w:tcBorders>
              <w:top w:val="nil"/>
              <w:left w:val="nil"/>
              <w:bottom w:val="single" w:sz="8" w:space="0" w:color="CCCCCC"/>
              <w:right w:val="single" w:sz="8" w:space="0" w:color="CCCCCC"/>
            </w:tcBorders>
            <w:shd w:val="clear" w:color="auto" w:fill="FFFFFF" w:themeFill="background1"/>
            <w:vAlign w:val="center"/>
            <w:hideMark/>
          </w:tcPr>
          <w:p w14:paraId="48DCE0C1"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5CA71CCF"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9" w:type="dxa"/>
            <w:gridSpan w:val="2"/>
            <w:tcBorders>
              <w:top w:val="nil"/>
              <w:left w:val="nil"/>
              <w:bottom w:val="single" w:sz="8" w:space="0" w:color="CCCCCC"/>
              <w:right w:val="single" w:sz="8" w:space="0" w:color="CCCCCC"/>
            </w:tcBorders>
            <w:shd w:val="clear" w:color="auto" w:fill="FFFFFF" w:themeFill="background1"/>
            <w:vAlign w:val="center"/>
            <w:hideMark/>
          </w:tcPr>
          <w:p w14:paraId="12092318"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22" w:type="dxa"/>
            <w:gridSpan w:val="3"/>
            <w:tcBorders>
              <w:top w:val="nil"/>
              <w:left w:val="nil"/>
              <w:bottom w:val="single" w:sz="8" w:space="0" w:color="CCCCCC"/>
              <w:right w:val="single" w:sz="8" w:space="0" w:color="CCCCCC"/>
            </w:tcBorders>
            <w:shd w:val="clear" w:color="auto" w:fill="FFFFFF" w:themeFill="background1"/>
            <w:vAlign w:val="center"/>
            <w:hideMark/>
          </w:tcPr>
          <w:p w14:paraId="039406CC"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15" w:type="dxa"/>
            <w:tcBorders>
              <w:top w:val="nil"/>
              <w:left w:val="nil"/>
              <w:bottom w:val="single" w:sz="8" w:space="0" w:color="CCCCCC"/>
              <w:right w:val="single" w:sz="8" w:space="0" w:color="CCCCCC"/>
            </w:tcBorders>
            <w:shd w:val="clear" w:color="auto" w:fill="FFFFFF" w:themeFill="background1"/>
            <w:vAlign w:val="center"/>
            <w:hideMark/>
          </w:tcPr>
          <w:p w14:paraId="60D560A0"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9" w:type="dxa"/>
            <w:gridSpan w:val="2"/>
            <w:tcBorders>
              <w:top w:val="nil"/>
              <w:left w:val="nil"/>
              <w:bottom w:val="single" w:sz="8" w:space="0" w:color="CCCCCC"/>
              <w:right w:val="single" w:sz="8" w:space="0" w:color="CCCCCC"/>
            </w:tcBorders>
            <w:shd w:val="clear" w:color="auto" w:fill="FFFFFF" w:themeFill="background1"/>
            <w:vAlign w:val="center"/>
            <w:hideMark/>
          </w:tcPr>
          <w:p w14:paraId="74E8D3E1"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79" w:type="dxa"/>
            <w:tcBorders>
              <w:top w:val="nil"/>
              <w:left w:val="nil"/>
              <w:bottom w:val="single" w:sz="8" w:space="0" w:color="CCCCCC"/>
              <w:right w:val="single" w:sz="8" w:space="0" w:color="CCCCCC"/>
            </w:tcBorders>
            <w:shd w:val="clear" w:color="auto" w:fill="FFFFFF" w:themeFill="background1"/>
            <w:vAlign w:val="center"/>
            <w:hideMark/>
          </w:tcPr>
          <w:p w14:paraId="23156550"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06DC6A3C"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0,42 (p= 0,00) **</w:t>
            </w:r>
          </w:p>
        </w:tc>
        <w:tc>
          <w:tcPr>
            <w:tcW w:w="493" w:type="dxa"/>
            <w:gridSpan w:val="2"/>
            <w:tcBorders>
              <w:top w:val="nil"/>
              <w:left w:val="nil"/>
              <w:bottom w:val="single" w:sz="8" w:space="0" w:color="CCCCCC"/>
              <w:right w:val="single" w:sz="8" w:space="0" w:color="CCCCCC"/>
            </w:tcBorders>
            <w:shd w:val="clear" w:color="auto" w:fill="auto"/>
            <w:vAlign w:val="center"/>
            <w:hideMark/>
          </w:tcPr>
          <w:p w14:paraId="50E42DCD"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0,17 (p= 0,05) *</w:t>
            </w:r>
          </w:p>
        </w:tc>
        <w:tc>
          <w:tcPr>
            <w:tcW w:w="509" w:type="dxa"/>
            <w:gridSpan w:val="3"/>
            <w:tcBorders>
              <w:top w:val="nil"/>
              <w:left w:val="nil"/>
              <w:bottom w:val="single" w:sz="8" w:space="0" w:color="CCCCCC"/>
              <w:right w:val="single" w:sz="8" w:space="0" w:color="CCCCCC"/>
            </w:tcBorders>
            <w:shd w:val="clear" w:color="auto" w:fill="auto"/>
            <w:vAlign w:val="center"/>
            <w:hideMark/>
          </w:tcPr>
          <w:p w14:paraId="5CBDFF8A"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0,08 (p= 0,36)</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00014AD2"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-0,15 (p=0,07)</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4CA00D2A"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0,13 (p= 0,12)</w:t>
            </w:r>
          </w:p>
        </w:tc>
        <w:tc>
          <w:tcPr>
            <w:tcW w:w="510" w:type="dxa"/>
            <w:tcBorders>
              <w:top w:val="nil"/>
              <w:left w:val="nil"/>
              <w:bottom w:val="single" w:sz="8" w:space="0" w:color="CCCCCC"/>
              <w:right w:val="single" w:sz="8" w:space="0" w:color="CCCCCC"/>
            </w:tcBorders>
            <w:shd w:val="clear" w:color="auto" w:fill="auto"/>
            <w:vAlign w:val="center"/>
            <w:hideMark/>
          </w:tcPr>
          <w:p w14:paraId="3325EAE9"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-0,04 (p= 0,62)</w:t>
            </w:r>
          </w:p>
        </w:tc>
      </w:tr>
      <w:tr w:rsidR="009927D0" w:rsidRPr="001E4062" w14:paraId="5C01CE60" w14:textId="77777777" w:rsidTr="00571183">
        <w:trPr>
          <w:gridAfter w:val="1"/>
          <w:wAfter w:w="10" w:type="dxa"/>
          <w:trHeight w:val="245"/>
        </w:trPr>
        <w:tc>
          <w:tcPr>
            <w:tcW w:w="853"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504BE6E1" w14:textId="77777777" w:rsidR="0094208B" w:rsidRPr="00453812" w:rsidRDefault="0094208B" w:rsidP="00B8204B">
            <w:pPr>
              <w:spacing w:line="240" w:lineRule="auto"/>
              <w:jc w:val="center"/>
              <w:rPr>
                <w:rFonts w:eastAsia="Times New Roman"/>
                <w:b/>
                <w:bCs/>
                <w:color w:val="0C343D"/>
                <w:sz w:val="12"/>
                <w:szCs w:val="12"/>
                <w:lang w:val="en-US"/>
              </w:rPr>
            </w:pPr>
            <w:r w:rsidRPr="00453812">
              <w:rPr>
                <w:rFonts w:eastAsia="Times New Roman"/>
                <w:b/>
                <w:bCs/>
                <w:color w:val="0C343D"/>
                <w:sz w:val="12"/>
                <w:szCs w:val="12"/>
                <w:lang w:val="en-US"/>
              </w:rPr>
              <w:t>resource_view (Ισοδιαστημική)</w:t>
            </w:r>
          </w:p>
        </w:tc>
        <w:tc>
          <w:tcPr>
            <w:tcW w:w="557" w:type="dxa"/>
            <w:gridSpan w:val="2"/>
            <w:tcBorders>
              <w:top w:val="nil"/>
              <w:left w:val="single" w:sz="8" w:space="0" w:color="CCCCCC"/>
              <w:bottom w:val="single" w:sz="8" w:space="0" w:color="CCCCCC"/>
              <w:right w:val="single" w:sz="8" w:space="0" w:color="CCCCCC"/>
            </w:tcBorders>
            <w:shd w:val="clear" w:color="auto" w:fill="FFFFFF" w:themeFill="background1"/>
            <w:vAlign w:val="center"/>
            <w:hideMark/>
          </w:tcPr>
          <w:p w14:paraId="0AE5328A"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7" w:type="dxa"/>
            <w:gridSpan w:val="2"/>
            <w:tcBorders>
              <w:top w:val="nil"/>
              <w:left w:val="nil"/>
              <w:bottom w:val="single" w:sz="8" w:space="0" w:color="CCCCCC"/>
              <w:right w:val="single" w:sz="8" w:space="0" w:color="CCCCCC"/>
            </w:tcBorders>
            <w:shd w:val="clear" w:color="auto" w:fill="FFFFFF" w:themeFill="background1"/>
            <w:vAlign w:val="center"/>
            <w:hideMark/>
          </w:tcPr>
          <w:p w14:paraId="15D081B9"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58" w:type="dxa"/>
            <w:gridSpan w:val="2"/>
            <w:tcBorders>
              <w:top w:val="nil"/>
              <w:left w:val="nil"/>
              <w:bottom w:val="single" w:sz="8" w:space="0" w:color="CCCCCC"/>
              <w:right w:val="single" w:sz="8" w:space="0" w:color="CCCCCC"/>
            </w:tcBorders>
            <w:shd w:val="clear" w:color="auto" w:fill="FFFFFF" w:themeFill="background1"/>
            <w:vAlign w:val="center"/>
            <w:hideMark/>
          </w:tcPr>
          <w:p w14:paraId="7B0D4269"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7" w:type="dxa"/>
            <w:gridSpan w:val="2"/>
            <w:tcBorders>
              <w:top w:val="nil"/>
              <w:left w:val="nil"/>
              <w:bottom w:val="single" w:sz="8" w:space="0" w:color="CCCCCC"/>
              <w:right w:val="single" w:sz="8" w:space="0" w:color="CCCCCC"/>
            </w:tcBorders>
            <w:shd w:val="clear" w:color="auto" w:fill="FFFFFF" w:themeFill="background1"/>
            <w:vAlign w:val="center"/>
            <w:hideMark/>
          </w:tcPr>
          <w:p w14:paraId="46B9BCCA"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38" w:type="dxa"/>
            <w:gridSpan w:val="2"/>
            <w:tcBorders>
              <w:top w:val="nil"/>
              <w:left w:val="nil"/>
              <w:bottom w:val="single" w:sz="8" w:space="0" w:color="CCCCCC"/>
              <w:right w:val="single" w:sz="8" w:space="0" w:color="CCCCCC"/>
            </w:tcBorders>
            <w:shd w:val="clear" w:color="auto" w:fill="FFFFFF" w:themeFill="background1"/>
            <w:vAlign w:val="center"/>
            <w:hideMark/>
          </w:tcPr>
          <w:p w14:paraId="5E8C7AF5"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8" w:type="dxa"/>
            <w:tcBorders>
              <w:top w:val="nil"/>
              <w:left w:val="nil"/>
              <w:bottom w:val="single" w:sz="8" w:space="0" w:color="CCCCCC"/>
              <w:right w:val="single" w:sz="8" w:space="0" w:color="CCCCCC"/>
            </w:tcBorders>
            <w:shd w:val="clear" w:color="auto" w:fill="FFFFFF" w:themeFill="background1"/>
            <w:vAlign w:val="center"/>
            <w:hideMark/>
          </w:tcPr>
          <w:p w14:paraId="4E55E038"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976" w:type="dxa"/>
            <w:gridSpan w:val="3"/>
            <w:tcBorders>
              <w:top w:val="nil"/>
              <w:left w:val="nil"/>
              <w:bottom w:val="single" w:sz="8" w:space="0" w:color="CCCCCC"/>
              <w:right w:val="single" w:sz="8" w:space="0" w:color="CCCCCC"/>
            </w:tcBorders>
            <w:shd w:val="clear" w:color="auto" w:fill="FFFFFF" w:themeFill="background1"/>
            <w:vAlign w:val="center"/>
            <w:hideMark/>
          </w:tcPr>
          <w:p w14:paraId="4F87AEAB"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720" w:type="dxa"/>
            <w:tcBorders>
              <w:top w:val="nil"/>
              <w:left w:val="nil"/>
              <w:bottom w:val="single" w:sz="8" w:space="0" w:color="CCCCCC"/>
              <w:right w:val="single" w:sz="8" w:space="0" w:color="CCCCCC"/>
            </w:tcBorders>
            <w:shd w:val="clear" w:color="auto" w:fill="FFFFFF" w:themeFill="background1"/>
            <w:vAlign w:val="center"/>
            <w:hideMark/>
          </w:tcPr>
          <w:p w14:paraId="2344A64C"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43" w:type="dxa"/>
            <w:gridSpan w:val="2"/>
            <w:tcBorders>
              <w:top w:val="nil"/>
              <w:left w:val="nil"/>
              <w:bottom w:val="single" w:sz="8" w:space="0" w:color="CCCCCC"/>
              <w:right w:val="single" w:sz="8" w:space="0" w:color="CCCCCC"/>
            </w:tcBorders>
            <w:shd w:val="clear" w:color="auto" w:fill="FFFFFF" w:themeFill="background1"/>
            <w:vAlign w:val="center"/>
            <w:hideMark/>
          </w:tcPr>
          <w:p w14:paraId="1BAC72B9"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9" w:type="dxa"/>
            <w:gridSpan w:val="3"/>
            <w:tcBorders>
              <w:top w:val="nil"/>
              <w:left w:val="nil"/>
              <w:bottom w:val="single" w:sz="8" w:space="0" w:color="CCCCCC"/>
              <w:right w:val="single" w:sz="8" w:space="0" w:color="CCCCCC"/>
            </w:tcBorders>
            <w:shd w:val="clear" w:color="auto" w:fill="FFFFFF" w:themeFill="background1"/>
            <w:vAlign w:val="center"/>
            <w:hideMark/>
          </w:tcPr>
          <w:p w14:paraId="41B9F720"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164A7140"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9" w:type="dxa"/>
            <w:gridSpan w:val="2"/>
            <w:tcBorders>
              <w:top w:val="nil"/>
              <w:left w:val="nil"/>
              <w:bottom w:val="single" w:sz="8" w:space="0" w:color="CCCCCC"/>
              <w:right w:val="single" w:sz="8" w:space="0" w:color="CCCCCC"/>
            </w:tcBorders>
            <w:shd w:val="clear" w:color="auto" w:fill="FFFFFF" w:themeFill="background1"/>
            <w:vAlign w:val="center"/>
            <w:hideMark/>
          </w:tcPr>
          <w:p w14:paraId="40E769EF"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22" w:type="dxa"/>
            <w:gridSpan w:val="3"/>
            <w:tcBorders>
              <w:top w:val="nil"/>
              <w:left w:val="nil"/>
              <w:bottom w:val="single" w:sz="8" w:space="0" w:color="CCCCCC"/>
              <w:right w:val="single" w:sz="8" w:space="0" w:color="CCCCCC"/>
            </w:tcBorders>
            <w:shd w:val="clear" w:color="auto" w:fill="FFFFFF" w:themeFill="background1"/>
            <w:vAlign w:val="center"/>
            <w:hideMark/>
          </w:tcPr>
          <w:p w14:paraId="08D7CCD2"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15" w:type="dxa"/>
            <w:tcBorders>
              <w:top w:val="nil"/>
              <w:left w:val="nil"/>
              <w:bottom w:val="single" w:sz="8" w:space="0" w:color="CCCCCC"/>
              <w:right w:val="single" w:sz="8" w:space="0" w:color="CCCCCC"/>
            </w:tcBorders>
            <w:shd w:val="clear" w:color="auto" w:fill="FFFFFF" w:themeFill="background1"/>
            <w:vAlign w:val="center"/>
            <w:hideMark/>
          </w:tcPr>
          <w:p w14:paraId="59D94358"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9" w:type="dxa"/>
            <w:gridSpan w:val="2"/>
            <w:tcBorders>
              <w:top w:val="nil"/>
              <w:left w:val="nil"/>
              <w:bottom w:val="single" w:sz="8" w:space="0" w:color="CCCCCC"/>
              <w:right w:val="single" w:sz="8" w:space="0" w:color="CCCCCC"/>
            </w:tcBorders>
            <w:shd w:val="clear" w:color="auto" w:fill="FFFFFF" w:themeFill="background1"/>
            <w:vAlign w:val="center"/>
            <w:hideMark/>
          </w:tcPr>
          <w:p w14:paraId="7EF96380"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79" w:type="dxa"/>
            <w:tcBorders>
              <w:top w:val="nil"/>
              <w:left w:val="nil"/>
              <w:bottom w:val="single" w:sz="8" w:space="0" w:color="CCCCCC"/>
              <w:right w:val="single" w:sz="8" w:space="0" w:color="CCCCCC"/>
            </w:tcBorders>
            <w:shd w:val="clear" w:color="auto" w:fill="FFFFFF" w:themeFill="background1"/>
            <w:vAlign w:val="center"/>
            <w:hideMark/>
          </w:tcPr>
          <w:p w14:paraId="406B3237"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9" w:type="dxa"/>
            <w:gridSpan w:val="2"/>
            <w:tcBorders>
              <w:top w:val="nil"/>
              <w:left w:val="nil"/>
              <w:bottom w:val="single" w:sz="8" w:space="0" w:color="CCCCCC"/>
              <w:right w:val="single" w:sz="8" w:space="0" w:color="CCCCCC"/>
            </w:tcBorders>
            <w:shd w:val="clear" w:color="auto" w:fill="FFFFFF" w:themeFill="background1"/>
            <w:vAlign w:val="center"/>
            <w:hideMark/>
          </w:tcPr>
          <w:p w14:paraId="6B72469D"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w:t>
            </w:r>
          </w:p>
        </w:tc>
        <w:tc>
          <w:tcPr>
            <w:tcW w:w="493" w:type="dxa"/>
            <w:gridSpan w:val="2"/>
            <w:tcBorders>
              <w:top w:val="nil"/>
              <w:left w:val="nil"/>
              <w:bottom w:val="single" w:sz="8" w:space="0" w:color="CCCCCC"/>
              <w:right w:val="single" w:sz="8" w:space="0" w:color="CCCCCC"/>
            </w:tcBorders>
            <w:shd w:val="clear" w:color="auto" w:fill="auto"/>
            <w:vAlign w:val="center"/>
            <w:hideMark/>
          </w:tcPr>
          <w:p w14:paraId="1A0BDEB0"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0,24 (p= 0,00) **</w:t>
            </w:r>
          </w:p>
        </w:tc>
        <w:tc>
          <w:tcPr>
            <w:tcW w:w="509" w:type="dxa"/>
            <w:gridSpan w:val="3"/>
            <w:tcBorders>
              <w:top w:val="nil"/>
              <w:left w:val="nil"/>
              <w:bottom w:val="single" w:sz="8" w:space="0" w:color="CCCCCC"/>
              <w:right w:val="single" w:sz="8" w:space="0" w:color="CCCCCC"/>
            </w:tcBorders>
            <w:shd w:val="clear" w:color="auto" w:fill="auto"/>
            <w:vAlign w:val="center"/>
            <w:hideMark/>
          </w:tcPr>
          <w:p w14:paraId="546ABDE8"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0,19 (p= 0,03) *</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1E04616C"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0,25 (p= 0,00) **</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291A348B"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0,19 (p= 0,02) *</w:t>
            </w:r>
          </w:p>
        </w:tc>
        <w:tc>
          <w:tcPr>
            <w:tcW w:w="510" w:type="dxa"/>
            <w:tcBorders>
              <w:top w:val="nil"/>
              <w:left w:val="nil"/>
              <w:bottom w:val="single" w:sz="8" w:space="0" w:color="CCCCCC"/>
              <w:right w:val="single" w:sz="8" w:space="0" w:color="CCCCCC"/>
            </w:tcBorders>
            <w:shd w:val="clear" w:color="auto" w:fill="auto"/>
            <w:vAlign w:val="center"/>
            <w:hideMark/>
          </w:tcPr>
          <w:p w14:paraId="6D5E76D6"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0,24 (p= 0,00) **</w:t>
            </w:r>
          </w:p>
        </w:tc>
      </w:tr>
      <w:tr w:rsidR="009927D0" w:rsidRPr="001E4062" w14:paraId="34D032AC" w14:textId="77777777" w:rsidTr="00571183">
        <w:trPr>
          <w:gridAfter w:val="1"/>
          <w:wAfter w:w="10" w:type="dxa"/>
          <w:trHeight w:val="245"/>
        </w:trPr>
        <w:tc>
          <w:tcPr>
            <w:tcW w:w="853"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4C572299" w14:textId="77777777" w:rsidR="0094208B" w:rsidRPr="00453812" w:rsidRDefault="0094208B" w:rsidP="00B8204B">
            <w:pPr>
              <w:spacing w:line="240" w:lineRule="auto"/>
              <w:jc w:val="center"/>
              <w:rPr>
                <w:rFonts w:eastAsia="Times New Roman"/>
                <w:b/>
                <w:bCs/>
                <w:color w:val="0C343D"/>
                <w:sz w:val="12"/>
                <w:szCs w:val="12"/>
                <w:lang w:val="en-US"/>
              </w:rPr>
            </w:pPr>
            <w:r w:rsidRPr="00453812">
              <w:rPr>
                <w:rFonts w:eastAsia="Times New Roman"/>
                <w:b/>
                <w:bCs/>
                <w:color w:val="0C343D"/>
                <w:sz w:val="12"/>
                <w:szCs w:val="12"/>
                <w:lang w:val="en-US"/>
              </w:rPr>
              <w:t>user_view (Ισοδιαστημική)</w:t>
            </w:r>
          </w:p>
        </w:tc>
        <w:tc>
          <w:tcPr>
            <w:tcW w:w="557" w:type="dxa"/>
            <w:gridSpan w:val="2"/>
            <w:tcBorders>
              <w:top w:val="nil"/>
              <w:left w:val="single" w:sz="8" w:space="0" w:color="CCCCCC"/>
              <w:bottom w:val="single" w:sz="8" w:space="0" w:color="CCCCCC"/>
              <w:right w:val="single" w:sz="8" w:space="0" w:color="CCCCCC"/>
            </w:tcBorders>
            <w:shd w:val="clear" w:color="auto" w:fill="FFFFFF" w:themeFill="background1"/>
            <w:vAlign w:val="center"/>
            <w:hideMark/>
          </w:tcPr>
          <w:p w14:paraId="45D72CBC"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7" w:type="dxa"/>
            <w:gridSpan w:val="2"/>
            <w:tcBorders>
              <w:top w:val="nil"/>
              <w:left w:val="nil"/>
              <w:bottom w:val="single" w:sz="8" w:space="0" w:color="CCCCCC"/>
              <w:right w:val="single" w:sz="8" w:space="0" w:color="CCCCCC"/>
            </w:tcBorders>
            <w:shd w:val="clear" w:color="auto" w:fill="FFFFFF" w:themeFill="background1"/>
            <w:vAlign w:val="center"/>
            <w:hideMark/>
          </w:tcPr>
          <w:p w14:paraId="6ADC0A60"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58" w:type="dxa"/>
            <w:gridSpan w:val="2"/>
            <w:tcBorders>
              <w:top w:val="nil"/>
              <w:left w:val="nil"/>
              <w:bottom w:val="single" w:sz="8" w:space="0" w:color="CCCCCC"/>
              <w:right w:val="single" w:sz="8" w:space="0" w:color="CCCCCC"/>
            </w:tcBorders>
            <w:shd w:val="clear" w:color="auto" w:fill="FFFFFF" w:themeFill="background1"/>
            <w:vAlign w:val="center"/>
            <w:hideMark/>
          </w:tcPr>
          <w:p w14:paraId="1686FC2A"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7" w:type="dxa"/>
            <w:gridSpan w:val="2"/>
            <w:tcBorders>
              <w:top w:val="nil"/>
              <w:left w:val="nil"/>
              <w:bottom w:val="single" w:sz="8" w:space="0" w:color="CCCCCC"/>
              <w:right w:val="single" w:sz="8" w:space="0" w:color="CCCCCC"/>
            </w:tcBorders>
            <w:shd w:val="clear" w:color="auto" w:fill="FFFFFF" w:themeFill="background1"/>
            <w:vAlign w:val="center"/>
            <w:hideMark/>
          </w:tcPr>
          <w:p w14:paraId="53849154"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38" w:type="dxa"/>
            <w:gridSpan w:val="2"/>
            <w:tcBorders>
              <w:top w:val="nil"/>
              <w:left w:val="nil"/>
              <w:bottom w:val="single" w:sz="8" w:space="0" w:color="CCCCCC"/>
              <w:right w:val="single" w:sz="8" w:space="0" w:color="CCCCCC"/>
            </w:tcBorders>
            <w:shd w:val="clear" w:color="auto" w:fill="FFFFFF" w:themeFill="background1"/>
            <w:vAlign w:val="center"/>
            <w:hideMark/>
          </w:tcPr>
          <w:p w14:paraId="1FC81497"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8" w:type="dxa"/>
            <w:tcBorders>
              <w:top w:val="nil"/>
              <w:left w:val="nil"/>
              <w:bottom w:val="single" w:sz="8" w:space="0" w:color="CCCCCC"/>
              <w:right w:val="single" w:sz="8" w:space="0" w:color="CCCCCC"/>
            </w:tcBorders>
            <w:shd w:val="clear" w:color="auto" w:fill="FFFFFF" w:themeFill="background1"/>
            <w:vAlign w:val="center"/>
            <w:hideMark/>
          </w:tcPr>
          <w:p w14:paraId="59CAACDC"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976" w:type="dxa"/>
            <w:gridSpan w:val="3"/>
            <w:tcBorders>
              <w:top w:val="nil"/>
              <w:left w:val="nil"/>
              <w:bottom w:val="single" w:sz="8" w:space="0" w:color="CCCCCC"/>
              <w:right w:val="single" w:sz="8" w:space="0" w:color="CCCCCC"/>
            </w:tcBorders>
            <w:shd w:val="clear" w:color="auto" w:fill="FFFFFF" w:themeFill="background1"/>
            <w:vAlign w:val="center"/>
            <w:hideMark/>
          </w:tcPr>
          <w:p w14:paraId="4F56631D"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720" w:type="dxa"/>
            <w:tcBorders>
              <w:top w:val="nil"/>
              <w:left w:val="nil"/>
              <w:bottom w:val="single" w:sz="8" w:space="0" w:color="CCCCCC"/>
              <w:right w:val="single" w:sz="8" w:space="0" w:color="CCCCCC"/>
            </w:tcBorders>
            <w:shd w:val="clear" w:color="auto" w:fill="FFFFFF" w:themeFill="background1"/>
            <w:vAlign w:val="center"/>
            <w:hideMark/>
          </w:tcPr>
          <w:p w14:paraId="40253EA7"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43" w:type="dxa"/>
            <w:gridSpan w:val="2"/>
            <w:tcBorders>
              <w:top w:val="nil"/>
              <w:left w:val="nil"/>
              <w:bottom w:val="single" w:sz="8" w:space="0" w:color="CCCCCC"/>
              <w:right w:val="single" w:sz="8" w:space="0" w:color="CCCCCC"/>
            </w:tcBorders>
            <w:shd w:val="clear" w:color="auto" w:fill="FFFFFF" w:themeFill="background1"/>
            <w:vAlign w:val="center"/>
            <w:hideMark/>
          </w:tcPr>
          <w:p w14:paraId="6FE174D1"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9" w:type="dxa"/>
            <w:gridSpan w:val="3"/>
            <w:tcBorders>
              <w:top w:val="nil"/>
              <w:left w:val="nil"/>
              <w:bottom w:val="single" w:sz="8" w:space="0" w:color="CCCCCC"/>
              <w:right w:val="single" w:sz="8" w:space="0" w:color="CCCCCC"/>
            </w:tcBorders>
            <w:shd w:val="clear" w:color="auto" w:fill="FFFFFF" w:themeFill="background1"/>
            <w:vAlign w:val="center"/>
            <w:hideMark/>
          </w:tcPr>
          <w:p w14:paraId="374B6233"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62030422"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9" w:type="dxa"/>
            <w:gridSpan w:val="2"/>
            <w:tcBorders>
              <w:top w:val="nil"/>
              <w:left w:val="nil"/>
              <w:bottom w:val="single" w:sz="8" w:space="0" w:color="CCCCCC"/>
              <w:right w:val="single" w:sz="8" w:space="0" w:color="CCCCCC"/>
            </w:tcBorders>
            <w:shd w:val="clear" w:color="auto" w:fill="FFFFFF" w:themeFill="background1"/>
            <w:vAlign w:val="center"/>
            <w:hideMark/>
          </w:tcPr>
          <w:p w14:paraId="28C282BD"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22" w:type="dxa"/>
            <w:gridSpan w:val="3"/>
            <w:tcBorders>
              <w:top w:val="nil"/>
              <w:left w:val="nil"/>
              <w:bottom w:val="single" w:sz="8" w:space="0" w:color="CCCCCC"/>
              <w:right w:val="single" w:sz="8" w:space="0" w:color="CCCCCC"/>
            </w:tcBorders>
            <w:shd w:val="clear" w:color="auto" w:fill="FFFFFF" w:themeFill="background1"/>
            <w:vAlign w:val="center"/>
            <w:hideMark/>
          </w:tcPr>
          <w:p w14:paraId="491E6633"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15" w:type="dxa"/>
            <w:tcBorders>
              <w:top w:val="nil"/>
              <w:left w:val="nil"/>
              <w:bottom w:val="single" w:sz="8" w:space="0" w:color="CCCCCC"/>
              <w:right w:val="single" w:sz="8" w:space="0" w:color="CCCCCC"/>
            </w:tcBorders>
            <w:shd w:val="clear" w:color="auto" w:fill="FFFFFF" w:themeFill="background1"/>
            <w:vAlign w:val="center"/>
            <w:hideMark/>
          </w:tcPr>
          <w:p w14:paraId="2E438EB1"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9" w:type="dxa"/>
            <w:gridSpan w:val="2"/>
            <w:tcBorders>
              <w:top w:val="nil"/>
              <w:left w:val="nil"/>
              <w:bottom w:val="single" w:sz="8" w:space="0" w:color="CCCCCC"/>
              <w:right w:val="single" w:sz="8" w:space="0" w:color="CCCCCC"/>
            </w:tcBorders>
            <w:shd w:val="clear" w:color="auto" w:fill="FFFFFF" w:themeFill="background1"/>
            <w:vAlign w:val="center"/>
            <w:hideMark/>
          </w:tcPr>
          <w:p w14:paraId="70C5DFCF"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79" w:type="dxa"/>
            <w:tcBorders>
              <w:top w:val="nil"/>
              <w:left w:val="nil"/>
              <w:bottom w:val="single" w:sz="8" w:space="0" w:color="CCCCCC"/>
              <w:right w:val="single" w:sz="8" w:space="0" w:color="CCCCCC"/>
            </w:tcBorders>
            <w:shd w:val="clear" w:color="auto" w:fill="FFFFFF" w:themeFill="background1"/>
            <w:vAlign w:val="center"/>
            <w:hideMark/>
          </w:tcPr>
          <w:p w14:paraId="7227FB49"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9" w:type="dxa"/>
            <w:gridSpan w:val="2"/>
            <w:tcBorders>
              <w:top w:val="nil"/>
              <w:left w:val="nil"/>
              <w:bottom w:val="single" w:sz="8" w:space="0" w:color="CCCCCC"/>
              <w:right w:val="single" w:sz="8" w:space="0" w:color="CCCCCC"/>
            </w:tcBorders>
            <w:shd w:val="clear" w:color="auto" w:fill="FFFFFF" w:themeFill="background1"/>
            <w:vAlign w:val="center"/>
            <w:hideMark/>
          </w:tcPr>
          <w:p w14:paraId="02E01FBA"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493" w:type="dxa"/>
            <w:gridSpan w:val="2"/>
            <w:tcBorders>
              <w:top w:val="nil"/>
              <w:left w:val="nil"/>
              <w:bottom w:val="single" w:sz="8" w:space="0" w:color="CCCCCC"/>
              <w:right w:val="single" w:sz="8" w:space="0" w:color="CCCCCC"/>
            </w:tcBorders>
            <w:shd w:val="clear" w:color="auto" w:fill="FFFFFF" w:themeFill="background1"/>
            <w:vAlign w:val="center"/>
            <w:hideMark/>
          </w:tcPr>
          <w:p w14:paraId="6B2DCDF4"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w:t>
            </w:r>
          </w:p>
        </w:tc>
        <w:tc>
          <w:tcPr>
            <w:tcW w:w="509" w:type="dxa"/>
            <w:gridSpan w:val="3"/>
            <w:tcBorders>
              <w:top w:val="nil"/>
              <w:left w:val="nil"/>
              <w:bottom w:val="single" w:sz="8" w:space="0" w:color="CCCCCC"/>
              <w:right w:val="single" w:sz="8" w:space="0" w:color="CCCCCC"/>
            </w:tcBorders>
            <w:shd w:val="clear" w:color="auto" w:fill="auto"/>
            <w:vAlign w:val="center"/>
            <w:hideMark/>
          </w:tcPr>
          <w:p w14:paraId="5742EA00"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0,62 (p= 0,00) **</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3D17E32F"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0,16 (p= 0,06)</w:t>
            </w:r>
          </w:p>
        </w:tc>
        <w:tc>
          <w:tcPr>
            <w:tcW w:w="509" w:type="dxa"/>
            <w:gridSpan w:val="2"/>
            <w:tcBorders>
              <w:top w:val="nil"/>
              <w:left w:val="nil"/>
              <w:bottom w:val="single" w:sz="8" w:space="0" w:color="CCCCCC"/>
              <w:right w:val="single" w:sz="8" w:space="0" w:color="CCCCCC"/>
            </w:tcBorders>
            <w:shd w:val="clear" w:color="auto" w:fill="auto"/>
            <w:vAlign w:val="center"/>
            <w:hideMark/>
          </w:tcPr>
          <w:p w14:paraId="58734C1A"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0,19 (p= 0,02) *</w:t>
            </w:r>
          </w:p>
        </w:tc>
        <w:tc>
          <w:tcPr>
            <w:tcW w:w="510" w:type="dxa"/>
            <w:tcBorders>
              <w:top w:val="nil"/>
              <w:left w:val="nil"/>
              <w:bottom w:val="single" w:sz="8" w:space="0" w:color="CCCCCC"/>
              <w:right w:val="single" w:sz="8" w:space="0" w:color="CCCCCC"/>
            </w:tcBorders>
            <w:shd w:val="clear" w:color="auto" w:fill="auto"/>
            <w:vAlign w:val="center"/>
            <w:hideMark/>
          </w:tcPr>
          <w:p w14:paraId="5A3B6CF7"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0,18 (p= 0,03) *</w:t>
            </w:r>
          </w:p>
        </w:tc>
      </w:tr>
      <w:tr w:rsidR="009927D0" w:rsidRPr="001E4062" w14:paraId="28089A56" w14:textId="77777777" w:rsidTr="00571183">
        <w:trPr>
          <w:trHeight w:val="245"/>
        </w:trPr>
        <w:tc>
          <w:tcPr>
            <w:tcW w:w="853"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3234BC63" w14:textId="77777777" w:rsidR="0094208B" w:rsidRDefault="0094208B" w:rsidP="00B8204B">
            <w:pPr>
              <w:spacing w:line="240" w:lineRule="auto"/>
              <w:jc w:val="center"/>
              <w:rPr>
                <w:rFonts w:eastAsia="Times New Roman"/>
                <w:b/>
                <w:bCs/>
                <w:color w:val="0C343D"/>
                <w:sz w:val="12"/>
                <w:szCs w:val="12"/>
                <w:lang w:val="en-US"/>
              </w:rPr>
            </w:pPr>
            <w:r w:rsidRPr="001E4062">
              <w:rPr>
                <w:rFonts w:eastAsia="Times New Roman"/>
                <w:b/>
                <w:bCs/>
                <w:color w:val="0C343D"/>
                <w:sz w:val="12"/>
                <w:szCs w:val="12"/>
              </w:rPr>
              <w:t>user_view_all</w:t>
            </w:r>
          </w:p>
          <w:p w14:paraId="2C2BFBE1" w14:textId="77777777" w:rsidR="0094208B" w:rsidRPr="001E4062" w:rsidRDefault="0094208B" w:rsidP="00B8204B">
            <w:pPr>
              <w:spacing w:line="240" w:lineRule="auto"/>
              <w:jc w:val="center"/>
              <w:rPr>
                <w:rFonts w:eastAsia="Times New Roman"/>
                <w:b/>
                <w:bCs/>
                <w:color w:val="0C343D"/>
                <w:sz w:val="12"/>
                <w:szCs w:val="12"/>
              </w:rPr>
            </w:pPr>
            <w:r w:rsidRPr="001E4062">
              <w:rPr>
                <w:rFonts w:eastAsia="Times New Roman"/>
                <w:b/>
                <w:bCs/>
                <w:color w:val="0C343D"/>
                <w:sz w:val="12"/>
                <w:szCs w:val="12"/>
              </w:rPr>
              <w:t>(Ισοδιαστημική)</w:t>
            </w:r>
          </w:p>
        </w:tc>
        <w:tc>
          <w:tcPr>
            <w:tcW w:w="504"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2E6ABF61"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6" w:type="dxa"/>
            <w:gridSpan w:val="2"/>
            <w:tcBorders>
              <w:top w:val="nil"/>
              <w:left w:val="nil"/>
              <w:bottom w:val="single" w:sz="8" w:space="0" w:color="CCCCCC"/>
              <w:right w:val="single" w:sz="8" w:space="0" w:color="CCCCCC"/>
            </w:tcBorders>
            <w:shd w:val="clear" w:color="auto" w:fill="FFFFFF" w:themeFill="background1"/>
            <w:vAlign w:val="center"/>
            <w:hideMark/>
          </w:tcPr>
          <w:p w14:paraId="503CC182"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58" w:type="dxa"/>
            <w:gridSpan w:val="2"/>
            <w:tcBorders>
              <w:top w:val="nil"/>
              <w:left w:val="nil"/>
              <w:bottom w:val="single" w:sz="8" w:space="0" w:color="CCCCCC"/>
              <w:right w:val="single" w:sz="8" w:space="0" w:color="CCCCCC"/>
            </w:tcBorders>
            <w:shd w:val="clear" w:color="auto" w:fill="FFFFFF" w:themeFill="background1"/>
            <w:vAlign w:val="center"/>
            <w:hideMark/>
          </w:tcPr>
          <w:p w14:paraId="45D866D4"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8" w:type="dxa"/>
            <w:gridSpan w:val="2"/>
            <w:tcBorders>
              <w:top w:val="nil"/>
              <w:left w:val="nil"/>
              <w:bottom w:val="single" w:sz="8" w:space="0" w:color="CCCCCC"/>
              <w:right w:val="single" w:sz="8" w:space="0" w:color="CCCCCC"/>
            </w:tcBorders>
            <w:shd w:val="clear" w:color="auto" w:fill="FFFFFF" w:themeFill="background1"/>
            <w:vAlign w:val="center"/>
            <w:hideMark/>
          </w:tcPr>
          <w:p w14:paraId="19ED9B40"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37" w:type="dxa"/>
            <w:gridSpan w:val="2"/>
            <w:tcBorders>
              <w:top w:val="nil"/>
              <w:left w:val="nil"/>
              <w:bottom w:val="single" w:sz="8" w:space="0" w:color="CCCCCC"/>
              <w:right w:val="single" w:sz="8" w:space="0" w:color="CCCCCC"/>
            </w:tcBorders>
            <w:shd w:val="clear" w:color="auto" w:fill="FFFFFF" w:themeFill="background1"/>
            <w:vAlign w:val="center"/>
            <w:hideMark/>
          </w:tcPr>
          <w:p w14:paraId="4B699D9F"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38" w:type="dxa"/>
            <w:gridSpan w:val="3"/>
            <w:tcBorders>
              <w:top w:val="nil"/>
              <w:left w:val="nil"/>
              <w:bottom w:val="single" w:sz="8" w:space="0" w:color="CCCCCC"/>
              <w:right w:val="single" w:sz="8" w:space="0" w:color="CCCCCC"/>
            </w:tcBorders>
            <w:shd w:val="clear" w:color="auto" w:fill="FFFFFF" w:themeFill="background1"/>
            <w:vAlign w:val="center"/>
            <w:hideMark/>
          </w:tcPr>
          <w:p w14:paraId="2DD0BF85"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37" w:type="dxa"/>
            <w:tcBorders>
              <w:top w:val="nil"/>
              <w:left w:val="nil"/>
              <w:bottom w:val="single" w:sz="8" w:space="0" w:color="CCCCCC"/>
              <w:right w:val="single" w:sz="8" w:space="0" w:color="CCCCCC"/>
            </w:tcBorders>
            <w:shd w:val="clear" w:color="auto" w:fill="FFFFFF" w:themeFill="background1"/>
            <w:vAlign w:val="center"/>
            <w:hideMark/>
          </w:tcPr>
          <w:p w14:paraId="3C50143A"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08" w:type="dxa"/>
            <w:gridSpan w:val="3"/>
            <w:tcBorders>
              <w:top w:val="nil"/>
              <w:left w:val="nil"/>
              <w:bottom w:val="single" w:sz="8" w:space="0" w:color="CCCCCC"/>
              <w:right w:val="single" w:sz="8" w:space="0" w:color="CCCCCC"/>
            </w:tcBorders>
            <w:shd w:val="clear" w:color="auto" w:fill="FFFFFF" w:themeFill="background1"/>
            <w:vAlign w:val="center"/>
            <w:hideMark/>
          </w:tcPr>
          <w:p w14:paraId="6724D6C6"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88" w:type="dxa"/>
            <w:gridSpan w:val="2"/>
            <w:tcBorders>
              <w:top w:val="nil"/>
              <w:left w:val="nil"/>
              <w:bottom w:val="single" w:sz="8" w:space="0" w:color="CCCCCC"/>
              <w:right w:val="single" w:sz="8" w:space="0" w:color="CCCCCC"/>
            </w:tcBorders>
            <w:shd w:val="clear" w:color="auto" w:fill="FFFFFF" w:themeFill="background1"/>
            <w:vAlign w:val="center"/>
            <w:hideMark/>
          </w:tcPr>
          <w:p w14:paraId="0B5064BE"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419" w:type="dxa"/>
            <w:tcBorders>
              <w:top w:val="nil"/>
              <w:left w:val="nil"/>
              <w:bottom w:val="single" w:sz="8" w:space="0" w:color="CCCCCC"/>
              <w:right w:val="single" w:sz="8" w:space="0" w:color="CCCCCC"/>
            </w:tcBorders>
            <w:shd w:val="clear" w:color="auto" w:fill="FFFFFF" w:themeFill="background1"/>
            <w:vAlign w:val="center"/>
            <w:hideMark/>
          </w:tcPr>
          <w:p w14:paraId="26357556"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58" w:type="dxa"/>
            <w:gridSpan w:val="3"/>
            <w:tcBorders>
              <w:top w:val="nil"/>
              <w:left w:val="nil"/>
              <w:bottom w:val="single" w:sz="8" w:space="0" w:color="CCCCCC"/>
              <w:right w:val="single" w:sz="8" w:space="0" w:color="CCCCCC"/>
            </w:tcBorders>
            <w:shd w:val="clear" w:color="auto" w:fill="FFFFFF" w:themeFill="background1"/>
            <w:vAlign w:val="center"/>
            <w:hideMark/>
          </w:tcPr>
          <w:p w14:paraId="6BE33370"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58" w:type="dxa"/>
            <w:gridSpan w:val="2"/>
            <w:tcBorders>
              <w:top w:val="nil"/>
              <w:left w:val="nil"/>
              <w:bottom w:val="single" w:sz="8" w:space="0" w:color="CCCCCC"/>
              <w:right w:val="single" w:sz="8" w:space="0" w:color="CCCCCC"/>
            </w:tcBorders>
            <w:shd w:val="clear" w:color="auto" w:fill="FFFFFF" w:themeFill="background1"/>
            <w:vAlign w:val="center"/>
            <w:hideMark/>
          </w:tcPr>
          <w:p w14:paraId="06394FAB"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419" w:type="dxa"/>
            <w:tcBorders>
              <w:top w:val="nil"/>
              <w:left w:val="nil"/>
              <w:bottom w:val="single" w:sz="8" w:space="0" w:color="CCCCCC"/>
              <w:right w:val="single" w:sz="8" w:space="0" w:color="CCCCCC"/>
            </w:tcBorders>
            <w:shd w:val="clear" w:color="auto" w:fill="FFFFFF" w:themeFill="background1"/>
            <w:vAlign w:val="center"/>
            <w:hideMark/>
          </w:tcPr>
          <w:p w14:paraId="5FB20FE3"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60" w:type="dxa"/>
            <w:gridSpan w:val="2"/>
            <w:tcBorders>
              <w:top w:val="nil"/>
              <w:left w:val="nil"/>
              <w:bottom w:val="single" w:sz="8" w:space="0" w:color="CCCCCC"/>
              <w:right w:val="single" w:sz="8" w:space="0" w:color="CCCCCC"/>
            </w:tcBorders>
            <w:shd w:val="clear" w:color="auto" w:fill="FFFFFF" w:themeFill="background1"/>
            <w:vAlign w:val="center"/>
            <w:hideMark/>
          </w:tcPr>
          <w:p w14:paraId="4D185D38"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419" w:type="dxa"/>
            <w:tcBorders>
              <w:top w:val="nil"/>
              <w:left w:val="nil"/>
              <w:bottom w:val="single" w:sz="8" w:space="0" w:color="CCCCCC"/>
              <w:right w:val="single" w:sz="8" w:space="0" w:color="CCCCCC"/>
            </w:tcBorders>
            <w:shd w:val="clear" w:color="auto" w:fill="FFFFFF" w:themeFill="background1"/>
            <w:vAlign w:val="center"/>
            <w:hideMark/>
          </w:tcPr>
          <w:p w14:paraId="3ABCFA72"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8" w:type="dxa"/>
            <w:gridSpan w:val="3"/>
            <w:tcBorders>
              <w:top w:val="nil"/>
              <w:left w:val="nil"/>
              <w:bottom w:val="single" w:sz="8" w:space="0" w:color="CCCCCC"/>
              <w:right w:val="single" w:sz="8" w:space="0" w:color="CCCCCC"/>
            </w:tcBorders>
            <w:shd w:val="clear" w:color="auto" w:fill="FFFFFF" w:themeFill="background1"/>
            <w:vAlign w:val="center"/>
            <w:hideMark/>
          </w:tcPr>
          <w:p w14:paraId="7EE0BDBA"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15" w:type="dxa"/>
            <w:gridSpan w:val="2"/>
            <w:tcBorders>
              <w:top w:val="nil"/>
              <w:left w:val="nil"/>
              <w:bottom w:val="single" w:sz="8" w:space="0" w:color="CCCCCC"/>
              <w:right w:val="single" w:sz="8" w:space="0" w:color="CCCCCC"/>
            </w:tcBorders>
            <w:shd w:val="clear" w:color="auto" w:fill="FFFFFF" w:themeFill="background1"/>
            <w:vAlign w:val="center"/>
            <w:hideMark/>
          </w:tcPr>
          <w:p w14:paraId="0EDB925E"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470" w:type="dxa"/>
            <w:gridSpan w:val="2"/>
            <w:tcBorders>
              <w:top w:val="nil"/>
              <w:left w:val="nil"/>
              <w:bottom w:val="single" w:sz="8" w:space="0" w:color="CCCCCC"/>
              <w:right w:val="single" w:sz="8" w:space="0" w:color="CCCCCC"/>
            </w:tcBorders>
            <w:shd w:val="clear" w:color="auto" w:fill="FFFFFF" w:themeFill="background1"/>
            <w:vAlign w:val="center"/>
            <w:hideMark/>
          </w:tcPr>
          <w:p w14:paraId="188AD520"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486" w:type="dxa"/>
            <w:tcBorders>
              <w:top w:val="nil"/>
              <w:left w:val="nil"/>
              <w:bottom w:val="single" w:sz="8" w:space="0" w:color="CCCCCC"/>
              <w:right w:val="single" w:sz="8" w:space="0" w:color="CCCCCC"/>
            </w:tcBorders>
            <w:shd w:val="clear" w:color="auto" w:fill="FFFFFF" w:themeFill="background1"/>
            <w:vAlign w:val="center"/>
            <w:hideMark/>
          </w:tcPr>
          <w:p w14:paraId="211EF036"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w:t>
            </w:r>
          </w:p>
        </w:tc>
        <w:tc>
          <w:tcPr>
            <w:tcW w:w="505" w:type="dxa"/>
            <w:gridSpan w:val="2"/>
            <w:tcBorders>
              <w:top w:val="nil"/>
              <w:left w:val="nil"/>
              <w:bottom w:val="single" w:sz="8" w:space="0" w:color="CCCCCC"/>
              <w:right w:val="single" w:sz="8" w:space="0" w:color="CCCCCC"/>
            </w:tcBorders>
            <w:shd w:val="clear" w:color="auto" w:fill="auto"/>
            <w:vAlign w:val="center"/>
            <w:hideMark/>
          </w:tcPr>
          <w:p w14:paraId="3AF21B50"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0,11 (p= 0,19)</w:t>
            </w:r>
          </w:p>
        </w:tc>
        <w:tc>
          <w:tcPr>
            <w:tcW w:w="505" w:type="dxa"/>
            <w:gridSpan w:val="2"/>
            <w:tcBorders>
              <w:top w:val="nil"/>
              <w:left w:val="nil"/>
              <w:bottom w:val="single" w:sz="8" w:space="0" w:color="CCCCCC"/>
              <w:right w:val="single" w:sz="8" w:space="0" w:color="CCCCCC"/>
            </w:tcBorders>
            <w:shd w:val="clear" w:color="auto" w:fill="auto"/>
            <w:vAlign w:val="center"/>
            <w:hideMark/>
          </w:tcPr>
          <w:p w14:paraId="750EA1C7"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0,16 (p= 0,07)</w:t>
            </w:r>
          </w:p>
        </w:tc>
        <w:tc>
          <w:tcPr>
            <w:tcW w:w="539" w:type="dxa"/>
            <w:gridSpan w:val="3"/>
            <w:tcBorders>
              <w:top w:val="nil"/>
              <w:left w:val="nil"/>
              <w:bottom w:val="single" w:sz="8" w:space="0" w:color="CCCCCC"/>
              <w:right w:val="single" w:sz="8" w:space="0" w:color="CCCCCC"/>
            </w:tcBorders>
            <w:shd w:val="clear" w:color="auto" w:fill="auto"/>
            <w:vAlign w:val="center"/>
            <w:hideMark/>
          </w:tcPr>
          <w:p w14:paraId="4D6147B4"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0,19 (p= 0,03)*</w:t>
            </w:r>
          </w:p>
        </w:tc>
      </w:tr>
      <w:tr w:rsidR="009927D0" w:rsidRPr="001E4062" w14:paraId="1E61C302" w14:textId="77777777" w:rsidTr="00571183">
        <w:trPr>
          <w:trHeight w:val="245"/>
        </w:trPr>
        <w:tc>
          <w:tcPr>
            <w:tcW w:w="853"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6D1595D4" w14:textId="77777777" w:rsidR="0094208B" w:rsidRPr="001E4062" w:rsidRDefault="0094208B" w:rsidP="00B8204B">
            <w:pPr>
              <w:spacing w:line="240" w:lineRule="auto"/>
              <w:jc w:val="center"/>
              <w:rPr>
                <w:rFonts w:eastAsia="Times New Roman"/>
                <w:b/>
                <w:bCs/>
                <w:color w:val="274E13"/>
                <w:sz w:val="12"/>
                <w:szCs w:val="12"/>
              </w:rPr>
            </w:pPr>
            <w:r w:rsidRPr="001E4062">
              <w:rPr>
                <w:rFonts w:eastAsia="Times New Roman"/>
                <w:b/>
                <w:bCs/>
                <w:color w:val="274E13"/>
                <w:sz w:val="12"/>
                <w:szCs w:val="12"/>
              </w:rPr>
              <w:t>Lab_Note (Ισοδιαστημική)</w:t>
            </w:r>
          </w:p>
        </w:tc>
        <w:tc>
          <w:tcPr>
            <w:tcW w:w="504"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7021D5E2"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6" w:type="dxa"/>
            <w:gridSpan w:val="2"/>
            <w:tcBorders>
              <w:top w:val="nil"/>
              <w:left w:val="nil"/>
              <w:bottom w:val="single" w:sz="8" w:space="0" w:color="CCCCCC"/>
              <w:right w:val="single" w:sz="8" w:space="0" w:color="CCCCCC"/>
            </w:tcBorders>
            <w:shd w:val="clear" w:color="auto" w:fill="FFFFFF" w:themeFill="background1"/>
            <w:vAlign w:val="center"/>
            <w:hideMark/>
          </w:tcPr>
          <w:p w14:paraId="5D172048"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58" w:type="dxa"/>
            <w:gridSpan w:val="2"/>
            <w:tcBorders>
              <w:top w:val="nil"/>
              <w:left w:val="nil"/>
              <w:bottom w:val="single" w:sz="8" w:space="0" w:color="CCCCCC"/>
              <w:right w:val="single" w:sz="8" w:space="0" w:color="CCCCCC"/>
            </w:tcBorders>
            <w:shd w:val="clear" w:color="auto" w:fill="FFFFFF" w:themeFill="background1"/>
            <w:vAlign w:val="center"/>
            <w:hideMark/>
          </w:tcPr>
          <w:p w14:paraId="5B3E5A9F"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8" w:type="dxa"/>
            <w:gridSpan w:val="2"/>
            <w:tcBorders>
              <w:top w:val="nil"/>
              <w:left w:val="nil"/>
              <w:bottom w:val="single" w:sz="8" w:space="0" w:color="CCCCCC"/>
              <w:right w:val="single" w:sz="8" w:space="0" w:color="CCCCCC"/>
            </w:tcBorders>
            <w:shd w:val="clear" w:color="auto" w:fill="FFFFFF" w:themeFill="background1"/>
            <w:vAlign w:val="center"/>
            <w:hideMark/>
          </w:tcPr>
          <w:p w14:paraId="02277842"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37" w:type="dxa"/>
            <w:gridSpan w:val="2"/>
            <w:tcBorders>
              <w:top w:val="nil"/>
              <w:left w:val="nil"/>
              <w:bottom w:val="single" w:sz="8" w:space="0" w:color="CCCCCC"/>
              <w:right w:val="single" w:sz="8" w:space="0" w:color="CCCCCC"/>
            </w:tcBorders>
            <w:shd w:val="clear" w:color="auto" w:fill="FFFFFF" w:themeFill="background1"/>
            <w:vAlign w:val="center"/>
            <w:hideMark/>
          </w:tcPr>
          <w:p w14:paraId="3F3D1E12"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38" w:type="dxa"/>
            <w:gridSpan w:val="3"/>
            <w:tcBorders>
              <w:top w:val="nil"/>
              <w:left w:val="nil"/>
              <w:bottom w:val="single" w:sz="8" w:space="0" w:color="CCCCCC"/>
              <w:right w:val="single" w:sz="8" w:space="0" w:color="CCCCCC"/>
            </w:tcBorders>
            <w:shd w:val="clear" w:color="auto" w:fill="FFFFFF" w:themeFill="background1"/>
            <w:vAlign w:val="center"/>
            <w:hideMark/>
          </w:tcPr>
          <w:p w14:paraId="26B764D2"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37" w:type="dxa"/>
            <w:tcBorders>
              <w:top w:val="nil"/>
              <w:left w:val="nil"/>
              <w:bottom w:val="single" w:sz="8" w:space="0" w:color="CCCCCC"/>
              <w:right w:val="single" w:sz="8" w:space="0" w:color="CCCCCC"/>
            </w:tcBorders>
            <w:shd w:val="clear" w:color="auto" w:fill="FFFFFF" w:themeFill="background1"/>
            <w:vAlign w:val="center"/>
            <w:hideMark/>
          </w:tcPr>
          <w:p w14:paraId="64A39352"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08" w:type="dxa"/>
            <w:gridSpan w:val="3"/>
            <w:tcBorders>
              <w:top w:val="nil"/>
              <w:left w:val="nil"/>
              <w:bottom w:val="single" w:sz="8" w:space="0" w:color="CCCCCC"/>
              <w:right w:val="single" w:sz="8" w:space="0" w:color="CCCCCC"/>
            </w:tcBorders>
            <w:shd w:val="clear" w:color="auto" w:fill="FFFFFF" w:themeFill="background1"/>
            <w:vAlign w:val="center"/>
            <w:hideMark/>
          </w:tcPr>
          <w:p w14:paraId="7257921E"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88" w:type="dxa"/>
            <w:gridSpan w:val="2"/>
            <w:tcBorders>
              <w:top w:val="nil"/>
              <w:left w:val="nil"/>
              <w:bottom w:val="single" w:sz="8" w:space="0" w:color="CCCCCC"/>
              <w:right w:val="single" w:sz="8" w:space="0" w:color="CCCCCC"/>
            </w:tcBorders>
            <w:shd w:val="clear" w:color="auto" w:fill="FFFFFF" w:themeFill="background1"/>
            <w:vAlign w:val="center"/>
            <w:hideMark/>
          </w:tcPr>
          <w:p w14:paraId="248D873B"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419" w:type="dxa"/>
            <w:tcBorders>
              <w:top w:val="nil"/>
              <w:left w:val="nil"/>
              <w:bottom w:val="single" w:sz="8" w:space="0" w:color="CCCCCC"/>
              <w:right w:val="single" w:sz="8" w:space="0" w:color="CCCCCC"/>
            </w:tcBorders>
            <w:shd w:val="clear" w:color="auto" w:fill="FFFFFF" w:themeFill="background1"/>
            <w:vAlign w:val="center"/>
            <w:hideMark/>
          </w:tcPr>
          <w:p w14:paraId="64899F80"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58" w:type="dxa"/>
            <w:gridSpan w:val="3"/>
            <w:tcBorders>
              <w:top w:val="nil"/>
              <w:left w:val="nil"/>
              <w:bottom w:val="single" w:sz="8" w:space="0" w:color="CCCCCC"/>
              <w:right w:val="single" w:sz="8" w:space="0" w:color="CCCCCC"/>
            </w:tcBorders>
            <w:shd w:val="clear" w:color="auto" w:fill="FFFFFF" w:themeFill="background1"/>
            <w:vAlign w:val="center"/>
            <w:hideMark/>
          </w:tcPr>
          <w:p w14:paraId="0EB8CCC4"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58" w:type="dxa"/>
            <w:gridSpan w:val="2"/>
            <w:tcBorders>
              <w:top w:val="nil"/>
              <w:left w:val="nil"/>
              <w:bottom w:val="single" w:sz="8" w:space="0" w:color="CCCCCC"/>
              <w:right w:val="single" w:sz="8" w:space="0" w:color="CCCCCC"/>
            </w:tcBorders>
            <w:shd w:val="clear" w:color="auto" w:fill="FFFFFF" w:themeFill="background1"/>
            <w:vAlign w:val="center"/>
            <w:hideMark/>
          </w:tcPr>
          <w:p w14:paraId="629437D1"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419" w:type="dxa"/>
            <w:tcBorders>
              <w:top w:val="nil"/>
              <w:left w:val="nil"/>
              <w:bottom w:val="single" w:sz="8" w:space="0" w:color="CCCCCC"/>
              <w:right w:val="single" w:sz="8" w:space="0" w:color="CCCCCC"/>
            </w:tcBorders>
            <w:shd w:val="clear" w:color="auto" w:fill="FFFFFF" w:themeFill="background1"/>
            <w:vAlign w:val="center"/>
            <w:hideMark/>
          </w:tcPr>
          <w:p w14:paraId="6B2E4B1A"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60" w:type="dxa"/>
            <w:gridSpan w:val="2"/>
            <w:tcBorders>
              <w:top w:val="nil"/>
              <w:left w:val="nil"/>
              <w:bottom w:val="single" w:sz="8" w:space="0" w:color="CCCCCC"/>
              <w:right w:val="single" w:sz="8" w:space="0" w:color="CCCCCC"/>
            </w:tcBorders>
            <w:shd w:val="clear" w:color="auto" w:fill="FFFFFF" w:themeFill="background1"/>
            <w:vAlign w:val="center"/>
            <w:hideMark/>
          </w:tcPr>
          <w:p w14:paraId="6A042026"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419" w:type="dxa"/>
            <w:tcBorders>
              <w:top w:val="nil"/>
              <w:left w:val="nil"/>
              <w:bottom w:val="single" w:sz="8" w:space="0" w:color="CCCCCC"/>
              <w:right w:val="single" w:sz="8" w:space="0" w:color="CCCCCC"/>
            </w:tcBorders>
            <w:shd w:val="clear" w:color="auto" w:fill="FFFFFF" w:themeFill="background1"/>
            <w:vAlign w:val="center"/>
            <w:hideMark/>
          </w:tcPr>
          <w:p w14:paraId="3B524DD0"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8" w:type="dxa"/>
            <w:gridSpan w:val="3"/>
            <w:tcBorders>
              <w:top w:val="nil"/>
              <w:left w:val="nil"/>
              <w:bottom w:val="single" w:sz="8" w:space="0" w:color="CCCCCC"/>
              <w:right w:val="single" w:sz="8" w:space="0" w:color="CCCCCC"/>
            </w:tcBorders>
            <w:shd w:val="clear" w:color="auto" w:fill="FFFFFF" w:themeFill="background1"/>
            <w:vAlign w:val="center"/>
            <w:hideMark/>
          </w:tcPr>
          <w:p w14:paraId="5F7FEFA4"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15" w:type="dxa"/>
            <w:gridSpan w:val="2"/>
            <w:tcBorders>
              <w:top w:val="nil"/>
              <w:left w:val="nil"/>
              <w:bottom w:val="single" w:sz="8" w:space="0" w:color="CCCCCC"/>
              <w:right w:val="single" w:sz="8" w:space="0" w:color="CCCCCC"/>
            </w:tcBorders>
            <w:shd w:val="clear" w:color="auto" w:fill="FFFFFF" w:themeFill="background1"/>
            <w:vAlign w:val="center"/>
            <w:hideMark/>
          </w:tcPr>
          <w:p w14:paraId="4A194091"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470" w:type="dxa"/>
            <w:gridSpan w:val="2"/>
            <w:tcBorders>
              <w:top w:val="nil"/>
              <w:left w:val="nil"/>
              <w:bottom w:val="single" w:sz="8" w:space="0" w:color="CCCCCC"/>
              <w:right w:val="single" w:sz="8" w:space="0" w:color="CCCCCC"/>
            </w:tcBorders>
            <w:shd w:val="clear" w:color="auto" w:fill="FFFFFF" w:themeFill="background1"/>
            <w:vAlign w:val="center"/>
            <w:hideMark/>
          </w:tcPr>
          <w:p w14:paraId="45CEDA49"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486" w:type="dxa"/>
            <w:tcBorders>
              <w:top w:val="nil"/>
              <w:left w:val="nil"/>
              <w:bottom w:val="single" w:sz="8" w:space="0" w:color="CCCCCC"/>
              <w:right w:val="single" w:sz="8" w:space="0" w:color="CCCCCC"/>
            </w:tcBorders>
            <w:shd w:val="clear" w:color="auto" w:fill="FFFFFF" w:themeFill="background1"/>
            <w:vAlign w:val="center"/>
            <w:hideMark/>
          </w:tcPr>
          <w:p w14:paraId="2B98F3AB"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5" w:type="dxa"/>
            <w:gridSpan w:val="2"/>
            <w:tcBorders>
              <w:top w:val="nil"/>
              <w:left w:val="nil"/>
              <w:bottom w:val="single" w:sz="8" w:space="0" w:color="CCCCCC"/>
              <w:right w:val="single" w:sz="8" w:space="0" w:color="CCCCCC"/>
            </w:tcBorders>
            <w:shd w:val="clear" w:color="auto" w:fill="FFFFFF" w:themeFill="background1"/>
            <w:vAlign w:val="center"/>
            <w:hideMark/>
          </w:tcPr>
          <w:p w14:paraId="25C8B619"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w:t>
            </w:r>
          </w:p>
        </w:tc>
        <w:tc>
          <w:tcPr>
            <w:tcW w:w="505" w:type="dxa"/>
            <w:gridSpan w:val="2"/>
            <w:tcBorders>
              <w:top w:val="nil"/>
              <w:left w:val="nil"/>
              <w:bottom w:val="single" w:sz="8" w:space="0" w:color="CCCCCC"/>
              <w:right w:val="single" w:sz="8" w:space="0" w:color="CCCCCC"/>
            </w:tcBorders>
            <w:shd w:val="clear" w:color="auto" w:fill="auto"/>
            <w:vAlign w:val="center"/>
            <w:hideMark/>
          </w:tcPr>
          <w:p w14:paraId="1FFEA1CB"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-0,03 (p= 0,67)</w:t>
            </w:r>
          </w:p>
        </w:tc>
        <w:tc>
          <w:tcPr>
            <w:tcW w:w="539" w:type="dxa"/>
            <w:gridSpan w:val="3"/>
            <w:tcBorders>
              <w:top w:val="nil"/>
              <w:left w:val="nil"/>
              <w:bottom w:val="single" w:sz="8" w:space="0" w:color="CCCCCC"/>
              <w:right w:val="single" w:sz="8" w:space="0" w:color="CCCCCC"/>
            </w:tcBorders>
            <w:shd w:val="clear" w:color="auto" w:fill="auto"/>
            <w:vAlign w:val="center"/>
            <w:hideMark/>
          </w:tcPr>
          <w:p w14:paraId="0691B1E1"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0,51 (p= 0,00) **</w:t>
            </w:r>
          </w:p>
        </w:tc>
      </w:tr>
      <w:tr w:rsidR="009927D0" w:rsidRPr="001E4062" w14:paraId="6B472EFC" w14:textId="77777777" w:rsidTr="00571183">
        <w:trPr>
          <w:trHeight w:val="245"/>
        </w:trPr>
        <w:tc>
          <w:tcPr>
            <w:tcW w:w="853"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2782D508" w14:textId="77777777" w:rsidR="0094208B" w:rsidRPr="001E4062" w:rsidRDefault="0094208B" w:rsidP="00B8204B">
            <w:pPr>
              <w:spacing w:line="240" w:lineRule="auto"/>
              <w:jc w:val="center"/>
              <w:rPr>
                <w:rFonts w:eastAsia="Times New Roman"/>
                <w:b/>
                <w:bCs/>
                <w:color w:val="274E13"/>
                <w:sz w:val="12"/>
                <w:szCs w:val="12"/>
              </w:rPr>
            </w:pPr>
            <w:r w:rsidRPr="001E4062">
              <w:rPr>
                <w:rFonts w:eastAsia="Times New Roman"/>
                <w:b/>
                <w:bCs/>
                <w:color w:val="274E13"/>
                <w:sz w:val="12"/>
                <w:szCs w:val="12"/>
              </w:rPr>
              <w:t>Exam_note (Ισοδιαστημική)</w:t>
            </w:r>
          </w:p>
        </w:tc>
        <w:tc>
          <w:tcPr>
            <w:tcW w:w="504"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61335B50"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6" w:type="dxa"/>
            <w:gridSpan w:val="2"/>
            <w:tcBorders>
              <w:top w:val="nil"/>
              <w:left w:val="nil"/>
              <w:bottom w:val="single" w:sz="8" w:space="0" w:color="CCCCCC"/>
              <w:right w:val="single" w:sz="8" w:space="0" w:color="CCCCCC"/>
            </w:tcBorders>
            <w:shd w:val="clear" w:color="auto" w:fill="FFFFFF" w:themeFill="background1"/>
            <w:vAlign w:val="center"/>
            <w:hideMark/>
          </w:tcPr>
          <w:p w14:paraId="0A42E9E0"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58" w:type="dxa"/>
            <w:gridSpan w:val="2"/>
            <w:tcBorders>
              <w:top w:val="nil"/>
              <w:left w:val="nil"/>
              <w:bottom w:val="single" w:sz="8" w:space="0" w:color="CCCCCC"/>
              <w:right w:val="single" w:sz="8" w:space="0" w:color="CCCCCC"/>
            </w:tcBorders>
            <w:shd w:val="clear" w:color="auto" w:fill="FFFFFF" w:themeFill="background1"/>
            <w:vAlign w:val="center"/>
            <w:hideMark/>
          </w:tcPr>
          <w:p w14:paraId="4412F9BC"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8" w:type="dxa"/>
            <w:gridSpan w:val="2"/>
            <w:tcBorders>
              <w:top w:val="nil"/>
              <w:left w:val="nil"/>
              <w:bottom w:val="single" w:sz="8" w:space="0" w:color="CCCCCC"/>
              <w:right w:val="single" w:sz="8" w:space="0" w:color="CCCCCC"/>
            </w:tcBorders>
            <w:shd w:val="clear" w:color="auto" w:fill="FFFFFF" w:themeFill="background1"/>
            <w:vAlign w:val="center"/>
            <w:hideMark/>
          </w:tcPr>
          <w:p w14:paraId="27038674"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37" w:type="dxa"/>
            <w:gridSpan w:val="2"/>
            <w:tcBorders>
              <w:top w:val="nil"/>
              <w:left w:val="nil"/>
              <w:bottom w:val="single" w:sz="8" w:space="0" w:color="CCCCCC"/>
              <w:right w:val="single" w:sz="8" w:space="0" w:color="CCCCCC"/>
            </w:tcBorders>
            <w:shd w:val="clear" w:color="auto" w:fill="FFFFFF" w:themeFill="background1"/>
            <w:vAlign w:val="center"/>
            <w:hideMark/>
          </w:tcPr>
          <w:p w14:paraId="4D49CBDC"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38" w:type="dxa"/>
            <w:gridSpan w:val="3"/>
            <w:tcBorders>
              <w:top w:val="nil"/>
              <w:left w:val="nil"/>
              <w:bottom w:val="single" w:sz="8" w:space="0" w:color="CCCCCC"/>
              <w:right w:val="single" w:sz="8" w:space="0" w:color="CCCCCC"/>
            </w:tcBorders>
            <w:shd w:val="clear" w:color="auto" w:fill="FFFFFF" w:themeFill="background1"/>
            <w:vAlign w:val="center"/>
            <w:hideMark/>
          </w:tcPr>
          <w:p w14:paraId="231E87D9"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37" w:type="dxa"/>
            <w:tcBorders>
              <w:top w:val="nil"/>
              <w:left w:val="nil"/>
              <w:bottom w:val="single" w:sz="8" w:space="0" w:color="CCCCCC"/>
              <w:right w:val="single" w:sz="8" w:space="0" w:color="CCCCCC"/>
            </w:tcBorders>
            <w:shd w:val="clear" w:color="auto" w:fill="FFFFFF" w:themeFill="background1"/>
            <w:vAlign w:val="center"/>
            <w:hideMark/>
          </w:tcPr>
          <w:p w14:paraId="654E49E6"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08" w:type="dxa"/>
            <w:gridSpan w:val="3"/>
            <w:tcBorders>
              <w:top w:val="nil"/>
              <w:left w:val="nil"/>
              <w:bottom w:val="single" w:sz="8" w:space="0" w:color="CCCCCC"/>
              <w:right w:val="single" w:sz="8" w:space="0" w:color="CCCCCC"/>
            </w:tcBorders>
            <w:shd w:val="clear" w:color="auto" w:fill="FFFFFF" w:themeFill="background1"/>
            <w:vAlign w:val="center"/>
            <w:hideMark/>
          </w:tcPr>
          <w:p w14:paraId="0775F3FF"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88" w:type="dxa"/>
            <w:gridSpan w:val="2"/>
            <w:tcBorders>
              <w:top w:val="nil"/>
              <w:left w:val="nil"/>
              <w:bottom w:val="single" w:sz="8" w:space="0" w:color="CCCCCC"/>
              <w:right w:val="single" w:sz="8" w:space="0" w:color="CCCCCC"/>
            </w:tcBorders>
            <w:shd w:val="clear" w:color="auto" w:fill="FFFFFF" w:themeFill="background1"/>
            <w:vAlign w:val="center"/>
            <w:hideMark/>
          </w:tcPr>
          <w:p w14:paraId="531E1F47"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419" w:type="dxa"/>
            <w:tcBorders>
              <w:top w:val="nil"/>
              <w:left w:val="nil"/>
              <w:bottom w:val="single" w:sz="8" w:space="0" w:color="CCCCCC"/>
              <w:right w:val="single" w:sz="8" w:space="0" w:color="CCCCCC"/>
            </w:tcBorders>
            <w:shd w:val="clear" w:color="auto" w:fill="FFFFFF" w:themeFill="background1"/>
            <w:vAlign w:val="center"/>
            <w:hideMark/>
          </w:tcPr>
          <w:p w14:paraId="45A2D5FD"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58" w:type="dxa"/>
            <w:gridSpan w:val="3"/>
            <w:tcBorders>
              <w:top w:val="nil"/>
              <w:left w:val="nil"/>
              <w:bottom w:val="single" w:sz="8" w:space="0" w:color="CCCCCC"/>
              <w:right w:val="single" w:sz="8" w:space="0" w:color="CCCCCC"/>
            </w:tcBorders>
            <w:shd w:val="clear" w:color="auto" w:fill="FFFFFF" w:themeFill="background1"/>
            <w:vAlign w:val="center"/>
            <w:hideMark/>
          </w:tcPr>
          <w:p w14:paraId="12F813AB"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58" w:type="dxa"/>
            <w:gridSpan w:val="2"/>
            <w:tcBorders>
              <w:top w:val="nil"/>
              <w:left w:val="nil"/>
              <w:bottom w:val="single" w:sz="8" w:space="0" w:color="CCCCCC"/>
              <w:right w:val="single" w:sz="8" w:space="0" w:color="CCCCCC"/>
            </w:tcBorders>
            <w:shd w:val="clear" w:color="auto" w:fill="FFFFFF" w:themeFill="background1"/>
            <w:vAlign w:val="center"/>
            <w:hideMark/>
          </w:tcPr>
          <w:p w14:paraId="521748E8"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419" w:type="dxa"/>
            <w:tcBorders>
              <w:top w:val="nil"/>
              <w:left w:val="nil"/>
              <w:bottom w:val="single" w:sz="8" w:space="0" w:color="CCCCCC"/>
              <w:right w:val="single" w:sz="8" w:space="0" w:color="CCCCCC"/>
            </w:tcBorders>
            <w:shd w:val="clear" w:color="auto" w:fill="FFFFFF" w:themeFill="background1"/>
            <w:vAlign w:val="center"/>
            <w:hideMark/>
          </w:tcPr>
          <w:p w14:paraId="6254D88D"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60" w:type="dxa"/>
            <w:gridSpan w:val="2"/>
            <w:tcBorders>
              <w:top w:val="nil"/>
              <w:left w:val="nil"/>
              <w:bottom w:val="single" w:sz="8" w:space="0" w:color="CCCCCC"/>
              <w:right w:val="single" w:sz="8" w:space="0" w:color="CCCCCC"/>
            </w:tcBorders>
            <w:shd w:val="clear" w:color="auto" w:fill="FFFFFF" w:themeFill="background1"/>
            <w:vAlign w:val="center"/>
            <w:hideMark/>
          </w:tcPr>
          <w:p w14:paraId="6C04851E"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419" w:type="dxa"/>
            <w:tcBorders>
              <w:top w:val="nil"/>
              <w:left w:val="nil"/>
              <w:bottom w:val="single" w:sz="8" w:space="0" w:color="CCCCCC"/>
              <w:right w:val="single" w:sz="8" w:space="0" w:color="CCCCCC"/>
            </w:tcBorders>
            <w:shd w:val="clear" w:color="auto" w:fill="FFFFFF" w:themeFill="background1"/>
            <w:vAlign w:val="center"/>
            <w:hideMark/>
          </w:tcPr>
          <w:p w14:paraId="0473BF52"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8" w:type="dxa"/>
            <w:gridSpan w:val="3"/>
            <w:tcBorders>
              <w:top w:val="nil"/>
              <w:left w:val="nil"/>
              <w:bottom w:val="single" w:sz="8" w:space="0" w:color="CCCCCC"/>
              <w:right w:val="single" w:sz="8" w:space="0" w:color="CCCCCC"/>
            </w:tcBorders>
            <w:shd w:val="clear" w:color="auto" w:fill="FFFFFF" w:themeFill="background1"/>
            <w:vAlign w:val="center"/>
            <w:hideMark/>
          </w:tcPr>
          <w:p w14:paraId="677F6429"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15" w:type="dxa"/>
            <w:gridSpan w:val="2"/>
            <w:tcBorders>
              <w:top w:val="nil"/>
              <w:left w:val="nil"/>
              <w:bottom w:val="single" w:sz="8" w:space="0" w:color="CCCCCC"/>
              <w:right w:val="single" w:sz="8" w:space="0" w:color="CCCCCC"/>
            </w:tcBorders>
            <w:shd w:val="clear" w:color="auto" w:fill="FFFFFF" w:themeFill="background1"/>
            <w:vAlign w:val="center"/>
            <w:hideMark/>
          </w:tcPr>
          <w:p w14:paraId="1D325BA7"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470" w:type="dxa"/>
            <w:gridSpan w:val="2"/>
            <w:tcBorders>
              <w:top w:val="nil"/>
              <w:left w:val="nil"/>
              <w:bottom w:val="single" w:sz="8" w:space="0" w:color="CCCCCC"/>
              <w:right w:val="single" w:sz="8" w:space="0" w:color="CCCCCC"/>
            </w:tcBorders>
            <w:shd w:val="clear" w:color="auto" w:fill="FFFFFF" w:themeFill="background1"/>
            <w:vAlign w:val="center"/>
            <w:hideMark/>
          </w:tcPr>
          <w:p w14:paraId="2FF2D895"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486" w:type="dxa"/>
            <w:tcBorders>
              <w:top w:val="nil"/>
              <w:left w:val="nil"/>
              <w:bottom w:val="single" w:sz="8" w:space="0" w:color="CCCCCC"/>
              <w:right w:val="single" w:sz="8" w:space="0" w:color="CCCCCC"/>
            </w:tcBorders>
            <w:shd w:val="clear" w:color="auto" w:fill="FFFFFF" w:themeFill="background1"/>
            <w:vAlign w:val="center"/>
            <w:hideMark/>
          </w:tcPr>
          <w:p w14:paraId="126B877A"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5" w:type="dxa"/>
            <w:gridSpan w:val="2"/>
            <w:tcBorders>
              <w:top w:val="nil"/>
              <w:left w:val="nil"/>
              <w:bottom w:val="single" w:sz="8" w:space="0" w:color="CCCCCC"/>
              <w:right w:val="single" w:sz="8" w:space="0" w:color="CCCCCC"/>
            </w:tcBorders>
            <w:shd w:val="clear" w:color="auto" w:fill="FFFFFF" w:themeFill="background1"/>
            <w:vAlign w:val="center"/>
            <w:hideMark/>
          </w:tcPr>
          <w:p w14:paraId="42390167"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5" w:type="dxa"/>
            <w:gridSpan w:val="2"/>
            <w:tcBorders>
              <w:top w:val="nil"/>
              <w:left w:val="nil"/>
              <w:bottom w:val="single" w:sz="8" w:space="0" w:color="CCCCCC"/>
              <w:right w:val="single" w:sz="8" w:space="0" w:color="CCCCCC"/>
            </w:tcBorders>
            <w:shd w:val="clear" w:color="auto" w:fill="FFFFFF" w:themeFill="background1"/>
            <w:vAlign w:val="center"/>
            <w:hideMark/>
          </w:tcPr>
          <w:p w14:paraId="1FF79B18"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w:t>
            </w:r>
          </w:p>
        </w:tc>
        <w:tc>
          <w:tcPr>
            <w:tcW w:w="539" w:type="dxa"/>
            <w:gridSpan w:val="3"/>
            <w:tcBorders>
              <w:top w:val="nil"/>
              <w:left w:val="nil"/>
              <w:bottom w:val="single" w:sz="8" w:space="0" w:color="CCCCCC"/>
              <w:right w:val="single" w:sz="8" w:space="0" w:color="CCCCCC"/>
            </w:tcBorders>
            <w:shd w:val="clear" w:color="auto" w:fill="auto"/>
            <w:vAlign w:val="center"/>
            <w:hideMark/>
          </w:tcPr>
          <w:p w14:paraId="7905B6EA" w14:textId="77777777" w:rsidR="0094208B" w:rsidRPr="001E4062" w:rsidRDefault="0094208B" w:rsidP="00B8204B">
            <w:pPr>
              <w:spacing w:line="240" w:lineRule="auto"/>
              <w:jc w:val="center"/>
              <w:rPr>
                <w:rFonts w:eastAsia="Times New Roman"/>
                <w:b/>
                <w:bCs/>
                <w:sz w:val="12"/>
                <w:szCs w:val="12"/>
              </w:rPr>
            </w:pPr>
            <w:r w:rsidRPr="001E4062">
              <w:rPr>
                <w:rFonts w:eastAsia="Times New Roman"/>
                <w:b/>
                <w:bCs/>
                <w:sz w:val="12"/>
                <w:szCs w:val="12"/>
              </w:rPr>
              <w:t>0,78 (p= 0,00) **</w:t>
            </w:r>
          </w:p>
        </w:tc>
      </w:tr>
      <w:tr w:rsidR="009927D0" w:rsidRPr="001E4062" w14:paraId="495EA3BD" w14:textId="77777777" w:rsidTr="00571183">
        <w:trPr>
          <w:trHeight w:val="245"/>
        </w:trPr>
        <w:tc>
          <w:tcPr>
            <w:tcW w:w="853" w:type="dxa"/>
            <w:tcBorders>
              <w:top w:val="single" w:sz="8" w:space="0" w:color="CCCCCC"/>
              <w:left w:val="single" w:sz="8" w:space="0" w:color="CCCCCC"/>
              <w:bottom w:val="single" w:sz="8" w:space="0" w:color="CCCCCC"/>
              <w:right w:val="single" w:sz="8" w:space="0" w:color="000000"/>
            </w:tcBorders>
            <w:shd w:val="clear" w:color="000000" w:fill="C9DAF8"/>
            <w:vAlign w:val="center"/>
            <w:hideMark/>
          </w:tcPr>
          <w:p w14:paraId="24E25CAE" w14:textId="77777777" w:rsidR="0094208B" w:rsidRPr="001E4062" w:rsidRDefault="0094208B" w:rsidP="00B8204B">
            <w:pPr>
              <w:spacing w:line="240" w:lineRule="auto"/>
              <w:jc w:val="center"/>
              <w:rPr>
                <w:rFonts w:eastAsia="Times New Roman"/>
                <w:b/>
                <w:bCs/>
                <w:color w:val="274E13"/>
                <w:sz w:val="12"/>
                <w:szCs w:val="12"/>
              </w:rPr>
            </w:pPr>
            <w:r w:rsidRPr="001E4062">
              <w:rPr>
                <w:rFonts w:eastAsia="Times New Roman"/>
                <w:b/>
                <w:bCs/>
                <w:color w:val="274E13"/>
                <w:sz w:val="12"/>
                <w:szCs w:val="12"/>
              </w:rPr>
              <w:t>Final_Note (Ισοδιαστημική)</w:t>
            </w:r>
          </w:p>
        </w:tc>
        <w:tc>
          <w:tcPr>
            <w:tcW w:w="504"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1B0A3EAE"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6" w:type="dxa"/>
            <w:gridSpan w:val="2"/>
            <w:tcBorders>
              <w:top w:val="nil"/>
              <w:left w:val="nil"/>
              <w:bottom w:val="single" w:sz="8" w:space="0" w:color="CCCCCC"/>
              <w:right w:val="single" w:sz="8" w:space="0" w:color="CCCCCC"/>
            </w:tcBorders>
            <w:shd w:val="clear" w:color="auto" w:fill="FFFFFF" w:themeFill="background1"/>
            <w:vAlign w:val="center"/>
            <w:hideMark/>
          </w:tcPr>
          <w:p w14:paraId="731346EA"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58" w:type="dxa"/>
            <w:gridSpan w:val="2"/>
            <w:tcBorders>
              <w:top w:val="nil"/>
              <w:left w:val="nil"/>
              <w:bottom w:val="single" w:sz="8" w:space="0" w:color="CCCCCC"/>
              <w:right w:val="single" w:sz="8" w:space="0" w:color="CCCCCC"/>
            </w:tcBorders>
            <w:shd w:val="clear" w:color="auto" w:fill="FFFFFF" w:themeFill="background1"/>
            <w:vAlign w:val="center"/>
            <w:hideMark/>
          </w:tcPr>
          <w:p w14:paraId="45947791"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8" w:type="dxa"/>
            <w:gridSpan w:val="2"/>
            <w:tcBorders>
              <w:top w:val="nil"/>
              <w:left w:val="nil"/>
              <w:bottom w:val="single" w:sz="8" w:space="0" w:color="CCCCCC"/>
              <w:right w:val="single" w:sz="8" w:space="0" w:color="CCCCCC"/>
            </w:tcBorders>
            <w:shd w:val="clear" w:color="auto" w:fill="FFFFFF" w:themeFill="background1"/>
            <w:vAlign w:val="center"/>
            <w:hideMark/>
          </w:tcPr>
          <w:p w14:paraId="6BBBD98E"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37" w:type="dxa"/>
            <w:gridSpan w:val="2"/>
            <w:tcBorders>
              <w:top w:val="nil"/>
              <w:left w:val="nil"/>
              <w:bottom w:val="single" w:sz="8" w:space="0" w:color="CCCCCC"/>
              <w:right w:val="single" w:sz="8" w:space="0" w:color="CCCCCC"/>
            </w:tcBorders>
            <w:shd w:val="clear" w:color="auto" w:fill="FFFFFF" w:themeFill="background1"/>
            <w:vAlign w:val="center"/>
            <w:hideMark/>
          </w:tcPr>
          <w:p w14:paraId="2095FB4C"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38" w:type="dxa"/>
            <w:gridSpan w:val="3"/>
            <w:tcBorders>
              <w:top w:val="nil"/>
              <w:left w:val="nil"/>
              <w:bottom w:val="single" w:sz="8" w:space="0" w:color="CCCCCC"/>
              <w:right w:val="single" w:sz="8" w:space="0" w:color="CCCCCC"/>
            </w:tcBorders>
            <w:shd w:val="clear" w:color="auto" w:fill="FFFFFF" w:themeFill="background1"/>
            <w:vAlign w:val="center"/>
            <w:hideMark/>
          </w:tcPr>
          <w:p w14:paraId="34D65CDD"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37" w:type="dxa"/>
            <w:tcBorders>
              <w:top w:val="nil"/>
              <w:left w:val="nil"/>
              <w:bottom w:val="single" w:sz="8" w:space="0" w:color="CCCCCC"/>
              <w:right w:val="single" w:sz="8" w:space="0" w:color="CCCCCC"/>
            </w:tcBorders>
            <w:shd w:val="clear" w:color="auto" w:fill="FFFFFF" w:themeFill="background1"/>
            <w:vAlign w:val="center"/>
            <w:hideMark/>
          </w:tcPr>
          <w:p w14:paraId="1EB5645A"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808" w:type="dxa"/>
            <w:gridSpan w:val="3"/>
            <w:tcBorders>
              <w:top w:val="nil"/>
              <w:left w:val="nil"/>
              <w:bottom w:val="single" w:sz="8" w:space="0" w:color="CCCCCC"/>
              <w:right w:val="single" w:sz="8" w:space="0" w:color="CCCCCC"/>
            </w:tcBorders>
            <w:shd w:val="clear" w:color="auto" w:fill="FFFFFF" w:themeFill="background1"/>
            <w:vAlign w:val="center"/>
            <w:hideMark/>
          </w:tcPr>
          <w:p w14:paraId="2FD790E9"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88" w:type="dxa"/>
            <w:gridSpan w:val="2"/>
            <w:tcBorders>
              <w:top w:val="nil"/>
              <w:left w:val="nil"/>
              <w:bottom w:val="single" w:sz="8" w:space="0" w:color="CCCCCC"/>
              <w:right w:val="single" w:sz="8" w:space="0" w:color="CCCCCC"/>
            </w:tcBorders>
            <w:shd w:val="clear" w:color="auto" w:fill="FFFFFF" w:themeFill="background1"/>
            <w:vAlign w:val="center"/>
            <w:hideMark/>
          </w:tcPr>
          <w:p w14:paraId="7BDF07AB"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419" w:type="dxa"/>
            <w:tcBorders>
              <w:top w:val="nil"/>
              <w:left w:val="nil"/>
              <w:bottom w:val="single" w:sz="8" w:space="0" w:color="CCCCCC"/>
              <w:right w:val="single" w:sz="8" w:space="0" w:color="CCCCCC"/>
            </w:tcBorders>
            <w:shd w:val="clear" w:color="auto" w:fill="FFFFFF" w:themeFill="background1"/>
            <w:vAlign w:val="center"/>
            <w:hideMark/>
          </w:tcPr>
          <w:p w14:paraId="363620D6"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58" w:type="dxa"/>
            <w:gridSpan w:val="3"/>
            <w:tcBorders>
              <w:top w:val="nil"/>
              <w:left w:val="nil"/>
              <w:bottom w:val="single" w:sz="8" w:space="0" w:color="CCCCCC"/>
              <w:right w:val="single" w:sz="8" w:space="0" w:color="CCCCCC"/>
            </w:tcBorders>
            <w:shd w:val="clear" w:color="auto" w:fill="FFFFFF" w:themeFill="background1"/>
            <w:vAlign w:val="center"/>
            <w:hideMark/>
          </w:tcPr>
          <w:p w14:paraId="55967301"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58" w:type="dxa"/>
            <w:gridSpan w:val="2"/>
            <w:tcBorders>
              <w:top w:val="nil"/>
              <w:left w:val="nil"/>
              <w:bottom w:val="single" w:sz="8" w:space="0" w:color="CCCCCC"/>
              <w:right w:val="single" w:sz="8" w:space="0" w:color="CCCCCC"/>
            </w:tcBorders>
            <w:shd w:val="clear" w:color="auto" w:fill="FFFFFF" w:themeFill="background1"/>
            <w:vAlign w:val="center"/>
            <w:hideMark/>
          </w:tcPr>
          <w:p w14:paraId="07C6CF39"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419" w:type="dxa"/>
            <w:tcBorders>
              <w:top w:val="nil"/>
              <w:left w:val="nil"/>
              <w:bottom w:val="single" w:sz="8" w:space="0" w:color="CCCCCC"/>
              <w:right w:val="single" w:sz="8" w:space="0" w:color="CCCCCC"/>
            </w:tcBorders>
            <w:shd w:val="clear" w:color="auto" w:fill="FFFFFF" w:themeFill="background1"/>
            <w:vAlign w:val="center"/>
            <w:hideMark/>
          </w:tcPr>
          <w:p w14:paraId="710879B9"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60" w:type="dxa"/>
            <w:gridSpan w:val="2"/>
            <w:tcBorders>
              <w:top w:val="nil"/>
              <w:left w:val="nil"/>
              <w:bottom w:val="single" w:sz="8" w:space="0" w:color="CCCCCC"/>
              <w:right w:val="single" w:sz="8" w:space="0" w:color="CCCCCC"/>
            </w:tcBorders>
            <w:shd w:val="clear" w:color="auto" w:fill="FFFFFF" w:themeFill="background1"/>
            <w:vAlign w:val="center"/>
            <w:hideMark/>
          </w:tcPr>
          <w:p w14:paraId="6D329B00"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419" w:type="dxa"/>
            <w:tcBorders>
              <w:top w:val="nil"/>
              <w:left w:val="nil"/>
              <w:bottom w:val="single" w:sz="8" w:space="0" w:color="CCCCCC"/>
              <w:right w:val="single" w:sz="8" w:space="0" w:color="CCCCCC"/>
            </w:tcBorders>
            <w:shd w:val="clear" w:color="auto" w:fill="FFFFFF" w:themeFill="background1"/>
            <w:vAlign w:val="center"/>
            <w:hideMark/>
          </w:tcPr>
          <w:p w14:paraId="49714550"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698" w:type="dxa"/>
            <w:gridSpan w:val="3"/>
            <w:tcBorders>
              <w:top w:val="nil"/>
              <w:left w:val="nil"/>
              <w:bottom w:val="single" w:sz="8" w:space="0" w:color="CCCCCC"/>
              <w:right w:val="single" w:sz="8" w:space="0" w:color="CCCCCC"/>
            </w:tcBorders>
            <w:shd w:val="clear" w:color="auto" w:fill="FFFFFF" w:themeFill="background1"/>
            <w:vAlign w:val="center"/>
            <w:hideMark/>
          </w:tcPr>
          <w:p w14:paraId="197CE0B6"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15" w:type="dxa"/>
            <w:gridSpan w:val="2"/>
            <w:tcBorders>
              <w:top w:val="nil"/>
              <w:left w:val="nil"/>
              <w:bottom w:val="single" w:sz="8" w:space="0" w:color="CCCCCC"/>
              <w:right w:val="single" w:sz="8" w:space="0" w:color="CCCCCC"/>
            </w:tcBorders>
            <w:shd w:val="clear" w:color="auto" w:fill="FFFFFF" w:themeFill="background1"/>
            <w:vAlign w:val="center"/>
            <w:hideMark/>
          </w:tcPr>
          <w:p w14:paraId="66C56701"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470" w:type="dxa"/>
            <w:gridSpan w:val="2"/>
            <w:tcBorders>
              <w:top w:val="nil"/>
              <w:left w:val="nil"/>
              <w:bottom w:val="single" w:sz="8" w:space="0" w:color="CCCCCC"/>
              <w:right w:val="single" w:sz="8" w:space="0" w:color="CCCCCC"/>
            </w:tcBorders>
            <w:shd w:val="clear" w:color="auto" w:fill="FFFFFF" w:themeFill="background1"/>
            <w:vAlign w:val="center"/>
            <w:hideMark/>
          </w:tcPr>
          <w:p w14:paraId="3E0D76BE"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486" w:type="dxa"/>
            <w:tcBorders>
              <w:top w:val="nil"/>
              <w:left w:val="nil"/>
              <w:bottom w:val="single" w:sz="8" w:space="0" w:color="CCCCCC"/>
              <w:right w:val="single" w:sz="8" w:space="0" w:color="CCCCCC"/>
            </w:tcBorders>
            <w:shd w:val="clear" w:color="auto" w:fill="FFFFFF" w:themeFill="background1"/>
            <w:vAlign w:val="center"/>
            <w:hideMark/>
          </w:tcPr>
          <w:p w14:paraId="259127A6"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5" w:type="dxa"/>
            <w:gridSpan w:val="2"/>
            <w:tcBorders>
              <w:top w:val="nil"/>
              <w:left w:val="nil"/>
              <w:bottom w:val="single" w:sz="8" w:space="0" w:color="CCCCCC"/>
              <w:right w:val="single" w:sz="8" w:space="0" w:color="CCCCCC"/>
            </w:tcBorders>
            <w:shd w:val="clear" w:color="auto" w:fill="FFFFFF" w:themeFill="background1"/>
            <w:vAlign w:val="center"/>
            <w:hideMark/>
          </w:tcPr>
          <w:p w14:paraId="4CAACFDD"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05" w:type="dxa"/>
            <w:gridSpan w:val="2"/>
            <w:tcBorders>
              <w:top w:val="nil"/>
              <w:left w:val="nil"/>
              <w:bottom w:val="single" w:sz="8" w:space="0" w:color="CCCCCC"/>
              <w:right w:val="single" w:sz="8" w:space="0" w:color="CCCCCC"/>
            </w:tcBorders>
            <w:shd w:val="clear" w:color="auto" w:fill="FFFFFF" w:themeFill="background1"/>
            <w:vAlign w:val="center"/>
            <w:hideMark/>
          </w:tcPr>
          <w:p w14:paraId="4FF532D7" w14:textId="77777777" w:rsidR="0094208B" w:rsidRPr="001E4062" w:rsidRDefault="00B8204B" w:rsidP="00B8204B">
            <w:pPr>
              <w:spacing w:line="240" w:lineRule="auto"/>
              <w:jc w:val="center"/>
              <w:rPr>
                <w:rFonts w:eastAsia="Times New Roman"/>
                <w:sz w:val="12"/>
                <w:szCs w:val="12"/>
              </w:rPr>
            </w:pPr>
            <w:r>
              <w:rPr>
                <w:rFonts w:eastAsia="Times New Roman"/>
                <w:sz w:val="12"/>
                <w:szCs w:val="12"/>
              </w:rPr>
              <w:t>-</w:t>
            </w:r>
          </w:p>
        </w:tc>
        <w:tc>
          <w:tcPr>
            <w:tcW w:w="539" w:type="dxa"/>
            <w:gridSpan w:val="3"/>
            <w:tcBorders>
              <w:top w:val="nil"/>
              <w:left w:val="nil"/>
              <w:bottom w:val="single" w:sz="8" w:space="0" w:color="CCCCCC"/>
              <w:right w:val="single" w:sz="8" w:space="0" w:color="CCCCCC"/>
            </w:tcBorders>
            <w:shd w:val="clear" w:color="auto" w:fill="FFFFFF" w:themeFill="background1"/>
            <w:vAlign w:val="center"/>
            <w:hideMark/>
          </w:tcPr>
          <w:p w14:paraId="0CAC4EFB" w14:textId="77777777" w:rsidR="0094208B" w:rsidRPr="001E4062" w:rsidRDefault="0094208B" w:rsidP="00B8204B">
            <w:pPr>
              <w:spacing w:line="240" w:lineRule="auto"/>
              <w:jc w:val="center"/>
              <w:rPr>
                <w:rFonts w:eastAsia="Times New Roman"/>
                <w:sz w:val="12"/>
                <w:szCs w:val="12"/>
              </w:rPr>
            </w:pPr>
            <w:r w:rsidRPr="001E4062">
              <w:rPr>
                <w:rFonts w:eastAsia="Times New Roman"/>
                <w:sz w:val="12"/>
                <w:szCs w:val="12"/>
              </w:rPr>
              <w:t>-</w:t>
            </w:r>
          </w:p>
        </w:tc>
      </w:tr>
    </w:tbl>
    <w:p w14:paraId="4EBC581C" w14:textId="0603858F" w:rsidR="00BF4F41" w:rsidRPr="009927D0" w:rsidRDefault="009927D0" w:rsidP="009927D0">
      <w:pPr>
        <w:spacing w:before="240" w:line="360" w:lineRule="auto"/>
        <w:ind w:firstLine="284"/>
        <w:contextualSpacing w:val="0"/>
        <w:rPr>
          <w:rFonts w:ascii="Times New Roman" w:hAnsi="Times New Roman" w:cs="Times New Roman"/>
          <w:b/>
          <w:sz w:val="18"/>
          <w:szCs w:val="18"/>
          <w:lang w:val="en-US"/>
        </w:rPr>
      </w:pPr>
      <w:r w:rsidRPr="009927D0">
        <w:rPr>
          <w:rFonts w:ascii="Times New Roman" w:hAnsi="Times New Roman" w:cs="Times New Roman"/>
          <w:b/>
          <w:sz w:val="18"/>
          <w:szCs w:val="18"/>
          <w:lang w:val="en-US"/>
        </w:rPr>
        <w:t>*. Correlation is significant at the 0.05 level (2-tailed)</w:t>
      </w:r>
    </w:p>
    <w:p w14:paraId="1AC78E48" w14:textId="77777777" w:rsidR="00BB32F1" w:rsidRPr="00A24B2A" w:rsidRDefault="00BB32F1" w:rsidP="00BB32F1">
      <w:pPr>
        <w:rPr>
          <w:rFonts w:ascii="Times New Roman" w:hAnsi="Times New Roman" w:cs="Times New Roman"/>
          <w:color w:val="auto"/>
          <w:szCs w:val="22"/>
          <w:lang w:val="en-US"/>
        </w:rPr>
        <w:sectPr w:rsidR="00BB32F1" w:rsidRPr="00A24B2A" w:rsidSect="00F20FAE">
          <w:pgSz w:w="15840" w:h="12240" w:orient="landscape"/>
          <w:pgMar w:top="1797" w:right="1440" w:bottom="1797" w:left="1440" w:header="720" w:footer="720" w:gutter="0"/>
          <w:cols w:space="720"/>
          <w:docGrid w:linePitch="299"/>
        </w:sectPr>
      </w:pPr>
      <w:r w:rsidRPr="00A24B2A">
        <w:rPr>
          <w:rFonts w:ascii="Times New Roman" w:hAnsi="Times New Roman" w:cs="Times New Roman"/>
          <w:b/>
          <w:bCs/>
          <w:color w:val="auto"/>
          <w:sz w:val="18"/>
          <w:szCs w:val="18"/>
          <w:shd w:val="clear" w:color="auto" w:fill="FFFFFF"/>
          <w:lang w:val="en-US"/>
        </w:rPr>
        <w:t>**. Correlation is significant at the 0.01 level (2-tailed).</w:t>
      </w:r>
    </w:p>
    <w:p w14:paraId="74AA2A1C" w14:textId="1CE42A76" w:rsidR="00B658F5" w:rsidRPr="008E4EDE" w:rsidRDefault="00F20FAE" w:rsidP="001E7414">
      <w:pPr>
        <w:spacing w:before="240" w:line="360" w:lineRule="auto"/>
        <w:ind w:firstLine="284"/>
        <w:contextualSpacing w:val="0"/>
        <w:jc w:val="both"/>
        <w:rPr>
          <w:rFonts w:ascii="Times New Roman" w:hAnsi="Times New Roman" w:cs="Times New Roman"/>
          <w:i/>
          <w:color w:val="auto"/>
          <w:sz w:val="24"/>
          <w:szCs w:val="24"/>
        </w:rPr>
      </w:pPr>
      <w:r>
        <w:rPr>
          <w:rFonts w:ascii="Times New Roman" w:hAnsi="Times New Roman" w:cs="Times New Roman"/>
          <w:szCs w:val="22"/>
        </w:rPr>
        <w:lastRenderedPageBreak/>
        <w:t xml:space="preserve">Στον </w:t>
      </w:r>
      <w:r w:rsidR="004C7E2A">
        <w:rPr>
          <w:rFonts w:ascii="Times New Roman" w:hAnsi="Times New Roman" w:cs="Times New Roman"/>
          <w:szCs w:val="22"/>
        </w:rPr>
        <w:t>Π</w:t>
      </w:r>
      <w:r w:rsidR="006C072C">
        <w:rPr>
          <w:rFonts w:ascii="Times New Roman" w:hAnsi="Times New Roman" w:cs="Times New Roman"/>
          <w:szCs w:val="22"/>
        </w:rPr>
        <w:t>ίνακα 5</w:t>
      </w:r>
      <w:r w:rsidR="001B47F4">
        <w:rPr>
          <w:rFonts w:ascii="Times New Roman" w:hAnsi="Times New Roman" w:cs="Times New Roman"/>
          <w:szCs w:val="22"/>
        </w:rPr>
        <w:t xml:space="preserve"> παρουσιάζονται οι στατιστικά σημαντικές σχέσεις του </w:t>
      </w:r>
      <w:r w:rsidR="001B47F4" w:rsidRPr="00A93D9A">
        <w:rPr>
          <w:rFonts w:ascii="Times New Roman" w:hAnsi="Times New Roman" w:cs="Times New Roman"/>
          <w:i/>
          <w:szCs w:val="22"/>
        </w:rPr>
        <w:t xml:space="preserve">δεύτερου </w:t>
      </w:r>
      <w:r w:rsidR="00D770ED" w:rsidRPr="00A93D9A">
        <w:rPr>
          <w:rFonts w:ascii="Times New Roman" w:hAnsi="Times New Roman" w:cs="Times New Roman"/>
          <w:i/>
          <w:szCs w:val="22"/>
        </w:rPr>
        <w:t>χρόνου έρευνας</w:t>
      </w:r>
      <w:r w:rsidR="00D770ED">
        <w:rPr>
          <w:rFonts w:ascii="Times New Roman" w:hAnsi="Times New Roman" w:cs="Times New Roman"/>
          <w:szCs w:val="22"/>
        </w:rPr>
        <w:t>.</w:t>
      </w:r>
      <w:r w:rsidR="001B47F4">
        <w:rPr>
          <w:rFonts w:ascii="Times New Roman" w:hAnsi="Times New Roman" w:cs="Times New Roman"/>
          <w:szCs w:val="22"/>
        </w:rPr>
        <w:t xml:space="preserve"> Παρατηρείτε ότι πολλές από τ</w:t>
      </w:r>
      <w:r w:rsidR="00D770ED">
        <w:rPr>
          <w:rFonts w:ascii="Times New Roman" w:hAnsi="Times New Roman" w:cs="Times New Roman"/>
          <w:szCs w:val="22"/>
        </w:rPr>
        <w:t xml:space="preserve">ις σχέσεις μεταβλητών </w:t>
      </w:r>
      <w:r w:rsidR="001B47F4">
        <w:rPr>
          <w:rFonts w:ascii="Times New Roman" w:hAnsi="Times New Roman" w:cs="Times New Roman"/>
          <w:szCs w:val="22"/>
        </w:rPr>
        <w:t>παρουσιάζουν ενδιαφέρον</w:t>
      </w:r>
      <w:r w:rsidR="00B658F5">
        <w:rPr>
          <w:rFonts w:ascii="Times New Roman" w:hAnsi="Times New Roman" w:cs="Times New Roman"/>
          <w:szCs w:val="22"/>
        </w:rPr>
        <w:t>,</w:t>
      </w:r>
      <w:r w:rsidR="002B5BDB">
        <w:rPr>
          <w:rFonts w:ascii="Times New Roman" w:hAnsi="Times New Roman" w:cs="Times New Roman"/>
          <w:szCs w:val="22"/>
        </w:rPr>
        <w:t xml:space="preserve"> αλλά μεγαλύτερη προσοχή θα δο</w:t>
      </w:r>
      <w:r w:rsidR="002457C4">
        <w:rPr>
          <w:rFonts w:ascii="Times New Roman" w:hAnsi="Times New Roman" w:cs="Times New Roman"/>
          <w:szCs w:val="22"/>
        </w:rPr>
        <w:t xml:space="preserve">θεί </w:t>
      </w:r>
      <w:r w:rsidR="00D770ED">
        <w:rPr>
          <w:rFonts w:ascii="Times New Roman" w:hAnsi="Times New Roman" w:cs="Times New Roman"/>
          <w:szCs w:val="22"/>
        </w:rPr>
        <w:t xml:space="preserve">και πάλι </w:t>
      </w:r>
      <w:r w:rsidR="001B47F4">
        <w:rPr>
          <w:rFonts w:ascii="Times New Roman" w:hAnsi="Times New Roman" w:cs="Times New Roman"/>
          <w:szCs w:val="22"/>
        </w:rPr>
        <w:t xml:space="preserve">στις σχέσεις όπου συμπεριλαμβάνουν τις μεταβλητές </w:t>
      </w:r>
      <w:r w:rsidR="001B47F4">
        <w:rPr>
          <w:rFonts w:ascii="Times New Roman" w:hAnsi="Times New Roman" w:cs="Times New Roman"/>
          <w:szCs w:val="22"/>
          <w:lang w:val="en-US"/>
        </w:rPr>
        <w:t>Lab</w:t>
      </w:r>
      <w:r w:rsidR="001B47F4" w:rsidRPr="0060520A">
        <w:rPr>
          <w:rFonts w:ascii="Times New Roman" w:hAnsi="Times New Roman" w:cs="Times New Roman"/>
          <w:szCs w:val="22"/>
        </w:rPr>
        <w:t xml:space="preserve"> </w:t>
      </w:r>
      <w:r w:rsidR="001B47F4">
        <w:rPr>
          <w:rFonts w:ascii="Times New Roman" w:hAnsi="Times New Roman" w:cs="Times New Roman"/>
          <w:szCs w:val="22"/>
          <w:lang w:val="en-US"/>
        </w:rPr>
        <w:t>note</w:t>
      </w:r>
      <w:r w:rsidR="001B47F4" w:rsidRPr="0060520A">
        <w:rPr>
          <w:rFonts w:ascii="Times New Roman" w:hAnsi="Times New Roman" w:cs="Times New Roman"/>
          <w:szCs w:val="22"/>
        </w:rPr>
        <w:t xml:space="preserve">, </w:t>
      </w:r>
      <w:r w:rsidR="001B47F4">
        <w:rPr>
          <w:rFonts w:ascii="Times New Roman" w:hAnsi="Times New Roman" w:cs="Times New Roman"/>
          <w:szCs w:val="22"/>
          <w:lang w:val="en-US"/>
        </w:rPr>
        <w:t>Exam</w:t>
      </w:r>
      <w:r w:rsidR="001B47F4" w:rsidRPr="0060520A">
        <w:rPr>
          <w:rFonts w:ascii="Times New Roman" w:hAnsi="Times New Roman" w:cs="Times New Roman"/>
          <w:szCs w:val="22"/>
        </w:rPr>
        <w:t xml:space="preserve"> </w:t>
      </w:r>
      <w:r w:rsidR="001B47F4">
        <w:rPr>
          <w:rFonts w:ascii="Times New Roman" w:hAnsi="Times New Roman" w:cs="Times New Roman"/>
          <w:szCs w:val="22"/>
          <w:lang w:val="en-US"/>
        </w:rPr>
        <w:t>note</w:t>
      </w:r>
      <w:r w:rsidR="001B47F4" w:rsidRPr="0060520A">
        <w:rPr>
          <w:rFonts w:ascii="Times New Roman" w:hAnsi="Times New Roman" w:cs="Times New Roman"/>
          <w:szCs w:val="22"/>
        </w:rPr>
        <w:t xml:space="preserve"> </w:t>
      </w:r>
      <w:r w:rsidR="001B47F4">
        <w:rPr>
          <w:rFonts w:ascii="Times New Roman" w:hAnsi="Times New Roman" w:cs="Times New Roman"/>
          <w:szCs w:val="22"/>
        </w:rPr>
        <w:t xml:space="preserve">και </w:t>
      </w:r>
      <w:r w:rsidR="001B47F4">
        <w:rPr>
          <w:rFonts w:ascii="Times New Roman" w:hAnsi="Times New Roman" w:cs="Times New Roman"/>
          <w:szCs w:val="22"/>
          <w:lang w:val="en-US"/>
        </w:rPr>
        <w:t>Final</w:t>
      </w:r>
      <w:r w:rsidR="001B47F4" w:rsidRPr="0060520A">
        <w:rPr>
          <w:rFonts w:ascii="Times New Roman" w:hAnsi="Times New Roman" w:cs="Times New Roman"/>
          <w:szCs w:val="22"/>
        </w:rPr>
        <w:t xml:space="preserve"> </w:t>
      </w:r>
      <w:r w:rsidR="001B47F4">
        <w:rPr>
          <w:rFonts w:ascii="Times New Roman" w:hAnsi="Times New Roman" w:cs="Times New Roman"/>
          <w:szCs w:val="22"/>
          <w:lang w:val="en-US"/>
        </w:rPr>
        <w:t>note</w:t>
      </w:r>
      <w:r w:rsidR="001B47F4">
        <w:rPr>
          <w:rFonts w:ascii="Times New Roman" w:hAnsi="Times New Roman" w:cs="Times New Roman"/>
          <w:szCs w:val="22"/>
        </w:rPr>
        <w:t>.</w:t>
      </w:r>
      <w:r w:rsidR="00B658F5">
        <w:rPr>
          <w:rFonts w:ascii="Times New Roman" w:hAnsi="Times New Roman" w:cs="Times New Roman"/>
          <w:szCs w:val="22"/>
        </w:rPr>
        <w:t xml:space="preserve"> Σχέσεις</w:t>
      </w:r>
      <w:r w:rsidR="00B658F5" w:rsidRPr="00B658F5">
        <w:rPr>
          <w:rFonts w:ascii="Times New Roman" w:hAnsi="Times New Roman" w:cs="Times New Roman"/>
          <w:szCs w:val="22"/>
          <w:lang w:val="en-US"/>
        </w:rPr>
        <w:t xml:space="preserve"> </w:t>
      </w:r>
      <w:r w:rsidR="008E4EDE">
        <w:rPr>
          <w:rFonts w:ascii="Times New Roman" w:hAnsi="Times New Roman" w:cs="Times New Roman"/>
          <w:szCs w:val="22"/>
        </w:rPr>
        <w:t>που</w:t>
      </w:r>
      <w:r w:rsidR="008E4EDE" w:rsidRPr="008E4EDE">
        <w:rPr>
          <w:rFonts w:ascii="Times New Roman" w:hAnsi="Times New Roman" w:cs="Times New Roman"/>
          <w:szCs w:val="22"/>
          <w:lang w:val="en-US"/>
        </w:rPr>
        <w:t xml:space="preserve"> </w:t>
      </w:r>
      <w:r w:rsidR="008E4EDE">
        <w:rPr>
          <w:rFonts w:ascii="Times New Roman" w:hAnsi="Times New Roman" w:cs="Times New Roman"/>
          <w:szCs w:val="22"/>
        </w:rPr>
        <w:t>χαρακτηρίζονται</w:t>
      </w:r>
      <w:r w:rsidR="008E4EDE" w:rsidRPr="008E4EDE">
        <w:rPr>
          <w:rFonts w:ascii="Times New Roman" w:hAnsi="Times New Roman" w:cs="Times New Roman"/>
          <w:szCs w:val="22"/>
          <w:lang w:val="en-US"/>
        </w:rPr>
        <w:t xml:space="preserve"> </w:t>
      </w:r>
      <w:r w:rsidR="008E4EDE">
        <w:rPr>
          <w:rFonts w:ascii="Times New Roman" w:hAnsi="Times New Roman" w:cs="Times New Roman"/>
          <w:szCs w:val="22"/>
        </w:rPr>
        <w:t>από</w:t>
      </w:r>
      <w:r w:rsidR="008E4EDE" w:rsidRPr="008E4EDE">
        <w:rPr>
          <w:rFonts w:ascii="Times New Roman" w:hAnsi="Times New Roman" w:cs="Times New Roman"/>
          <w:szCs w:val="22"/>
          <w:lang w:val="en-US"/>
        </w:rPr>
        <w:t xml:space="preserve"> </w:t>
      </w:r>
      <w:r w:rsidR="00B658F5">
        <w:rPr>
          <w:rFonts w:ascii="Times New Roman" w:hAnsi="Times New Roman" w:cs="Times New Roman"/>
          <w:szCs w:val="22"/>
        </w:rPr>
        <w:t>χαμηλή</w:t>
      </w:r>
      <w:r w:rsidR="00B658F5" w:rsidRPr="00B658F5">
        <w:rPr>
          <w:rFonts w:ascii="Times New Roman" w:hAnsi="Times New Roman" w:cs="Times New Roman"/>
          <w:szCs w:val="22"/>
          <w:lang w:val="en-US"/>
        </w:rPr>
        <w:t xml:space="preserve"> </w:t>
      </w:r>
      <w:r w:rsidR="00B658F5">
        <w:rPr>
          <w:rFonts w:ascii="Times New Roman" w:hAnsi="Times New Roman" w:cs="Times New Roman"/>
          <w:szCs w:val="22"/>
        </w:rPr>
        <w:t>συσχέτιση</w:t>
      </w:r>
      <w:r w:rsidR="00B658F5" w:rsidRPr="00B658F5">
        <w:rPr>
          <w:rFonts w:ascii="Times New Roman" w:hAnsi="Times New Roman" w:cs="Times New Roman"/>
          <w:szCs w:val="22"/>
          <w:lang w:val="en-US"/>
        </w:rPr>
        <w:t xml:space="preserve"> </w:t>
      </w:r>
      <w:r w:rsidR="00B658F5">
        <w:rPr>
          <w:rFonts w:ascii="Times New Roman" w:hAnsi="Times New Roman" w:cs="Times New Roman"/>
          <w:szCs w:val="22"/>
        </w:rPr>
        <w:t>είναι</w:t>
      </w:r>
      <w:r w:rsidR="00B658F5" w:rsidRPr="00B658F5">
        <w:rPr>
          <w:rFonts w:ascii="Times New Roman" w:hAnsi="Times New Roman" w:cs="Times New Roman"/>
          <w:szCs w:val="22"/>
          <w:lang w:val="en-US"/>
        </w:rPr>
        <w:t xml:space="preserve"> </w:t>
      </w:r>
      <w:r w:rsidR="00B658F5">
        <w:rPr>
          <w:rFonts w:ascii="Times New Roman" w:hAnsi="Times New Roman" w:cs="Times New Roman"/>
          <w:szCs w:val="22"/>
        </w:rPr>
        <w:t>οι</w:t>
      </w:r>
      <w:r w:rsidR="00B658F5" w:rsidRPr="00B658F5">
        <w:rPr>
          <w:rFonts w:ascii="Times New Roman" w:hAnsi="Times New Roman" w:cs="Times New Roman"/>
          <w:szCs w:val="22"/>
          <w:lang w:val="en-US"/>
        </w:rPr>
        <w:t xml:space="preserve"> </w:t>
      </w:r>
      <w:r w:rsidR="00B658F5">
        <w:rPr>
          <w:rFonts w:ascii="Times New Roman" w:hAnsi="Times New Roman" w:cs="Times New Roman"/>
          <w:szCs w:val="22"/>
        </w:rPr>
        <w:t>εξής</w:t>
      </w:r>
      <w:r w:rsidR="00B658F5" w:rsidRPr="00B658F5">
        <w:rPr>
          <w:rFonts w:ascii="Times New Roman" w:hAnsi="Times New Roman" w:cs="Times New Roman"/>
          <w:szCs w:val="22"/>
          <w:lang w:val="en-US"/>
        </w:rPr>
        <w:t>:</w:t>
      </w:r>
      <w:r w:rsidR="00D770ED" w:rsidRPr="00D770ED">
        <w:rPr>
          <w:rFonts w:ascii="Times New Roman" w:hAnsi="Times New Roman" w:cs="Times New Roman"/>
          <w:szCs w:val="22"/>
          <w:lang w:val="en-US"/>
        </w:rPr>
        <w:t xml:space="preserve"> </w:t>
      </w:r>
      <w:r w:rsidR="00EA3FC1">
        <w:rPr>
          <w:rFonts w:ascii="Times New Roman" w:hAnsi="Times New Roman" w:cs="Times New Roman"/>
          <w:i/>
          <w:color w:val="auto"/>
          <w:sz w:val="24"/>
          <w:szCs w:val="24"/>
          <w:lang w:val="en-US"/>
        </w:rPr>
        <w:t>e</w:t>
      </w:r>
      <w:r w:rsidR="00D770ED" w:rsidRPr="00AB7F77">
        <w:rPr>
          <w:rFonts w:ascii="Times New Roman" w:hAnsi="Times New Roman" w:cs="Times New Roman"/>
          <w:i/>
          <w:color w:val="auto"/>
          <w:sz w:val="24"/>
          <w:szCs w:val="24"/>
          <w:lang w:val="en-US"/>
        </w:rPr>
        <w:t>ase</w:t>
      </w:r>
      <w:r w:rsidR="00B05CE5" w:rsidRPr="00AB7F77">
        <w:rPr>
          <w:rFonts w:ascii="Times New Roman" w:hAnsi="Times New Roman" w:cs="Times New Roman"/>
          <w:i/>
          <w:color w:val="auto"/>
          <w:sz w:val="24"/>
          <w:szCs w:val="24"/>
          <w:lang w:val="en-US"/>
        </w:rPr>
        <w:t xml:space="preserve"> </w:t>
      </w:r>
      <w:r w:rsidR="00D770ED" w:rsidRPr="00AB7F77">
        <w:rPr>
          <w:rFonts w:ascii="Times New Roman" w:hAnsi="Times New Roman" w:cs="Times New Roman"/>
          <w:i/>
          <w:color w:val="auto"/>
          <w:sz w:val="24"/>
          <w:szCs w:val="24"/>
          <w:lang w:val="en-US"/>
        </w:rPr>
        <w:t>of</w:t>
      </w:r>
      <w:r w:rsidR="00B05CE5" w:rsidRPr="00AB7F77">
        <w:rPr>
          <w:rFonts w:ascii="Times New Roman" w:hAnsi="Times New Roman" w:cs="Times New Roman"/>
          <w:i/>
          <w:color w:val="auto"/>
          <w:sz w:val="24"/>
          <w:szCs w:val="24"/>
          <w:lang w:val="en-US"/>
        </w:rPr>
        <w:t xml:space="preserve"> </w:t>
      </w:r>
      <w:r w:rsidR="00D770ED" w:rsidRPr="00AB7F77">
        <w:rPr>
          <w:rFonts w:ascii="Times New Roman" w:hAnsi="Times New Roman" w:cs="Times New Roman"/>
          <w:i/>
          <w:color w:val="auto"/>
          <w:sz w:val="24"/>
          <w:szCs w:val="24"/>
          <w:lang w:val="en-US"/>
        </w:rPr>
        <w:t>moodle</w:t>
      </w:r>
      <w:r w:rsidR="00B05CE5" w:rsidRPr="00AB7F77">
        <w:rPr>
          <w:rFonts w:ascii="Times New Roman" w:hAnsi="Times New Roman" w:cs="Times New Roman"/>
          <w:i/>
          <w:color w:val="auto"/>
          <w:sz w:val="24"/>
          <w:szCs w:val="24"/>
          <w:lang w:val="en-US"/>
        </w:rPr>
        <w:t xml:space="preserve"> </w:t>
      </w:r>
      <w:r w:rsidR="00D770ED" w:rsidRPr="00AB7F77">
        <w:rPr>
          <w:rFonts w:ascii="Times New Roman" w:hAnsi="Times New Roman" w:cs="Times New Roman"/>
          <w:i/>
          <w:color w:val="auto"/>
          <w:sz w:val="24"/>
          <w:szCs w:val="24"/>
          <w:lang w:val="en-US"/>
        </w:rPr>
        <w:t>use</w:t>
      </w:r>
      <w:r w:rsidR="00B05CE5" w:rsidRPr="00AB7F77">
        <w:rPr>
          <w:rFonts w:ascii="Times New Roman" w:hAnsi="Times New Roman" w:cs="Times New Roman"/>
          <w:i/>
          <w:color w:val="auto"/>
          <w:sz w:val="24"/>
          <w:szCs w:val="24"/>
          <w:lang w:val="en-US"/>
        </w:rPr>
        <w:t xml:space="preserve"> </w:t>
      </w:r>
      <w:r w:rsidR="00D770ED" w:rsidRPr="00AB7F77">
        <w:rPr>
          <w:rFonts w:ascii="Times New Roman" w:hAnsi="Times New Roman" w:cs="Times New Roman"/>
          <w:i/>
          <w:color w:val="auto"/>
          <w:sz w:val="24"/>
          <w:szCs w:val="24"/>
          <w:lang w:val="en-US"/>
        </w:rPr>
        <w:t>perceptions-</w:t>
      </w:r>
      <w:r w:rsidR="00B05CE5" w:rsidRPr="00AB7F77">
        <w:rPr>
          <w:rFonts w:ascii="Times New Roman" w:hAnsi="Times New Roman" w:cs="Times New Roman"/>
          <w:i/>
          <w:color w:val="auto"/>
          <w:sz w:val="24"/>
          <w:szCs w:val="24"/>
          <w:lang w:val="en-US"/>
        </w:rPr>
        <w:t xml:space="preserve"> </w:t>
      </w:r>
      <w:r w:rsidR="00EA3FC1">
        <w:rPr>
          <w:rFonts w:ascii="Times New Roman" w:hAnsi="Times New Roman" w:cs="Times New Roman"/>
          <w:i/>
          <w:color w:val="auto"/>
          <w:sz w:val="24"/>
          <w:szCs w:val="24"/>
          <w:lang w:val="en-US"/>
        </w:rPr>
        <w:t>e</w:t>
      </w:r>
      <w:r w:rsidR="00D770ED" w:rsidRPr="00AB7F77">
        <w:rPr>
          <w:rFonts w:ascii="Times New Roman" w:hAnsi="Times New Roman" w:cs="Times New Roman"/>
          <w:i/>
          <w:color w:val="auto"/>
          <w:sz w:val="24"/>
          <w:szCs w:val="24"/>
          <w:lang w:val="en-US"/>
        </w:rPr>
        <w:t>xam</w:t>
      </w:r>
      <w:r w:rsidR="00B05CE5" w:rsidRPr="00AB7F77">
        <w:rPr>
          <w:rFonts w:ascii="Times New Roman" w:hAnsi="Times New Roman" w:cs="Times New Roman"/>
          <w:i/>
          <w:color w:val="auto"/>
          <w:sz w:val="24"/>
          <w:szCs w:val="24"/>
          <w:lang w:val="en-US"/>
        </w:rPr>
        <w:t xml:space="preserve"> </w:t>
      </w:r>
      <w:r w:rsidR="00D770ED" w:rsidRPr="00AB7F77">
        <w:rPr>
          <w:rFonts w:ascii="Times New Roman" w:hAnsi="Times New Roman" w:cs="Times New Roman"/>
          <w:i/>
          <w:color w:val="auto"/>
          <w:sz w:val="24"/>
          <w:szCs w:val="24"/>
          <w:lang w:val="en-US"/>
        </w:rPr>
        <w:t xml:space="preserve">note, </w:t>
      </w:r>
      <w:r w:rsidR="00EA3FC1">
        <w:rPr>
          <w:rFonts w:ascii="Times New Roman" w:hAnsi="Times New Roman" w:cs="Times New Roman"/>
          <w:i/>
          <w:color w:val="auto"/>
          <w:sz w:val="24"/>
          <w:szCs w:val="24"/>
          <w:lang w:val="en-US"/>
        </w:rPr>
        <w:t>perceived moodle usefulness lesson- e</w:t>
      </w:r>
      <w:r w:rsidR="00B05CE5" w:rsidRPr="00AB7F77">
        <w:rPr>
          <w:rFonts w:ascii="Times New Roman" w:hAnsi="Times New Roman" w:cs="Times New Roman"/>
          <w:i/>
          <w:color w:val="auto"/>
          <w:sz w:val="24"/>
          <w:szCs w:val="24"/>
          <w:lang w:val="en-US"/>
        </w:rPr>
        <w:t xml:space="preserve">xam </w:t>
      </w:r>
      <w:r w:rsidR="00D770ED" w:rsidRPr="00AB7F77">
        <w:rPr>
          <w:rFonts w:ascii="Times New Roman" w:hAnsi="Times New Roman" w:cs="Times New Roman"/>
          <w:i/>
          <w:color w:val="auto"/>
          <w:sz w:val="24"/>
          <w:szCs w:val="24"/>
          <w:lang w:val="en-US"/>
        </w:rPr>
        <w:t xml:space="preserve">note, </w:t>
      </w:r>
      <w:r w:rsidR="00EA3FC1">
        <w:rPr>
          <w:rFonts w:ascii="Times New Roman" w:hAnsi="Times New Roman" w:cs="Times New Roman"/>
          <w:i/>
          <w:color w:val="auto"/>
          <w:sz w:val="24"/>
          <w:szCs w:val="24"/>
          <w:lang w:val="en-US"/>
        </w:rPr>
        <w:t>perceived m</w:t>
      </w:r>
      <w:r w:rsidR="00B05CE5" w:rsidRPr="00AB7F77">
        <w:rPr>
          <w:rFonts w:ascii="Times New Roman" w:hAnsi="Times New Roman" w:cs="Times New Roman"/>
          <w:i/>
          <w:color w:val="auto"/>
          <w:sz w:val="24"/>
          <w:szCs w:val="24"/>
          <w:lang w:val="en-US"/>
        </w:rPr>
        <w:t>oo</w:t>
      </w:r>
      <w:r w:rsidR="00EA3FC1">
        <w:rPr>
          <w:rFonts w:ascii="Times New Roman" w:hAnsi="Times New Roman" w:cs="Times New Roman"/>
          <w:i/>
          <w:color w:val="auto"/>
          <w:sz w:val="24"/>
          <w:szCs w:val="24"/>
          <w:lang w:val="en-US"/>
        </w:rPr>
        <w:t>dle u</w:t>
      </w:r>
      <w:r w:rsidR="00B05CE5" w:rsidRPr="00AB7F77">
        <w:rPr>
          <w:rFonts w:ascii="Times New Roman" w:hAnsi="Times New Roman" w:cs="Times New Roman"/>
          <w:i/>
          <w:color w:val="auto"/>
          <w:sz w:val="24"/>
          <w:szCs w:val="24"/>
          <w:lang w:val="en-US"/>
        </w:rPr>
        <w:t xml:space="preserve">sefulness </w:t>
      </w:r>
      <w:r w:rsidR="00EA3FC1">
        <w:rPr>
          <w:rFonts w:ascii="Times New Roman" w:hAnsi="Times New Roman" w:cs="Times New Roman"/>
          <w:i/>
          <w:color w:val="auto"/>
          <w:sz w:val="24"/>
          <w:szCs w:val="24"/>
          <w:lang w:val="en-US"/>
        </w:rPr>
        <w:t>l</w:t>
      </w:r>
      <w:r w:rsidR="00D770ED" w:rsidRPr="00AB7F77">
        <w:rPr>
          <w:rFonts w:ascii="Times New Roman" w:hAnsi="Times New Roman" w:cs="Times New Roman"/>
          <w:i/>
          <w:color w:val="auto"/>
          <w:sz w:val="24"/>
          <w:szCs w:val="24"/>
          <w:lang w:val="en-US"/>
        </w:rPr>
        <w:t>esson-</w:t>
      </w:r>
      <w:r w:rsidR="00EA3FC1">
        <w:rPr>
          <w:rFonts w:ascii="Times New Roman" w:hAnsi="Times New Roman" w:cs="Times New Roman"/>
          <w:i/>
          <w:color w:val="auto"/>
          <w:sz w:val="24"/>
          <w:szCs w:val="24"/>
          <w:lang w:val="en-US"/>
        </w:rPr>
        <w:t xml:space="preserve"> f</w:t>
      </w:r>
      <w:r w:rsidR="00B05CE5" w:rsidRPr="00AB7F77">
        <w:rPr>
          <w:rFonts w:ascii="Times New Roman" w:hAnsi="Times New Roman" w:cs="Times New Roman"/>
          <w:i/>
          <w:color w:val="auto"/>
          <w:sz w:val="24"/>
          <w:szCs w:val="24"/>
          <w:lang w:val="en-US"/>
        </w:rPr>
        <w:t xml:space="preserve">inal </w:t>
      </w:r>
      <w:r w:rsidR="00D770ED" w:rsidRPr="00AB7F77">
        <w:rPr>
          <w:rFonts w:ascii="Times New Roman" w:hAnsi="Times New Roman" w:cs="Times New Roman"/>
          <w:i/>
          <w:color w:val="auto"/>
          <w:sz w:val="24"/>
          <w:szCs w:val="24"/>
          <w:lang w:val="en-US"/>
        </w:rPr>
        <w:t xml:space="preserve">note, </w:t>
      </w:r>
      <w:r w:rsidR="00EA3FC1">
        <w:rPr>
          <w:rFonts w:ascii="Times New Roman" w:hAnsi="Times New Roman" w:cs="Times New Roman"/>
          <w:i/>
          <w:color w:val="auto"/>
          <w:sz w:val="24"/>
          <w:szCs w:val="24"/>
          <w:lang w:val="en-US"/>
        </w:rPr>
        <w:t>perceived usefulness assignment- f</w:t>
      </w:r>
      <w:r w:rsidR="00B05CE5" w:rsidRPr="00AB7F77">
        <w:rPr>
          <w:rFonts w:ascii="Times New Roman" w:hAnsi="Times New Roman" w:cs="Times New Roman"/>
          <w:i/>
          <w:color w:val="auto"/>
          <w:sz w:val="24"/>
          <w:szCs w:val="24"/>
          <w:lang w:val="en-US"/>
        </w:rPr>
        <w:t xml:space="preserve">inal </w:t>
      </w:r>
      <w:r w:rsidR="00D770ED" w:rsidRPr="00AB7F77">
        <w:rPr>
          <w:rFonts w:ascii="Times New Roman" w:hAnsi="Times New Roman" w:cs="Times New Roman"/>
          <w:i/>
          <w:color w:val="auto"/>
          <w:sz w:val="24"/>
          <w:szCs w:val="24"/>
          <w:lang w:val="en-US"/>
        </w:rPr>
        <w:t xml:space="preserve">note, </w:t>
      </w:r>
      <w:r w:rsidR="00EA3FC1">
        <w:rPr>
          <w:rFonts w:ascii="Times New Roman" w:hAnsi="Times New Roman" w:cs="Times New Roman"/>
          <w:i/>
          <w:color w:val="auto"/>
          <w:sz w:val="24"/>
          <w:szCs w:val="24"/>
          <w:lang w:val="en-US"/>
        </w:rPr>
        <w:t>user view all- l</w:t>
      </w:r>
      <w:r w:rsidR="00B05CE5" w:rsidRPr="00AB7F77">
        <w:rPr>
          <w:rFonts w:ascii="Times New Roman" w:hAnsi="Times New Roman" w:cs="Times New Roman"/>
          <w:i/>
          <w:color w:val="auto"/>
          <w:sz w:val="24"/>
          <w:szCs w:val="24"/>
          <w:lang w:val="en-US"/>
        </w:rPr>
        <w:t xml:space="preserve">ab </w:t>
      </w:r>
      <w:r w:rsidR="00D770ED" w:rsidRPr="00AB7F77">
        <w:rPr>
          <w:rFonts w:ascii="Times New Roman" w:hAnsi="Times New Roman" w:cs="Times New Roman"/>
          <w:i/>
          <w:color w:val="auto"/>
          <w:sz w:val="24"/>
          <w:szCs w:val="24"/>
          <w:lang w:val="en-US"/>
        </w:rPr>
        <w:t xml:space="preserve">note, </w:t>
      </w:r>
      <w:r w:rsidR="00EA3FC1">
        <w:rPr>
          <w:rFonts w:ascii="Times New Roman" w:hAnsi="Times New Roman" w:cs="Times New Roman"/>
          <w:i/>
          <w:color w:val="auto"/>
          <w:sz w:val="24"/>
          <w:szCs w:val="24"/>
          <w:lang w:val="en-US"/>
        </w:rPr>
        <w:t>user view all- e</w:t>
      </w:r>
      <w:r w:rsidR="00B05CE5" w:rsidRPr="00AB7F77">
        <w:rPr>
          <w:rFonts w:ascii="Times New Roman" w:hAnsi="Times New Roman" w:cs="Times New Roman"/>
          <w:i/>
          <w:color w:val="auto"/>
          <w:sz w:val="24"/>
          <w:szCs w:val="24"/>
          <w:lang w:val="en-US"/>
        </w:rPr>
        <w:t xml:space="preserve">xam </w:t>
      </w:r>
      <w:r w:rsidR="00D770ED" w:rsidRPr="00AB7F77">
        <w:rPr>
          <w:rFonts w:ascii="Times New Roman" w:hAnsi="Times New Roman" w:cs="Times New Roman"/>
          <w:i/>
          <w:color w:val="auto"/>
          <w:sz w:val="24"/>
          <w:szCs w:val="24"/>
          <w:lang w:val="en-US"/>
        </w:rPr>
        <w:t xml:space="preserve">note, </w:t>
      </w:r>
      <w:r w:rsidR="00EA3FC1">
        <w:rPr>
          <w:rFonts w:ascii="Times New Roman" w:hAnsi="Times New Roman" w:cs="Times New Roman"/>
          <w:i/>
          <w:color w:val="auto"/>
          <w:sz w:val="24"/>
          <w:szCs w:val="24"/>
          <w:lang w:val="en-US"/>
        </w:rPr>
        <w:t>lab note- e</w:t>
      </w:r>
      <w:r w:rsidR="00B05CE5" w:rsidRPr="00AB7F77">
        <w:rPr>
          <w:rFonts w:ascii="Times New Roman" w:hAnsi="Times New Roman" w:cs="Times New Roman"/>
          <w:i/>
          <w:color w:val="auto"/>
          <w:sz w:val="24"/>
          <w:szCs w:val="24"/>
          <w:lang w:val="en-US"/>
        </w:rPr>
        <w:t xml:space="preserve">xam </w:t>
      </w:r>
      <w:r w:rsidR="00D770ED" w:rsidRPr="00AB7F77">
        <w:rPr>
          <w:rFonts w:ascii="Times New Roman" w:hAnsi="Times New Roman" w:cs="Times New Roman"/>
          <w:i/>
          <w:color w:val="auto"/>
          <w:sz w:val="24"/>
          <w:szCs w:val="24"/>
          <w:lang w:val="en-US"/>
        </w:rPr>
        <w:t>note</w:t>
      </w:r>
      <w:r w:rsidR="00B658F5" w:rsidRPr="00AB7F77">
        <w:rPr>
          <w:rFonts w:ascii="Times New Roman" w:hAnsi="Times New Roman" w:cs="Times New Roman"/>
          <w:i/>
          <w:color w:val="auto"/>
          <w:sz w:val="24"/>
          <w:szCs w:val="24"/>
          <w:lang w:val="en-US"/>
        </w:rPr>
        <w:t xml:space="preserve"> </w:t>
      </w:r>
      <w:r w:rsidR="00B658F5" w:rsidRPr="00B60ED3">
        <w:rPr>
          <w:rFonts w:ascii="Times New Roman" w:hAnsi="Times New Roman" w:cs="Times New Roman"/>
          <w:color w:val="auto"/>
          <w:sz w:val="24"/>
          <w:szCs w:val="24"/>
        </w:rPr>
        <w:t>και</w:t>
      </w:r>
      <w:r w:rsidR="00B658F5" w:rsidRPr="00AB7F77">
        <w:rPr>
          <w:rFonts w:ascii="Times New Roman" w:hAnsi="Times New Roman" w:cs="Times New Roman"/>
          <w:i/>
          <w:color w:val="auto"/>
          <w:sz w:val="24"/>
          <w:szCs w:val="24"/>
          <w:lang w:val="en-US"/>
        </w:rPr>
        <w:t xml:space="preserve"> </w:t>
      </w:r>
      <w:r w:rsidR="00EA3FC1">
        <w:rPr>
          <w:rFonts w:ascii="Times New Roman" w:hAnsi="Times New Roman" w:cs="Times New Roman"/>
          <w:i/>
          <w:color w:val="auto"/>
          <w:sz w:val="24"/>
          <w:szCs w:val="24"/>
          <w:lang w:val="en-US"/>
        </w:rPr>
        <w:t>lab note- f</w:t>
      </w:r>
      <w:r w:rsidR="00B05CE5" w:rsidRPr="00AB7F77">
        <w:rPr>
          <w:rFonts w:ascii="Times New Roman" w:hAnsi="Times New Roman" w:cs="Times New Roman"/>
          <w:i/>
          <w:color w:val="auto"/>
          <w:sz w:val="24"/>
          <w:szCs w:val="24"/>
          <w:lang w:val="en-US"/>
        </w:rPr>
        <w:t xml:space="preserve">inal </w:t>
      </w:r>
      <w:r w:rsidR="00B658F5" w:rsidRPr="00AB7F77">
        <w:rPr>
          <w:rFonts w:ascii="Times New Roman" w:hAnsi="Times New Roman" w:cs="Times New Roman"/>
          <w:i/>
          <w:color w:val="auto"/>
          <w:sz w:val="24"/>
          <w:szCs w:val="24"/>
          <w:lang w:val="en-US"/>
        </w:rPr>
        <w:t xml:space="preserve">note. </w:t>
      </w:r>
      <w:r w:rsidR="00B658F5" w:rsidRPr="00AB7F77">
        <w:rPr>
          <w:rFonts w:ascii="Times New Roman" w:hAnsi="Times New Roman" w:cs="Times New Roman"/>
          <w:color w:val="auto"/>
          <w:sz w:val="24"/>
          <w:szCs w:val="24"/>
        </w:rPr>
        <w:t>Σχέσεις</w:t>
      </w:r>
      <w:r w:rsidR="008E4EDE" w:rsidRPr="008E4EDE">
        <w:rPr>
          <w:rFonts w:ascii="Times New Roman" w:hAnsi="Times New Roman" w:cs="Times New Roman"/>
          <w:color w:val="auto"/>
          <w:sz w:val="24"/>
          <w:szCs w:val="24"/>
        </w:rPr>
        <w:t xml:space="preserve"> </w:t>
      </w:r>
      <w:r w:rsidR="008E4EDE">
        <w:rPr>
          <w:rFonts w:ascii="Times New Roman" w:hAnsi="Times New Roman" w:cs="Times New Roman"/>
          <w:color w:val="auto"/>
          <w:sz w:val="24"/>
          <w:szCs w:val="24"/>
        </w:rPr>
        <w:t>που</w:t>
      </w:r>
      <w:r w:rsidR="008E4EDE" w:rsidRPr="008E4EDE">
        <w:rPr>
          <w:rFonts w:ascii="Times New Roman" w:hAnsi="Times New Roman" w:cs="Times New Roman"/>
          <w:color w:val="auto"/>
          <w:sz w:val="24"/>
          <w:szCs w:val="24"/>
        </w:rPr>
        <w:t xml:space="preserve"> </w:t>
      </w:r>
      <w:r w:rsidR="008E4EDE">
        <w:rPr>
          <w:rFonts w:ascii="Times New Roman" w:hAnsi="Times New Roman" w:cs="Times New Roman"/>
          <w:color w:val="auto"/>
          <w:sz w:val="24"/>
          <w:szCs w:val="24"/>
        </w:rPr>
        <w:t>χαρακτηρίζονται</w:t>
      </w:r>
      <w:r w:rsidR="008E4EDE" w:rsidRPr="008E4EDE">
        <w:rPr>
          <w:rFonts w:ascii="Times New Roman" w:hAnsi="Times New Roman" w:cs="Times New Roman"/>
          <w:color w:val="auto"/>
          <w:sz w:val="24"/>
          <w:szCs w:val="24"/>
        </w:rPr>
        <w:t xml:space="preserve"> </w:t>
      </w:r>
      <w:r w:rsidR="008E4EDE">
        <w:rPr>
          <w:rFonts w:ascii="Times New Roman" w:hAnsi="Times New Roman" w:cs="Times New Roman"/>
          <w:color w:val="auto"/>
          <w:sz w:val="24"/>
          <w:szCs w:val="24"/>
        </w:rPr>
        <w:t xml:space="preserve">από </w:t>
      </w:r>
      <w:r w:rsidR="00B658F5" w:rsidRPr="00AB7F77">
        <w:rPr>
          <w:rFonts w:ascii="Times New Roman" w:hAnsi="Times New Roman" w:cs="Times New Roman"/>
          <w:color w:val="auto"/>
          <w:sz w:val="24"/>
          <w:szCs w:val="24"/>
        </w:rPr>
        <w:t>μέτρια</w:t>
      </w:r>
      <w:r w:rsidR="00B658F5" w:rsidRPr="008E4EDE">
        <w:rPr>
          <w:rFonts w:ascii="Times New Roman" w:hAnsi="Times New Roman" w:cs="Times New Roman"/>
          <w:color w:val="auto"/>
          <w:sz w:val="24"/>
          <w:szCs w:val="24"/>
        </w:rPr>
        <w:t xml:space="preserve"> </w:t>
      </w:r>
      <w:r w:rsidR="00B658F5" w:rsidRPr="00AB7F77">
        <w:rPr>
          <w:rFonts w:ascii="Times New Roman" w:hAnsi="Times New Roman" w:cs="Times New Roman"/>
          <w:color w:val="auto"/>
          <w:sz w:val="24"/>
          <w:szCs w:val="24"/>
        </w:rPr>
        <w:t>συσχέτιση</w:t>
      </w:r>
      <w:r w:rsidR="00B658F5" w:rsidRPr="008E4EDE">
        <w:rPr>
          <w:rFonts w:ascii="Times New Roman" w:hAnsi="Times New Roman" w:cs="Times New Roman"/>
          <w:color w:val="auto"/>
          <w:sz w:val="24"/>
          <w:szCs w:val="24"/>
        </w:rPr>
        <w:t xml:space="preserve"> </w:t>
      </w:r>
      <w:r w:rsidR="00B658F5" w:rsidRPr="00AB7F77">
        <w:rPr>
          <w:rFonts w:ascii="Times New Roman" w:hAnsi="Times New Roman" w:cs="Times New Roman"/>
          <w:color w:val="auto"/>
          <w:sz w:val="24"/>
          <w:szCs w:val="24"/>
        </w:rPr>
        <w:t>είναι</w:t>
      </w:r>
      <w:r w:rsidR="00B658F5" w:rsidRPr="008E4EDE">
        <w:rPr>
          <w:rFonts w:ascii="Times New Roman" w:hAnsi="Times New Roman" w:cs="Times New Roman"/>
          <w:color w:val="auto"/>
          <w:sz w:val="24"/>
          <w:szCs w:val="24"/>
        </w:rPr>
        <w:t xml:space="preserve"> </w:t>
      </w:r>
      <w:r w:rsidR="00B658F5" w:rsidRPr="00AB7F77">
        <w:rPr>
          <w:rFonts w:ascii="Times New Roman" w:hAnsi="Times New Roman" w:cs="Times New Roman"/>
          <w:color w:val="auto"/>
          <w:sz w:val="24"/>
          <w:szCs w:val="24"/>
        </w:rPr>
        <w:t>οι</w:t>
      </w:r>
      <w:r w:rsidR="00B658F5" w:rsidRPr="008E4EDE">
        <w:rPr>
          <w:rFonts w:ascii="Times New Roman" w:hAnsi="Times New Roman" w:cs="Times New Roman"/>
          <w:color w:val="auto"/>
          <w:sz w:val="24"/>
          <w:szCs w:val="24"/>
        </w:rPr>
        <w:t xml:space="preserve"> </w:t>
      </w:r>
      <w:r w:rsidR="00EA3FC1">
        <w:rPr>
          <w:rFonts w:ascii="Times New Roman" w:hAnsi="Times New Roman" w:cs="Times New Roman"/>
          <w:i/>
          <w:color w:val="auto"/>
          <w:sz w:val="24"/>
          <w:szCs w:val="24"/>
          <w:lang w:val="en-US"/>
        </w:rPr>
        <w:t>a</w:t>
      </w:r>
      <w:r w:rsidR="00B658F5" w:rsidRPr="00AB7F77">
        <w:rPr>
          <w:rFonts w:ascii="Times New Roman" w:hAnsi="Times New Roman" w:cs="Times New Roman"/>
          <w:i/>
          <w:color w:val="auto"/>
          <w:sz w:val="24"/>
          <w:szCs w:val="24"/>
          <w:lang w:val="en-US"/>
        </w:rPr>
        <w:t>ttitude</w:t>
      </w:r>
      <w:r w:rsidR="00B05CE5" w:rsidRPr="008E4EDE">
        <w:rPr>
          <w:rFonts w:ascii="Times New Roman" w:hAnsi="Times New Roman" w:cs="Times New Roman"/>
          <w:i/>
          <w:color w:val="auto"/>
          <w:sz w:val="24"/>
          <w:szCs w:val="24"/>
        </w:rPr>
        <w:t xml:space="preserve"> </w:t>
      </w:r>
      <w:r w:rsidR="00B658F5" w:rsidRPr="00AB7F77">
        <w:rPr>
          <w:rFonts w:ascii="Times New Roman" w:hAnsi="Times New Roman" w:cs="Times New Roman"/>
          <w:i/>
          <w:color w:val="auto"/>
          <w:sz w:val="24"/>
          <w:szCs w:val="24"/>
          <w:lang w:val="en-US"/>
        </w:rPr>
        <w:t>about</w:t>
      </w:r>
      <w:r w:rsidR="00B05CE5" w:rsidRPr="008E4EDE">
        <w:rPr>
          <w:rFonts w:ascii="Times New Roman" w:hAnsi="Times New Roman" w:cs="Times New Roman"/>
          <w:i/>
          <w:color w:val="auto"/>
          <w:sz w:val="24"/>
          <w:szCs w:val="24"/>
        </w:rPr>
        <w:t xml:space="preserve"> </w:t>
      </w:r>
      <w:r w:rsidR="00EA3FC1">
        <w:rPr>
          <w:rFonts w:ascii="Times New Roman" w:hAnsi="Times New Roman" w:cs="Times New Roman"/>
          <w:i/>
          <w:color w:val="auto"/>
          <w:sz w:val="24"/>
          <w:szCs w:val="24"/>
          <w:lang w:val="en-US"/>
        </w:rPr>
        <w:t>moodle</w:t>
      </w:r>
      <w:r w:rsidR="00EA3FC1" w:rsidRPr="008E4EDE">
        <w:rPr>
          <w:rFonts w:ascii="Times New Roman" w:hAnsi="Times New Roman" w:cs="Times New Roman"/>
          <w:i/>
          <w:color w:val="auto"/>
          <w:sz w:val="24"/>
          <w:szCs w:val="24"/>
        </w:rPr>
        <w:t xml:space="preserve">- </w:t>
      </w:r>
      <w:r w:rsidR="00EA3FC1">
        <w:rPr>
          <w:rFonts w:ascii="Times New Roman" w:hAnsi="Times New Roman" w:cs="Times New Roman"/>
          <w:i/>
          <w:color w:val="auto"/>
          <w:sz w:val="24"/>
          <w:szCs w:val="24"/>
          <w:lang w:val="en-US"/>
        </w:rPr>
        <w:t>e</w:t>
      </w:r>
      <w:r w:rsidR="00B658F5" w:rsidRPr="00AB7F77">
        <w:rPr>
          <w:rFonts w:ascii="Times New Roman" w:hAnsi="Times New Roman" w:cs="Times New Roman"/>
          <w:i/>
          <w:color w:val="auto"/>
          <w:sz w:val="24"/>
          <w:szCs w:val="24"/>
          <w:lang w:val="en-US"/>
        </w:rPr>
        <w:t>xam</w:t>
      </w:r>
      <w:r w:rsidR="00B05CE5" w:rsidRPr="008E4EDE">
        <w:rPr>
          <w:rFonts w:ascii="Times New Roman" w:hAnsi="Times New Roman" w:cs="Times New Roman"/>
          <w:i/>
          <w:color w:val="auto"/>
          <w:sz w:val="24"/>
          <w:szCs w:val="24"/>
        </w:rPr>
        <w:t xml:space="preserve"> </w:t>
      </w:r>
      <w:r w:rsidR="00B658F5" w:rsidRPr="00AB7F77">
        <w:rPr>
          <w:rFonts w:ascii="Times New Roman" w:hAnsi="Times New Roman" w:cs="Times New Roman"/>
          <w:i/>
          <w:color w:val="auto"/>
          <w:sz w:val="24"/>
          <w:szCs w:val="24"/>
          <w:lang w:val="en-US"/>
        </w:rPr>
        <w:t>note</w:t>
      </w:r>
      <w:r w:rsidR="00B658F5" w:rsidRPr="008E4EDE">
        <w:rPr>
          <w:rFonts w:ascii="Times New Roman" w:hAnsi="Times New Roman" w:cs="Times New Roman"/>
          <w:i/>
          <w:color w:val="auto"/>
          <w:sz w:val="24"/>
          <w:szCs w:val="24"/>
        </w:rPr>
        <w:t xml:space="preserve"> </w:t>
      </w:r>
      <w:r w:rsidR="00B658F5" w:rsidRPr="00AB7F77">
        <w:rPr>
          <w:rFonts w:ascii="Times New Roman" w:hAnsi="Times New Roman" w:cs="Times New Roman"/>
          <w:i/>
          <w:color w:val="auto"/>
          <w:sz w:val="24"/>
          <w:szCs w:val="24"/>
        </w:rPr>
        <w:t>και</w:t>
      </w:r>
      <w:r w:rsidR="00B658F5" w:rsidRPr="008E4EDE">
        <w:rPr>
          <w:rFonts w:ascii="Times New Roman" w:hAnsi="Times New Roman" w:cs="Times New Roman"/>
          <w:i/>
          <w:color w:val="auto"/>
          <w:sz w:val="24"/>
          <w:szCs w:val="24"/>
        </w:rPr>
        <w:t xml:space="preserve"> </w:t>
      </w:r>
      <w:r w:rsidR="00B658F5" w:rsidRPr="00AB7F77">
        <w:rPr>
          <w:rFonts w:ascii="Times New Roman" w:hAnsi="Times New Roman" w:cs="Times New Roman"/>
          <w:i/>
          <w:color w:val="auto"/>
          <w:sz w:val="24"/>
          <w:szCs w:val="24"/>
          <w:lang w:val="en-US"/>
        </w:rPr>
        <w:t>forum</w:t>
      </w:r>
      <w:r w:rsidR="00B05CE5" w:rsidRPr="008E4EDE">
        <w:rPr>
          <w:rFonts w:ascii="Times New Roman" w:hAnsi="Times New Roman" w:cs="Times New Roman"/>
          <w:i/>
          <w:color w:val="auto"/>
          <w:sz w:val="24"/>
          <w:szCs w:val="24"/>
        </w:rPr>
        <w:t xml:space="preserve"> </w:t>
      </w:r>
      <w:r w:rsidR="00EA3FC1">
        <w:rPr>
          <w:rFonts w:ascii="Times New Roman" w:hAnsi="Times New Roman" w:cs="Times New Roman"/>
          <w:i/>
          <w:color w:val="auto"/>
          <w:sz w:val="24"/>
          <w:szCs w:val="24"/>
          <w:lang w:val="en-US"/>
        </w:rPr>
        <w:t>view</w:t>
      </w:r>
      <w:r w:rsidR="00EA3FC1" w:rsidRPr="008E4EDE">
        <w:rPr>
          <w:rFonts w:ascii="Times New Roman" w:hAnsi="Times New Roman" w:cs="Times New Roman"/>
          <w:i/>
          <w:color w:val="auto"/>
          <w:sz w:val="24"/>
          <w:szCs w:val="24"/>
        </w:rPr>
        <w:t xml:space="preserve">- </w:t>
      </w:r>
      <w:r w:rsidR="00EA3FC1">
        <w:rPr>
          <w:rFonts w:ascii="Times New Roman" w:hAnsi="Times New Roman" w:cs="Times New Roman"/>
          <w:i/>
          <w:color w:val="auto"/>
          <w:sz w:val="24"/>
          <w:szCs w:val="24"/>
          <w:lang w:val="en-US"/>
        </w:rPr>
        <w:t>e</w:t>
      </w:r>
      <w:r w:rsidR="00B658F5" w:rsidRPr="00AB7F77">
        <w:rPr>
          <w:rFonts w:ascii="Times New Roman" w:hAnsi="Times New Roman" w:cs="Times New Roman"/>
          <w:i/>
          <w:color w:val="auto"/>
          <w:sz w:val="24"/>
          <w:szCs w:val="24"/>
          <w:lang w:val="en-US"/>
        </w:rPr>
        <w:t>xam</w:t>
      </w:r>
      <w:r w:rsidR="00B05CE5" w:rsidRPr="008E4EDE">
        <w:rPr>
          <w:rFonts w:ascii="Times New Roman" w:hAnsi="Times New Roman" w:cs="Times New Roman"/>
          <w:i/>
          <w:color w:val="auto"/>
          <w:sz w:val="24"/>
          <w:szCs w:val="24"/>
        </w:rPr>
        <w:t xml:space="preserve"> </w:t>
      </w:r>
      <w:r w:rsidR="00B658F5" w:rsidRPr="00AB7F77">
        <w:rPr>
          <w:rFonts w:ascii="Times New Roman" w:hAnsi="Times New Roman" w:cs="Times New Roman"/>
          <w:i/>
          <w:color w:val="auto"/>
          <w:sz w:val="24"/>
          <w:szCs w:val="24"/>
          <w:lang w:val="en-US"/>
        </w:rPr>
        <w:t>note</w:t>
      </w:r>
      <w:r w:rsidR="00B658F5" w:rsidRPr="008E4EDE">
        <w:rPr>
          <w:rFonts w:ascii="Times New Roman" w:hAnsi="Times New Roman" w:cs="Times New Roman"/>
          <w:i/>
          <w:color w:val="auto"/>
          <w:sz w:val="24"/>
          <w:szCs w:val="24"/>
        </w:rPr>
        <w:t xml:space="preserve">. </w:t>
      </w:r>
    </w:p>
    <w:p w14:paraId="3F1E58BA" w14:textId="77777777" w:rsidR="00AB7F77" w:rsidRDefault="00FC331D" w:rsidP="001E7414">
      <w:pPr>
        <w:spacing w:before="240" w:line="360" w:lineRule="auto"/>
        <w:ind w:firstLine="284"/>
        <w:contextualSpacing w:val="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Η σχέση </w:t>
      </w:r>
      <w:r w:rsidR="00EA3FC1">
        <w:rPr>
          <w:rFonts w:ascii="Times New Roman" w:hAnsi="Times New Roman" w:cs="Times New Roman"/>
          <w:color w:val="auto"/>
          <w:sz w:val="24"/>
          <w:szCs w:val="24"/>
          <w:lang w:val="en-US"/>
        </w:rPr>
        <w:t>l</w:t>
      </w:r>
      <w:r>
        <w:rPr>
          <w:rFonts w:ascii="Times New Roman" w:hAnsi="Times New Roman" w:cs="Times New Roman"/>
          <w:color w:val="auto"/>
          <w:sz w:val="24"/>
          <w:szCs w:val="24"/>
          <w:lang w:val="en-US"/>
        </w:rPr>
        <w:t>ab</w:t>
      </w:r>
      <w:r w:rsidRPr="00B658F5">
        <w:rPr>
          <w:rFonts w:ascii="Times New Roman" w:hAnsi="Times New Roman" w:cs="Times New Roman"/>
          <w:color w:val="auto"/>
          <w:sz w:val="24"/>
          <w:szCs w:val="24"/>
        </w:rPr>
        <w:t xml:space="preserve"> </w:t>
      </w:r>
      <w:r>
        <w:rPr>
          <w:rFonts w:ascii="Times New Roman" w:hAnsi="Times New Roman" w:cs="Times New Roman"/>
          <w:color w:val="auto"/>
          <w:sz w:val="24"/>
          <w:szCs w:val="24"/>
          <w:lang w:val="en-US"/>
        </w:rPr>
        <w:t>note</w:t>
      </w:r>
      <w:r w:rsidRPr="00B658F5">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και </w:t>
      </w:r>
      <w:r w:rsidR="00EA3FC1">
        <w:rPr>
          <w:rFonts w:ascii="Times New Roman" w:hAnsi="Times New Roman" w:cs="Times New Roman"/>
          <w:color w:val="auto"/>
          <w:sz w:val="24"/>
          <w:szCs w:val="24"/>
          <w:lang w:val="en-US"/>
        </w:rPr>
        <w:t>f</w:t>
      </w:r>
      <w:r w:rsidR="00B658F5">
        <w:rPr>
          <w:rFonts w:ascii="Times New Roman" w:hAnsi="Times New Roman" w:cs="Times New Roman"/>
          <w:color w:val="auto"/>
          <w:sz w:val="24"/>
          <w:szCs w:val="24"/>
          <w:lang w:val="en-US"/>
        </w:rPr>
        <w:t>inal</w:t>
      </w:r>
      <w:r w:rsidR="00B658F5" w:rsidRPr="00B658F5">
        <w:rPr>
          <w:rFonts w:ascii="Times New Roman" w:hAnsi="Times New Roman" w:cs="Times New Roman"/>
          <w:color w:val="auto"/>
          <w:sz w:val="24"/>
          <w:szCs w:val="24"/>
        </w:rPr>
        <w:t xml:space="preserve"> </w:t>
      </w:r>
      <w:r w:rsidR="00B658F5">
        <w:rPr>
          <w:rFonts w:ascii="Times New Roman" w:hAnsi="Times New Roman" w:cs="Times New Roman"/>
          <w:color w:val="auto"/>
          <w:sz w:val="24"/>
          <w:szCs w:val="24"/>
          <w:lang w:val="en-US"/>
        </w:rPr>
        <w:t>note</w:t>
      </w:r>
      <w:r w:rsidR="001F2429">
        <w:rPr>
          <w:rFonts w:ascii="Times New Roman" w:hAnsi="Times New Roman" w:cs="Times New Roman"/>
          <w:color w:val="auto"/>
          <w:sz w:val="24"/>
          <w:szCs w:val="24"/>
        </w:rPr>
        <w:t xml:space="preserve">, όπως και η σχέση </w:t>
      </w:r>
      <w:r w:rsidR="001F2429">
        <w:rPr>
          <w:rFonts w:ascii="Times New Roman" w:hAnsi="Times New Roman" w:cs="Times New Roman"/>
          <w:color w:val="auto"/>
          <w:sz w:val="24"/>
          <w:szCs w:val="24"/>
          <w:lang w:val="en-US"/>
        </w:rPr>
        <w:t>exam</w:t>
      </w:r>
      <w:r w:rsidR="001F2429" w:rsidRPr="001F2429">
        <w:rPr>
          <w:rFonts w:ascii="Times New Roman" w:hAnsi="Times New Roman" w:cs="Times New Roman"/>
          <w:color w:val="auto"/>
          <w:sz w:val="24"/>
          <w:szCs w:val="24"/>
        </w:rPr>
        <w:t xml:space="preserve"> </w:t>
      </w:r>
      <w:r w:rsidR="001F2429">
        <w:rPr>
          <w:rFonts w:ascii="Times New Roman" w:hAnsi="Times New Roman" w:cs="Times New Roman"/>
          <w:color w:val="auto"/>
          <w:sz w:val="24"/>
          <w:szCs w:val="24"/>
          <w:lang w:val="en-US"/>
        </w:rPr>
        <w:t>note</w:t>
      </w:r>
      <w:r w:rsidR="001F2429" w:rsidRPr="001F2429">
        <w:rPr>
          <w:rFonts w:ascii="Times New Roman" w:hAnsi="Times New Roman" w:cs="Times New Roman"/>
          <w:color w:val="auto"/>
          <w:sz w:val="24"/>
          <w:szCs w:val="24"/>
        </w:rPr>
        <w:t xml:space="preserve"> </w:t>
      </w:r>
      <w:r w:rsidR="001F2429">
        <w:rPr>
          <w:rFonts w:ascii="Times New Roman" w:hAnsi="Times New Roman" w:cs="Times New Roman"/>
          <w:color w:val="auto"/>
          <w:sz w:val="24"/>
          <w:szCs w:val="24"/>
        </w:rPr>
        <w:t xml:space="preserve">και </w:t>
      </w:r>
      <w:r w:rsidR="001F2429">
        <w:rPr>
          <w:rFonts w:ascii="Times New Roman" w:hAnsi="Times New Roman" w:cs="Times New Roman"/>
          <w:color w:val="auto"/>
          <w:sz w:val="24"/>
          <w:szCs w:val="24"/>
          <w:lang w:val="en-US"/>
        </w:rPr>
        <w:t>final</w:t>
      </w:r>
      <w:r w:rsidR="001F2429" w:rsidRPr="001F2429">
        <w:rPr>
          <w:rFonts w:ascii="Times New Roman" w:hAnsi="Times New Roman" w:cs="Times New Roman"/>
          <w:color w:val="auto"/>
          <w:sz w:val="24"/>
          <w:szCs w:val="24"/>
        </w:rPr>
        <w:t xml:space="preserve"> </w:t>
      </w:r>
      <w:r w:rsidR="001F2429">
        <w:rPr>
          <w:rFonts w:ascii="Times New Roman" w:hAnsi="Times New Roman" w:cs="Times New Roman"/>
          <w:color w:val="auto"/>
          <w:sz w:val="24"/>
          <w:szCs w:val="24"/>
          <w:lang w:val="en-US"/>
        </w:rPr>
        <w:t>note</w:t>
      </w:r>
      <w:r w:rsidR="001F2429">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00B658F5">
        <w:rPr>
          <w:rFonts w:ascii="Times New Roman" w:hAnsi="Times New Roman" w:cs="Times New Roman"/>
          <w:color w:val="auto"/>
          <w:sz w:val="24"/>
          <w:szCs w:val="24"/>
        </w:rPr>
        <w:t>δεν</w:t>
      </w:r>
      <w:r w:rsidR="00B658F5" w:rsidRPr="00B658F5">
        <w:rPr>
          <w:rFonts w:ascii="Times New Roman" w:hAnsi="Times New Roman" w:cs="Times New Roman"/>
          <w:color w:val="auto"/>
          <w:sz w:val="24"/>
          <w:szCs w:val="24"/>
        </w:rPr>
        <w:t xml:space="preserve"> </w:t>
      </w:r>
      <w:r>
        <w:rPr>
          <w:rFonts w:ascii="Times New Roman" w:hAnsi="Times New Roman" w:cs="Times New Roman"/>
          <w:color w:val="auto"/>
          <w:sz w:val="24"/>
          <w:szCs w:val="24"/>
        </w:rPr>
        <w:t>έχει</w:t>
      </w:r>
      <w:r w:rsidR="00B658F5" w:rsidRPr="00B658F5">
        <w:rPr>
          <w:rFonts w:ascii="Times New Roman" w:hAnsi="Times New Roman" w:cs="Times New Roman"/>
          <w:color w:val="auto"/>
          <w:sz w:val="24"/>
          <w:szCs w:val="24"/>
        </w:rPr>
        <w:t xml:space="preserve"> </w:t>
      </w:r>
      <w:r w:rsidR="00B658F5">
        <w:rPr>
          <w:rFonts w:ascii="Times New Roman" w:hAnsi="Times New Roman" w:cs="Times New Roman"/>
          <w:color w:val="auto"/>
          <w:sz w:val="24"/>
          <w:szCs w:val="24"/>
        </w:rPr>
        <w:t>και</w:t>
      </w:r>
      <w:r w:rsidR="00B658F5" w:rsidRPr="00B658F5">
        <w:rPr>
          <w:rFonts w:ascii="Times New Roman" w:hAnsi="Times New Roman" w:cs="Times New Roman"/>
          <w:color w:val="auto"/>
          <w:sz w:val="24"/>
          <w:szCs w:val="24"/>
        </w:rPr>
        <w:t xml:space="preserve"> </w:t>
      </w:r>
      <w:r w:rsidR="00B658F5">
        <w:rPr>
          <w:rFonts w:ascii="Times New Roman" w:hAnsi="Times New Roman" w:cs="Times New Roman"/>
          <w:color w:val="auto"/>
          <w:sz w:val="24"/>
          <w:szCs w:val="24"/>
        </w:rPr>
        <w:t>τόσο</w:t>
      </w:r>
      <w:r w:rsidR="00B658F5" w:rsidRPr="00B658F5">
        <w:rPr>
          <w:rFonts w:ascii="Times New Roman" w:hAnsi="Times New Roman" w:cs="Times New Roman"/>
          <w:color w:val="auto"/>
          <w:sz w:val="24"/>
          <w:szCs w:val="24"/>
        </w:rPr>
        <w:t xml:space="preserve"> </w:t>
      </w:r>
      <w:r w:rsidR="00B658F5">
        <w:rPr>
          <w:rFonts w:ascii="Times New Roman" w:hAnsi="Times New Roman" w:cs="Times New Roman"/>
          <w:color w:val="auto"/>
          <w:sz w:val="24"/>
          <w:szCs w:val="24"/>
        </w:rPr>
        <w:t>σημασία για την έρευνα καθώς ο τελικός βαθμός (</w:t>
      </w:r>
      <w:r w:rsidR="00B658F5">
        <w:rPr>
          <w:rFonts w:ascii="Times New Roman" w:hAnsi="Times New Roman" w:cs="Times New Roman"/>
          <w:color w:val="auto"/>
          <w:sz w:val="24"/>
          <w:szCs w:val="24"/>
          <w:lang w:val="en-US"/>
        </w:rPr>
        <w:t>Final</w:t>
      </w:r>
      <w:r w:rsidR="00B658F5" w:rsidRPr="00B658F5">
        <w:rPr>
          <w:rFonts w:ascii="Times New Roman" w:hAnsi="Times New Roman" w:cs="Times New Roman"/>
          <w:color w:val="auto"/>
          <w:sz w:val="24"/>
          <w:szCs w:val="24"/>
        </w:rPr>
        <w:t xml:space="preserve"> </w:t>
      </w:r>
      <w:r w:rsidR="00B658F5">
        <w:rPr>
          <w:rFonts w:ascii="Times New Roman" w:hAnsi="Times New Roman" w:cs="Times New Roman"/>
          <w:color w:val="auto"/>
          <w:sz w:val="24"/>
          <w:szCs w:val="24"/>
          <w:lang w:val="en-US"/>
        </w:rPr>
        <w:t>note</w:t>
      </w:r>
      <w:r w:rsidR="00B658F5" w:rsidRPr="00B658F5">
        <w:rPr>
          <w:rFonts w:ascii="Times New Roman" w:hAnsi="Times New Roman" w:cs="Times New Roman"/>
          <w:color w:val="auto"/>
          <w:sz w:val="24"/>
          <w:szCs w:val="24"/>
        </w:rPr>
        <w:t xml:space="preserve">) </w:t>
      </w:r>
      <w:r w:rsidR="00B658F5">
        <w:rPr>
          <w:rFonts w:ascii="Times New Roman" w:hAnsi="Times New Roman" w:cs="Times New Roman"/>
          <w:color w:val="auto"/>
          <w:sz w:val="24"/>
          <w:szCs w:val="24"/>
        </w:rPr>
        <w:t>προέρχεται από τον βαθμό του εργαστηρίου (</w:t>
      </w:r>
      <w:r w:rsidR="00B658F5">
        <w:rPr>
          <w:rFonts w:ascii="Times New Roman" w:hAnsi="Times New Roman" w:cs="Times New Roman"/>
          <w:color w:val="auto"/>
          <w:sz w:val="24"/>
          <w:szCs w:val="24"/>
          <w:lang w:val="en-US"/>
        </w:rPr>
        <w:t>Lab</w:t>
      </w:r>
      <w:r w:rsidR="00B658F5" w:rsidRPr="00B658F5">
        <w:rPr>
          <w:rFonts w:ascii="Times New Roman" w:hAnsi="Times New Roman" w:cs="Times New Roman"/>
          <w:color w:val="auto"/>
          <w:sz w:val="24"/>
          <w:szCs w:val="24"/>
        </w:rPr>
        <w:t xml:space="preserve"> </w:t>
      </w:r>
      <w:r w:rsidR="00B658F5">
        <w:rPr>
          <w:rFonts w:ascii="Times New Roman" w:hAnsi="Times New Roman" w:cs="Times New Roman"/>
          <w:color w:val="auto"/>
          <w:sz w:val="24"/>
          <w:szCs w:val="24"/>
          <w:lang w:val="en-US"/>
        </w:rPr>
        <w:t>note</w:t>
      </w:r>
      <w:r w:rsidR="00B658F5" w:rsidRPr="00B658F5">
        <w:rPr>
          <w:rFonts w:ascii="Times New Roman" w:hAnsi="Times New Roman" w:cs="Times New Roman"/>
          <w:color w:val="auto"/>
          <w:sz w:val="24"/>
          <w:szCs w:val="24"/>
        </w:rPr>
        <w:t xml:space="preserve">) </w:t>
      </w:r>
      <w:r w:rsidR="00B658F5">
        <w:rPr>
          <w:rFonts w:ascii="Times New Roman" w:hAnsi="Times New Roman" w:cs="Times New Roman"/>
          <w:color w:val="auto"/>
          <w:sz w:val="24"/>
          <w:szCs w:val="24"/>
        </w:rPr>
        <w:t xml:space="preserve">και τον βαθμό της </w:t>
      </w:r>
      <w:r>
        <w:rPr>
          <w:rFonts w:ascii="Times New Roman" w:hAnsi="Times New Roman" w:cs="Times New Roman"/>
          <w:color w:val="auto"/>
          <w:sz w:val="24"/>
          <w:szCs w:val="24"/>
        </w:rPr>
        <w:t xml:space="preserve">γραπτής </w:t>
      </w:r>
      <w:r w:rsidR="00B658F5">
        <w:rPr>
          <w:rFonts w:ascii="Times New Roman" w:hAnsi="Times New Roman" w:cs="Times New Roman"/>
          <w:color w:val="auto"/>
          <w:sz w:val="24"/>
          <w:szCs w:val="24"/>
        </w:rPr>
        <w:t>εξέτασης (</w:t>
      </w:r>
      <w:r w:rsidR="00B658F5">
        <w:rPr>
          <w:rFonts w:ascii="Times New Roman" w:hAnsi="Times New Roman" w:cs="Times New Roman"/>
          <w:color w:val="auto"/>
          <w:sz w:val="24"/>
          <w:szCs w:val="24"/>
          <w:lang w:val="en-US"/>
        </w:rPr>
        <w:t>Exam</w:t>
      </w:r>
      <w:r w:rsidR="00B658F5" w:rsidRPr="00B658F5">
        <w:rPr>
          <w:rFonts w:ascii="Times New Roman" w:hAnsi="Times New Roman" w:cs="Times New Roman"/>
          <w:color w:val="auto"/>
          <w:sz w:val="24"/>
          <w:szCs w:val="24"/>
        </w:rPr>
        <w:t xml:space="preserve"> </w:t>
      </w:r>
      <w:r w:rsidR="00B658F5">
        <w:rPr>
          <w:rFonts w:ascii="Times New Roman" w:hAnsi="Times New Roman" w:cs="Times New Roman"/>
          <w:color w:val="auto"/>
          <w:sz w:val="24"/>
          <w:szCs w:val="24"/>
          <w:lang w:val="en-US"/>
        </w:rPr>
        <w:t>note</w:t>
      </w:r>
      <w:r w:rsidR="00B658F5" w:rsidRPr="00B658F5">
        <w:rPr>
          <w:rFonts w:ascii="Times New Roman" w:hAnsi="Times New Roman" w:cs="Times New Roman"/>
          <w:color w:val="auto"/>
          <w:sz w:val="24"/>
          <w:szCs w:val="24"/>
        </w:rPr>
        <w:t>).</w:t>
      </w:r>
      <w:r w:rsidR="00D7163A">
        <w:rPr>
          <w:rFonts w:ascii="Times New Roman" w:hAnsi="Times New Roman" w:cs="Times New Roman"/>
          <w:color w:val="auto"/>
          <w:sz w:val="24"/>
          <w:szCs w:val="24"/>
        </w:rPr>
        <w:t xml:space="preserve"> Το </w:t>
      </w:r>
      <w:r>
        <w:rPr>
          <w:rFonts w:ascii="Times New Roman" w:hAnsi="Times New Roman" w:cs="Times New Roman"/>
          <w:szCs w:val="22"/>
        </w:rPr>
        <w:t>πόσες φορές μπήκαν οι φοιτητές στην υπηρεσία η οποία περιλαμβάνει περίληψη</w:t>
      </w:r>
      <w:r w:rsidR="00D7163A">
        <w:rPr>
          <w:rFonts w:ascii="Times New Roman" w:hAnsi="Times New Roman" w:cs="Times New Roman"/>
          <w:szCs w:val="22"/>
        </w:rPr>
        <w:t xml:space="preserve"> για όλα τα προφίλ των φοιτητών</w:t>
      </w:r>
      <w:r w:rsidR="005C3486">
        <w:rPr>
          <w:rFonts w:ascii="Times New Roman" w:hAnsi="Times New Roman" w:cs="Times New Roman"/>
          <w:szCs w:val="22"/>
        </w:rPr>
        <w:t xml:space="preserve"> (</w:t>
      </w:r>
      <w:r w:rsidR="005C3486">
        <w:rPr>
          <w:rFonts w:ascii="Times New Roman" w:hAnsi="Times New Roman" w:cs="Times New Roman"/>
          <w:i/>
          <w:color w:val="auto"/>
          <w:sz w:val="24"/>
          <w:szCs w:val="24"/>
          <w:lang w:val="en-US"/>
        </w:rPr>
        <w:t>user</w:t>
      </w:r>
      <w:r w:rsidR="005C3486" w:rsidRPr="005C3486">
        <w:rPr>
          <w:rFonts w:ascii="Times New Roman" w:hAnsi="Times New Roman" w:cs="Times New Roman"/>
          <w:i/>
          <w:color w:val="auto"/>
          <w:sz w:val="24"/>
          <w:szCs w:val="24"/>
        </w:rPr>
        <w:t xml:space="preserve"> </w:t>
      </w:r>
      <w:r w:rsidR="005C3486">
        <w:rPr>
          <w:rFonts w:ascii="Times New Roman" w:hAnsi="Times New Roman" w:cs="Times New Roman"/>
          <w:i/>
          <w:color w:val="auto"/>
          <w:sz w:val="24"/>
          <w:szCs w:val="24"/>
          <w:lang w:val="en-US"/>
        </w:rPr>
        <w:t>view</w:t>
      </w:r>
      <w:r w:rsidR="005C3486" w:rsidRPr="005C3486">
        <w:rPr>
          <w:rFonts w:ascii="Times New Roman" w:hAnsi="Times New Roman" w:cs="Times New Roman"/>
          <w:i/>
          <w:color w:val="auto"/>
          <w:sz w:val="24"/>
          <w:szCs w:val="24"/>
        </w:rPr>
        <w:t xml:space="preserve"> </w:t>
      </w:r>
      <w:r w:rsidR="005C3486">
        <w:rPr>
          <w:rFonts w:ascii="Times New Roman" w:hAnsi="Times New Roman" w:cs="Times New Roman"/>
          <w:i/>
          <w:color w:val="auto"/>
          <w:sz w:val="24"/>
          <w:szCs w:val="24"/>
          <w:lang w:val="en-US"/>
        </w:rPr>
        <w:t>all</w:t>
      </w:r>
      <w:r w:rsidR="005C3486">
        <w:rPr>
          <w:rFonts w:ascii="Times New Roman" w:hAnsi="Times New Roman" w:cs="Times New Roman"/>
          <w:szCs w:val="22"/>
        </w:rPr>
        <w:t>)</w:t>
      </w:r>
      <w:r w:rsidRPr="00FC331D">
        <w:rPr>
          <w:rFonts w:ascii="Times New Roman" w:hAnsi="Times New Roman" w:cs="Times New Roman"/>
          <w:color w:val="auto"/>
          <w:sz w:val="24"/>
          <w:szCs w:val="24"/>
        </w:rPr>
        <w:t xml:space="preserve"> </w:t>
      </w:r>
      <w:r w:rsidR="00AB7F77">
        <w:rPr>
          <w:rFonts w:ascii="Times New Roman" w:hAnsi="Times New Roman" w:cs="Times New Roman"/>
          <w:szCs w:val="22"/>
        </w:rPr>
        <w:t>δείχνει</w:t>
      </w:r>
      <w:r w:rsidRPr="00367AE7">
        <w:rPr>
          <w:rFonts w:ascii="Times New Roman" w:hAnsi="Times New Roman" w:cs="Times New Roman"/>
          <w:szCs w:val="22"/>
        </w:rPr>
        <w:t xml:space="preserve"> </w:t>
      </w:r>
      <w:r>
        <w:rPr>
          <w:rFonts w:ascii="Times New Roman" w:hAnsi="Times New Roman" w:cs="Times New Roman"/>
          <w:szCs w:val="22"/>
        </w:rPr>
        <w:t>να</w:t>
      </w:r>
      <w:r w:rsidRPr="00367AE7">
        <w:rPr>
          <w:rFonts w:ascii="Times New Roman" w:hAnsi="Times New Roman" w:cs="Times New Roman"/>
          <w:szCs w:val="22"/>
        </w:rPr>
        <w:t xml:space="preserve"> </w:t>
      </w:r>
      <w:r>
        <w:rPr>
          <w:rFonts w:ascii="Times New Roman" w:hAnsi="Times New Roman" w:cs="Times New Roman"/>
          <w:szCs w:val="22"/>
        </w:rPr>
        <w:t>συσχ</w:t>
      </w:r>
      <w:r w:rsidR="00AB7F77">
        <w:rPr>
          <w:rFonts w:ascii="Times New Roman" w:hAnsi="Times New Roman" w:cs="Times New Roman"/>
          <w:szCs w:val="22"/>
        </w:rPr>
        <w:t>ετίζεται</w:t>
      </w:r>
      <w:r w:rsidR="00AB7F77" w:rsidRPr="00AB7F77">
        <w:rPr>
          <w:rFonts w:ascii="Times New Roman" w:hAnsi="Times New Roman" w:cs="Times New Roman"/>
          <w:szCs w:val="22"/>
        </w:rPr>
        <w:t xml:space="preserve"> </w:t>
      </w:r>
      <w:r w:rsidR="00AB7F77">
        <w:rPr>
          <w:rFonts w:ascii="Times New Roman" w:hAnsi="Times New Roman" w:cs="Times New Roman"/>
          <w:szCs w:val="22"/>
        </w:rPr>
        <w:t>σε χαμηλό επίπεδο</w:t>
      </w:r>
      <w:r>
        <w:rPr>
          <w:rFonts w:ascii="Times New Roman" w:hAnsi="Times New Roman" w:cs="Times New Roman"/>
          <w:szCs w:val="22"/>
        </w:rPr>
        <w:t xml:space="preserve"> με τον βαθμό του εργαστηρίου</w:t>
      </w:r>
      <w:r w:rsidR="005C3486">
        <w:rPr>
          <w:rFonts w:ascii="Times New Roman" w:hAnsi="Times New Roman" w:cs="Times New Roman"/>
          <w:szCs w:val="22"/>
        </w:rPr>
        <w:t xml:space="preserve"> (</w:t>
      </w:r>
      <w:r w:rsidR="005C3486">
        <w:rPr>
          <w:rFonts w:ascii="Times New Roman" w:hAnsi="Times New Roman" w:cs="Times New Roman"/>
          <w:i/>
          <w:color w:val="auto"/>
          <w:sz w:val="24"/>
          <w:szCs w:val="24"/>
          <w:lang w:val="en-US"/>
        </w:rPr>
        <w:t>l</w:t>
      </w:r>
      <w:r w:rsidR="005C3486" w:rsidRPr="00AB7F77">
        <w:rPr>
          <w:rFonts w:ascii="Times New Roman" w:hAnsi="Times New Roman" w:cs="Times New Roman"/>
          <w:i/>
          <w:color w:val="auto"/>
          <w:sz w:val="24"/>
          <w:szCs w:val="24"/>
          <w:lang w:val="en-US"/>
        </w:rPr>
        <w:t>ab</w:t>
      </w:r>
      <w:r w:rsidR="005C3486" w:rsidRPr="005C3486">
        <w:rPr>
          <w:rFonts w:ascii="Times New Roman" w:hAnsi="Times New Roman" w:cs="Times New Roman"/>
          <w:i/>
          <w:color w:val="auto"/>
          <w:sz w:val="24"/>
          <w:szCs w:val="24"/>
        </w:rPr>
        <w:t xml:space="preserve"> </w:t>
      </w:r>
      <w:r w:rsidR="005C3486" w:rsidRPr="00AB7F77">
        <w:rPr>
          <w:rFonts w:ascii="Times New Roman" w:hAnsi="Times New Roman" w:cs="Times New Roman"/>
          <w:i/>
          <w:color w:val="auto"/>
          <w:sz w:val="24"/>
          <w:szCs w:val="24"/>
          <w:lang w:val="en-US"/>
        </w:rPr>
        <w:t>note</w:t>
      </w:r>
      <w:r w:rsidR="005C3486">
        <w:rPr>
          <w:rFonts w:ascii="Times New Roman" w:hAnsi="Times New Roman" w:cs="Times New Roman"/>
          <w:color w:val="auto"/>
          <w:sz w:val="24"/>
          <w:szCs w:val="24"/>
        </w:rPr>
        <w:t>)</w:t>
      </w:r>
      <w:r>
        <w:rPr>
          <w:rFonts w:ascii="Times New Roman" w:hAnsi="Times New Roman" w:cs="Times New Roman"/>
          <w:szCs w:val="22"/>
        </w:rPr>
        <w:t>.</w:t>
      </w:r>
      <w:r w:rsidRPr="00FC331D">
        <w:rPr>
          <w:rFonts w:ascii="Times New Roman" w:hAnsi="Times New Roman" w:cs="Times New Roman"/>
          <w:color w:val="auto"/>
          <w:sz w:val="24"/>
          <w:szCs w:val="24"/>
        </w:rPr>
        <w:t xml:space="preserve"> </w:t>
      </w:r>
    </w:p>
    <w:p w14:paraId="0A3EA86C" w14:textId="49134EFC" w:rsidR="00894925" w:rsidRDefault="00D7163A" w:rsidP="001E7414">
      <w:pPr>
        <w:spacing w:before="240" w:line="360" w:lineRule="auto"/>
        <w:ind w:firstLine="284"/>
        <w:contextualSpacing w:val="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Η </w:t>
      </w:r>
      <w:r w:rsidR="00E64962">
        <w:rPr>
          <w:rFonts w:ascii="Times New Roman" w:hAnsi="Times New Roman" w:cs="Times New Roman"/>
          <w:szCs w:val="22"/>
        </w:rPr>
        <w:t>αντίληψη των μαθητών για τη</w:t>
      </w:r>
      <w:r w:rsidR="00AB7F77">
        <w:rPr>
          <w:rFonts w:ascii="Times New Roman" w:hAnsi="Times New Roman" w:cs="Times New Roman"/>
          <w:szCs w:val="22"/>
        </w:rPr>
        <w:t xml:space="preserve"> χρηστικότητα του συστήματος </w:t>
      </w:r>
      <w:r w:rsidR="00BF604B">
        <w:rPr>
          <w:rFonts w:ascii="Times New Roman" w:hAnsi="Times New Roman" w:cs="Times New Roman"/>
          <w:szCs w:val="22"/>
          <w:lang w:val="en-US"/>
        </w:rPr>
        <w:t>M</w:t>
      </w:r>
      <w:r w:rsidR="00AB7F77">
        <w:rPr>
          <w:rFonts w:ascii="Times New Roman" w:hAnsi="Times New Roman" w:cs="Times New Roman"/>
          <w:szCs w:val="22"/>
          <w:lang w:val="en-US"/>
        </w:rPr>
        <w:t>oodle</w:t>
      </w:r>
      <w:r w:rsidR="008E4EDE">
        <w:rPr>
          <w:rFonts w:ascii="Times New Roman" w:hAnsi="Times New Roman" w:cs="Times New Roman"/>
          <w:szCs w:val="22"/>
        </w:rPr>
        <w:t xml:space="preserve"> (</w:t>
      </w:r>
      <w:r w:rsidR="008E4EDE">
        <w:rPr>
          <w:rFonts w:ascii="Times New Roman" w:hAnsi="Times New Roman" w:cs="Times New Roman"/>
          <w:i/>
          <w:color w:val="auto"/>
          <w:sz w:val="24"/>
          <w:szCs w:val="24"/>
          <w:lang w:val="en-US"/>
        </w:rPr>
        <w:t>e</w:t>
      </w:r>
      <w:r w:rsidR="008E4EDE" w:rsidRPr="00AB7F77">
        <w:rPr>
          <w:rFonts w:ascii="Times New Roman" w:hAnsi="Times New Roman" w:cs="Times New Roman"/>
          <w:i/>
          <w:color w:val="auto"/>
          <w:sz w:val="24"/>
          <w:szCs w:val="24"/>
          <w:lang w:val="en-US"/>
        </w:rPr>
        <w:t>ase</w:t>
      </w:r>
      <w:r w:rsidR="008E4EDE" w:rsidRPr="008E4EDE">
        <w:rPr>
          <w:rFonts w:ascii="Times New Roman" w:hAnsi="Times New Roman" w:cs="Times New Roman"/>
          <w:i/>
          <w:color w:val="auto"/>
          <w:sz w:val="24"/>
          <w:szCs w:val="24"/>
        </w:rPr>
        <w:t xml:space="preserve"> </w:t>
      </w:r>
      <w:r w:rsidR="008E4EDE" w:rsidRPr="00AB7F77">
        <w:rPr>
          <w:rFonts w:ascii="Times New Roman" w:hAnsi="Times New Roman" w:cs="Times New Roman"/>
          <w:i/>
          <w:color w:val="auto"/>
          <w:sz w:val="24"/>
          <w:szCs w:val="24"/>
          <w:lang w:val="en-US"/>
        </w:rPr>
        <w:t>of</w:t>
      </w:r>
      <w:r w:rsidR="008E4EDE" w:rsidRPr="008E4EDE">
        <w:rPr>
          <w:rFonts w:ascii="Times New Roman" w:hAnsi="Times New Roman" w:cs="Times New Roman"/>
          <w:i/>
          <w:color w:val="auto"/>
          <w:sz w:val="24"/>
          <w:szCs w:val="24"/>
        </w:rPr>
        <w:t xml:space="preserve"> </w:t>
      </w:r>
      <w:r w:rsidR="008E4EDE" w:rsidRPr="00AB7F77">
        <w:rPr>
          <w:rFonts w:ascii="Times New Roman" w:hAnsi="Times New Roman" w:cs="Times New Roman"/>
          <w:i/>
          <w:color w:val="auto"/>
          <w:sz w:val="24"/>
          <w:szCs w:val="24"/>
          <w:lang w:val="en-US"/>
        </w:rPr>
        <w:t>moodle</w:t>
      </w:r>
      <w:r w:rsidR="008E4EDE" w:rsidRPr="008E4EDE">
        <w:rPr>
          <w:rFonts w:ascii="Times New Roman" w:hAnsi="Times New Roman" w:cs="Times New Roman"/>
          <w:i/>
          <w:color w:val="auto"/>
          <w:sz w:val="24"/>
          <w:szCs w:val="24"/>
        </w:rPr>
        <w:t xml:space="preserve"> </w:t>
      </w:r>
      <w:r w:rsidR="008E4EDE" w:rsidRPr="00AB7F77">
        <w:rPr>
          <w:rFonts w:ascii="Times New Roman" w:hAnsi="Times New Roman" w:cs="Times New Roman"/>
          <w:i/>
          <w:color w:val="auto"/>
          <w:sz w:val="24"/>
          <w:szCs w:val="24"/>
          <w:lang w:val="en-US"/>
        </w:rPr>
        <w:t>use</w:t>
      </w:r>
      <w:r w:rsidR="008E4EDE" w:rsidRPr="008E4EDE">
        <w:rPr>
          <w:rFonts w:ascii="Times New Roman" w:hAnsi="Times New Roman" w:cs="Times New Roman"/>
          <w:i/>
          <w:color w:val="auto"/>
          <w:sz w:val="24"/>
          <w:szCs w:val="24"/>
        </w:rPr>
        <w:t xml:space="preserve"> </w:t>
      </w:r>
      <w:r w:rsidR="008E4EDE" w:rsidRPr="00AB7F77">
        <w:rPr>
          <w:rFonts w:ascii="Times New Roman" w:hAnsi="Times New Roman" w:cs="Times New Roman"/>
          <w:i/>
          <w:color w:val="auto"/>
          <w:sz w:val="24"/>
          <w:szCs w:val="24"/>
          <w:lang w:val="en-US"/>
        </w:rPr>
        <w:t>perceptions</w:t>
      </w:r>
      <w:r w:rsidR="008E4EDE">
        <w:rPr>
          <w:rFonts w:ascii="Times New Roman" w:hAnsi="Times New Roman" w:cs="Times New Roman"/>
          <w:szCs w:val="22"/>
        </w:rPr>
        <w:t>)</w:t>
      </w:r>
      <w:r w:rsidR="00FC331D" w:rsidRPr="00B05CE5">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η </w:t>
      </w:r>
      <w:r w:rsidR="00A00458">
        <w:rPr>
          <w:rFonts w:ascii="Times New Roman" w:hAnsi="Times New Roman" w:cs="Times New Roman"/>
          <w:szCs w:val="22"/>
        </w:rPr>
        <w:t>αντίληψη των μαθητών για τη χρησιμότητα των υλικών που</w:t>
      </w:r>
      <w:r w:rsidR="009109F6">
        <w:rPr>
          <w:rFonts w:ascii="Times New Roman" w:hAnsi="Times New Roman" w:cs="Times New Roman"/>
          <w:szCs w:val="22"/>
        </w:rPr>
        <w:t xml:space="preserve"> παρέχονταν μέσα από αυτό</w:t>
      </w:r>
      <w:r w:rsidR="008E4EDE">
        <w:rPr>
          <w:rFonts w:ascii="Times New Roman" w:hAnsi="Times New Roman" w:cs="Times New Roman"/>
          <w:szCs w:val="22"/>
        </w:rPr>
        <w:t xml:space="preserve"> (</w:t>
      </w:r>
      <w:r w:rsidR="008E4EDE">
        <w:rPr>
          <w:rFonts w:ascii="Times New Roman" w:hAnsi="Times New Roman" w:cs="Times New Roman"/>
          <w:i/>
          <w:color w:val="auto"/>
          <w:sz w:val="24"/>
          <w:szCs w:val="24"/>
          <w:lang w:val="en-US"/>
        </w:rPr>
        <w:t>perceived</w:t>
      </w:r>
      <w:r w:rsidR="008E4EDE" w:rsidRPr="008E4EDE">
        <w:rPr>
          <w:rFonts w:ascii="Times New Roman" w:hAnsi="Times New Roman" w:cs="Times New Roman"/>
          <w:i/>
          <w:color w:val="auto"/>
          <w:sz w:val="24"/>
          <w:szCs w:val="24"/>
        </w:rPr>
        <w:t xml:space="preserve"> </w:t>
      </w:r>
      <w:r w:rsidR="008E4EDE">
        <w:rPr>
          <w:rFonts w:ascii="Times New Roman" w:hAnsi="Times New Roman" w:cs="Times New Roman"/>
          <w:i/>
          <w:color w:val="auto"/>
          <w:sz w:val="24"/>
          <w:szCs w:val="24"/>
          <w:lang w:val="en-US"/>
        </w:rPr>
        <w:t>moodle</w:t>
      </w:r>
      <w:r w:rsidR="008E4EDE" w:rsidRPr="008E4EDE">
        <w:rPr>
          <w:rFonts w:ascii="Times New Roman" w:hAnsi="Times New Roman" w:cs="Times New Roman"/>
          <w:i/>
          <w:color w:val="auto"/>
          <w:sz w:val="24"/>
          <w:szCs w:val="24"/>
        </w:rPr>
        <w:t xml:space="preserve"> </w:t>
      </w:r>
      <w:r w:rsidR="008E4EDE">
        <w:rPr>
          <w:rFonts w:ascii="Times New Roman" w:hAnsi="Times New Roman" w:cs="Times New Roman"/>
          <w:i/>
          <w:color w:val="auto"/>
          <w:sz w:val="24"/>
          <w:szCs w:val="24"/>
          <w:lang w:val="en-US"/>
        </w:rPr>
        <w:t>usefulness</w:t>
      </w:r>
      <w:r w:rsidR="008E4EDE" w:rsidRPr="008E4EDE">
        <w:rPr>
          <w:rFonts w:ascii="Times New Roman" w:hAnsi="Times New Roman" w:cs="Times New Roman"/>
          <w:i/>
          <w:color w:val="auto"/>
          <w:sz w:val="24"/>
          <w:szCs w:val="24"/>
        </w:rPr>
        <w:t xml:space="preserve"> </w:t>
      </w:r>
      <w:r w:rsidR="008E4EDE">
        <w:rPr>
          <w:rFonts w:ascii="Times New Roman" w:hAnsi="Times New Roman" w:cs="Times New Roman"/>
          <w:i/>
          <w:color w:val="auto"/>
          <w:sz w:val="24"/>
          <w:szCs w:val="24"/>
          <w:lang w:val="en-US"/>
        </w:rPr>
        <w:t>lesson</w:t>
      </w:r>
      <w:r w:rsidR="008E4EDE">
        <w:rPr>
          <w:rFonts w:ascii="Times New Roman" w:hAnsi="Times New Roman" w:cs="Times New Roman"/>
          <w:szCs w:val="22"/>
        </w:rPr>
        <w:t>)</w:t>
      </w:r>
      <w:r w:rsidR="00B05CE5">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το </w:t>
      </w:r>
      <w:r w:rsidR="00A00458">
        <w:rPr>
          <w:rFonts w:ascii="Times New Roman" w:hAnsi="Times New Roman" w:cs="Times New Roman"/>
          <w:szCs w:val="22"/>
        </w:rPr>
        <w:t xml:space="preserve">πόσες φορές μπήκαν οι φοιτητές στην υπηρεσία η οποία περιλαμβάνει περίληψη </w:t>
      </w:r>
      <w:r>
        <w:rPr>
          <w:rFonts w:ascii="Times New Roman" w:hAnsi="Times New Roman" w:cs="Times New Roman"/>
          <w:szCs w:val="22"/>
        </w:rPr>
        <w:t>για όλα τα προφίλ των φοιτητών</w:t>
      </w:r>
      <w:r w:rsidR="008E4EDE">
        <w:rPr>
          <w:rFonts w:ascii="Times New Roman" w:hAnsi="Times New Roman" w:cs="Times New Roman"/>
          <w:szCs w:val="22"/>
        </w:rPr>
        <w:t xml:space="preserve"> (</w:t>
      </w:r>
      <w:r w:rsidR="008E4EDE">
        <w:rPr>
          <w:rFonts w:ascii="Times New Roman" w:hAnsi="Times New Roman" w:cs="Times New Roman"/>
          <w:i/>
          <w:color w:val="auto"/>
          <w:sz w:val="24"/>
          <w:szCs w:val="24"/>
          <w:lang w:val="en-US"/>
        </w:rPr>
        <w:t>user</w:t>
      </w:r>
      <w:r w:rsidR="008E4EDE" w:rsidRPr="008E4EDE">
        <w:rPr>
          <w:rFonts w:ascii="Times New Roman" w:hAnsi="Times New Roman" w:cs="Times New Roman"/>
          <w:i/>
          <w:color w:val="auto"/>
          <w:sz w:val="24"/>
          <w:szCs w:val="24"/>
        </w:rPr>
        <w:t xml:space="preserve"> </w:t>
      </w:r>
      <w:r w:rsidR="008E4EDE">
        <w:rPr>
          <w:rFonts w:ascii="Times New Roman" w:hAnsi="Times New Roman" w:cs="Times New Roman"/>
          <w:i/>
          <w:color w:val="auto"/>
          <w:sz w:val="24"/>
          <w:szCs w:val="24"/>
          <w:lang w:val="en-US"/>
        </w:rPr>
        <w:t>view</w:t>
      </w:r>
      <w:r w:rsidR="008E4EDE" w:rsidRPr="008E4EDE">
        <w:rPr>
          <w:rFonts w:ascii="Times New Roman" w:hAnsi="Times New Roman" w:cs="Times New Roman"/>
          <w:i/>
          <w:color w:val="auto"/>
          <w:sz w:val="24"/>
          <w:szCs w:val="24"/>
        </w:rPr>
        <w:t xml:space="preserve"> </w:t>
      </w:r>
      <w:r w:rsidR="008E4EDE">
        <w:rPr>
          <w:rFonts w:ascii="Times New Roman" w:hAnsi="Times New Roman" w:cs="Times New Roman"/>
          <w:i/>
          <w:color w:val="auto"/>
          <w:sz w:val="24"/>
          <w:szCs w:val="24"/>
          <w:lang w:val="en-US"/>
        </w:rPr>
        <w:t>all</w:t>
      </w:r>
      <w:r w:rsidR="008E4EDE">
        <w:rPr>
          <w:rFonts w:ascii="Times New Roman" w:hAnsi="Times New Roman" w:cs="Times New Roman"/>
          <w:szCs w:val="22"/>
        </w:rPr>
        <w:t>)</w:t>
      </w:r>
      <w:r w:rsidR="00AB7F77">
        <w:rPr>
          <w:rFonts w:ascii="Times New Roman" w:hAnsi="Times New Roman" w:cs="Times New Roman"/>
          <w:color w:val="auto"/>
          <w:sz w:val="24"/>
          <w:szCs w:val="24"/>
        </w:rPr>
        <w:t xml:space="preserve"> και </w:t>
      </w:r>
      <w:r>
        <w:rPr>
          <w:rFonts w:ascii="Times New Roman" w:hAnsi="Times New Roman" w:cs="Times New Roman"/>
          <w:color w:val="auto"/>
          <w:sz w:val="24"/>
          <w:szCs w:val="24"/>
        </w:rPr>
        <w:t xml:space="preserve">ο </w:t>
      </w:r>
      <w:r w:rsidR="00A00458">
        <w:rPr>
          <w:rFonts w:ascii="Times New Roman" w:hAnsi="Times New Roman" w:cs="Times New Roman"/>
          <w:color w:val="auto"/>
          <w:sz w:val="24"/>
          <w:szCs w:val="24"/>
        </w:rPr>
        <w:t xml:space="preserve">βαθμός </w:t>
      </w:r>
      <w:r>
        <w:rPr>
          <w:rFonts w:ascii="Times New Roman" w:hAnsi="Times New Roman" w:cs="Times New Roman"/>
          <w:color w:val="auto"/>
          <w:sz w:val="24"/>
          <w:szCs w:val="24"/>
        </w:rPr>
        <w:t>του εργαστηρίου</w:t>
      </w:r>
      <w:r w:rsidR="008E4EDE">
        <w:rPr>
          <w:rFonts w:ascii="Times New Roman" w:hAnsi="Times New Roman" w:cs="Times New Roman"/>
          <w:color w:val="auto"/>
          <w:sz w:val="24"/>
          <w:szCs w:val="24"/>
        </w:rPr>
        <w:t xml:space="preserve"> (</w:t>
      </w:r>
      <w:r w:rsidR="008E4EDE">
        <w:rPr>
          <w:rFonts w:ascii="Times New Roman" w:hAnsi="Times New Roman" w:cs="Times New Roman"/>
          <w:i/>
          <w:color w:val="auto"/>
          <w:sz w:val="24"/>
          <w:szCs w:val="24"/>
          <w:lang w:val="en-US"/>
        </w:rPr>
        <w:t>lab</w:t>
      </w:r>
      <w:r w:rsidR="008E4EDE" w:rsidRPr="008E4EDE">
        <w:rPr>
          <w:rFonts w:ascii="Times New Roman" w:hAnsi="Times New Roman" w:cs="Times New Roman"/>
          <w:i/>
          <w:color w:val="auto"/>
          <w:sz w:val="24"/>
          <w:szCs w:val="24"/>
        </w:rPr>
        <w:t xml:space="preserve"> </w:t>
      </w:r>
      <w:r w:rsidR="008E4EDE">
        <w:rPr>
          <w:rFonts w:ascii="Times New Roman" w:hAnsi="Times New Roman" w:cs="Times New Roman"/>
          <w:i/>
          <w:color w:val="auto"/>
          <w:sz w:val="24"/>
          <w:szCs w:val="24"/>
          <w:lang w:val="en-US"/>
        </w:rPr>
        <w:t>note</w:t>
      </w:r>
      <w:r w:rsidR="008E4EDE">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00B05CE5">
        <w:rPr>
          <w:rFonts w:ascii="Times New Roman" w:hAnsi="Times New Roman" w:cs="Times New Roman"/>
          <w:color w:val="auto"/>
          <w:sz w:val="24"/>
          <w:szCs w:val="24"/>
        </w:rPr>
        <w:t>δείχνουν</w:t>
      </w:r>
      <w:r w:rsidR="00B05CE5" w:rsidRPr="00B05CE5">
        <w:rPr>
          <w:rFonts w:ascii="Times New Roman" w:hAnsi="Times New Roman" w:cs="Times New Roman"/>
          <w:color w:val="auto"/>
          <w:sz w:val="24"/>
          <w:szCs w:val="24"/>
        </w:rPr>
        <w:t xml:space="preserve"> </w:t>
      </w:r>
      <w:r w:rsidR="00B05CE5">
        <w:rPr>
          <w:rFonts w:ascii="Times New Roman" w:hAnsi="Times New Roman" w:cs="Times New Roman"/>
          <w:color w:val="auto"/>
          <w:sz w:val="24"/>
          <w:szCs w:val="24"/>
        </w:rPr>
        <w:t>να</w:t>
      </w:r>
      <w:r w:rsidR="00B05CE5" w:rsidRPr="00B05CE5">
        <w:rPr>
          <w:rFonts w:ascii="Times New Roman" w:hAnsi="Times New Roman" w:cs="Times New Roman"/>
          <w:color w:val="auto"/>
          <w:sz w:val="24"/>
          <w:szCs w:val="24"/>
        </w:rPr>
        <w:t xml:space="preserve"> </w:t>
      </w:r>
      <w:r w:rsidR="00B05CE5">
        <w:rPr>
          <w:rFonts w:ascii="Times New Roman" w:hAnsi="Times New Roman" w:cs="Times New Roman"/>
          <w:color w:val="auto"/>
          <w:sz w:val="24"/>
          <w:szCs w:val="24"/>
        </w:rPr>
        <w:t>σχετίζονται σε χαμηλό επίπεδο</w:t>
      </w:r>
      <w:r w:rsidR="00B05CE5" w:rsidRPr="00B05CE5">
        <w:rPr>
          <w:rFonts w:ascii="Times New Roman" w:hAnsi="Times New Roman" w:cs="Times New Roman"/>
          <w:color w:val="auto"/>
          <w:sz w:val="24"/>
          <w:szCs w:val="24"/>
        </w:rPr>
        <w:t xml:space="preserve"> </w:t>
      </w:r>
      <w:r w:rsidR="00B05CE5">
        <w:rPr>
          <w:rFonts w:ascii="Times New Roman" w:hAnsi="Times New Roman" w:cs="Times New Roman"/>
          <w:color w:val="auto"/>
          <w:sz w:val="24"/>
          <w:szCs w:val="24"/>
        </w:rPr>
        <w:t>με</w:t>
      </w:r>
      <w:r w:rsidR="00B05CE5" w:rsidRPr="00B05CE5">
        <w:rPr>
          <w:rFonts w:ascii="Times New Roman" w:hAnsi="Times New Roman" w:cs="Times New Roman"/>
          <w:color w:val="auto"/>
          <w:sz w:val="24"/>
          <w:szCs w:val="24"/>
        </w:rPr>
        <w:t xml:space="preserve"> </w:t>
      </w:r>
      <w:r w:rsidR="00B05CE5">
        <w:rPr>
          <w:rFonts w:ascii="Times New Roman" w:hAnsi="Times New Roman" w:cs="Times New Roman"/>
          <w:color w:val="auto"/>
          <w:sz w:val="24"/>
          <w:szCs w:val="24"/>
        </w:rPr>
        <w:t>το</w:t>
      </w:r>
      <w:r w:rsidR="00B05CE5" w:rsidRPr="00B05CE5">
        <w:rPr>
          <w:rFonts w:ascii="Times New Roman" w:hAnsi="Times New Roman" w:cs="Times New Roman"/>
          <w:color w:val="auto"/>
          <w:sz w:val="24"/>
          <w:szCs w:val="24"/>
        </w:rPr>
        <w:t xml:space="preserve"> </w:t>
      </w:r>
      <w:r w:rsidR="00B05CE5">
        <w:rPr>
          <w:rFonts w:ascii="Times New Roman" w:hAnsi="Times New Roman" w:cs="Times New Roman"/>
          <w:color w:val="auto"/>
          <w:sz w:val="24"/>
          <w:szCs w:val="24"/>
        </w:rPr>
        <w:t>βαθμό της γραπ</w:t>
      </w:r>
      <w:r w:rsidR="009109F6">
        <w:rPr>
          <w:rFonts w:ascii="Times New Roman" w:hAnsi="Times New Roman" w:cs="Times New Roman"/>
          <w:color w:val="auto"/>
          <w:sz w:val="24"/>
          <w:szCs w:val="24"/>
        </w:rPr>
        <w:t>τής εξέτασης</w:t>
      </w:r>
      <w:r w:rsidR="008E4EDE">
        <w:rPr>
          <w:rFonts w:ascii="Times New Roman" w:hAnsi="Times New Roman" w:cs="Times New Roman"/>
          <w:color w:val="auto"/>
          <w:sz w:val="24"/>
          <w:szCs w:val="24"/>
        </w:rPr>
        <w:t xml:space="preserve"> (</w:t>
      </w:r>
      <w:r w:rsidR="008E4EDE">
        <w:rPr>
          <w:rFonts w:ascii="Times New Roman" w:hAnsi="Times New Roman" w:cs="Times New Roman"/>
          <w:i/>
          <w:color w:val="auto"/>
          <w:sz w:val="24"/>
          <w:szCs w:val="24"/>
          <w:lang w:val="en-US"/>
        </w:rPr>
        <w:t>e</w:t>
      </w:r>
      <w:r w:rsidR="008E4EDE" w:rsidRPr="00AB7F77">
        <w:rPr>
          <w:rFonts w:ascii="Times New Roman" w:hAnsi="Times New Roman" w:cs="Times New Roman"/>
          <w:i/>
          <w:color w:val="auto"/>
          <w:sz w:val="24"/>
          <w:szCs w:val="24"/>
          <w:lang w:val="en-US"/>
        </w:rPr>
        <w:t>xam</w:t>
      </w:r>
      <w:r w:rsidR="008E4EDE" w:rsidRPr="008E4EDE">
        <w:rPr>
          <w:rFonts w:ascii="Times New Roman" w:hAnsi="Times New Roman" w:cs="Times New Roman"/>
          <w:i/>
          <w:color w:val="auto"/>
          <w:sz w:val="24"/>
          <w:szCs w:val="24"/>
        </w:rPr>
        <w:t xml:space="preserve"> </w:t>
      </w:r>
      <w:r w:rsidR="008E4EDE" w:rsidRPr="00AB7F77">
        <w:rPr>
          <w:rFonts w:ascii="Times New Roman" w:hAnsi="Times New Roman" w:cs="Times New Roman"/>
          <w:i/>
          <w:color w:val="auto"/>
          <w:sz w:val="24"/>
          <w:szCs w:val="24"/>
          <w:lang w:val="en-US"/>
        </w:rPr>
        <w:t>note</w:t>
      </w:r>
      <w:r w:rsidR="008E4EDE">
        <w:rPr>
          <w:rFonts w:ascii="Times New Roman" w:hAnsi="Times New Roman" w:cs="Times New Roman"/>
          <w:color w:val="auto"/>
          <w:sz w:val="24"/>
          <w:szCs w:val="24"/>
        </w:rPr>
        <w:t>)</w:t>
      </w:r>
      <w:r w:rsidR="009109F6">
        <w:rPr>
          <w:rFonts w:ascii="Times New Roman" w:hAnsi="Times New Roman" w:cs="Times New Roman"/>
          <w:color w:val="auto"/>
          <w:sz w:val="24"/>
          <w:szCs w:val="24"/>
        </w:rPr>
        <w:t>. Η</w:t>
      </w:r>
      <w:r>
        <w:rPr>
          <w:rFonts w:ascii="Times New Roman" w:hAnsi="Times New Roman" w:cs="Times New Roman"/>
          <w:color w:val="auto"/>
          <w:sz w:val="24"/>
          <w:szCs w:val="24"/>
        </w:rPr>
        <w:t xml:space="preserve"> </w:t>
      </w:r>
      <w:r w:rsidR="00A00458">
        <w:rPr>
          <w:rFonts w:ascii="Times New Roman" w:hAnsi="Times New Roman" w:cs="Times New Roman"/>
          <w:szCs w:val="22"/>
        </w:rPr>
        <w:t xml:space="preserve">στάση των φοιτητών απέναντι στο σύστημα </w:t>
      </w:r>
      <w:r w:rsidR="00DC4F72">
        <w:rPr>
          <w:rFonts w:ascii="Times New Roman" w:hAnsi="Times New Roman" w:cs="Times New Roman"/>
          <w:szCs w:val="22"/>
          <w:lang w:val="en-US"/>
        </w:rPr>
        <w:t>M</w:t>
      </w:r>
      <w:r w:rsidR="00A00458">
        <w:rPr>
          <w:rFonts w:ascii="Times New Roman" w:hAnsi="Times New Roman" w:cs="Times New Roman"/>
          <w:szCs w:val="22"/>
          <w:lang w:val="en-US"/>
        </w:rPr>
        <w:t>oodle</w:t>
      </w:r>
      <w:r w:rsidR="005D4354">
        <w:rPr>
          <w:rFonts w:ascii="Times New Roman" w:hAnsi="Times New Roman" w:cs="Times New Roman"/>
          <w:szCs w:val="22"/>
        </w:rPr>
        <w:t xml:space="preserve"> (</w:t>
      </w:r>
      <w:r w:rsidR="005D4354">
        <w:rPr>
          <w:rFonts w:ascii="Times New Roman" w:hAnsi="Times New Roman" w:cs="Times New Roman"/>
          <w:i/>
          <w:color w:val="auto"/>
          <w:sz w:val="24"/>
          <w:szCs w:val="24"/>
          <w:lang w:val="en-US"/>
        </w:rPr>
        <w:t>a</w:t>
      </w:r>
      <w:r w:rsidR="005D4354" w:rsidRPr="00AB7F77">
        <w:rPr>
          <w:rFonts w:ascii="Times New Roman" w:hAnsi="Times New Roman" w:cs="Times New Roman"/>
          <w:i/>
          <w:color w:val="auto"/>
          <w:sz w:val="24"/>
          <w:szCs w:val="24"/>
          <w:lang w:val="en-US"/>
        </w:rPr>
        <w:t>ttitude</w:t>
      </w:r>
      <w:r w:rsidR="005D4354" w:rsidRPr="008E4EDE">
        <w:rPr>
          <w:rFonts w:ascii="Times New Roman" w:hAnsi="Times New Roman" w:cs="Times New Roman"/>
          <w:i/>
          <w:color w:val="auto"/>
          <w:sz w:val="24"/>
          <w:szCs w:val="24"/>
        </w:rPr>
        <w:t xml:space="preserve"> </w:t>
      </w:r>
      <w:r w:rsidR="005D4354" w:rsidRPr="00AB7F77">
        <w:rPr>
          <w:rFonts w:ascii="Times New Roman" w:hAnsi="Times New Roman" w:cs="Times New Roman"/>
          <w:i/>
          <w:color w:val="auto"/>
          <w:sz w:val="24"/>
          <w:szCs w:val="24"/>
          <w:lang w:val="en-US"/>
        </w:rPr>
        <w:t>about</w:t>
      </w:r>
      <w:r w:rsidR="005D4354" w:rsidRPr="008E4EDE">
        <w:rPr>
          <w:rFonts w:ascii="Times New Roman" w:hAnsi="Times New Roman" w:cs="Times New Roman"/>
          <w:i/>
          <w:color w:val="auto"/>
          <w:sz w:val="24"/>
          <w:szCs w:val="24"/>
        </w:rPr>
        <w:t xml:space="preserve"> </w:t>
      </w:r>
      <w:r w:rsidR="005D4354">
        <w:rPr>
          <w:rFonts w:ascii="Times New Roman" w:hAnsi="Times New Roman" w:cs="Times New Roman"/>
          <w:i/>
          <w:color w:val="auto"/>
          <w:sz w:val="24"/>
          <w:szCs w:val="24"/>
          <w:lang w:val="en-US"/>
        </w:rPr>
        <w:t>moodle</w:t>
      </w:r>
      <w:r w:rsidR="005D4354">
        <w:rPr>
          <w:rFonts w:ascii="Times New Roman" w:hAnsi="Times New Roman" w:cs="Times New Roman"/>
          <w:szCs w:val="22"/>
        </w:rPr>
        <w:t>)</w:t>
      </w:r>
      <w:r w:rsidR="00EA3FC1">
        <w:rPr>
          <w:rFonts w:ascii="Times New Roman" w:hAnsi="Times New Roman" w:cs="Times New Roman"/>
          <w:color w:val="auto"/>
          <w:sz w:val="24"/>
          <w:szCs w:val="24"/>
        </w:rPr>
        <w:t xml:space="preserve"> και</w:t>
      </w:r>
      <w:r w:rsidR="00B05CE5" w:rsidRPr="00B05CE5">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το </w:t>
      </w:r>
      <w:r w:rsidR="00A00458">
        <w:rPr>
          <w:rFonts w:ascii="Times New Roman" w:hAnsi="Times New Roman" w:cs="Times New Roman"/>
          <w:szCs w:val="22"/>
        </w:rPr>
        <w:t>πόσες φορές ένας φοιτητής έχ</w:t>
      </w:r>
      <w:r w:rsidR="009109F6">
        <w:rPr>
          <w:rFonts w:ascii="Times New Roman" w:hAnsi="Times New Roman" w:cs="Times New Roman"/>
          <w:szCs w:val="22"/>
        </w:rPr>
        <w:t>ει μπει στο τμήμα συζήτησης</w:t>
      </w:r>
      <w:r w:rsidR="005D4354">
        <w:rPr>
          <w:rFonts w:ascii="Times New Roman" w:hAnsi="Times New Roman" w:cs="Times New Roman"/>
          <w:szCs w:val="22"/>
        </w:rPr>
        <w:t xml:space="preserve"> (</w:t>
      </w:r>
      <w:r w:rsidR="005D4354" w:rsidRPr="00AB7F77">
        <w:rPr>
          <w:rFonts w:ascii="Times New Roman" w:hAnsi="Times New Roman" w:cs="Times New Roman"/>
          <w:i/>
          <w:color w:val="auto"/>
          <w:sz w:val="24"/>
          <w:szCs w:val="24"/>
          <w:lang w:val="en-US"/>
        </w:rPr>
        <w:t>forum</w:t>
      </w:r>
      <w:r w:rsidR="005D4354" w:rsidRPr="008E4EDE">
        <w:rPr>
          <w:rFonts w:ascii="Times New Roman" w:hAnsi="Times New Roman" w:cs="Times New Roman"/>
          <w:i/>
          <w:color w:val="auto"/>
          <w:sz w:val="24"/>
          <w:szCs w:val="24"/>
        </w:rPr>
        <w:t xml:space="preserve"> </w:t>
      </w:r>
      <w:r w:rsidR="005D4354">
        <w:rPr>
          <w:rFonts w:ascii="Times New Roman" w:hAnsi="Times New Roman" w:cs="Times New Roman"/>
          <w:i/>
          <w:color w:val="auto"/>
          <w:sz w:val="24"/>
          <w:szCs w:val="24"/>
          <w:lang w:val="en-US"/>
        </w:rPr>
        <w:t>view</w:t>
      </w:r>
      <w:r w:rsidR="005D4354">
        <w:rPr>
          <w:rFonts w:ascii="Times New Roman" w:hAnsi="Times New Roman" w:cs="Times New Roman"/>
          <w:i/>
          <w:color w:val="auto"/>
          <w:sz w:val="24"/>
          <w:szCs w:val="24"/>
        </w:rPr>
        <w:t>)</w:t>
      </w:r>
      <w:r w:rsidR="00B05CE5" w:rsidRPr="00B05CE5">
        <w:rPr>
          <w:rFonts w:ascii="Times New Roman" w:hAnsi="Times New Roman" w:cs="Times New Roman"/>
          <w:color w:val="auto"/>
          <w:sz w:val="24"/>
          <w:szCs w:val="24"/>
        </w:rPr>
        <w:t xml:space="preserve"> </w:t>
      </w:r>
      <w:r w:rsidR="00B05CE5">
        <w:rPr>
          <w:rFonts w:ascii="Times New Roman" w:hAnsi="Times New Roman" w:cs="Times New Roman"/>
          <w:color w:val="auto"/>
          <w:sz w:val="24"/>
          <w:szCs w:val="24"/>
        </w:rPr>
        <w:t>δείχνουν να σχετίζονται σε μέτριο επίπεδο με</w:t>
      </w:r>
      <w:r w:rsidR="008E4EDE">
        <w:rPr>
          <w:rFonts w:ascii="Times New Roman" w:hAnsi="Times New Roman" w:cs="Times New Roman"/>
          <w:color w:val="auto"/>
          <w:sz w:val="24"/>
          <w:szCs w:val="24"/>
        </w:rPr>
        <w:t xml:space="preserve"> το βαθμό της γραπτής εξέτασης</w:t>
      </w:r>
      <w:r w:rsidR="0074168F">
        <w:rPr>
          <w:rFonts w:ascii="Times New Roman" w:hAnsi="Times New Roman" w:cs="Times New Roman"/>
          <w:color w:val="auto"/>
          <w:sz w:val="24"/>
          <w:szCs w:val="24"/>
        </w:rPr>
        <w:t xml:space="preserve"> (</w:t>
      </w:r>
      <w:r w:rsidR="0074168F">
        <w:rPr>
          <w:rFonts w:ascii="Times New Roman" w:hAnsi="Times New Roman" w:cs="Times New Roman"/>
          <w:i/>
          <w:color w:val="auto"/>
          <w:sz w:val="24"/>
          <w:szCs w:val="24"/>
          <w:lang w:val="en-US"/>
        </w:rPr>
        <w:t>e</w:t>
      </w:r>
      <w:r w:rsidR="0074168F" w:rsidRPr="00AB7F77">
        <w:rPr>
          <w:rFonts w:ascii="Times New Roman" w:hAnsi="Times New Roman" w:cs="Times New Roman"/>
          <w:i/>
          <w:color w:val="auto"/>
          <w:sz w:val="24"/>
          <w:szCs w:val="24"/>
          <w:lang w:val="en-US"/>
        </w:rPr>
        <w:t>xam</w:t>
      </w:r>
      <w:r w:rsidR="0074168F" w:rsidRPr="008E4EDE">
        <w:rPr>
          <w:rFonts w:ascii="Times New Roman" w:hAnsi="Times New Roman" w:cs="Times New Roman"/>
          <w:i/>
          <w:color w:val="auto"/>
          <w:sz w:val="24"/>
          <w:szCs w:val="24"/>
        </w:rPr>
        <w:t xml:space="preserve"> </w:t>
      </w:r>
      <w:r w:rsidR="0074168F" w:rsidRPr="00AB7F77">
        <w:rPr>
          <w:rFonts w:ascii="Times New Roman" w:hAnsi="Times New Roman" w:cs="Times New Roman"/>
          <w:i/>
          <w:color w:val="auto"/>
          <w:sz w:val="24"/>
          <w:szCs w:val="24"/>
          <w:lang w:val="en-US"/>
        </w:rPr>
        <w:t>note</w:t>
      </w:r>
      <w:r w:rsidR="0074168F">
        <w:rPr>
          <w:rFonts w:ascii="Times New Roman" w:hAnsi="Times New Roman" w:cs="Times New Roman"/>
          <w:color w:val="auto"/>
          <w:sz w:val="24"/>
          <w:szCs w:val="24"/>
        </w:rPr>
        <w:t>)</w:t>
      </w:r>
      <w:r w:rsidR="008E4EDE">
        <w:rPr>
          <w:rFonts w:ascii="Times New Roman" w:hAnsi="Times New Roman" w:cs="Times New Roman"/>
          <w:color w:val="auto"/>
          <w:sz w:val="24"/>
          <w:szCs w:val="24"/>
        </w:rPr>
        <w:t>.</w:t>
      </w:r>
      <w:r w:rsidR="0074168F">
        <w:rPr>
          <w:rFonts w:ascii="Times New Roman" w:hAnsi="Times New Roman" w:cs="Times New Roman"/>
          <w:color w:val="auto"/>
          <w:sz w:val="24"/>
          <w:szCs w:val="24"/>
        </w:rPr>
        <w:t xml:space="preserve"> </w:t>
      </w:r>
    </w:p>
    <w:p w14:paraId="20CFEA56" w14:textId="6A567BA1" w:rsidR="00A21B45" w:rsidRDefault="00B05CE5" w:rsidP="001E7414">
      <w:pPr>
        <w:spacing w:before="240" w:line="360" w:lineRule="auto"/>
        <w:ind w:firstLine="284"/>
        <w:contextualSpacing w:val="0"/>
        <w:jc w:val="both"/>
        <w:rPr>
          <w:rFonts w:ascii="Times New Roman" w:hAnsi="Times New Roman" w:cs="Times New Roman"/>
          <w:color w:val="auto"/>
          <w:sz w:val="24"/>
          <w:szCs w:val="24"/>
        </w:rPr>
        <w:sectPr w:rsidR="00A21B45" w:rsidSect="00F20FAE">
          <w:pgSz w:w="12240" w:h="15840"/>
          <w:pgMar w:top="1440" w:right="1797" w:bottom="1440" w:left="1797" w:header="720" w:footer="720" w:gutter="0"/>
          <w:cols w:space="720"/>
          <w:docGrid w:linePitch="299"/>
        </w:sectPr>
      </w:pPr>
      <w:r>
        <w:rPr>
          <w:rFonts w:ascii="Times New Roman" w:hAnsi="Times New Roman" w:cs="Times New Roman"/>
          <w:color w:val="auto"/>
          <w:sz w:val="24"/>
          <w:szCs w:val="24"/>
        </w:rPr>
        <w:t>Τέλος</w:t>
      </w:r>
      <w:r w:rsidRPr="00AB7F77">
        <w:rPr>
          <w:rFonts w:ascii="Times New Roman" w:hAnsi="Times New Roman" w:cs="Times New Roman"/>
          <w:color w:val="auto"/>
          <w:sz w:val="24"/>
          <w:szCs w:val="24"/>
        </w:rPr>
        <w:t xml:space="preserve">, </w:t>
      </w:r>
      <w:r w:rsidR="00D7163A">
        <w:rPr>
          <w:rFonts w:ascii="Times New Roman" w:hAnsi="Times New Roman" w:cs="Times New Roman"/>
          <w:color w:val="auto"/>
          <w:sz w:val="24"/>
          <w:szCs w:val="24"/>
        </w:rPr>
        <w:t xml:space="preserve">η </w:t>
      </w:r>
      <w:r w:rsidR="00A00458">
        <w:rPr>
          <w:rFonts w:ascii="Times New Roman" w:hAnsi="Times New Roman" w:cs="Times New Roman"/>
          <w:szCs w:val="22"/>
        </w:rPr>
        <w:t>αντίληψη των μαθητών για τη χρησιμότητα των υλικών που</w:t>
      </w:r>
      <w:r w:rsidR="00F364B2">
        <w:rPr>
          <w:rFonts w:ascii="Times New Roman" w:hAnsi="Times New Roman" w:cs="Times New Roman"/>
          <w:szCs w:val="22"/>
        </w:rPr>
        <w:t xml:space="preserve"> παρέχονταν μέσα από το </w:t>
      </w:r>
      <w:r w:rsidR="00BF604B">
        <w:rPr>
          <w:rFonts w:ascii="Times New Roman" w:hAnsi="Times New Roman" w:cs="Times New Roman"/>
          <w:szCs w:val="22"/>
          <w:lang w:val="en-US"/>
        </w:rPr>
        <w:t>M</w:t>
      </w:r>
      <w:r w:rsidR="00A00458">
        <w:rPr>
          <w:rFonts w:ascii="Times New Roman" w:hAnsi="Times New Roman" w:cs="Times New Roman"/>
          <w:szCs w:val="22"/>
          <w:lang w:val="en-US"/>
        </w:rPr>
        <w:t>oodle</w:t>
      </w:r>
      <w:r w:rsidR="0074168F">
        <w:rPr>
          <w:rFonts w:ascii="Times New Roman" w:hAnsi="Times New Roman" w:cs="Times New Roman"/>
          <w:szCs w:val="22"/>
        </w:rPr>
        <w:t xml:space="preserve"> (</w:t>
      </w:r>
      <w:r w:rsidR="0074168F">
        <w:rPr>
          <w:rFonts w:ascii="Times New Roman" w:hAnsi="Times New Roman" w:cs="Times New Roman"/>
          <w:i/>
          <w:color w:val="auto"/>
          <w:sz w:val="24"/>
          <w:szCs w:val="24"/>
          <w:lang w:val="en-US"/>
        </w:rPr>
        <w:t>perceived</w:t>
      </w:r>
      <w:r w:rsidR="0074168F" w:rsidRPr="0074168F">
        <w:rPr>
          <w:rFonts w:ascii="Times New Roman" w:hAnsi="Times New Roman" w:cs="Times New Roman"/>
          <w:i/>
          <w:color w:val="auto"/>
          <w:sz w:val="24"/>
          <w:szCs w:val="24"/>
        </w:rPr>
        <w:t xml:space="preserve"> </w:t>
      </w:r>
      <w:r w:rsidR="0074168F">
        <w:rPr>
          <w:rFonts w:ascii="Times New Roman" w:hAnsi="Times New Roman" w:cs="Times New Roman"/>
          <w:i/>
          <w:color w:val="auto"/>
          <w:sz w:val="24"/>
          <w:szCs w:val="24"/>
          <w:lang w:val="en-US"/>
        </w:rPr>
        <w:t>m</w:t>
      </w:r>
      <w:r w:rsidR="0074168F" w:rsidRPr="00AB7F77">
        <w:rPr>
          <w:rFonts w:ascii="Times New Roman" w:hAnsi="Times New Roman" w:cs="Times New Roman"/>
          <w:i/>
          <w:color w:val="auto"/>
          <w:sz w:val="24"/>
          <w:szCs w:val="24"/>
          <w:lang w:val="en-US"/>
        </w:rPr>
        <w:t>oo</w:t>
      </w:r>
      <w:r w:rsidR="0074168F">
        <w:rPr>
          <w:rFonts w:ascii="Times New Roman" w:hAnsi="Times New Roman" w:cs="Times New Roman"/>
          <w:i/>
          <w:color w:val="auto"/>
          <w:sz w:val="24"/>
          <w:szCs w:val="24"/>
          <w:lang w:val="en-US"/>
        </w:rPr>
        <w:t>dle</w:t>
      </w:r>
      <w:r w:rsidR="0074168F" w:rsidRPr="0074168F">
        <w:rPr>
          <w:rFonts w:ascii="Times New Roman" w:hAnsi="Times New Roman" w:cs="Times New Roman"/>
          <w:i/>
          <w:color w:val="auto"/>
          <w:sz w:val="24"/>
          <w:szCs w:val="24"/>
        </w:rPr>
        <w:t xml:space="preserve"> </w:t>
      </w:r>
      <w:r w:rsidR="0074168F">
        <w:rPr>
          <w:rFonts w:ascii="Times New Roman" w:hAnsi="Times New Roman" w:cs="Times New Roman"/>
          <w:i/>
          <w:color w:val="auto"/>
          <w:sz w:val="24"/>
          <w:szCs w:val="24"/>
          <w:lang w:val="en-US"/>
        </w:rPr>
        <w:t>u</w:t>
      </w:r>
      <w:r w:rsidR="0074168F" w:rsidRPr="00AB7F77">
        <w:rPr>
          <w:rFonts w:ascii="Times New Roman" w:hAnsi="Times New Roman" w:cs="Times New Roman"/>
          <w:i/>
          <w:color w:val="auto"/>
          <w:sz w:val="24"/>
          <w:szCs w:val="24"/>
          <w:lang w:val="en-US"/>
        </w:rPr>
        <w:t>sefulness</w:t>
      </w:r>
      <w:r w:rsidR="0074168F" w:rsidRPr="0074168F">
        <w:rPr>
          <w:rFonts w:ascii="Times New Roman" w:hAnsi="Times New Roman" w:cs="Times New Roman"/>
          <w:i/>
          <w:color w:val="auto"/>
          <w:sz w:val="24"/>
          <w:szCs w:val="24"/>
        </w:rPr>
        <w:t xml:space="preserve"> </w:t>
      </w:r>
      <w:r w:rsidR="0074168F">
        <w:rPr>
          <w:rFonts w:ascii="Times New Roman" w:hAnsi="Times New Roman" w:cs="Times New Roman"/>
          <w:i/>
          <w:color w:val="auto"/>
          <w:sz w:val="24"/>
          <w:szCs w:val="24"/>
          <w:lang w:val="en-US"/>
        </w:rPr>
        <w:t>l</w:t>
      </w:r>
      <w:r w:rsidR="0074168F" w:rsidRPr="00AB7F77">
        <w:rPr>
          <w:rFonts w:ascii="Times New Roman" w:hAnsi="Times New Roman" w:cs="Times New Roman"/>
          <w:i/>
          <w:color w:val="auto"/>
          <w:sz w:val="24"/>
          <w:szCs w:val="24"/>
          <w:lang w:val="en-US"/>
        </w:rPr>
        <w:t>esson</w:t>
      </w:r>
      <w:r w:rsidR="0074168F">
        <w:rPr>
          <w:rFonts w:ascii="Times New Roman" w:hAnsi="Times New Roman" w:cs="Times New Roman"/>
          <w:szCs w:val="22"/>
        </w:rPr>
        <w:t>)</w:t>
      </w:r>
      <w:r w:rsidR="00EA3FC1">
        <w:rPr>
          <w:rFonts w:ascii="Times New Roman" w:hAnsi="Times New Roman" w:cs="Times New Roman"/>
          <w:color w:val="auto"/>
          <w:sz w:val="24"/>
          <w:szCs w:val="24"/>
        </w:rPr>
        <w:t xml:space="preserve"> και</w:t>
      </w:r>
      <w:r w:rsidRPr="00AB7F77">
        <w:rPr>
          <w:rFonts w:ascii="Times New Roman" w:hAnsi="Times New Roman" w:cs="Times New Roman"/>
          <w:color w:val="auto"/>
          <w:sz w:val="24"/>
          <w:szCs w:val="24"/>
        </w:rPr>
        <w:t xml:space="preserve"> </w:t>
      </w:r>
      <w:r w:rsidR="00D7163A">
        <w:rPr>
          <w:rFonts w:ascii="Times New Roman" w:hAnsi="Times New Roman" w:cs="Times New Roman"/>
          <w:color w:val="auto"/>
          <w:sz w:val="24"/>
          <w:szCs w:val="24"/>
        </w:rPr>
        <w:t xml:space="preserve">η </w:t>
      </w:r>
      <w:r w:rsidR="00A00458">
        <w:rPr>
          <w:rFonts w:ascii="Times New Roman" w:hAnsi="Times New Roman" w:cs="Times New Roman"/>
          <w:szCs w:val="22"/>
        </w:rPr>
        <w:t>αντίληψη των μαθητών για τη χρησιμότητα των εργασιών π</w:t>
      </w:r>
      <w:r w:rsidR="00F364B2">
        <w:rPr>
          <w:rFonts w:ascii="Times New Roman" w:hAnsi="Times New Roman" w:cs="Times New Roman"/>
          <w:szCs w:val="22"/>
        </w:rPr>
        <w:t>ου δίνονταν μέσα από αυτό</w:t>
      </w:r>
      <w:r w:rsidR="0074168F">
        <w:rPr>
          <w:rFonts w:ascii="Times New Roman" w:hAnsi="Times New Roman" w:cs="Times New Roman"/>
          <w:szCs w:val="22"/>
        </w:rPr>
        <w:t xml:space="preserve"> (</w:t>
      </w:r>
      <w:r w:rsidR="0074168F">
        <w:rPr>
          <w:rFonts w:ascii="Times New Roman" w:hAnsi="Times New Roman" w:cs="Times New Roman"/>
          <w:i/>
          <w:color w:val="auto"/>
          <w:sz w:val="24"/>
          <w:szCs w:val="24"/>
          <w:lang w:val="en-US"/>
        </w:rPr>
        <w:t>perceived</w:t>
      </w:r>
      <w:r w:rsidR="0074168F" w:rsidRPr="0074168F">
        <w:rPr>
          <w:rFonts w:ascii="Times New Roman" w:hAnsi="Times New Roman" w:cs="Times New Roman"/>
          <w:i/>
          <w:color w:val="auto"/>
          <w:sz w:val="24"/>
          <w:szCs w:val="24"/>
        </w:rPr>
        <w:t xml:space="preserve"> </w:t>
      </w:r>
      <w:r w:rsidR="0074168F">
        <w:rPr>
          <w:rFonts w:ascii="Times New Roman" w:hAnsi="Times New Roman" w:cs="Times New Roman"/>
          <w:i/>
          <w:color w:val="auto"/>
          <w:sz w:val="24"/>
          <w:szCs w:val="24"/>
          <w:lang w:val="en-US"/>
        </w:rPr>
        <w:t>usefulness</w:t>
      </w:r>
      <w:r w:rsidR="0074168F" w:rsidRPr="0074168F">
        <w:rPr>
          <w:rFonts w:ascii="Times New Roman" w:hAnsi="Times New Roman" w:cs="Times New Roman"/>
          <w:i/>
          <w:color w:val="auto"/>
          <w:sz w:val="24"/>
          <w:szCs w:val="24"/>
        </w:rPr>
        <w:t xml:space="preserve"> </w:t>
      </w:r>
      <w:r w:rsidR="0074168F">
        <w:rPr>
          <w:rFonts w:ascii="Times New Roman" w:hAnsi="Times New Roman" w:cs="Times New Roman"/>
          <w:i/>
          <w:color w:val="auto"/>
          <w:sz w:val="24"/>
          <w:szCs w:val="24"/>
          <w:lang w:val="en-US"/>
        </w:rPr>
        <w:t>assignment</w:t>
      </w:r>
      <w:r w:rsidR="0074168F">
        <w:rPr>
          <w:rFonts w:ascii="Times New Roman" w:hAnsi="Times New Roman" w:cs="Times New Roman"/>
          <w:color w:val="auto"/>
          <w:sz w:val="24"/>
          <w:szCs w:val="24"/>
        </w:rPr>
        <w:t>)</w:t>
      </w:r>
      <w:r w:rsidR="00AB7F77" w:rsidRPr="00AB7F77">
        <w:rPr>
          <w:rFonts w:ascii="Times New Roman" w:hAnsi="Times New Roman" w:cs="Times New Roman"/>
          <w:color w:val="auto"/>
          <w:sz w:val="24"/>
          <w:szCs w:val="24"/>
        </w:rPr>
        <w:t xml:space="preserve"> </w:t>
      </w:r>
      <w:r w:rsidR="00AB7F77">
        <w:rPr>
          <w:rFonts w:ascii="Times New Roman" w:hAnsi="Times New Roman" w:cs="Times New Roman"/>
          <w:color w:val="auto"/>
          <w:sz w:val="24"/>
          <w:szCs w:val="24"/>
        </w:rPr>
        <w:t>δείχνουν</w:t>
      </w:r>
      <w:r w:rsidR="00AB7F77" w:rsidRPr="00AB7F77">
        <w:rPr>
          <w:rFonts w:ascii="Times New Roman" w:hAnsi="Times New Roman" w:cs="Times New Roman"/>
          <w:color w:val="auto"/>
          <w:sz w:val="24"/>
          <w:szCs w:val="24"/>
        </w:rPr>
        <w:t xml:space="preserve"> </w:t>
      </w:r>
      <w:r w:rsidR="00AB7F77">
        <w:rPr>
          <w:rFonts w:ascii="Times New Roman" w:hAnsi="Times New Roman" w:cs="Times New Roman"/>
          <w:color w:val="auto"/>
          <w:sz w:val="24"/>
          <w:szCs w:val="24"/>
        </w:rPr>
        <w:t>να</w:t>
      </w:r>
      <w:r w:rsidR="00AB7F77" w:rsidRPr="00AB7F77">
        <w:rPr>
          <w:rFonts w:ascii="Times New Roman" w:hAnsi="Times New Roman" w:cs="Times New Roman"/>
          <w:color w:val="auto"/>
          <w:sz w:val="24"/>
          <w:szCs w:val="24"/>
        </w:rPr>
        <w:t xml:space="preserve"> </w:t>
      </w:r>
      <w:r w:rsidR="00AB7F77">
        <w:rPr>
          <w:rFonts w:ascii="Times New Roman" w:hAnsi="Times New Roman" w:cs="Times New Roman"/>
          <w:color w:val="auto"/>
          <w:sz w:val="24"/>
          <w:szCs w:val="24"/>
        </w:rPr>
        <w:t>συσχετίζονται σε χαμηλό επίπεδο με τον τελικό βαθμό του μαθήματος</w:t>
      </w:r>
      <w:r w:rsidR="00C54C07">
        <w:rPr>
          <w:rFonts w:ascii="Times New Roman" w:hAnsi="Times New Roman" w:cs="Times New Roman"/>
          <w:color w:val="auto"/>
          <w:sz w:val="24"/>
          <w:szCs w:val="24"/>
        </w:rPr>
        <w:t xml:space="preserve"> (</w:t>
      </w:r>
      <w:r w:rsidR="00C54C07">
        <w:rPr>
          <w:rFonts w:ascii="Times New Roman" w:hAnsi="Times New Roman" w:cs="Times New Roman"/>
          <w:i/>
          <w:color w:val="auto"/>
          <w:sz w:val="24"/>
          <w:szCs w:val="24"/>
          <w:lang w:val="en-US"/>
        </w:rPr>
        <w:t>f</w:t>
      </w:r>
      <w:r w:rsidR="00C54C07" w:rsidRPr="00AB7F77">
        <w:rPr>
          <w:rFonts w:ascii="Times New Roman" w:hAnsi="Times New Roman" w:cs="Times New Roman"/>
          <w:i/>
          <w:color w:val="auto"/>
          <w:sz w:val="24"/>
          <w:szCs w:val="24"/>
          <w:lang w:val="en-US"/>
        </w:rPr>
        <w:t>inal</w:t>
      </w:r>
      <w:r w:rsidR="00C54C07" w:rsidRPr="00C54C07">
        <w:rPr>
          <w:rFonts w:ascii="Times New Roman" w:hAnsi="Times New Roman" w:cs="Times New Roman"/>
          <w:i/>
          <w:color w:val="auto"/>
          <w:sz w:val="24"/>
          <w:szCs w:val="24"/>
        </w:rPr>
        <w:t xml:space="preserve"> </w:t>
      </w:r>
      <w:r w:rsidR="00C54C07" w:rsidRPr="00AB7F77">
        <w:rPr>
          <w:rFonts w:ascii="Times New Roman" w:hAnsi="Times New Roman" w:cs="Times New Roman"/>
          <w:i/>
          <w:color w:val="auto"/>
          <w:sz w:val="24"/>
          <w:szCs w:val="24"/>
          <w:lang w:val="en-US"/>
        </w:rPr>
        <w:t>note</w:t>
      </w:r>
      <w:r w:rsidR="00C54C07">
        <w:rPr>
          <w:rFonts w:ascii="Times New Roman" w:hAnsi="Times New Roman" w:cs="Times New Roman"/>
          <w:color w:val="auto"/>
          <w:sz w:val="24"/>
          <w:szCs w:val="24"/>
        </w:rPr>
        <w:t>)</w:t>
      </w:r>
      <w:r w:rsidR="004C7E2A">
        <w:rPr>
          <w:rFonts w:ascii="Times New Roman" w:hAnsi="Times New Roman" w:cs="Times New Roman"/>
          <w:color w:val="auto"/>
          <w:sz w:val="24"/>
          <w:szCs w:val="24"/>
        </w:rPr>
        <w:t>.</w:t>
      </w:r>
    </w:p>
    <w:p w14:paraId="635DBA6F" w14:textId="77777777" w:rsidR="0094208B" w:rsidRDefault="0094208B" w:rsidP="0094208B">
      <w:pPr>
        <w:jc w:val="center"/>
        <w:rPr>
          <w:rFonts w:ascii="Times New Roman" w:hAnsi="Times New Roman" w:cs="Times New Roman"/>
          <w:color w:val="auto"/>
          <w:sz w:val="24"/>
          <w:szCs w:val="24"/>
        </w:rPr>
      </w:pPr>
      <w:r w:rsidRPr="0094208B">
        <w:rPr>
          <w:rFonts w:ascii="Times New Roman" w:hAnsi="Times New Roman" w:cs="Times New Roman"/>
          <w:b/>
          <w:color w:val="auto"/>
          <w:sz w:val="24"/>
          <w:szCs w:val="24"/>
        </w:rPr>
        <w:lastRenderedPageBreak/>
        <w:t>Πίνακας 5</w:t>
      </w:r>
      <w:r w:rsidRPr="0094208B">
        <w:rPr>
          <w:rFonts w:ascii="Times New Roman" w:hAnsi="Times New Roman" w:cs="Times New Roman"/>
          <w:color w:val="auto"/>
          <w:sz w:val="24"/>
          <w:szCs w:val="24"/>
        </w:rPr>
        <w:t>. Στατιστικά Σημαντικές Σχέσεις (για το 2ο Έτος)</w:t>
      </w:r>
    </w:p>
    <w:p w14:paraId="1DC62252" w14:textId="77777777" w:rsidR="0094208B" w:rsidRPr="0094208B" w:rsidRDefault="0094208B" w:rsidP="0094208B">
      <w:pPr>
        <w:jc w:val="center"/>
        <w:rPr>
          <w:rFonts w:ascii="Times New Roman" w:hAnsi="Times New Roman" w:cs="Times New Roman"/>
          <w:color w:val="auto"/>
          <w:sz w:val="24"/>
          <w:szCs w:val="24"/>
        </w:rPr>
      </w:pPr>
    </w:p>
    <w:tbl>
      <w:tblPr>
        <w:tblW w:w="14528" w:type="dxa"/>
        <w:tblInd w:w="88" w:type="dxa"/>
        <w:tblLook w:val="04A0" w:firstRow="1" w:lastRow="0" w:firstColumn="1" w:lastColumn="0" w:noHBand="0" w:noVBand="1"/>
      </w:tblPr>
      <w:tblGrid>
        <w:gridCol w:w="960"/>
        <w:gridCol w:w="596"/>
        <w:gridCol w:w="553"/>
        <w:gridCol w:w="705"/>
        <w:gridCol w:w="880"/>
        <w:gridCol w:w="909"/>
        <w:gridCol w:w="665"/>
        <w:gridCol w:w="959"/>
        <w:gridCol w:w="891"/>
        <w:gridCol w:w="555"/>
        <w:gridCol w:w="520"/>
        <w:gridCol w:w="550"/>
        <w:gridCol w:w="520"/>
        <w:gridCol w:w="532"/>
        <w:gridCol w:w="520"/>
        <w:gridCol w:w="520"/>
        <w:gridCol w:w="591"/>
        <w:gridCol w:w="520"/>
        <w:gridCol w:w="502"/>
        <w:gridCol w:w="520"/>
        <w:gridCol w:w="520"/>
        <w:gridCol w:w="520"/>
        <w:gridCol w:w="520"/>
      </w:tblGrid>
      <w:tr w:rsidR="0094208B" w:rsidRPr="0094208B" w14:paraId="3F01EADD" w14:textId="77777777" w:rsidTr="00B8204B">
        <w:trPr>
          <w:trHeight w:val="1185"/>
        </w:trPr>
        <w:tc>
          <w:tcPr>
            <w:tcW w:w="96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51F7024" w14:textId="77777777" w:rsidR="0094208B" w:rsidRPr="0094208B" w:rsidRDefault="0094208B" w:rsidP="00B8204B">
            <w:pPr>
              <w:spacing w:line="240" w:lineRule="auto"/>
              <w:jc w:val="center"/>
              <w:rPr>
                <w:rFonts w:eastAsia="Times New Roman"/>
                <w:sz w:val="12"/>
                <w:szCs w:val="12"/>
              </w:rPr>
            </w:pPr>
          </w:p>
        </w:tc>
        <w:tc>
          <w:tcPr>
            <w:tcW w:w="596"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321DF271" w14:textId="77777777" w:rsidR="0094208B" w:rsidRPr="0094208B" w:rsidRDefault="0094208B"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Computer_at_home (Ονομαστική)</w:t>
            </w:r>
          </w:p>
        </w:tc>
        <w:tc>
          <w:tcPr>
            <w:tcW w:w="553"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41EA98F7" w14:textId="77777777" w:rsidR="0094208B" w:rsidRPr="0094208B" w:rsidRDefault="0094208B"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Internet_at_home (Ονομαστική)</w:t>
            </w:r>
          </w:p>
        </w:tc>
        <w:tc>
          <w:tcPr>
            <w:tcW w:w="705"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5FFB133F" w14:textId="77777777" w:rsidR="0094208B" w:rsidRPr="0094208B" w:rsidRDefault="0094208B"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lang w:val="en-US"/>
              </w:rPr>
              <w:t>Computer_use_per_week (</w:t>
            </w:r>
            <w:r w:rsidRPr="0094208B">
              <w:rPr>
                <w:rFonts w:eastAsia="Times New Roman"/>
                <w:b/>
                <w:bCs/>
                <w:color w:val="0C343D"/>
                <w:sz w:val="12"/>
                <w:szCs w:val="12"/>
              </w:rPr>
              <w:t>Τακτική</w:t>
            </w:r>
            <w:r w:rsidRPr="0094208B">
              <w:rPr>
                <w:rFonts w:eastAsia="Times New Roman"/>
                <w:b/>
                <w:bCs/>
                <w:color w:val="0C343D"/>
                <w:sz w:val="12"/>
                <w:szCs w:val="12"/>
                <w:lang w:val="en-US"/>
              </w:rPr>
              <w:t>)</w:t>
            </w:r>
          </w:p>
        </w:tc>
        <w:tc>
          <w:tcPr>
            <w:tcW w:w="880"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3E1E37B8" w14:textId="77777777" w:rsidR="0094208B" w:rsidRPr="0094208B" w:rsidRDefault="0094208B"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lang w:val="en-US"/>
              </w:rPr>
              <w:t>Ease_of_moodle_use_perceptions (</w:t>
            </w:r>
            <w:r w:rsidRPr="0094208B">
              <w:rPr>
                <w:rFonts w:eastAsia="Times New Roman"/>
                <w:b/>
                <w:bCs/>
                <w:color w:val="0C343D"/>
                <w:sz w:val="12"/>
                <w:szCs w:val="12"/>
              </w:rPr>
              <w:t>Ισοδιαστημική</w:t>
            </w:r>
            <w:r w:rsidRPr="0094208B">
              <w:rPr>
                <w:rFonts w:eastAsia="Times New Roman"/>
                <w:b/>
                <w:bCs/>
                <w:color w:val="0C343D"/>
                <w:sz w:val="12"/>
                <w:szCs w:val="12"/>
                <w:lang w:val="en-US"/>
              </w:rPr>
              <w:t>)</w:t>
            </w:r>
          </w:p>
        </w:tc>
        <w:tc>
          <w:tcPr>
            <w:tcW w:w="909"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284C73E6" w14:textId="77777777" w:rsidR="0094208B" w:rsidRPr="0094208B" w:rsidRDefault="0094208B"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lang w:val="en-US"/>
              </w:rPr>
              <w:t>Moodle_use_capability_perceptions (</w:t>
            </w:r>
            <w:r w:rsidRPr="0094208B">
              <w:rPr>
                <w:rFonts w:eastAsia="Times New Roman"/>
                <w:b/>
                <w:bCs/>
                <w:color w:val="0C343D"/>
                <w:sz w:val="12"/>
                <w:szCs w:val="12"/>
              </w:rPr>
              <w:t>Ισοδιαστημική</w:t>
            </w:r>
            <w:r w:rsidRPr="0094208B">
              <w:rPr>
                <w:rFonts w:eastAsia="Times New Roman"/>
                <w:b/>
                <w:bCs/>
                <w:color w:val="0C343D"/>
                <w:sz w:val="12"/>
                <w:szCs w:val="12"/>
                <w:lang w:val="en-US"/>
              </w:rPr>
              <w:t>)</w:t>
            </w:r>
          </w:p>
        </w:tc>
        <w:tc>
          <w:tcPr>
            <w:tcW w:w="665"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1807012B" w14:textId="77777777" w:rsidR="0094208B" w:rsidRPr="0094208B" w:rsidRDefault="0094208B"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Attitude_about_Moodle (Ισοδιαστημική)</w:t>
            </w:r>
          </w:p>
        </w:tc>
        <w:tc>
          <w:tcPr>
            <w:tcW w:w="959"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5FC49474" w14:textId="77777777" w:rsidR="0094208B" w:rsidRPr="0094208B" w:rsidRDefault="0094208B"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lang w:val="en-US"/>
              </w:rPr>
              <w:t>Perceived_Moodle_Usefulness_lesson (</w:t>
            </w:r>
            <w:r w:rsidRPr="0094208B">
              <w:rPr>
                <w:rFonts w:eastAsia="Times New Roman"/>
                <w:b/>
                <w:bCs/>
                <w:color w:val="0C343D"/>
                <w:sz w:val="12"/>
                <w:szCs w:val="12"/>
              </w:rPr>
              <w:t>Ισοδιαστημική</w:t>
            </w:r>
            <w:r w:rsidRPr="0094208B">
              <w:rPr>
                <w:rFonts w:eastAsia="Times New Roman"/>
                <w:b/>
                <w:bCs/>
                <w:color w:val="0C343D"/>
                <w:sz w:val="12"/>
                <w:szCs w:val="12"/>
                <w:lang w:val="en-US"/>
              </w:rPr>
              <w:t>)</w:t>
            </w:r>
          </w:p>
        </w:tc>
        <w:tc>
          <w:tcPr>
            <w:tcW w:w="891"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13800B12" w14:textId="77777777" w:rsidR="0094208B" w:rsidRPr="0094208B" w:rsidRDefault="0094208B"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Perceived_Usefulness_assignment (Ισοδιαστημική)</w:t>
            </w:r>
          </w:p>
        </w:tc>
        <w:tc>
          <w:tcPr>
            <w:tcW w:w="555"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32357EB7" w14:textId="77777777" w:rsidR="0094208B" w:rsidRPr="0094208B" w:rsidRDefault="0094208B" w:rsidP="00B8204B">
            <w:pPr>
              <w:spacing w:line="240" w:lineRule="auto"/>
              <w:jc w:val="center"/>
              <w:rPr>
                <w:rFonts w:eastAsia="Times New Roman"/>
                <w:b/>
                <w:bCs/>
                <w:color w:val="660000"/>
                <w:sz w:val="12"/>
                <w:szCs w:val="12"/>
              </w:rPr>
            </w:pPr>
            <w:r w:rsidRPr="0094208B">
              <w:rPr>
                <w:rFonts w:eastAsia="Times New Roman"/>
                <w:b/>
                <w:bCs/>
                <w:color w:val="660000"/>
                <w:sz w:val="12"/>
                <w:szCs w:val="12"/>
              </w:rPr>
              <w:t>Spectrum_of_use (Ισοδιαστημική)</w:t>
            </w:r>
          </w:p>
        </w:tc>
        <w:tc>
          <w:tcPr>
            <w:tcW w:w="520"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494B0FC4" w14:textId="77777777" w:rsidR="0094208B" w:rsidRPr="0094208B" w:rsidRDefault="0094208B"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Total_Of_ id (Ισοδιαστημική)</w:t>
            </w:r>
          </w:p>
        </w:tc>
        <w:tc>
          <w:tcPr>
            <w:tcW w:w="550"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5FA8B183" w14:textId="77777777" w:rsidR="0094208B" w:rsidRPr="0094208B" w:rsidRDefault="0094208B"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assignment_view (Ισοδιαστημική)</w:t>
            </w:r>
          </w:p>
        </w:tc>
        <w:tc>
          <w:tcPr>
            <w:tcW w:w="520"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65AECA3A" w14:textId="77777777" w:rsidR="0094208B" w:rsidRPr="0094208B" w:rsidRDefault="0094208B"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course_view (Ισοδιαστημική)</w:t>
            </w:r>
          </w:p>
        </w:tc>
        <w:tc>
          <w:tcPr>
            <w:tcW w:w="532"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7D90F287" w14:textId="77777777" w:rsidR="0094208B" w:rsidRPr="0094208B" w:rsidRDefault="0094208B"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forum_add_post (Ισοδιαστημική)</w:t>
            </w:r>
          </w:p>
        </w:tc>
        <w:tc>
          <w:tcPr>
            <w:tcW w:w="520"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3CB50E9E" w14:textId="77777777" w:rsidR="0094208B" w:rsidRPr="0094208B" w:rsidRDefault="0094208B"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forum_view (Ισοδιαστημική)</w:t>
            </w:r>
          </w:p>
        </w:tc>
        <w:tc>
          <w:tcPr>
            <w:tcW w:w="520"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08FE9AB2" w14:textId="77777777" w:rsidR="0094208B" w:rsidRPr="0094208B" w:rsidRDefault="0094208B"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glossary_view (Ισοδιαστημική)</w:t>
            </w:r>
          </w:p>
        </w:tc>
        <w:tc>
          <w:tcPr>
            <w:tcW w:w="591"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2A81433B" w14:textId="77777777" w:rsidR="0094208B" w:rsidRPr="0094208B" w:rsidRDefault="0094208B"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questionnaire_view (Ισοδιαστημική)</w:t>
            </w:r>
          </w:p>
        </w:tc>
        <w:tc>
          <w:tcPr>
            <w:tcW w:w="520"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3BFCFA7D" w14:textId="77777777" w:rsidR="0094208B" w:rsidRPr="0094208B" w:rsidRDefault="0094208B"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resource_view (Ισοδιαστημική)</w:t>
            </w:r>
          </w:p>
        </w:tc>
        <w:tc>
          <w:tcPr>
            <w:tcW w:w="502"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73224EE5" w14:textId="77777777" w:rsidR="0094208B" w:rsidRPr="0094208B" w:rsidRDefault="0094208B"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user_view (Ισοδιασημική)</w:t>
            </w:r>
          </w:p>
        </w:tc>
        <w:tc>
          <w:tcPr>
            <w:tcW w:w="520"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06399DF5" w14:textId="77777777" w:rsidR="0094208B" w:rsidRPr="0094208B" w:rsidRDefault="0094208B"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user_view_all (Ισοδιαστημική)</w:t>
            </w:r>
          </w:p>
        </w:tc>
        <w:tc>
          <w:tcPr>
            <w:tcW w:w="520"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6B6D6FBB" w14:textId="77777777" w:rsidR="0094208B" w:rsidRPr="0094208B" w:rsidRDefault="0094208B" w:rsidP="00B8204B">
            <w:pPr>
              <w:spacing w:line="240" w:lineRule="auto"/>
              <w:jc w:val="center"/>
              <w:rPr>
                <w:rFonts w:eastAsia="Times New Roman"/>
                <w:b/>
                <w:bCs/>
                <w:color w:val="274E13"/>
                <w:sz w:val="12"/>
                <w:szCs w:val="12"/>
              </w:rPr>
            </w:pPr>
            <w:r w:rsidRPr="0094208B">
              <w:rPr>
                <w:rFonts w:eastAsia="Times New Roman"/>
                <w:b/>
                <w:bCs/>
                <w:color w:val="274E13"/>
                <w:sz w:val="12"/>
                <w:szCs w:val="12"/>
              </w:rPr>
              <w:t>Lab_Note (Ισοδιαστημική)</w:t>
            </w:r>
          </w:p>
        </w:tc>
        <w:tc>
          <w:tcPr>
            <w:tcW w:w="520"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60644DD2" w14:textId="77777777" w:rsidR="0094208B" w:rsidRPr="0094208B" w:rsidRDefault="0094208B" w:rsidP="00B8204B">
            <w:pPr>
              <w:spacing w:line="240" w:lineRule="auto"/>
              <w:jc w:val="center"/>
              <w:rPr>
                <w:rFonts w:eastAsia="Times New Roman"/>
                <w:b/>
                <w:bCs/>
                <w:color w:val="274E13"/>
                <w:sz w:val="12"/>
                <w:szCs w:val="12"/>
              </w:rPr>
            </w:pPr>
            <w:r w:rsidRPr="0094208B">
              <w:rPr>
                <w:rFonts w:eastAsia="Times New Roman"/>
                <w:b/>
                <w:bCs/>
                <w:color w:val="274E13"/>
                <w:sz w:val="12"/>
                <w:szCs w:val="12"/>
              </w:rPr>
              <w:t>Exam_note (Ισοδιαστημική)</w:t>
            </w:r>
          </w:p>
        </w:tc>
        <w:tc>
          <w:tcPr>
            <w:tcW w:w="520" w:type="dxa"/>
            <w:tcBorders>
              <w:top w:val="single" w:sz="8" w:space="0" w:color="CCCCCC"/>
              <w:left w:val="single" w:sz="8" w:space="0" w:color="CCCCCC"/>
              <w:bottom w:val="single" w:sz="8" w:space="0" w:color="000000"/>
              <w:right w:val="single" w:sz="8" w:space="0" w:color="CCCCCC"/>
            </w:tcBorders>
            <w:shd w:val="clear" w:color="000000" w:fill="CFE2F3"/>
            <w:vAlign w:val="center"/>
            <w:hideMark/>
          </w:tcPr>
          <w:p w14:paraId="030A58EB" w14:textId="77777777" w:rsidR="0094208B" w:rsidRPr="0094208B" w:rsidRDefault="0094208B" w:rsidP="00B8204B">
            <w:pPr>
              <w:spacing w:line="240" w:lineRule="auto"/>
              <w:jc w:val="center"/>
              <w:rPr>
                <w:rFonts w:eastAsia="Times New Roman"/>
                <w:b/>
                <w:bCs/>
                <w:color w:val="274E13"/>
                <w:sz w:val="12"/>
                <w:szCs w:val="12"/>
              </w:rPr>
            </w:pPr>
            <w:r w:rsidRPr="0094208B">
              <w:rPr>
                <w:rFonts w:eastAsia="Times New Roman"/>
                <w:b/>
                <w:bCs/>
                <w:color w:val="274E13"/>
                <w:sz w:val="12"/>
                <w:szCs w:val="12"/>
              </w:rPr>
              <w:t>Final_Note (Ισοδιαστημική)</w:t>
            </w:r>
          </w:p>
        </w:tc>
      </w:tr>
      <w:tr w:rsidR="0094208B" w:rsidRPr="0094208B" w14:paraId="28C25522" w14:textId="77777777" w:rsidTr="00B8204B">
        <w:trPr>
          <w:trHeight w:val="851"/>
        </w:trPr>
        <w:tc>
          <w:tcPr>
            <w:tcW w:w="960"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479C02AB" w14:textId="77777777" w:rsidR="0094208B" w:rsidRPr="0094208B" w:rsidRDefault="0094208B"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Computer_at_home (Ονομαστική)</w:t>
            </w:r>
          </w:p>
        </w:tc>
        <w:tc>
          <w:tcPr>
            <w:tcW w:w="596" w:type="dxa"/>
            <w:tcBorders>
              <w:top w:val="single" w:sz="8" w:space="0" w:color="CCCCCC"/>
              <w:left w:val="single" w:sz="8" w:space="0" w:color="CCCCCC"/>
              <w:bottom w:val="single" w:sz="8" w:space="0" w:color="CCCCCC"/>
              <w:right w:val="single" w:sz="8" w:space="0" w:color="CCCCCC"/>
            </w:tcBorders>
            <w:shd w:val="clear" w:color="auto" w:fill="FFFFFF" w:themeFill="background1"/>
            <w:vAlign w:val="center"/>
            <w:hideMark/>
          </w:tcPr>
          <w:p w14:paraId="471F378E" w14:textId="77777777" w:rsidR="0094208B" w:rsidRPr="0094208B" w:rsidRDefault="0094208B" w:rsidP="00B8204B">
            <w:pPr>
              <w:jc w:val="center"/>
              <w:rPr>
                <w:sz w:val="12"/>
                <w:szCs w:val="12"/>
              </w:rPr>
            </w:pPr>
            <w:r w:rsidRPr="0094208B">
              <w:rPr>
                <w:sz w:val="12"/>
                <w:szCs w:val="12"/>
              </w:rPr>
              <w:t>-</w:t>
            </w:r>
          </w:p>
        </w:tc>
        <w:tc>
          <w:tcPr>
            <w:tcW w:w="553" w:type="dxa"/>
            <w:tcBorders>
              <w:top w:val="single" w:sz="8" w:space="0" w:color="CCCCCC"/>
              <w:left w:val="nil"/>
              <w:bottom w:val="single" w:sz="8" w:space="0" w:color="CCCCCC"/>
              <w:right w:val="single" w:sz="8" w:space="0" w:color="CCCCCC"/>
            </w:tcBorders>
            <w:shd w:val="clear" w:color="auto" w:fill="auto"/>
            <w:vAlign w:val="center"/>
            <w:hideMark/>
          </w:tcPr>
          <w:p w14:paraId="13A32FD6" w14:textId="77777777" w:rsidR="0094208B" w:rsidRPr="0094208B" w:rsidRDefault="0094208B" w:rsidP="00B8204B">
            <w:pPr>
              <w:jc w:val="center"/>
              <w:rPr>
                <w:sz w:val="12"/>
                <w:szCs w:val="12"/>
              </w:rPr>
            </w:pPr>
            <w:r w:rsidRPr="0094208B">
              <w:rPr>
                <w:sz w:val="12"/>
                <w:szCs w:val="12"/>
              </w:rPr>
              <w:t>0,35 (p= 0,00) **</w:t>
            </w:r>
          </w:p>
        </w:tc>
        <w:tc>
          <w:tcPr>
            <w:tcW w:w="705" w:type="dxa"/>
            <w:tcBorders>
              <w:top w:val="single" w:sz="8" w:space="0" w:color="CCCCCC"/>
              <w:left w:val="nil"/>
              <w:bottom w:val="single" w:sz="8" w:space="0" w:color="CCCCCC"/>
              <w:right w:val="single" w:sz="8" w:space="0" w:color="CCCCCC"/>
            </w:tcBorders>
            <w:shd w:val="clear" w:color="auto" w:fill="auto"/>
            <w:vAlign w:val="center"/>
            <w:hideMark/>
          </w:tcPr>
          <w:p w14:paraId="766ED1C5" w14:textId="77777777" w:rsidR="0094208B" w:rsidRPr="0094208B" w:rsidRDefault="0094208B" w:rsidP="00B8204B">
            <w:pPr>
              <w:jc w:val="center"/>
              <w:rPr>
                <w:sz w:val="12"/>
                <w:szCs w:val="12"/>
              </w:rPr>
            </w:pPr>
            <w:r w:rsidRPr="0094208B">
              <w:rPr>
                <w:sz w:val="12"/>
                <w:szCs w:val="12"/>
              </w:rPr>
              <w:t>0,72 (p= 0,00) **</w:t>
            </w:r>
          </w:p>
        </w:tc>
        <w:tc>
          <w:tcPr>
            <w:tcW w:w="880" w:type="dxa"/>
            <w:tcBorders>
              <w:top w:val="single" w:sz="8" w:space="0" w:color="CCCCCC"/>
              <w:left w:val="nil"/>
              <w:bottom w:val="single" w:sz="8" w:space="0" w:color="CCCCCC"/>
              <w:right w:val="single" w:sz="8" w:space="0" w:color="CCCCCC"/>
            </w:tcBorders>
            <w:shd w:val="clear" w:color="auto" w:fill="auto"/>
            <w:vAlign w:val="center"/>
            <w:hideMark/>
          </w:tcPr>
          <w:p w14:paraId="14727924" w14:textId="77777777" w:rsidR="0094208B" w:rsidRPr="0094208B" w:rsidRDefault="0094208B" w:rsidP="00B8204B">
            <w:pPr>
              <w:jc w:val="center"/>
              <w:rPr>
                <w:sz w:val="12"/>
                <w:szCs w:val="12"/>
              </w:rPr>
            </w:pPr>
            <w:r w:rsidRPr="0094208B">
              <w:rPr>
                <w:sz w:val="12"/>
                <w:szCs w:val="12"/>
              </w:rPr>
              <w:t>0,37 (p= 0,01) *</w:t>
            </w:r>
          </w:p>
        </w:tc>
        <w:tc>
          <w:tcPr>
            <w:tcW w:w="909" w:type="dxa"/>
            <w:tcBorders>
              <w:top w:val="single" w:sz="8" w:space="0" w:color="CCCCCC"/>
              <w:left w:val="nil"/>
              <w:bottom w:val="single" w:sz="8" w:space="0" w:color="CCCCCC"/>
              <w:right w:val="single" w:sz="8" w:space="0" w:color="CCCCCC"/>
            </w:tcBorders>
            <w:shd w:val="clear" w:color="auto" w:fill="auto"/>
            <w:vAlign w:val="center"/>
            <w:hideMark/>
          </w:tcPr>
          <w:p w14:paraId="069E1640" w14:textId="77777777" w:rsidR="0094208B" w:rsidRPr="0094208B" w:rsidRDefault="0094208B" w:rsidP="00B8204B">
            <w:pPr>
              <w:jc w:val="center"/>
              <w:rPr>
                <w:sz w:val="12"/>
                <w:szCs w:val="12"/>
              </w:rPr>
            </w:pPr>
            <w:r w:rsidRPr="0094208B">
              <w:rPr>
                <w:sz w:val="12"/>
                <w:szCs w:val="12"/>
              </w:rPr>
              <w:t>0,35 (p= 0,00) **</w:t>
            </w:r>
          </w:p>
        </w:tc>
        <w:tc>
          <w:tcPr>
            <w:tcW w:w="665" w:type="dxa"/>
            <w:tcBorders>
              <w:top w:val="single" w:sz="8" w:space="0" w:color="CCCCCC"/>
              <w:left w:val="nil"/>
              <w:bottom w:val="single" w:sz="8" w:space="0" w:color="CCCCCC"/>
              <w:right w:val="single" w:sz="8" w:space="0" w:color="CCCCCC"/>
            </w:tcBorders>
            <w:shd w:val="clear" w:color="auto" w:fill="auto"/>
            <w:vAlign w:val="center"/>
            <w:hideMark/>
          </w:tcPr>
          <w:p w14:paraId="79C84341" w14:textId="77777777" w:rsidR="0094208B" w:rsidRPr="0094208B" w:rsidRDefault="0094208B" w:rsidP="00B8204B">
            <w:pPr>
              <w:jc w:val="center"/>
              <w:rPr>
                <w:sz w:val="12"/>
                <w:szCs w:val="12"/>
              </w:rPr>
            </w:pPr>
            <w:r w:rsidRPr="0094208B">
              <w:rPr>
                <w:sz w:val="12"/>
                <w:szCs w:val="12"/>
              </w:rPr>
              <w:t>0,51 (p= 0,00) **</w:t>
            </w:r>
          </w:p>
        </w:tc>
        <w:tc>
          <w:tcPr>
            <w:tcW w:w="959" w:type="dxa"/>
            <w:tcBorders>
              <w:top w:val="single" w:sz="8" w:space="0" w:color="CCCCCC"/>
              <w:left w:val="nil"/>
              <w:bottom w:val="single" w:sz="8" w:space="0" w:color="CCCCCC"/>
              <w:right w:val="single" w:sz="8" w:space="0" w:color="CCCCCC"/>
            </w:tcBorders>
            <w:shd w:val="clear" w:color="auto" w:fill="auto"/>
            <w:vAlign w:val="center"/>
            <w:hideMark/>
          </w:tcPr>
          <w:p w14:paraId="12C902B0" w14:textId="77777777" w:rsidR="0094208B" w:rsidRPr="0094208B" w:rsidRDefault="0094208B" w:rsidP="00B8204B">
            <w:pPr>
              <w:jc w:val="center"/>
              <w:rPr>
                <w:sz w:val="12"/>
                <w:szCs w:val="12"/>
              </w:rPr>
            </w:pPr>
            <w:r w:rsidRPr="0094208B">
              <w:rPr>
                <w:sz w:val="12"/>
                <w:szCs w:val="12"/>
              </w:rPr>
              <w:t>0,20 (p= 0,15)</w:t>
            </w:r>
          </w:p>
        </w:tc>
        <w:tc>
          <w:tcPr>
            <w:tcW w:w="891" w:type="dxa"/>
            <w:tcBorders>
              <w:top w:val="single" w:sz="8" w:space="0" w:color="CCCCCC"/>
              <w:left w:val="nil"/>
              <w:bottom w:val="single" w:sz="8" w:space="0" w:color="CCCCCC"/>
              <w:right w:val="single" w:sz="8" w:space="0" w:color="CCCCCC"/>
            </w:tcBorders>
            <w:shd w:val="clear" w:color="auto" w:fill="auto"/>
            <w:vAlign w:val="center"/>
            <w:hideMark/>
          </w:tcPr>
          <w:p w14:paraId="4478C6F8" w14:textId="77777777" w:rsidR="0094208B" w:rsidRPr="0094208B" w:rsidRDefault="0094208B" w:rsidP="00B8204B">
            <w:pPr>
              <w:jc w:val="center"/>
              <w:rPr>
                <w:sz w:val="12"/>
                <w:szCs w:val="12"/>
              </w:rPr>
            </w:pPr>
            <w:r w:rsidRPr="0094208B">
              <w:rPr>
                <w:sz w:val="12"/>
                <w:szCs w:val="12"/>
              </w:rPr>
              <w:t>0,09 (p= 0,85)</w:t>
            </w:r>
          </w:p>
        </w:tc>
        <w:tc>
          <w:tcPr>
            <w:tcW w:w="555" w:type="dxa"/>
            <w:tcBorders>
              <w:top w:val="single" w:sz="8" w:space="0" w:color="CCCCCC"/>
              <w:left w:val="nil"/>
              <w:bottom w:val="single" w:sz="8" w:space="0" w:color="CCCCCC"/>
              <w:right w:val="single" w:sz="8" w:space="0" w:color="CCCCCC"/>
            </w:tcBorders>
            <w:shd w:val="clear" w:color="auto" w:fill="auto"/>
            <w:vAlign w:val="center"/>
            <w:hideMark/>
          </w:tcPr>
          <w:p w14:paraId="6875F84D" w14:textId="77777777" w:rsidR="0094208B" w:rsidRPr="0094208B" w:rsidRDefault="0094208B" w:rsidP="00B8204B">
            <w:pPr>
              <w:jc w:val="center"/>
              <w:rPr>
                <w:sz w:val="12"/>
                <w:szCs w:val="12"/>
              </w:rPr>
            </w:pPr>
            <w:r w:rsidRPr="0094208B">
              <w:rPr>
                <w:sz w:val="12"/>
                <w:szCs w:val="12"/>
              </w:rPr>
              <w:t>0,17 (p= 0,26)</w:t>
            </w:r>
          </w:p>
        </w:tc>
        <w:tc>
          <w:tcPr>
            <w:tcW w:w="520" w:type="dxa"/>
            <w:tcBorders>
              <w:top w:val="single" w:sz="8" w:space="0" w:color="CCCCCC"/>
              <w:left w:val="nil"/>
              <w:bottom w:val="single" w:sz="8" w:space="0" w:color="CCCCCC"/>
              <w:right w:val="single" w:sz="8" w:space="0" w:color="CCCCCC"/>
            </w:tcBorders>
            <w:shd w:val="clear" w:color="auto" w:fill="auto"/>
            <w:vAlign w:val="center"/>
            <w:hideMark/>
          </w:tcPr>
          <w:p w14:paraId="10C38482" w14:textId="77777777" w:rsidR="0094208B" w:rsidRPr="0094208B" w:rsidRDefault="0094208B" w:rsidP="00B8204B">
            <w:pPr>
              <w:jc w:val="center"/>
              <w:rPr>
                <w:sz w:val="12"/>
                <w:szCs w:val="12"/>
              </w:rPr>
            </w:pPr>
            <w:r w:rsidRPr="0094208B">
              <w:rPr>
                <w:sz w:val="12"/>
                <w:szCs w:val="12"/>
              </w:rPr>
              <w:t>0,96 (p= 0,39)</w:t>
            </w:r>
          </w:p>
        </w:tc>
        <w:tc>
          <w:tcPr>
            <w:tcW w:w="550" w:type="dxa"/>
            <w:tcBorders>
              <w:top w:val="single" w:sz="8" w:space="0" w:color="CCCCCC"/>
              <w:left w:val="nil"/>
              <w:bottom w:val="single" w:sz="8" w:space="0" w:color="CCCCCC"/>
              <w:right w:val="single" w:sz="8" w:space="0" w:color="CCCCCC"/>
            </w:tcBorders>
            <w:shd w:val="clear" w:color="auto" w:fill="auto"/>
            <w:vAlign w:val="center"/>
            <w:hideMark/>
          </w:tcPr>
          <w:p w14:paraId="37BF1D3C" w14:textId="77777777" w:rsidR="0094208B" w:rsidRPr="0094208B" w:rsidRDefault="0094208B" w:rsidP="00B8204B">
            <w:pPr>
              <w:jc w:val="center"/>
              <w:rPr>
                <w:sz w:val="12"/>
                <w:szCs w:val="12"/>
              </w:rPr>
            </w:pPr>
            <w:r w:rsidRPr="0094208B">
              <w:rPr>
                <w:sz w:val="12"/>
                <w:szCs w:val="12"/>
              </w:rPr>
              <w:t>0,77 (p= 0,35)</w:t>
            </w:r>
          </w:p>
        </w:tc>
        <w:tc>
          <w:tcPr>
            <w:tcW w:w="520" w:type="dxa"/>
            <w:tcBorders>
              <w:top w:val="single" w:sz="8" w:space="0" w:color="CCCCCC"/>
              <w:left w:val="nil"/>
              <w:bottom w:val="single" w:sz="8" w:space="0" w:color="CCCCCC"/>
              <w:right w:val="single" w:sz="8" w:space="0" w:color="CCCCCC"/>
            </w:tcBorders>
            <w:shd w:val="clear" w:color="auto" w:fill="auto"/>
            <w:vAlign w:val="center"/>
            <w:hideMark/>
          </w:tcPr>
          <w:p w14:paraId="39D14E81" w14:textId="77777777" w:rsidR="0094208B" w:rsidRPr="0094208B" w:rsidRDefault="0094208B" w:rsidP="00B8204B">
            <w:pPr>
              <w:jc w:val="center"/>
              <w:rPr>
                <w:sz w:val="12"/>
                <w:szCs w:val="12"/>
              </w:rPr>
            </w:pPr>
            <w:r w:rsidRPr="0094208B">
              <w:rPr>
                <w:sz w:val="12"/>
                <w:szCs w:val="12"/>
              </w:rPr>
              <w:t>0,78 (p= 0,86)</w:t>
            </w:r>
          </w:p>
        </w:tc>
        <w:tc>
          <w:tcPr>
            <w:tcW w:w="532" w:type="dxa"/>
            <w:tcBorders>
              <w:top w:val="single" w:sz="8" w:space="0" w:color="CCCCCC"/>
              <w:left w:val="nil"/>
              <w:bottom w:val="single" w:sz="8" w:space="0" w:color="CCCCCC"/>
              <w:right w:val="single" w:sz="8" w:space="0" w:color="CCCCCC"/>
            </w:tcBorders>
            <w:shd w:val="clear" w:color="auto" w:fill="auto"/>
            <w:vAlign w:val="center"/>
            <w:hideMark/>
          </w:tcPr>
          <w:p w14:paraId="2DBD7E2F" w14:textId="77777777" w:rsidR="0094208B" w:rsidRPr="0094208B" w:rsidRDefault="0094208B" w:rsidP="00B8204B">
            <w:pPr>
              <w:jc w:val="center"/>
              <w:rPr>
                <w:sz w:val="12"/>
                <w:szCs w:val="12"/>
              </w:rPr>
            </w:pPr>
            <w:r w:rsidRPr="0094208B">
              <w:rPr>
                <w:sz w:val="12"/>
                <w:szCs w:val="12"/>
              </w:rPr>
              <w:t>0,23 (p= 0,17)</w:t>
            </w:r>
          </w:p>
        </w:tc>
        <w:tc>
          <w:tcPr>
            <w:tcW w:w="520" w:type="dxa"/>
            <w:tcBorders>
              <w:top w:val="single" w:sz="8" w:space="0" w:color="CCCCCC"/>
              <w:left w:val="nil"/>
              <w:bottom w:val="single" w:sz="8" w:space="0" w:color="CCCCCC"/>
              <w:right w:val="single" w:sz="8" w:space="0" w:color="CCCCCC"/>
            </w:tcBorders>
            <w:shd w:val="clear" w:color="auto" w:fill="auto"/>
            <w:vAlign w:val="center"/>
            <w:hideMark/>
          </w:tcPr>
          <w:p w14:paraId="599EAA50" w14:textId="77777777" w:rsidR="0094208B" w:rsidRPr="0094208B" w:rsidRDefault="0094208B" w:rsidP="00B8204B">
            <w:pPr>
              <w:jc w:val="center"/>
              <w:rPr>
                <w:sz w:val="12"/>
                <w:szCs w:val="12"/>
              </w:rPr>
            </w:pPr>
            <w:r w:rsidRPr="0094208B">
              <w:rPr>
                <w:sz w:val="12"/>
                <w:szCs w:val="12"/>
              </w:rPr>
              <w:t>0,53 (p= 0,80)</w:t>
            </w:r>
          </w:p>
        </w:tc>
        <w:tc>
          <w:tcPr>
            <w:tcW w:w="520" w:type="dxa"/>
            <w:tcBorders>
              <w:top w:val="single" w:sz="8" w:space="0" w:color="CCCCCC"/>
              <w:left w:val="nil"/>
              <w:bottom w:val="single" w:sz="8" w:space="0" w:color="CCCCCC"/>
              <w:right w:val="single" w:sz="8" w:space="0" w:color="CCCCCC"/>
            </w:tcBorders>
            <w:shd w:val="clear" w:color="auto" w:fill="auto"/>
            <w:vAlign w:val="center"/>
            <w:hideMark/>
          </w:tcPr>
          <w:p w14:paraId="36F8A5B7" w14:textId="77777777" w:rsidR="0094208B" w:rsidRPr="0094208B" w:rsidRDefault="0094208B" w:rsidP="00B8204B">
            <w:pPr>
              <w:jc w:val="center"/>
              <w:rPr>
                <w:sz w:val="12"/>
                <w:szCs w:val="12"/>
              </w:rPr>
            </w:pPr>
            <w:r w:rsidRPr="0094208B">
              <w:rPr>
                <w:sz w:val="12"/>
                <w:szCs w:val="12"/>
              </w:rPr>
              <w:t>0,28 (p= 0,95)</w:t>
            </w:r>
          </w:p>
        </w:tc>
        <w:tc>
          <w:tcPr>
            <w:tcW w:w="591" w:type="dxa"/>
            <w:tcBorders>
              <w:top w:val="single" w:sz="8" w:space="0" w:color="CCCCCC"/>
              <w:left w:val="nil"/>
              <w:bottom w:val="single" w:sz="8" w:space="0" w:color="CCCCCC"/>
              <w:right w:val="single" w:sz="8" w:space="0" w:color="CCCCCC"/>
            </w:tcBorders>
            <w:shd w:val="clear" w:color="auto" w:fill="auto"/>
            <w:vAlign w:val="center"/>
            <w:hideMark/>
          </w:tcPr>
          <w:p w14:paraId="7BFA3179" w14:textId="77777777" w:rsidR="0094208B" w:rsidRPr="0094208B" w:rsidRDefault="0094208B" w:rsidP="00B8204B">
            <w:pPr>
              <w:jc w:val="center"/>
              <w:rPr>
                <w:sz w:val="12"/>
                <w:szCs w:val="12"/>
              </w:rPr>
            </w:pPr>
            <w:r w:rsidRPr="0094208B">
              <w:rPr>
                <w:sz w:val="12"/>
                <w:szCs w:val="12"/>
              </w:rPr>
              <w:t>0,85 (p= 0,61)</w:t>
            </w:r>
          </w:p>
        </w:tc>
        <w:tc>
          <w:tcPr>
            <w:tcW w:w="520" w:type="dxa"/>
            <w:tcBorders>
              <w:top w:val="single" w:sz="8" w:space="0" w:color="CCCCCC"/>
              <w:left w:val="nil"/>
              <w:bottom w:val="single" w:sz="8" w:space="0" w:color="CCCCCC"/>
              <w:right w:val="single" w:sz="8" w:space="0" w:color="CCCCCC"/>
            </w:tcBorders>
            <w:shd w:val="clear" w:color="auto" w:fill="auto"/>
            <w:vAlign w:val="center"/>
            <w:hideMark/>
          </w:tcPr>
          <w:p w14:paraId="4848E08C" w14:textId="77777777" w:rsidR="0094208B" w:rsidRPr="0094208B" w:rsidRDefault="0094208B" w:rsidP="00B8204B">
            <w:pPr>
              <w:jc w:val="center"/>
              <w:rPr>
                <w:sz w:val="12"/>
                <w:szCs w:val="12"/>
              </w:rPr>
            </w:pPr>
            <w:r w:rsidRPr="0094208B">
              <w:rPr>
                <w:sz w:val="12"/>
                <w:szCs w:val="12"/>
              </w:rPr>
              <w:t>0,77 (p= 0,88)</w:t>
            </w:r>
          </w:p>
        </w:tc>
        <w:tc>
          <w:tcPr>
            <w:tcW w:w="502" w:type="dxa"/>
            <w:tcBorders>
              <w:top w:val="single" w:sz="8" w:space="0" w:color="CCCCCC"/>
              <w:left w:val="nil"/>
              <w:bottom w:val="single" w:sz="8" w:space="0" w:color="CCCCCC"/>
              <w:right w:val="single" w:sz="8" w:space="0" w:color="CCCCCC"/>
            </w:tcBorders>
            <w:shd w:val="clear" w:color="auto" w:fill="auto"/>
            <w:vAlign w:val="center"/>
            <w:hideMark/>
          </w:tcPr>
          <w:p w14:paraId="2EDB42C9" w14:textId="77777777" w:rsidR="0094208B" w:rsidRPr="0094208B" w:rsidRDefault="0094208B" w:rsidP="00B8204B">
            <w:pPr>
              <w:jc w:val="center"/>
              <w:rPr>
                <w:sz w:val="12"/>
                <w:szCs w:val="12"/>
              </w:rPr>
            </w:pPr>
            <w:r w:rsidRPr="0094208B">
              <w:rPr>
                <w:sz w:val="12"/>
                <w:szCs w:val="12"/>
              </w:rPr>
              <w:t>0,53 (p= 0,95)</w:t>
            </w:r>
          </w:p>
        </w:tc>
        <w:tc>
          <w:tcPr>
            <w:tcW w:w="520" w:type="dxa"/>
            <w:tcBorders>
              <w:top w:val="single" w:sz="8" w:space="0" w:color="CCCCCC"/>
              <w:left w:val="nil"/>
              <w:bottom w:val="single" w:sz="8" w:space="0" w:color="CCCCCC"/>
              <w:right w:val="single" w:sz="8" w:space="0" w:color="CCCCCC"/>
            </w:tcBorders>
            <w:shd w:val="clear" w:color="auto" w:fill="auto"/>
            <w:vAlign w:val="center"/>
            <w:hideMark/>
          </w:tcPr>
          <w:p w14:paraId="2C9DF063" w14:textId="77777777" w:rsidR="0094208B" w:rsidRPr="0094208B" w:rsidRDefault="0094208B" w:rsidP="00B8204B">
            <w:pPr>
              <w:jc w:val="center"/>
              <w:rPr>
                <w:sz w:val="12"/>
                <w:szCs w:val="12"/>
              </w:rPr>
            </w:pPr>
            <w:r w:rsidRPr="0094208B">
              <w:rPr>
                <w:sz w:val="12"/>
                <w:szCs w:val="12"/>
              </w:rPr>
              <w:t>0,43 (p= 0,93)</w:t>
            </w:r>
          </w:p>
        </w:tc>
        <w:tc>
          <w:tcPr>
            <w:tcW w:w="520" w:type="dxa"/>
            <w:tcBorders>
              <w:top w:val="single" w:sz="8" w:space="0" w:color="CCCCCC"/>
              <w:left w:val="nil"/>
              <w:bottom w:val="single" w:sz="8" w:space="0" w:color="CCCCCC"/>
              <w:right w:val="single" w:sz="8" w:space="0" w:color="CCCCCC"/>
            </w:tcBorders>
            <w:shd w:val="clear" w:color="auto" w:fill="auto"/>
            <w:vAlign w:val="center"/>
            <w:hideMark/>
          </w:tcPr>
          <w:p w14:paraId="421BD7DD" w14:textId="77777777" w:rsidR="0094208B" w:rsidRPr="0094208B" w:rsidRDefault="0094208B" w:rsidP="00B8204B">
            <w:pPr>
              <w:jc w:val="center"/>
              <w:rPr>
                <w:sz w:val="12"/>
                <w:szCs w:val="12"/>
              </w:rPr>
            </w:pPr>
            <w:r w:rsidRPr="0094208B">
              <w:rPr>
                <w:sz w:val="12"/>
                <w:szCs w:val="12"/>
              </w:rPr>
              <w:t>0,59 (p= 0,46)</w:t>
            </w:r>
          </w:p>
        </w:tc>
        <w:tc>
          <w:tcPr>
            <w:tcW w:w="520" w:type="dxa"/>
            <w:tcBorders>
              <w:top w:val="single" w:sz="8" w:space="0" w:color="CCCCCC"/>
              <w:left w:val="nil"/>
              <w:bottom w:val="single" w:sz="8" w:space="0" w:color="CCCCCC"/>
              <w:right w:val="single" w:sz="8" w:space="0" w:color="CCCCCC"/>
            </w:tcBorders>
            <w:shd w:val="clear" w:color="auto" w:fill="auto"/>
            <w:vAlign w:val="center"/>
            <w:hideMark/>
          </w:tcPr>
          <w:p w14:paraId="41350137" w14:textId="77777777" w:rsidR="0094208B" w:rsidRPr="0094208B" w:rsidRDefault="0094208B" w:rsidP="00B8204B">
            <w:pPr>
              <w:jc w:val="center"/>
              <w:rPr>
                <w:sz w:val="12"/>
                <w:szCs w:val="12"/>
              </w:rPr>
            </w:pPr>
            <w:r w:rsidRPr="0094208B">
              <w:rPr>
                <w:sz w:val="12"/>
                <w:szCs w:val="12"/>
              </w:rPr>
              <w:t>0,41 (p= 0,47)</w:t>
            </w:r>
          </w:p>
        </w:tc>
        <w:tc>
          <w:tcPr>
            <w:tcW w:w="520" w:type="dxa"/>
            <w:tcBorders>
              <w:top w:val="single" w:sz="8" w:space="0" w:color="CCCCCC"/>
              <w:left w:val="nil"/>
              <w:bottom w:val="single" w:sz="8" w:space="0" w:color="CCCCCC"/>
              <w:right w:val="single" w:sz="8" w:space="0" w:color="CCCCCC"/>
            </w:tcBorders>
            <w:shd w:val="clear" w:color="auto" w:fill="auto"/>
            <w:vAlign w:val="center"/>
            <w:hideMark/>
          </w:tcPr>
          <w:p w14:paraId="297C8335" w14:textId="77777777" w:rsidR="0094208B" w:rsidRPr="0094208B" w:rsidRDefault="0094208B" w:rsidP="00B8204B">
            <w:pPr>
              <w:jc w:val="center"/>
              <w:rPr>
                <w:sz w:val="12"/>
                <w:szCs w:val="12"/>
              </w:rPr>
            </w:pPr>
            <w:r w:rsidRPr="0094208B">
              <w:rPr>
                <w:sz w:val="12"/>
                <w:szCs w:val="12"/>
              </w:rPr>
              <w:t>0,40 (p= 0,39)</w:t>
            </w:r>
          </w:p>
        </w:tc>
      </w:tr>
      <w:tr w:rsidR="0094208B" w:rsidRPr="0094208B" w14:paraId="429D4B3A" w14:textId="77777777" w:rsidTr="00B8204B">
        <w:trPr>
          <w:trHeight w:val="240"/>
        </w:trPr>
        <w:tc>
          <w:tcPr>
            <w:tcW w:w="960"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4248BAC4" w14:textId="77777777" w:rsidR="0094208B" w:rsidRPr="0094208B" w:rsidRDefault="0094208B"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Internet_at_home (Ονομαστική)</w:t>
            </w:r>
          </w:p>
        </w:tc>
        <w:tc>
          <w:tcPr>
            <w:tcW w:w="596"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7B31BAA1" w14:textId="77777777" w:rsidR="0094208B" w:rsidRPr="0094208B" w:rsidRDefault="00B8204B" w:rsidP="00B8204B">
            <w:pPr>
              <w:jc w:val="center"/>
              <w:rPr>
                <w:sz w:val="12"/>
                <w:szCs w:val="12"/>
              </w:rPr>
            </w:pPr>
            <w:r>
              <w:rPr>
                <w:sz w:val="12"/>
                <w:szCs w:val="12"/>
              </w:rPr>
              <w:t>-</w:t>
            </w:r>
          </w:p>
        </w:tc>
        <w:tc>
          <w:tcPr>
            <w:tcW w:w="553" w:type="dxa"/>
            <w:tcBorders>
              <w:top w:val="nil"/>
              <w:left w:val="nil"/>
              <w:bottom w:val="single" w:sz="8" w:space="0" w:color="CCCCCC"/>
              <w:right w:val="single" w:sz="8" w:space="0" w:color="CCCCCC"/>
            </w:tcBorders>
            <w:shd w:val="clear" w:color="auto" w:fill="FFFFFF" w:themeFill="background1"/>
            <w:vAlign w:val="center"/>
            <w:hideMark/>
          </w:tcPr>
          <w:p w14:paraId="3DD1B2FE" w14:textId="77777777" w:rsidR="0094208B" w:rsidRPr="0094208B" w:rsidRDefault="0094208B" w:rsidP="00B8204B">
            <w:pPr>
              <w:jc w:val="center"/>
              <w:rPr>
                <w:sz w:val="12"/>
                <w:szCs w:val="12"/>
              </w:rPr>
            </w:pPr>
            <w:r w:rsidRPr="0094208B">
              <w:rPr>
                <w:sz w:val="12"/>
                <w:szCs w:val="12"/>
              </w:rPr>
              <w:t>-</w:t>
            </w:r>
          </w:p>
        </w:tc>
        <w:tc>
          <w:tcPr>
            <w:tcW w:w="705" w:type="dxa"/>
            <w:tcBorders>
              <w:top w:val="nil"/>
              <w:left w:val="nil"/>
              <w:bottom w:val="single" w:sz="8" w:space="0" w:color="CCCCCC"/>
              <w:right w:val="single" w:sz="8" w:space="0" w:color="CCCCCC"/>
            </w:tcBorders>
            <w:shd w:val="clear" w:color="auto" w:fill="auto"/>
            <w:vAlign w:val="center"/>
            <w:hideMark/>
          </w:tcPr>
          <w:p w14:paraId="30CC8188" w14:textId="77777777" w:rsidR="0094208B" w:rsidRPr="0094208B" w:rsidRDefault="0094208B" w:rsidP="00B8204B">
            <w:pPr>
              <w:jc w:val="center"/>
              <w:rPr>
                <w:sz w:val="12"/>
                <w:szCs w:val="12"/>
              </w:rPr>
            </w:pPr>
            <w:r w:rsidRPr="0094208B">
              <w:rPr>
                <w:sz w:val="12"/>
                <w:szCs w:val="12"/>
              </w:rPr>
              <w:t>0,49 (p= 0,00) **</w:t>
            </w:r>
          </w:p>
        </w:tc>
        <w:tc>
          <w:tcPr>
            <w:tcW w:w="880" w:type="dxa"/>
            <w:tcBorders>
              <w:top w:val="nil"/>
              <w:left w:val="nil"/>
              <w:bottom w:val="single" w:sz="8" w:space="0" w:color="CCCCCC"/>
              <w:right w:val="single" w:sz="8" w:space="0" w:color="CCCCCC"/>
            </w:tcBorders>
            <w:shd w:val="clear" w:color="auto" w:fill="auto"/>
            <w:vAlign w:val="center"/>
            <w:hideMark/>
          </w:tcPr>
          <w:p w14:paraId="30920E48" w14:textId="77777777" w:rsidR="0094208B" w:rsidRPr="0094208B" w:rsidRDefault="0094208B" w:rsidP="00B8204B">
            <w:pPr>
              <w:jc w:val="center"/>
              <w:rPr>
                <w:sz w:val="12"/>
                <w:szCs w:val="12"/>
              </w:rPr>
            </w:pPr>
            <w:r w:rsidRPr="0094208B">
              <w:rPr>
                <w:sz w:val="12"/>
                <w:szCs w:val="12"/>
              </w:rPr>
              <w:t>0,19 (p= 0,47)</w:t>
            </w:r>
          </w:p>
        </w:tc>
        <w:tc>
          <w:tcPr>
            <w:tcW w:w="909" w:type="dxa"/>
            <w:tcBorders>
              <w:top w:val="nil"/>
              <w:left w:val="nil"/>
              <w:bottom w:val="single" w:sz="8" w:space="0" w:color="CCCCCC"/>
              <w:right w:val="single" w:sz="8" w:space="0" w:color="CCCCCC"/>
            </w:tcBorders>
            <w:shd w:val="clear" w:color="auto" w:fill="auto"/>
            <w:vAlign w:val="center"/>
            <w:hideMark/>
          </w:tcPr>
          <w:p w14:paraId="6E3AABC2" w14:textId="77777777" w:rsidR="0094208B" w:rsidRPr="0094208B" w:rsidRDefault="0094208B" w:rsidP="00B8204B">
            <w:pPr>
              <w:jc w:val="center"/>
              <w:rPr>
                <w:sz w:val="12"/>
                <w:szCs w:val="12"/>
              </w:rPr>
            </w:pPr>
            <w:r w:rsidRPr="0094208B">
              <w:rPr>
                <w:sz w:val="12"/>
                <w:szCs w:val="12"/>
              </w:rPr>
              <w:t>0,16 (p= 0,47)</w:t>
            </w:r>
          </w:p>
        </w:tc>
        <w:tc>
          <w:tcPr>
            <w:tcW w:w="665" w:type="dxa"/>
            <w:tcBorders>
              <w:top w:val="nil"/>
              <w:left w:val="nil"/>
              <w:bottom w:val="single" w:sz="8" w:space="0" w:color="CCCCCC"/>
              <w:right w:val="single" w:sz="8" w:space="0" w:color="CCCCCC"/>
            </w:tcBorders>
            <w:shd w:val="clear" w:color="auto" w:fill="auto"/>
            <w:vAlign w:val="center"/>
            <w:hideMark/>
          </w:tcPr>
          <w:p w14:paraId="5BDC15E1" w14:textId="77777777" w:rsidR="0094208B" w:rsidRPr="0094208B" w:rsidRDefault="0094208B" w:rsidP="00B8204B">
            <w:pPr>
              <w:jc w:val="center"/>
              <w:rPr>
                <w:sz w:val="12"/>
                <w:szCs w:val="12"/>
              </w:rPr>
            </w:pPr>
            <w:r w:rsidRPr="0094208B">
              <w:rPr>
                <w:sz w:val="12"/>
                <w:szCs w:val="12"/>
              </w:rPr>
              <w:t>0,18 (p= 0,38)</w:t>
            </w:r>
          </w:p>
        </w:tc>
        <w:tc>
          <w:tcPr>
            <w:tcW w:w="959" w:type="dxa"/>
            <w:tcBorders>
              <w:top w:val="nil"/>
              <w:left w:val="nil"/>
              <w:bottom w:val="single" w:sz="8" w:space="0" w:color="CCCCCC"/>
              <w:right w:val="single" w:sz="8" w:space="0" w:color="CCCCCC"/>
            </w:tcBorders>
            <w:shd w:val="clear" w:color="auto" w:fill="auto"/>
            <w:vAlign w:val="center"/>
            <w:hideMark/>
          </w:tcPr>
          <w:p w14:paraId="254041DD" w14:textId="77777777" w:rsidR="0094208B" w:rsidRPr="0094208B" w:rsidRDefault="0094208B" w:rsidP="00B8204B">
            <w:pPr>
              <w:jc w:val="center"/>
              <w:rPr>
                <w:sz w:val="12"/>
                <w:szCs w:val="12"/>
              </w:rPr>
            </w:pPr>
            <w:r w:rsidRPr="0094208B">
              <w:rPr>
                <w:sz w:val="12"/>
                <w:szCs w:val="12"/>
              </w:rPr>
              <w:t>0,13 (p= 0,42)</w:t>
            </w:r>
          </w:p>
        </w:tc>
        <w:tc>
          <w:tcPr>
            <w:tcW w:w="891" w:type="dxa"/>
            <w:tcBorders>
              <w:top w:val="nil"/>
              <w:left w:val="nil"/>
              <w:bottom w:val="single" w:sz="8" w:space="0" w:color="CCCCCC"/>
              <w:right w:val="single" w:sz="8" w:space="0" w:color="CCCCCC"/>
            </w:tcBorders>
            <w:shd w:val="clear" w:color="auto" w:fill="auto"/>
            <w:vAlign w:val="center"/>
            <w:hideMark/>
          </w:tcPr>
          <w:p w14:paraId="2D2B8F0E" w14:textId="77777777" w:rsidR="0094208B" w:rsidRPr="0094208B" w:rsidRDefault="0094208B" w:rsidP="00B8204B">
            <w:pPr>
              <w:jc w:val="center"/>
              <w:rPr>
                <w:sz w:val="12"/>
                <w:szCs w:val="12"/>
              </w:rPr>
            </w:pPr>
            <w:r w:rsidRPr="0094208B">
              <w:rPr>
                <w:sz w:val="12"/>
                <w:szCs w:val="12"/>
              </w:rPr>
              <w:t>0,23 (p= 0,15)</w:t>
            </w:r>
          </w:p>
        </w:tc>
        <w:tc>
          <w:tcPr>
            <w:tcW w:w="555" w:type="dxa"/>
            <w:tcBorders>
              <w:top w:val="nil"/>
              <w:left w:val="nil"/>
              <w:bottom w:val="single" w:sz="8" w:space="0" w:color="CCCCCC"/>
              <w:right w:val="single" w:sz="8" w:space="0" w:color="CCCCCC"/>
            </w:tcBorders>
            <w:shd w:val="clear" w:color="auto" w:fill="auto"/>
            <w:vAlign w:val="center"/>
            <w:hideMark/>
          </w:tcPr>
          <w:p w14:paraId="7B1BE8C5" w14:textId="77777777" w:rsidR="0094208B" w:rsidRPr="0094208B" w:rsidRDefault="0094208B" w:rsidP="00B8204B">
            <w:pPr>
              <w:jc w:val="center"/>
              <w:rPr>
                <w:sz w:val="12"/>
                <w:szCs w:val="12"/>
              </w:rPr>
            </w:pPr>
            <w:r w:rsidRPr="0094208B">
              <w:rPr>
                <w:sz w:val="12"/>
                <w:szCs w:val="12"/>
              </w:rPr>
              <w:t>0,11 (p= 0,55)</w:t>
            </w:r>
          </w:p>
        </w:tc>
        <w:tc>
          <w:tcPr>
            <w:tcW w:w="520" w:type="dxa"/>
            <w:tcBorders>
              <w:top w:val="nil"/>
              <w:left w:val="nil"/>
              <w:bottom w:val="single" w:sz="8" w:space="0" w:color="CCCCCC"/>
              <w:right w:val="single" w:sz="8" w:space="0" w:color="CCCCCC"/>
            </w:tcBorders>
            <w:shd w:val="clear" w:color="auto" w:fill="auto"/>
            <w:vAlign w:val="center"/>
            <w:hideMark/>
          </w:tcPr>
          <w:p w14:paraId="78BDC1DA" w14:textId="77777777" w:rsidR="0094208B" w:rsidRPr="0094208B" w:rsidRDefault="0094208B" w:rsidP="00B8204B">
            <w:pPr>
              <w:jc w:val="center"/>
              <w:rPr>
                <w:sz w:val="12"/>
                <w:szCs w:val="12"/>
              </w:rPr>
            </w:pPr>
            <w:r w:rsidRPr="0094208B">
              <w:rPr>
                <w:sz w:val="12"/>
                <w:szCs w:val="12"/>
              </w:rPr>
              <w:t>0,97 (p= 0,33)</w:t>
            </w:r>
          </w:p>
        </w:tc>
        <w:tc>
          <w:tcPr>
            <w:tcW w:w="550" w:type="dxa"/>
            <w:tcBorders>
              <w:top w:val="nil"/>
              <w:left w:val="nil"/>
              <w:bottom w:val="single" w:sz="8" w:space="0" w:color="CCCCCC"/>
              <w:right w:val="single" w:sz="8" w:space="0" w:color="CCCCCC"/>
            </w:tcBorders>
            <w:shd w:val="clear" w:color="auto" w:fill="auto"/>
            <w:vAlign w:val="center"/>
            <w:hideMark/>
          </w:tcPr>
          <w:p w14:paraId="22C2C4CE" w14:textId="77777777" w:rsidR="0094208B" w:rsidRPr="0094208B" w:rsidRDefault="0094208B" w:rsidP="00B8204B">
            <w:pPr>
              <w:jc w:val="center"/>
              <w:rPr>
                <w:sz w:val="12"/>
                <w:szCs w:val="12"/>
              </w:rPr>
            </w:pPr>
            <w:r w:rsidRPr="0094208B">
              <w:rPr>
                <w:sz w:val="12"/>
                <w:szCs w:val="12"/>
              </w:rPr>
              <w:t>0,83 (p= 0,13)</w:t>
            </w:r>
          </w:p>
        </w:tc>
        <w:tc>
          <w:tcPr>
            <w:tcW w:w="520" w:type="dxa"/>
            <w:tcBorders>
              <w:top w:val="nil"/>
              <w:left w:val="nil"/>
              <w:bottom w:val="single" w:sz="8" w:space="0" w:color="CCCCCC"/>
              <w:right w:val="single" w:sz="8" w:space="0" w:color="CCCCCC"/>
            </w:tcBorders>
            <w:shd w:val="clear" w:color="auto" w:fill="auto"/>
            <w:vAlign w:val="center"/>
            <w:hideMark/>
          </w:tcPr>
          <w:p w14:paraId="2504C903" w14:textId="77777777" w:rsidR="0094208B" w:rsidRPr="0094208B" w:rsidRDefault="0094208B" w:rsidP="00B8204B">
            <w:pPr>
              <w:jc w:val="center"/>
              <w:rPr>
                <w:sz w:val="12"/>
                <w:szCs w:val="12"/>
              </w:rPr>
            </w:pPr>
            <w:r w:rsidRPr="0094208B">
              <w:rPr>
                <w:sz w:val="12"/>
                <w:szCs w:val="12"/>
              </w:rPr>
              <w:t>0,94 (p= 0,13)</w:t>
            </w:r>
          </w:p>
        </w:tc>
        <w:tc>
          <w:tcPr>
            <w:tcW w:w="532" w:type="dxa"/>
            <w:tcBorders>
              <w:top w:val="nil"/>
              <w:left w:val="nil"/>
              <w:bottom w:val="single" w:sz="8" w:space="0" w:color="CCCCCC"/>
              <w:right w:val="single" w:sz="8" w:space="0" w:color="CCCCCC"/>
            </w:tcBorders>
            <w:shd w:val="clear" w:color="auto" w:fill="auto"/>
            <w:vAlign w:val="center"/>
            <w:hideMark/>
          </w:tcPr>
          <w:p w14:paraId="43A03814" w14:textId="77777777" w:rsidR="0094208B" w:rsidRPr="0094208B" w:rsidRDefault="0094208B" w:rsidP="00B8204B">
            <w:pPr>
              <w:jc w:val="center"/>
              <w:rPr>
                <w:sz w:val="12"/>
                <w:szCs w:val="12"/>
              </w:rPr>
            </w:pPr>
            <w:r w:rsidRPr="0094208B">
              <w:rPr>
                <w:sz w:val="12"/>
                <w:szCs w:val="12"/>
              </w:rPr>
              <w:t>0,10 (p= 0,77)</w:t>
            </w:r>
          </w:p>
        </w:tc>
        <w:tc>
          <w:tcPr>
            <w:tcW w:w="520" w:type="dxa"/>
            <w:tcBorders>
              <w:top w:val="nil"/>
              <w:left w:val="nil"/>
              <w:bottom w:val="single" w:sz="8" w:space="0" w:color="CCCCCC"/>
              <w:right w:val="single" w:sz="8" w:space="0" w:color="CCCCCC"/>
            </w:tcBorders>
            <w:shd w:val="clear" w:color="auto" w:fill="auto"/>
            <w:vAlign w:val="center"/>
            <w:hideMark/>
          </w:tcPr>
          <w:p w14:paraId="749435BF" w14:textId="77777777" w:rsidR="0094208B" w:rsidRPr="0094208B" w:rsidRDefault="0094208B" w:rsidP="00B8204B">
            <w:pPr>
              <w:jc w:val="center"/>
              <w:rPr>
                <w:sz w:val="12"/>
                <w:szCs w:val="12"/>
              </w:rPr>
            </w:pPr>
            <w:r w:rsidRPr="0094208B">
              <w:rPr>
                <w:sz w:val="12"/>
                <w:szCs w:val="12"/>
              </w:rPr>
              <w:t>0,52 (p= 0,84)</w:t>
            </w:r>
          </w:p>
        </w:tc>
        <w:tc>
          <w:tcPr>
            <w:tcW w:w="520" w:type="dxa"/>
            <w:tcBorders>
              <w:top w:val="nil"/>
              <w:left w:val="nil"/>
              <w:bottom w:val="single" w:sz="8" w:space="0" w:color="CCCCCC"/>
              <w:right w:val="single" w:sz="8" w:space="0" w:color="CCCCCC"/>
            </w:tcBorders>
            <w:shd w:val="clear" w:color="auto" w:fill="auto"/>
            <w:vAlign w:val="center"/>
            <w:hideMark/>
          </w:tcPr>
          <w:p w14:paraId="74DEE276" w14:textId="77777777" w:rsidR="0094208B" w:rsidRPr="0094208B" w:rsidRDefault="0094208B" w:rsidP="00B8204B">
            <w:pPr>
              <w:jc w:val="center"/>
              <w:rPr>
                <w:sz w:val="12"/>
                <w:szCs w:val="12"/>
              </w:rPr>
            </w:pPr>
            <w:r w:rsidRPr="0094208B">
              <w:rPr>
                <w:sz w:val="12"/>
                <w:szCs w:val="12"/>
              </w:rPr>
              <w:t>0,35 (p= 0,71)</w:t>
            </w:r>
          </w:p>
        </w:tc>
        <w:tc>
          <w:tcPr>
            <w:tcW w:w="591" w:type="dxa"/>
            <w:tcBorders>
              <w:top w:val="nil"/>
              <w:left w:val="nil"/>
              <w:bottom w:val="single" w:sz="8" w:space="0" w:color="CCCCCC"/>
              <w:right w:val="single" w:sz="8" w:space="0" w:color="CCCCCC"/>
            </w:tcBorders>
            <w:shd w:val="clear" w:color="auto" w:fill="auto"/>
            <w:vAlign w:val="center"/>
            <w:hideMark/>
          </w:tcPr>
          <w:p w14:paraId="25A2AF4C" w14:textId="77777777" w:rsidR="0094208B" w:rsidRPr="0094208B" w:rsidRDefault="0094208B" w:rsidP="00B8204B">
            <w:pPr>
              <w:jc w:val="center"/>
              <w:rPr>
                <w:sz w:val="12"/>
                <w:szCs w:val="12"/>
              </w:rPr>
            </w:pPr>
            <w:r w:rsidRPr="0094208B">
              <w:rPr>
                <w:sz w:val="12"/>
                <w:szCs w:val="12"/>
              </w:rPr>
              <w:t>0,91 (p= 0,30)</w:t>
            </w:r>
          </w:p>
        </w:tc>
        <w:tc>
          <w:tcPr>
            <w:tcW w:w="520" w:type="dxa"/>
            <w:tcBorders>
              <w:top w:val="nil"/>
              <w:left w:val="nil"/>
              <w:bottom w:val="single" w:sz="8" w:space="0" w:color="CCCCCC"/>
              <w:right w:val="single" w:sz="8" w:space="0" w:color="CCCCCC"/>
            </w:tcBorders>
            <w:shd w:val="clear" w:color="auto" w:fill="auto"/>
            <w:vAlign w:val="center"/>
            <w:hideMark/>
          </w:tcPr>
          <w:p w14:paraId="6D2BB5C6" w14:textId="77777777" w:rsidR="0094208B" w:rsidRPr="0094208B" w:rsidRDefault="0094208B" w:rsidP="00B8204B">
            <w:pPr>
              <w:jc w:val="center"/>
              <w:rPr>
                <w:sz w:val="12"/>
                <w:szCs w:val="12"/>
              </w:rPr>
            </w:pPr>
            <w:r w:rsidRPr="0094208B">
              <w:rPr>
                <w:sz w:val="12"/>
                <w:szCs w:val="12"/>
              </w:rPr>
              <w:t>0,81 (p= 0,75)</w:t>
            </w:r>
          </w:p>
        </w:tc>
        <w:tc>
          <w:tcPr>
            <w:tcW w:w="502" w:type="dxa"/>
            <w:tcBorders>
              <w:top w:val="nil"/>
              <w:left w:val="nil"/>
              <w:bottom w:val="single" w:sz="8" w:space="0" w:color="CCCCCC"/>
              <w:right w:val="single" w:sz="8" w:space="0" w:color="CCCCCC"/>
            </w:tcBorders>
            <w:shd w:val="clear" w:color="auto" w:fill="auto"/>
            <w:vAlign w:val="center"/>
            <w:hideMark/>
          </w:tcPr>
          <w:p w14:paraId="40E94B7D" w14:textId="77777777" w:rsidR="0094208B" w:rsidRPr="0094208B" w:rsidRDefault="0094208B" w:rsidP="00B8204B">
            <w:pPr>
              <w:jc w:val="center"/>
              <w:rPr>
                <w:sz w:val="12"/>
                <w:szCs w:val="12"/>
              </w:rPr>
            </w:pPr>
            <w:r w:rsidRPr="0094208B">
              <w:rPr>
                <w:sz w:val="12"/>
                <w:szCs w:val="12"/>
              </w:rPr>
              <w:t>0,70 (p= 0,27)</w:t>
            </w:r>
          </w:p>
        </w:tc>
        <w:tc>
          <w:tcPr>
            <w:tcW w:w="520" w:type="dxa"/>
            <w:tcBorders>
              <w:top w:val="nil"/>
              <w:left w:val="nil"/>
              <w:bottom w:val="single" w:sz="8" w:space="0" w:color="CCCCCC"/>
              <w:right w:val="single" w:sz="8" w:space="0" w:color="CCCCCC"/>
            </w:tcBorders>
            <w:shd w:val="clear" w:color="auto" w:fill="auto"/>
            <w:vAlign w:val="center"/>
            <w:hideMark/>
          </w:tcPr>
          <w:p w14:paraId="5101DD3D" w14:textId="77777777" w:rsidR="0094208B" w:rsidRPr="0094208B" w:rsidRDefault="0094208B" w:rsidP="00B8204B">
            <w:pPr>
              <w:jc w:val="center"/>
              <w:rPr>
                <w:sz w:val="12"/>
                <w:szCs w:val="12"/>
              </w:rPr>
            </w:pPr>
            <w:r w:rsidRPr="0094208B">
              <w:rPr>
                <w:sz w:val="12"/>
                <w:szCs w:val="12"/>
              </w:rPr>
              <w:t>0,47 (p= 0,81)</w:t>
            </w:r>
          </w:p>
        </w:tc>
        <w:tc>
          <w:tcPr>
            <w:tcW w:w="520" w:type="dxa"/>
            <w:tcBorders>
              <w:top w:val="nil"/>
              <w:left w:val="nil"/>
              <w:bottom w:val="single" w:sz="8" w:space="0" w:color="CCCCCC"/>
              <w:right w:val="single" w:sz="8" w:space="0" w:color="CCCCCC"/>
            </w:tcBorders>
            <w:shd w:val="clear" w:color="auto" w:fill="auto"/>
            <w:vAlign w:val="center"/>
            <w:hideMark/>
          </w:tcPr>
          <w:p w14:paraId="4F915D67" w14:textId="77777777" w:rsidR="0094208B" w:rsidRPr="0094208B" w:rsidRDefault="0094208B" w:rsidP="00B8204B">
            <w:pPr>
              <w:jc w:val="center"/>
              <w:rPr>
                <w:sz w:val="12"/>
                <w:szCs w:val="12"/>
              </w:rPr>
            </w:pPr>
            <w:r w:rsidRPr="0094208B">
              <w:rPr>
                <w:sz w:val="12"/>
                <w:szCs w:val="12"/>
              </w:rPr>
              <w:t>0,53 (p= 0,76)</w:t>
            </w:r>
          </w:p>
        </w:tc>
        <w:tc>
          <w:tcPr>
            <w:tcW w:w="520" w:type="dxa"/>
            <w:tcBorders>
              <w:top w:val="nil"/>
              <w:left w:val="nil"/>
              <w:bottom w:val="single" w:sz="8" w:space="0" w:color="CCCCCC"/>
              <w:right w:val="single" w:sz="8" w:space="0" w:color="CCCCCC"/>
            </w:tcBorders>
            <w:shd w:val="clear" w:color="auto" w:fill="auto"/>
            <w:vAlign w:val="center"/>
            <w:hideMark/>
          </w:tcPr>
          <w:p w14:paraId="16B91602" w14:textId="77777777" w:rsidR="0094208B" w:rsidRPr="0094208B" w:rsidRDefault="0094208B" w:rsidP="00B8204B">
            <w:pPr>
              <w:jc w:val="center"/>
              <w:rPr>
                <w:sz w:val="12"/>
                <w:szCs w:val="12"/>
              </w:rPr>
            </w:pPr>
            <w:r w:rsidRPr="0094208B">
              <w:rPr>
                <w:sz w:val="12"/>
                <w:szCs w:val="12"/>
              </w:rPr>
              <w:t>0,32 (p= 0,87)</w:t>
            </w:r>
          </w:p>
        </w:tc>
        <w:tc>
          <w:tcPr>
            <w:tcW w:w="520" w:type="dxa"/>
            <w:tcBorders>
              <w:top w:val="nil"/>
              <w:left w:val="nil"/>
              <w:bottom w:val="single" w:sz="8" w:space="0" w:color="CCCCCC"/>
              <w:right w:val="single" w:sz="8" w:space="0" w:color="CCCCCC"/>
            </w:tcBorders>
            <w:shd w:val="clear" w:color="auto" w:fill="auto"/>
            <w:vAlign w:val="center"/>
            <w:hideMark/>
          </w:tcPr>
          <w:p w14:paraId="558DF92E" w14:textId="77777777" w:rsidR="0094208B" w:rsidRPr="0094208B" w:rsidRDefault="0094208B" w:rsidP="00B8204B">
            <w:pPr>
              <w:jc w:val="center"/>
              <w:rPr>
                <w:sz w:val="12"/>
                <w:szCs w:val="12"/>
              </w:rPr>
            </w:pPr>
            <w:r w:rsidRPr="0094208B">
              <w:rPr>
                <w:sz w:val="12"/>
                <w:szCs w:val="12"/>
              </w:rPr>
              <w:t>0,28 (p= 0,91)</w:t>
            </w:r>
          </w:p>
        </w:tc>
      </w:tr>
      <w:tr w:rsidR="0094208B" w:rsidRPr="0094208B" w14:paraId="44FADF2C" w14:textId="77777777" w:rsidTr="00B8204B">
        <w:trPr>
          <w:trHeight w:val="240"/>
        </w:trPr>
        <w:tc>
          <w:tcPr>
            <w:tcW w:w="960"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275BD108" w14:textId="77777777" w:rsidR="0094208B" w:rsidRPr="0094208B" w:rsidRDefault="0094208B"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lang w:val="en-US"/>
              </w:rPr>
              <w:t>Computer_use_per_week (</w:t>
            </w:r>
            <w:r w:rsidRPr="0094208B">
              <w:rPr>
                <w:rFonts w:eastAsia="Times New Roman"/>
                <w:b/>
                <w:bCs/>
                <w:color w:val="0C343D"/>
                <w:sz w:val="12"/>
                <w:szCs w:val="12"/>
              </w:rPr>
              <w:t>Τακτική</w:t>
            </w:r>
            <w:r w:rsidRPr="0094208B">
              <w:rPr>
                <w:rFonts w:eastAsia="Times New Roman"/>
                <w:b/>
                <w:bCs/>
                <w:color w:val="0C343D"/>
                <w:sz w:val="12"/>
                <w:szCs w:val="12"/>
                <w:lang w:val="en-US"/>
              </w:rPr>
              <w:t>)</w:t>
            </w:r>
          </w:p>
        </w:tc>
        <w:tc>
          <w:tcPr>
            <w:tcW w:w="596"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086ED509" w14:textId="77777777" w:rsidR="0094208B" w:rsidRPr="00B8204B" w:rsidRDefault="00B8204B" w:rsidP="00B8204B">
            <w:pPr>
              <w:jc w:val="center"/>
              <w:rPr>
                <w:sz w:val="12"/>
                <w:szCs w:val="12"/>
              </w:rPr>
            </w:pPr>
            <w:r>
              <w:rPr>
                <w:sz w:val="12"/>
                <w:szCs w:val="12"/>
              </w:rPr>
              <w:t>-</w:t>
            </w:r>
          </w:p>
        </w:tc>
        <w:tc>
          <w:tcPr>
            <w:tcW w:w="553" w:type="dxa"/>
            <w:tcBorders>
              <w:top w:val="nil"/>
              <w:left w:val="nil"/>
              <w:bottom w:val="single" w:sz="8" w:space="0" w:color="CCCCCC"/>
              <w:right w:val="single" w:sz="8" w:space="0" w:color="CCCCCC"/>
            </w:tcBorders>
            <w:shd w:val="clear" w:color="auto" w:fill="FFFFFF" w:themeFill="background1"/>
            <w:vAlign w:val="center"/>
            <w:hideMark/>
          </w:tcPr>
          <w:p w14:paraId="1EEF656E" w14:textId="77777777" w:rsidR="0094208B" w:rsidRPr="00B8204B" w:rsidRDefault="00B8204B" w:rsidP="00B8204B">
            <w:pPr>
              <w:jc w:val="center"/>
              <w:rPr>
                <w:sz w:val="12"/>
                <w:szCs w:val="12"/>
              </w:rPr>
            </w:pPr>
            <w:r>
              <w:rPr>
                <w:sz w:val="12"/>
                <w:szCs w:val="12"/>
              </w:rPr>
              <w:t>-</w:t>
            </w:r>
          </w:p>
        </w:tc>
        <w:tc>
          <w:tcPr>
            <w:tcW w:w="705" w:type="dxa"/>
            <w:tcBorders>
              <w:top w:val="nil"/>
              <w:left w:val="nil"/>
              <w:bottom w:val="single" w:sz="8" w:space="0" w:color="CCCCCC"/>
              <w:right w:val="single" w:sz="8" w:space="0" w:color="CCCCCC"/>
            </w:tcBorders>
            <w:shd w:val="clear" w:color="auto" w:fill="FFFFFF" w:themeFill="background1"/>
            <w:vAlign w:val="center"/>
            <w:hideMark/>
          </w:tcPr>
          <w:p w14:paraId="6112F869" w14:textId="77777777" w:rsidR="0094208B" w:rsidRPr="0094208B" w:rsidRDefault="0094208B" w:rsidP="00B8204B">
            <w:pPr>
              <w:jc w:val="center"/>
              <w:rPr>
                <w:sz w:val="12"/>
                <w:szCs w:val="12"/>
              </w:rPr>
            </w:pPr>
            <w:r w:rsidRPr="0094208B">
              <w:rPr>
                <w:sz w:val="12"/>
                <w:szCs w:val="12"/>
              </w:rPr>
              <w:t>-</w:t>
            </w:r>
          </w:p>
        </w:tc>
        <w:tc>
          <w:tcPr>
            <w:tcW w:w="880" w:type="dxa"/>
            <w:tcBorders>
              <w:top w:val="nil"/>
              <w:left w:val="nil"/>
              <w:bottom w:val="single" w:sz="8" w:space="0" w:color="CCCCCC"/>
              <w:right w:val="single" w:sz="8" w:space="0" w:color="CCCCCC"/>
            </w:tcBorders>
            <w:shd w:val="clear" w:color="auto" w:fill="auto"/>
            <w:vAlign w:val="center"/>
            <w:hideMark/>
          </w:tcPr>
          <w:p w14:paraId="2FD0D0FA" w14:textId="77777777" w:rsidR="0094208B" w:rsidRPr="0094208B" w:rsidRDefault="0094208B" w:rsidP="00B8204B">
            <w:pPr>
              <w:jc w:val="center"/>
              <w:rPr>
                <w:sz w:val="12"/>
                <w:szCs w:val="12"/>
              </w:rPr>
            </w:pPr>
            <w:r w:rsidRPr="0094208B">
              <w:rPr>
                <w:sz w:val="12"/>
                <w:szCs w:val="12"/>
              </w:rPr>
              <w:t>-0,16 (p= 0,11)</w:t>
            </w:r>
          </w:p>
        </w:tc>
        <w:tc>
          <w:tcPr>
            <w:tcW w:w="909" w:type="dxa"/>
            <w:tcBorders>
              <w:top w:val="nil"/>
              <w:left w:val="nil"/>
              <w:bottom w:val="single" w:sz="8" w:space="0" w:color="CCCCCC"/>
              <w:right w:val="single" w:sz="8" w:space="0" w:color="CCCCCC"/>
            </w:tcBorders>
            <w:shd w:val="clear" w:color="auto" w:fill="auto"/>
            <w:vAlign w:val="center"/>
            <w:hideMark/>
          </w:tcPr>
          <w:p w14:paraId="78EDD1D2" w14:textId="77777777" w:rsidR="0094208B" w:rsidRPr="0094208B" w:rsidRDefault="0094208B" w:rsidP="00B8204B">
            <w:pPr>
              <w:jc w:val="center"/>
              <w:rPr>
                <w:sz w:val="12"/>
                <w:szCs w:val="12"/>
              </w:rPr>
            </w:pPr>
            <w:r w:rsidRPr="0094208B">
              <w:rPr>
                <w:sz w:val="12"/>
                <w:szCs w:val="12"/>
              </w:rPr>
              <w:t>-0,25 (p= 0,01) *</w:t>
            </w:r>
          </w:p>
        </w:tc>
        <w:tc>
          <w:tcPr>
            <w:tcW w:w="665" w:type="dxa"/>
            <w:tcBorders>
              <w:top w:val="nil"/>
              <w:left w:val="nil"/>
              <w:bottom w:val="single" w:sz="8" w:space="0" w:color="CCCCCC"/>
              <w:right w:val="single" w:sz="8" w:space="0" w:color="CCCCCC"/>
            </w:tcBorders>
            <w:shd w:val="clear" w:color="auto" w:fill="auto"/>
            <w:vAlign w:val="center"/>
            <w:hideMark/>
          </w:tcPr>
          <w:p w14:paraId="56975EAC" w14:textId="77777777" w:rsidR="0094208B" w:rsidRPr="0094208B" w:rsidRDefault="0094208B" w:rsidP="00B8204B">
            <w:pPr>
              <w:jc w:val="center"/>
              <w:rPr>
                <w:sz w:val="12"/>
                <w:szCs w:val="12"/>
              </w:rPr>
            </w:pPr>
            <w:r w:rsidRPr="0094208B">
              <w:rPr>
                <w:sz w:val="12"/>
                <w:szCs w:val="12"/>
              </w:rPr>
              <w:t>-0,09 (p= 0,35)</w:t>
            </w:r>
          </w:p>
        </w:tc>
        <w:tc>
          <w:tcPr>
            <w:tcW w:w="959" w:type="dxa"/>
            <w:tcBorders>
              <w:top w:val="nil"/>
              <w:left w:val="nil"/>
              <w:bottom w:val="single" w:sz="8" w:space="0" w:color="CCCCCC"/>
              <w:right w:val="single" w:sz="8" w:space="0" w:color="CCCCCC"/>
            </w:tcBorders>
            <w:shd w:val="clear" w:color="auto" w:fill="auto"/>
            <w:vAlign w:val="center"/>
            <w:hideMark/>
          </w:tcPr>
          <w:p w14:paraId="0817D038" w14:textId="77777777" w:rsidR="0094208B" w:rsidRPr="0094208B" w:rsidRDefault="0094208B" w:rsidP="00B8204B">
            <w:pPr>
              <w:jc w:val="center"/>
              <w:rPr>
                <w:sz w:val="12"/>
                <w:szCs w:val="12"/>
              </w:rPr>
            </w:pPr>
            <w:r w:rsidRPr="0094208B">
              <w:rPr>
                <w:sz w:val="12"/>
                <w:szCs w:val="12"/>
              </w:rPr>
              <w:t>-0,08 (p= 0,43)</w:t>
            </w:r>
          </w:p>
        </w:tc>
        <w:tc>
          <w:tcPr>
            <w:tcW w:w="891" w:type="dxa"/>
            <w:tcBorders>
              <w:top w:val="nil"/>
              <w:left w:val="nil"/>
              <w:bottom w:val="single" w:sz="8" w:space="0" w:color="CCCCCC"/>
              <w:right w:val="single" w:sz="8" w:space="0" w:color="CCCCCC"/>
            </w:tcBorders>
            <w:shd w:val="clear" w:color="auto" w:fill="auto"/>
            <w:vAlign w:val="center"/>
            <w:hideMark/>
          </w:tcPr>
          <w:p w14:paraId="149B9EC2" w14:textId="77777777" w:rsidR="0094208B" w:rsidRPr="0094208B" w:rsidRDefault="0094208B" w:rsidP="00B8204B">
            <w:pPr>
              <w:jc w:val="center"/>
              <w:rPr>
                <w:sz w:val="12"/>
                <w:szCs w:val="12"/>
              </w:rPr>
            </w:pPr>
            <w:r w:rsidRPr="0094208B">
              <w:rPr>
                <w:sz w:val="12"/>
                <w:szCs w:val="12"/>
              </w:rPr>
              <w:t>-0,01 (p= 0,90)</w:t>
            </w:r>
          </w:p>
        </w:tc>
        <w:tc>
          <w:tcPr>
            <w:tcW w:w="555" w:type="dxa"/>
            <w:tcBorders>
              <w:top w:val="nil"/>
              <w:left w:val="nil"/>
              <w:bottom w:val="single" w:sz="8" w:space="0" w:color="CCCCCC"/>
              <w:right w:val="single" w:sz="8" w:space="0" w:color="CCCCCC"/>
            </w:tcBorders>
            <w:shd w:val="clear" w:color="auto" w:fill="auto"/>
            <w:vAlign w:val="center"/>
            <w:hideMark/>
          </w:tcPr>
          <w:p w14:paraId="3126249C" w14:textId="77777777" w:rsidR="0094208B" w:rsidRPr="0094208B" w:rsidRDefault="0094208B" w:rsidP="00B8204B">
            <w:pPr>
              <w:jc w:val="center"/>
              <w:rPr>
                <w:sz w:val="12"/>
                <w:szCs w:val="12"/>
              </w:rPr>
            </w:pPr>
            <w:r w:rsidRPr="0094208B">
              <w:rPr>
                <w:sz w:val="12"/>
                <w:szCs w:val="12"/>
              </w:rPr>
              <w:t>-0,16 (p= 0,11)</w:t>
            </w:r>
          </w:p>
        </w:tc>
        <w:tc>
          <w:tcPr>
            <w:tcW w:w="520" w:type="dxa"/>
            <w:tcBorders>
              <w:top w:val="nil"/>
              <w:left w:val="nil"/>
              <w:bottom w:val="single" w:sz="8" w:space="0" w:color="CCCCCC"/>
              <w:right w:val="single" w:sz="8" w:space="0" w:color="CCCCCC"/>
            </w:tcBorders>
            <w:shd w:val="clear" w:color="auto" w:fill="auto"/>
            <w:vAlign w:val="center"/>
            <w:hideMark/>
          </w:tcPr>
          <w:p w14:paraId="1F574DFD" w14:textId="77777777" w:rsidR="0094208B" w:rsidRPr="0094208B" w:rsidRDefault="0094208B" w:rsidP="00B8204B">
            <w:pPr>
              <w:jc w:val="center"/>
              <w:rPr>
                <w:sz w:val="12"/>
                <w:szCs w:val="12"/>
              </w:rPr>
            </w:pPr>
            <w:r w:rsidRPr="0094208B">
              <w:rPr>
                <w:sz w:val="12"/>
                <w:szCs w:val="12"/>
              </w:rPr>
              <w:t>-0,26 (p= 0,01) *</w:t>
            </w:r>
          </w:p>
        </w:tc>
        <w:tc>
          <w:tcPr>
            <w:tcW w:w="550" w:type="dxa"/>
            <w:tcBorders>
              <w:top w:val="nil"/>
              <w:left w:val="nil"/>
              <w:bottom w:val="single" w:sz="8" w:space="0" w:color="CCCCCC"/>
              <w:right w:val="single" w:sz="8" w:space="0" w:color="CCCCCC"/>
            </w:tcBorders>
            <w:shd w:val="clear" w:color="auto" w:fill="auto"/>
            <w:vAlign w:val="center"/>
            <w:hideMark/>
          </w:tcPr>
          <w:p w14:paraId="7357AA2A" w14:textId="77777777" w:rsidR="0094208B" w:rsidRPr="0094208B" w:rsidRDefault="0094208B" w:rsidP="00B8204B">
            <w:pPr>
              <w:jc w:val="center"/>
              <w:rPr>
                <w:sz w:val="12"/>
                <w:szCs w:val="12"/>
              </w:rPr>
            </w:pPr>
            <w:r w:rsidRPr="0094208B">
              <w:rPr>
                <w:sz w:val="12"/>
                <w:szCs w:val="12"/>
              </w:rPr>
              <w:t>-0,35 (p= 0,00) **</w:t>
            </w:r>
          </w:p>
        </w:tc>
        <w:tc>
          <w:tcPr>
            <w:tcW w:w="520" w:type="dxa"/>
            <w:tcBorders>
              <w:top w:val="nil"/>
              <w:left w:val="nil"/>
              <w:bottom w:val="single" w:sz="8" w:space="0" w:color="CCCCCC"/>
              <w:right w:val="single" w:sz="8" w:space="0" w:color="CCCCCC"/>
            </w:tcBorders>
            <w:shd w:val="clear" w:color="auto" w:fill="auto"/>
            <w:vAlign w:val="center"/>
            <w:hideMark/>
          </w:tcPr>
          <w:p w14:paraId="05280380" w14:textId="77777777" w:rsidR="0094208B" w:rsidRPr="0094208B" w:rsidRDefault="0094208B" w:rsidP="00B8204B">
            <w:pPr>
              <w:jc w:val="center"/>
              <w:rPr>
                <w:sz w:val="12"/>
                <w:szCs w:val="12"/>
              </w:rPr>
            </w:pPr>
            <w:r w:rsidRPr="0094208B">
              <w:rPr>
                <w:sz w:val="12"/>
                <w:szCs w:val="12"/>
              </w:rPr>
              <w:t>-0,33 (p= 0,00) **</w:t>
            </w:r>
          </w:p>
        </w:tc>
        <w:tc>
          <w:tcPr>
            <w:tcW w:w="532" w:type="dxa"/>
            <w:tcBorders>
              <w:top w:val="nil"/>
              <w:left w:val="nil"/>
              <w:bottom w:val="single" w:sz="8" w:space="0" w:color="CCCCCC"/>
              <w:right w:val="single" w:sz="8" w:space="0" w:color="CCCCCC"/>
            </w:tcBorders>
            <w:shd w:val="clear" w:color="auto" w:fill="auto"/>
            <w:vAlign w:val="center"/>
            <w:hideMark/>
          </w:tcPr>
          <w:p w14:paraId="6B1AEAE3" w14:textId="77777777" w:rsidR="0094208B" w:rsidRPr="0094208B" w:rsidRDefault="0094208B" w:rsidP="00B8204B">
            <w:pPr>
              <w:jc w:val="center"/>
              <w:rPr>
                <w:sz w:val="12"/>
                <w:szCs w:val="12"/>
              </w:rPr>
            </w:pPr>
            <w:r w:rsidRPr="0094208B">
              <w:rPr>
                <w:sz w:val="12"/>
                <w:szCs w:val="12"/>
              </w:rPr>
              <w:t>-0,01 (p= 0,88)</w:t>
            </w:r>
          </w:p>
        </w:tc>
        <w:tc>
          <w:tcPr>
            <w:tcW w:w="520" w:type="dxa"/>
            <w:tcBorders>
              <w:top w:val="nil"/>
              <w:left w:val="nil"/>
              <w:bottom w:val="single" w:sz="8" w:space="0" w:color="CCCCCC"/>
              <w:right w:val="single" w:sz="8" w:space="0" w:color="CCCCCC"/>
            </w:tcBorders>
            <w:shd w:val="clear" w:color="auto" w:fill="auto"/>
            <w:vAlign w:val="center"/>
            <w:hideMark/>
          </w:tcPr>
          <w:p w14:paraId="02B1F8CF" w14:textId="77777777" w:rsidR="0094208B" w:rsidRPr="0094208B" w:rsidRDefault="0094208B" w:rsidP="00B8204B">
            <w:pPr>
              <w:jc w:val="center"/>
              <w:rPr>
                <w:sz w:val="12"/>
                <w:szCs w:val="12"/>
              </w:rPr>
            </w:pPr>
            <w:r w:rsidRPr="0094208B">
              <w:rPr>
                <w:sz w:val="12"/>
                <w:szCs w:val="12"/>
              </w:rPr>
              <w:t>-0,20 (p= 0,04) *</w:t>
            </w:r>
          </w:p>
        </w:tc>
        <w:tc>
          <w:tcPr>
            <w:tcW w:w="520" w:type="dxa"/>
            <w:tcBorders>
              <w:top w:val="nil"/>
              <w:left w:val="nil"/>
              <w:bottom w:val="single" w:sz="8" w:space="0" w:color="CCCCCC"/>
              <w:right w:val="single" w:sz="8" w:space="0" w:color="CCCCCC"/>
            </w:tcBorders>
            <w:shd w:val="clear" w:color="auto" w:fill="auto"/>
            <w:vAlign w:val="center"/>
            <w:hideMark/>
          </w:tcPr>
          <w:p w14:paraId="00A2D7DF" w14:textId="77777777" w:rsidR="0094208B" w:rsidRPr="0094208B" w:rsidRDefault="0094208B" w:rsidP="00B8204B">
            <w:pPr>
              <w:jc w:val="center"/>
              <w:rPr>
                <w:sz w:val="12"/>
                <w:szCs w:val="12"/>
              </w:rPr>
            </w:pPr>
            <w:r w:rsidRPr="0094208B">
              <w:rPr>
                <w:sz w:val="12"/>
                <w:szCs w:val="12"/>
              </w:rPr>
              <w:t>-0,09 (p= 0,34)</w:t>
            </w:r>
          </w:p>
        </w:tc>
        <w:tc>
          <w:tcPr>
            <w:tcW w:w="591" w:type="dxa"/>
            <w:tcBorders>
              <w:top w:val="nil"/>
              <w:left w:val="nil"/>
              <w:bottom w:val="single" w:sz="8" w:space="0" w:color="CCCCCC"/>
              <w:right w:val="single" w:sz="8" w:space="0" w:color="CCCCCC"/>
            </w:tcBorders>
            <w:shd w:val="clear" w:color="auto" w:fill="auto"/>
            <w:vAlign w:val="center"/>
            <w:hideMark/>
          </w:tcPr>
          <w:p w14:paraId="0240421C" w14:textId="77777777" w:rsidR="0094208B" w:rsidRPr="0094208B" w:rsidRDefault="0094208B" w:rsidP="00B8204B">
            <w:pPr>
              <w:jc w:val="center"/>
              <w:rPr>
                <w:sz w:val="12"/>
                <w:szCs w:val="12"/>
              </w:rPr>
            </w:pPr>
            <w:r w:rsidRPr="0094208B">
              <w:rPr>
                <w:sz w:val="12"/>
                <w:szCs w:val="12"/>
              </w:rPr>
              <w:t>0,00 (p= 0,92)</w:t>
            </w:r>
          </w:p>
        </w:tc>
        <w:tc>
          <w:tcPr>
            <w:tcW w:w="520" w:type="dxa"/>
            <w:tcBorders>
              <w:top w:val="nil"/>
              <w:left w:val="nil"/>
              <w:bottom w:val="single" w:sz="8" w:space="0" w:color="CCCCCC"/>
              <w:right w:val="single" w:sz="8" w:space="0" w:color="CCCCCC"/>
            </w:tcBorders>
            <w:shd w:val="clear" w:color="auto" w:fill="auto"/>
            <w:vAlign w:val="center"/>
            <w:hideMark/>
          </w:tcPr>
          <w:p w14:paraId="7634EA34" w14:textId="77777777" w:rsidR="0094208B" w:rsidRPr="0094208B" w:rsidRDefault="0094208B" w:rsidP="00B8204B">
            <w:pPr>
              <w:jc w:val="center"/>
              <w:rPr>
                <w:sz w:val="12"/>
                <w:szCs w:val="12"/>
              </w:rPr>
            </w:pPr>
            <w:r w:rsidRPr="0094208B">
              <w:rPr>
                <w:sz w:val="12"/>
                <w:szCs w:val="12"/>
              </w:rPr>
              <w:t>-0,20 (p= 0,04) *</w:t>
            </w:r>
          </w:p>
        </w:tc>
        <w:tc>
          <w:tcPr>
            <w:tcW w:w="502" w:type="dxa"/>
            <w:tcBorders>
              <w:top w:val="nil"/>
              <w:left w:val="nil"/>
              <w:bottom w:val="single" w:sz="8" w:space="0" w:color="CCCCCC"/>
              <w:right w:val="single" w:sz="8" w:space="0" w:color="CCCCCC"/>
            </w:tcBorders>
            <w:shd w:val="clear" w:color="auto" w:fill="auto"/>
            <w:vAlign w:val="center"/>
            <w:hideMark/>
          </w:tcPr>
          <w:p w14:paraId="6709C941" w14:textId="77777777" w:rsidR="0094208B" w:rsidRPr="0094208B" w:rsidRDefault="0094208B" w:rsidP="00B8204B">
            <w:pPr>
              <w:jc w:val="center"/>
              <w:rPr>
                <w:sz w:val="12"/>
                <w:szCs w:val="12"/>
              </w:rPr>
            </w:pPr>
            <w:r w:rsidRPr="0094208B">
              <w:rPr>
                <w:sz w:val="12"/>
                <w:szCs w:val="12"/>
              </w:rPr>
              <w:t>-0,15 (p= 0,13)</w:t>
            </w:r>
          </w:p>
        </w:tc>
        <w:tc>
          <w:tcPr>
            <w:tcW w:w="520" w:type="dxa"/>
            <w:tcBorders>
              <w:top w:val="nil"/>
              <w:left w:val="nil"/>
              <w:bottom w:val="single" w:sz="8" w:space="0" w:color="CCCCCC"/>
              <w:right w:val="single" w:sz="8" w:space="0" w:color="CCCCCC"/>
            </w:tcBorders>
            <w:shd w:val="clear" w:color="auto" w:fill="auto"/>
            <w:vAlign w:val="center"/>
            <w:hideMark/>
          </w:tcPr>
          <w:p w14:paraId="7D7AA909" w14:textId="77777777" w:rsidR="0094208B" w:rsidRPr="0094208B" w:rsidRDefault="0094208B" w:rsidP="00B8204B">
            <w:pPr>
              <w:jc w:val="center"/>
              <w:rPr>
                <w:sz w:val="12"/>
                <w:szCs w:val="12"/>
              </w:rPr>
            </w:pPr>
            <w:r w:rsidRPr="0094208B">
              <w:rPr>
                <w:sz w:val="12"/>
                <w:szCs w:val="12"/>
              </w:rPr>
              <w:t>-0,09 (p= 0,37)</w:t>
            </w:r>
          </w:p>
        </w:tc>
        <w:tc>
          <w:tcPr>
            <w:tcW w:w="520" w:type="dxa"/>
            <w:tcBorders>
              <w:top w:val="nil"/>
              <w:left w:val="nil"/>
              <w:bottom w:val="single" w:sz="8" w:space="0" w:color="CCCCCC"/>
              <w:right w:val="single" w:sz="8" w:space="0" w:color="CCCCCC"/>
            </w:tcBorders>
            <w:shd w:val="clear" w:color="auto" w:fill="auto"/>
            <w:vAlign w:val="center"/>
            <w:hideMark/>
          </w:tcPr>
          <w:p w14:paraId="65B3CA15" w14:textId="77777777" w:rsidR="0094208B" w:rsidRPr="0094208B" w:rsidRDefault="0094208B" w:rsidP="00B8204B">
            <w:pPr>
              <w:jc w:val="center"/>
              <w:rPr>
                <w:sz w:val="12"/>
                <w:szCs w:val="12"/>
              </w:rPr>
            </w:pPr>
            <w:r w:rsidRPr="0094208B">
              <w:rPr>
                <w:sz w:val="12"/>
                <w:szCs w:val="12"/>
              </w:rPr>
              <w:t>0,00 (p= 0,99)</w:t>
            </w:r>
          </w:p>
        </w:tc>
        <w:tc>
          <w:tcPr>
            <w:tcW w:w="520" w:type="dxa"/>
            <w:tcBorders>
              <w:top w:val="nil"/>
              <w:left w:val="nil"/>
              <w:bottom w:val="single" w:sz="8" w:space="0" w:color="CCCCCC"/>
              <w:right w:val="single" w:sz="8" w:space="0" w:color="CCCCCC"/>
            </w:tcBorders>
            <w:shd w:val="clear" w:color="auto" w:fill="auto"/>
            <w:vAlign w:val="center"/>
            <w:hideMark/>
          </w:tcPr>
          <w:p w14:paraId="3D5C85BC" w14:textId="77777777" w:rsidR="0094208B" w:rsidRPr="0094208B" w:rsidRDefault="0094208B" w:rsidP="00B8204B">
            <w:pPr>
              <w:jc w:val="center"/>
              <w:rPr>
                <w:sz w:val="12"/>
                <w:szCs w:val="12"/>
              </w:rPr>
            </w:pPr>
            <w:r w:rsidRPr="0094208B">
              <w:rPr>
                <w:sz w:val="12"/>
                <w:szCs w:val="12"/>
              </w:rPr>
              <w:t>-0,14 (p= 0,17)</w:t>
            </w:r>
          </w:p>
        </w:tc>
        <w:tc>
          <w:tcPr>
            <w:tcW w:w="520" w:type="dxa"/>
            <w:tcBorders>
              <w:top w:val="nil"/>
              <w:left w:val="nil"/>
              <w:bottom w:val="single" w:sz="8" w:space="0" w:color="CCCCCC"/>
              <w:right w:val="single" w:sz="8" w:space="0" w:color="CCCCCC"/>
            </w:tcBorders>
            <w:shd w:val="clear" w:color="auto" w:fill="auto"/>
            <w:vAlign w:val="center"/>
            <w:hideMark/>
          </w:tcPr>
          <w:p w14:paraId="21834BAD" w14:textId="77777777" w:rsidR="0094208B" w:rsidRPr="0094208B" w:rsidRDefault="0094208B" w:rsidP="00B8204B">
            <w:pPr>
              <w:jc w:val="center"/>
              <w:rPr>
                <w:sz w:val="12"/>
                <w:szCs w:val="12"/>
              </w:rPr>
            </w:pPr>
            <w:r w:rsidRPr="0094208B">
              <w:rPr>
                <w:sz w:val="12"/>
                <w:szCs w:val="12"/>
              </w:rPr>
              <w:t>-0,14 (p= 0,18)</w:t>
            </w:r>
          </w:p>
        </w:tc>
      </w:tr>
      <w:tr w:rsidR="0094208B" w:rsidRPr="0094208B" w14:paraId="14053392" w14:textId="77777777" w:rsidTr="00B8204B">
        <w:trPr>
          <w:trHeight w:val="345"/>
        </w:trPr>
        <w:tc>
          <w:tcPr>
            <w:tcW w:w="960"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67508515" w14:textId="77777777" w:rsidR="0094208B" w:rsidRPr="0094208B" w:rsidRDefault="0094208B"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lang w:val="en-US"/>
              </w:rPr>
              <w:t>Ease_of_moodle_use_perceptions (</w:t>
            </w:r>
            <w:r w:rsidRPr="0094208B">
              <w:rPr>
                <w:rFonts w:eastAsia="Times New Roman"/>
                <w:b/>
                <w:bCs/>
                <w:color w:val="0C343D"/>
                <w:sz w:val="12"/>
                <w:szCs w:val="12"/>
              </w:rPr>
              <w:t>Ισοδιαστημική</w:t>
            </w:r>
            <w:r w:rsidRPr="0094208B">
              <w:rPr>
                <w:rFonts w:eastAsia="Times New Roman"/>
                <w:b/>
                <w:bCs/>
                <w:color w:val="0C343D"/>
                <w:sz w:val="12"/>
                <w:szCs w:val="12"/>
                <w:lang w:val="en-US"/>
              </w:rPr>
              <w:t>)</w:t>
            </w:r>
          </w:p>
        </w:tc>
        <w:tc>
          <w:tcPr>
            <w:tcW w:w="596"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170E5843" w14:textId="77777777" w:rsidR="0094208B" w:rsidRPr="00B8204B" w:rsidRDefault="00B8204B" w:rsidP="00B8204B">
            <w:pPr>
              <w:jc w:val="center"/>
              <w:rPr>
                <w:sz w:val="12"/>
                <w:szCs w:val="12"/>
              </w:rPr>
            </w:pPr>
            <w:r>
              <w:rPr>
                <w:sz w:val="12"/>
                <w:szCs w:val="12"/>
              </w:rPr>
              <w:t>-</w:t>
            </w:r>
          </w:p>
        </w:tc>
        <w:tc>
          <w:tcPr>
            <w:tcW w:w="553" w:type="dxa"/>
            <w:tcBorders>
              <w:top w:val="nil"/>
              <w:left w:val="nil"/>
              <w:bottom w:val="single" w:sz="8" w:space="0" w:color="CCCCCC"/>
              <w:right w:val="single" w:sz="8" w:space="0" w:color="CCCCCC"/>
            </w:tcBorders>
            <w:shd w:val="clear" w:color="auto" w:fill="FFFFFF" w:themeFill="background1"/>
            <w:vAlign w:val="center"/>
            <w:hideMark/>
          </w:tcPr>
          <w:p w14:paraId="1C5CCFD1" w14:textId="77777777" w:rsidR="0094208B" w:rsidRPr="00B8204B" w:rsidRDefault="00B8204B" w:rsidP="00B8204B">
            <w:pPr>
              <w:jc w:val="center"/>
              <w:rPr>
                <w:sz w:val="12"/>
                <w:szCs w:val="12"/>
              </w:rPr>
            </w:pPr>
            <w:r>
              <w:rPr>
                <w:sz w:val="12"/>
                <w:szCs w:val="12"/>
              </w:rPr>
              <w:t>-</w:t>
            </w:r>
          </w:p>
        </w:tc>
        <w:tc>
          <w:tcPr>
            <w:tcW w:w="705" w:type="dxa"/>
            <w:tcBorders>
              <w:top w:val="nil"/>
              <w:left w:val="nil"/>
              <w:bottom w:val="single" w:sz="8" w:space="0" w:color="CCCCCC"/>
              <w:right w:val="single" w:sz="8" w:space="0" w:color="CCCCCC"/>
            </w:tcBorders>
            <w:shd w:val="clear" w:color="auto" w:fill="FFFFFF" w:themeFill="background1"/>
            <w:vAlign w:val="center"/>
            <w:hideMark/>
          </w:tcPr>
          <w:p w14:paraId="2F9D57B9" w14:textId="77777777" w:rsidR="0094208B" w:rsidRPr="00B8204B" w:rsidRDefault="00B8204B" w:rsidP="00B8204B">
            <w:pPr>
              <w:jc w:val="center"/>
              <w:rPr>
                <w:sz w:val="12"/>
                <w:szCs w:val="12"/>
              </w:rPr>
            </w:pPr>
            <w:r>
              <w:rPr>
                <w:sz w:val="12"/>
                <w:szCs w:val="12"/>
              </w:rPr>
              <w:t>-</w:t>
            </w:r>
          </w:p>
        </w:tc>
        <w:tc>
          <w:tcPr>
            <w:tcW w:w="880" w:type="dxa"/>
            <w:tcBorders>
              <w:top w:val="nil"/>
              <w:left w:val="nil"/>
              <w:bottom w:val="single" w:sz="8" w:space="0" w:color="CCCCCC"/>
              <w:right w:val="single" w:sz="8" w:space="0" w:color="CCCCCC"/>
            </w:tcBorders>
            <w:shd w:val="clear" w:color="auto" w:fill="FFFFFF" w:themeFill="background1"/>
            <w:vAlign w:val="center"/>
            <w:hideMark/>
          </w:tcPr>
          <w:p w14:paraId="423B2308" w14:textId="77777777" w:rsidR="0094208B" w:rsidRPr="0094208B" w:rsidRDefault="0094208B" w:rsidP="00B8204B">
            <w:pPr>
              <w:jc w:val="center"/>
              <w:rPr>
                <w:sz w:val="12"/>
                <w:szCs w:val="12"/>
              </w:rPr>
            </w:pPr>
            <w:r w:rsidRPr="0094208B">
              <w:rPr>
                <w:sz w:val="12"/>
                <w:szCs w:val="12"/>
              </w:rPr>
              <w:t>-</w:t>
            </w:r>
          </w:p>
        </w:tc>
        <w:tc>
          <w:tcPr>
            <w:tcW w:w="909" w:type="dxa"/>
            <w:tcBorders>
              <w:top w:val="nil"/>
              <w:left w:val="nil"/>
              <w:bottom w:val="single" w:sz="8" w:space="0" w:color="CCCCCC"/>
              <w:right w:val="single" w:sz="8" w:space="0" w:color="CCCCCC"/>
            </w:tcBorders>
            <w:shd w:val="clear" w:color="000000" w:fill="FFFFFF"/>
            <w:vAlign w:val="center"/>
            <w:hideMark/>
          </w:tcPr>
          <w:p w14:paraId="71BBC70A" w14:textId="77777777" w:rsidR="0094208B" w:rsidRPr="0094208B" w:rsidRDefault="0094208B" w:rsidP="00B8204B">
            <w:pPr>
              <w:jc w:val="center"/>
              <w:rPr>
                <w:sz w:val="12"/>
                <w:szCs w:val="12"/>
              </w:rPr>
            </w:pPr>
            <w:r w:rsidRPr="0094208B">
              <w:rPr>
                <w:sz w:val="12"/>
                <w:szCs w:val="12"/>
              </w:rPr>
              <w:t>0,62 (p= 0,00) **</w:t>
            </w:r>
          </w:p>
        </w:tc>
        <w:tc>
          <w:tcPr>
            <w:tcW w:w="665" w:type="dxa"/>
            <w:tcBorders>
              <w:top w:val="nil"/>
              <w:left w:val="nil"/>
              <w:bottom w:val="single" w:sz="8" w:space="0" w:color="CCCCCC"/>
              <w:right w:val="single" w:sz="8" w:space="0" w:color="CCCCCC"/>
            </w:tcBorders>
            <w:shd w:val="clear" w:color="000000" w:fill="FFFFFF"/>
            <w:vAlign w:val="center"/>
            <w:hideMark/>
          </w:tcPr>
          <w:p w14:paraId="4BCFC25E" w14:textId="77777777" w:rsidR="0094208B" w:rsidRPr="0094208B" w:rsidRDefault="0094208B" w:rsidP="00B8204B">
            <w:pPr>
              <w:jc w:val="center"/>
              <w:rPr>
                <w:sz w:val="12"/>
                <w:szCs w:val="12"/>
              </w:rPr>
            </w:pPr>
            <w:r w:rsidRPr="0094208B">
              <w:rPr>
                <w:sz w:val="12"/>
                <w:szCs w:val="12"/>
              </w:rPr>
              <w:t>0,51 (p= 0,00) **</w:t>
            </w:r>
          </w:p>
        </w:tc>
        <w:tc>
          <w:tcPr>
            <w:tcW w:w="959" w:type="dxa"/>
            <w:tcBorders>
              <w:top w:val="nil"/>
              <w:left w:val="nil"/>
              <w:bottom w:val="single" w:sz="8" w:space="0" w:color="CCCCCC"/>
              <w:right w:val="single" w:sz="8" w:space="0" w:color="CCCCCC"/>
            </w:tcBorders>
            <w:shd w:val="clear" w:color="000000" w:fill="FFFFFF"/>
            <w:vAlign w:val="center"/>
            <w:hideMark/>
          </w:tcPr>
          <w:p w14:paraId="7C60742D" w14:textId="77777777" w:rsidR="0094208B" w:rsidRPr="0094208B" w:rsidRDefault="0094208B" w:rsidP="00B8204B">
            <w:pPr>
              <w:jc w:val="center"/>
              <w:rPr>
                <w:sz w:val="12"/>
                <w:szCs w:val="12"/>
              </w:rPr>
            </w:pPr>
            <w:r w:rsidRPr="0094208B">
              <w:rPr>
                <w:sz w:val="12"/>
                <w:szCs w:val="12"/>
              </w:rPr>
              <w:t>0,22 (p= 0,03) *</w:t>
            </w:r>
          </w:p>
        </w:tc>
        <w:tc>
          <w:tcPr>
            <w:tcW w:w="891" w:type="dxa"/>
            <w:tcBorders>
              <w:top w:val="nil"/>
              <w:left w:val="nil"/>
              <w:bottom w:val="single" w:sz="8" w:space="0" w:color="CCCCCC"/>
              <w:right w:val="single" w:sz="8" w:space="0" w:color="CCCCCC"/>
            </w:tcBorders>
            <w:shd w:val="clear" w:color="000000" w:fill="FFFFFF"/>
            <w:vAlign w:val="center"/>
            <w:hideMark/>
          </w:tcPr>
          <w:p w14:paraId="1B55CEFF" w14:textId="77777777" w:rsidR="0094208B" w:rsidRPr="0094208B" w:rsidRDefault="0094208B" w:rsidP="00B8204B">
            <w:pPr>
              <w:jc w:val="center"/>
              <w:rPr>
                <w:sz w:val="12"/>
                <w:szCs w:val="12"/>
              </w:rPr>
            </w:pPr>
            <w:r w:rsidRPr="0094208B">
              <w:rPr>
                <w:sz w:val="12"/>
                <w:szCs w:val="12"/>
              </w:rPr>
              <w:t>0,15 (p= 0,14)</w:t>
            </w:r>
          </w:p>
        </w:tc>
        <w:tc>
          <w:tcPr>
            <w:tcW w:w="555" w:type="dxa"/>
            <w:tcBorders>
              <w:top w:val="nil"/>
              <w:left w:val="nil"/>
              <w:bottom w:val="single" w:sz="8" w:space="0" w:color="CCCCCC"/>
              <w:right w:val="single" w:sz="8" w:space="0" w:color="CCCCCC"/>
            </w:tcBorders>
            <w:shd w:val="clear" w:color="000000" w:fill="FFFFFF"/>
            <w:vAlign w:val="center"/>
            <w:hideMark/>
          </w:tcPr>
          <w:p w14:paraId="45F2CECC" w14:textId="77777777" w:rsidR="0094208B" w:rsidRPr="0094208B" w:rsidRDefault="0094208B" w:rsidP="00B8204B">
            <w:pPr>
              <w:jc w:val="center"/>
              <w:rPr>
                <w:sz w:val="12"/>
                <w:szCs w:val="12"/>
              </w:rPr>
            </w:pPr>
            <w:r w:rsidRPr="0094208B">
              <w:rPr>
                <w:sz w:val="12"/>
                <w:szCs w:val="12"/>
              </w:rPr>
              <w:t>0,21 (p= 0,03) *</w:t>
            </w:r>
          </w:p>
        </w:tc>
        <w:tc>
          <w:tcPr>
            <w:tcW w:w="520" w:type="dxa"/>
            <w:tcBorders>
              <w:top w:val="nil"/>
              <w:left w:val="nil"/>
              <w:bottom w:val="single" w:sz="8" w:space="0" w:color="CCCCCC"/>
              <w:right w:val="single" w:sz="8" w:space="0" w:color="CCCCCC"/>
            </w:tcBorders>
            <w:shd w:val="clear" w:color="000000" w:fill="FFFFFF"/>
            <w:vAlign w:val="center"/>
            <w:hideMark/>
          </w:tcPr>
          <w:p w14:paraId="0EF450DD" w14:textId="77777777" w:rsidR="0094208B" w:rsidRPr="0094208B" w:rsidRDefault="0094208B" w:rsidP="00B8204B">
            <w:pPr>
              <w:jc w:val="center"/>
              <w:rPr>
                <w:sz w:val="12"/>
                <w:szCs w:val="12"/>
              </w:rPr>
            </w:pPr>
            <w:r w:rsidRPr="0094208B">
              <w:rPr>
                <w:sz w:val="12"/>
                <w:szCs w:val="12"/>
              </w:rPr>
              <w:t>0,18 (p= 0,08)</w:t>
            </w:r>
          </w:p>
        </w:tc>
        <w:tc>
          <w:tcPr>
            <w:tcW w:w="550" w:type="dxa"/>
            <w:tcBorders>
              <w:top w:val="nil"/>
              <w:left w:val="nil"/>
              <w:bottom w:val="single" w:sz="8" w:space="0" w:color="CCCCCC"/>
              <w:right w:val="single" w:sz="8" w:space="0" w:color="CCCCCC"/>
            </w:tcBorders>
            <w:shd w:val="clear" w:color="000000" w:fill="FFFFFF"/>
            <w:vAlign w:val="center"/>
            <w:hideMark/>
          </w:tcPr>
          <w:p w14:paraId="4DCEDF36" w14:textId="77777777" w:rsidR="0094208B" w:rsidRPr="0094208B" w:rsidRDefault="0094208B" w:rsidP="00B8204B">
            <w:pPr>
              <w:jc w:val="center"/>
              <w:rPr>
                <w:sz w:val="12"/>
                <w:szCs w:val="12"/>
              </w:rPr>
            </w:pPr>
            <w:r w:rsidRPr="0094208B">
              <w:rPr>
                <w:sz w:val="12"/>
                <w:szCs w:val="12"/>
              </w:rPr>
              <w:t>0,11 (p= 0,28)</w:t>
            </w:r>
          </w:p>
        </w:tc>
        <w:tc>
          <w:tcPr>
            <w:tcW w:w="520" w:type="dxa"/>
            <w:tcBorders>
              <w:top w:val="nil"/>
              <w:left w:val="nil"/>
              <w:bottom w:val="single" w:sz="8" w:space="0" w:color="CCCCCC"/>
              <w:right w:val="single" w:sz="8" w:space="0" w:color="CCCCCC"/>
            </w:tcBorders>
            <w:shd w:val="clear" w:color="000000" w:fill="FFFFFF"/>
            <w:vAlign w:val="center"/>
            <w:hideMark/>
          </w:tcPr>
          <w:p w14:paraId="14560BE9" w14:textId="77777777" w:rsidR="0094208B" w:rsidRPr="0094208B" w:rsidRDefault="0094208B" w:rsidP="00B8204B">
            <w:pPr>
              <w:jc w:val="center"/>
              <w:rPr>
                <w:sz w:val="12"/>
                <w:szCs w:val="12"/>
              </w:rPr>
            </w:pPr>
            <w:r w:rsidRPr="0094208B">
              <w:rPr>
                <w:sz w:val="12"/>
                <w:szCs w:val="12"/>
              </w:rPr>
              <w:t>0,20 (p= 0,04) *</w:t>
            </w:r>
          </w:p>
        </w:tc>
        <w:tc>
          <w:tcPr>
            <w:tcW w:w="532" w:type="dxa"/>
            <w:tcBorders>
              <w:top w:val="nil"/>
              <w:left w:val="nil"/>
              <w:bottom w:val="single" w:sz="8" w:space="0" w:color="CCCCCC"/>
              <w:right w:val="single" w:sz="8" w:space="0" w:color="CCCCCC"/>
            </w:tcBorders>
            <w:shd w:val="clear" w:color="000000" w:fill="FFFFFF"/>
            <w:vAlign w:val="center"/>
            <w:hideMark/>
          </w:tcPr>
          <w:p w14:paraId="4413B5B2" w14:textId="77777777" w:rsidR="0094208B" w:rsidRPr="0094208B" w:rsidRDefault="0094208B" w:rsidP="00B8204B">
            <w:pPr>
              <w:jc w:val="center"/>
              <w:rPr>
                <w:sz w:val="12"/>
                <w:szCs w:val="12"/>
              </w:rPr>
            </w:pPr>
            <w:r w:rsidRPr="0094208B">
              <w:rPr>
                <w:sz w:val="12"/>
                <w:szCs w:val="12"/>
              </w:rPr>
              <w:t>0,15 (p= 0,15)</w:t>
            </w:r>
          </w:p>
        </w:tc>
        <w:tc>
          <w:tcPr>
            <w:tcW w:w="520" w:type="dxa"/>
            <w:tcBorders>
              <w:top w:val="nil"/>
              <w:left w:val="nil"/>
              <w:bottom w:val="single" w:sz="8" w:space="0" w:color="CCCCCC"/>
              <w:right w:val="single" w:sz="8" w:space="0" w:color="CCCCCC"/>
            </w:tcBorders>
            <w:shd w:val="clear" w:color="000000" w:fill="FFFFFF"/>
            <w:vAlign w:val="center"/>
            <w:hideMark/>
          </w:tcPr>
          <w:p w14:paraId="432E5584" w14:textId="77777777" w:rsidR="0094208B" w:rsidRPr="0094208B" w:rsidRDefault="0094208B" w:rsidP="00B8204B">
            <w:pPr>
              <w:jc w:val="center"/>
              <w:rPr>
                <w:sz w:val="12"/>
                <w:szCs w:val="12"/>
              </w:rPr>
            </w:pPr>
            <w:r w:rsidRPr="0094208B">
              <w:rPr>
                <w:sz w:val="12"/>
                <w:szCs w:val="12"/>
              </w:rPr>
              <w:t>0,18 (p= 0,07)</w:t>
            </w:r>
          </w:p>
        </w:tc>
        <w:tc>
          <w:tcPr>
            <w:tcW w:w="520" w:type="dxa"/>
            <w:tcBorders>
              <w:top w:val="nil"/>
              <w:left w:val="nil"/>
              <w:bottom w:val="single" w:sz="8" w:space="0" w:color="CCCCCC"/>
              <w:right w:val="single" w:sz="8" w:space="0" w:color="CCCCCC"/>
            </w:tcBorders>
            <w:shd w:val="clear" w:color="000000" w:fill="FFFFFF"/>
            <w:vAlign w:val="center"/>
            <w:hideMark/>
          </w:tcPr>
          <w:p w14:paraId="63937959" w14:textId="77777777" w:rsidR="0094208B" w:rsidRPr="0094208B" w:rsidRDefault="0094208B" w:rsidP="00B8204B">
            <w:pPr>
              <w:jc w:val="center"/>
              <w:rPr>
                <w:sz w:val="12"/>
                <w:szCs w:val="12"/>
              </w:rPr>
            </w:pPr>
            <w:r w:rsidRPr="0094208B">
              <w:rPr>
                <w:sz w:val="12"/>
                <w:szCs w:val="12"/>
              </w:rPr>
              <w:t>0,02 (p= 0,78)</w:t>
            </w:r>
          </w:p>
        </w:tc>
        <w:tc>
          <w:tcPr>
            <w:tcW w:w="591" w:type="dxa"/>
            <w:tcBorders>
              <w:top w:val="nil"/>
              <w:left w:val="nil"/>
              <w:bottom w:val="single" w:sz="8" w:space="0" w:color="CCCCCC"/>
              <w:right w:val="single" w:sz="8" w:space="0" w:color="CCCCCC"/>
            </w:tcBorders>
            <w:shd w:val="clear" w:color="000000" w:fill="FFFFFF"/>
            <w:vAlign w:val="center"/>
            <w:hideMark/>
          </w:tcPr>
          <w:p w14:paraId="2BA347B7" w14:textId="77777777" w:rsidR="0094208B" w:rsidRPr="0094208B" w:rsidRDefault="0094208B" w:rsidP="00B8204B">
            <w:pPr>
              <w:jc w:val="center"/>
              <w:rPr>
                <w:sz w:val="12"/>
                <w:szCs w:val="12"/>
              </w:rPr>
            </w:pPr>
            <w:r w:rsidRPr="0094208B">
              <w:rPr>
                <w:sz w:val="12"/>
                <w:szCs w:val="12"/>
              </w:rPr>
              <w:t>0,00 (p= 0,97)</w:t>
            </w:r>
          </w:p>
        </w:tc>
        <w:tc>
          <w:tcPr>
            <w:tcW w:w="520" w:type="dxa"/>
            <w:tcBorders>
              <w:top w:val="nil"/>
              <w:left w:val="nil"/>
              <w:bottom w:val="single" w:sz="8" w:space="0" w:color="CCCCCC"/>
              <w:right w:val="single" w:sz="8" w:space="0" w:color="CCCCCC"/>
            </w:tcBorders>
            <w:shd w:val="clear" w:color="000000" w:fill="FFFFFF"/>
            <w:vAlign w:val="center"/>
            <w:hideMark/>
          </w:tcPr>
          <w:p w14:paraId="3202FF0A" w14:textId="77777777" w:rsidR="0094208B" w:rsidRPr="0094208B" w:rsidRDefault="0094208B" w:rsidP="00B8204B">
            <w:pPr>
              <w:jc w:val="center"/>
              <w:rPr>
                <w:sz w:val="12"/>
                <w:szCs w:val="12"/>
              </w:rPr>
            </w:pPr>
            <w:r w:rsidRPr="0094208B">
              <w:rPr>
                <w:sz w:val="12"/>
                <w:szCs w:val="12"/>
              </w:rPr>
              <w:t>0,19 (p= 0,06)</w:t>
            </w:r>
          </w:p>
        </w:tc>
        <w:tc>
          <w:tcPr>
            <w:tcW w:w="502" w:type="dxa"/>
            <w:tcBorders>
              <w:top w:val="nil"/>
              <w:left w:val="nil"/>
              <w:bottom w:val="single" w:sz="8" w:space="0" w:color="CCCCCC"/>
              <w:right w:val="single" w:sz="8" w:space="0" w:color="CCCCCC"/>
            </w:tcBorders>
            <w:shd w:val="clear" w:color="000000" w:fill="FFFFFF"/>
            <w:vAlign w:val="center"/>
            <w:hideMark/>
          </w:tcPr>
          <w:p w14:paraId="37FEE804" w14:textId="77777777" w:rsidR="0094208B" w:rsidRPr="0094208B" w:rsidRDefault="0094208B" w:rsidP="00B8204B">
            <w:pPr>
              <w:jc w:val="center"/>
              <w:rPr>
                <w:sz w:val="12"/>
                <w:szCs w:val="12"/>
              </w:rPr>
            </w:pPr>
            <w:r w:rsidRPr="0094208B">
              <w:rPr>
                <w:sz w:val="12"/>
                <w:szCs w:val="12"/>
              </w:rPr>
              <w:t>0,11 (p= 0,28)</w:t>
            </w:r>
          </w:p>
        </w:tc>
        <w:tc>
          <w:tcPr>
            <w:tcW w:w="520" w:type="dxa"/>
            <w:tcBorders>
              <w:top w:val="nil"/>
              <w:left w:val="nil"/>
              <w:bottom w:val="single" w:sz="8" w:space="0" w:color="CCCCCC"/>
              <w:right w:val="single" w:sz="8" w:space="0" w:color="CCCCCC"/>
            </w:tcBorders>
            <w:shd w:val="clear" w:color="000000" w:fill="FFFFFF"/>
            <w:vAlign w:val="center"/>
            <w:hideMark/>
          </w:tcPr>
          <w:p w14:paraId="4917C2EF" w14:textId="77777777" w:rsidR="0094208B" w:rsidRPr="0094208B" w:rsidRDefault="0094208B" w:rsidP="00B8204B">
            <w:pPr>
              <w:jc w:val="center"/>
              <w:rPr>
                <w:sz w:val="12"/>
                <w:szCs w:val="12"/>
              </w:rPr>
            </w:pPr>
            <w:r w:rsidRPr="0094208B">
              <w:rPr>
                <w:sz w:val="12"/>
                <w:szCs w:val="12"/>
              </w:rPr>
              <w:t>0,08 (p= 0,41)</w:t>
            </w:r>
          </w:p>
        </w:tc>
        <w:tc>
          <w:tcPr>
            <w:tcW w:w="520" w:type="dxa"/>
            <w:tcBorders>
              <w:top w:val="nil"/>
              <w:left w:val="nil"/>
              <w:bottom w:val="single" w:sz="8" w:space="0" w:color="CCCCCC"/>
              <w:right w:val="single" w:sz="8" w:space="0" w:color="CCCCCC"/>
            </w:tcBorders>
            <w:shd w:val="clear" w:color="000000" w:fill="FFFFFF"/>
            <w:vAlign w:val="center"/>
            <w:hideMark/>
          </w:tcPr>
          <w:p w14:paraId="2F9E30BA" w14:textId="77777777" w:rsidR="0094208B" w:rsidRPr="0094208B" w:rsidRDefault="0094208B" w:rsidP="00B8204B">
            <w:pPr>
              <w:jc w:val="center"/>
              <w:rPr>
                <w:sz w:val="12"/>
                <w:szCs w:val="12"/>
              </w:rPr>
            </w:pPr>
            <w:r w:rsidRPr="0094208B">
              <w:rPr>
                <w:sz w:val="12"/>
                <w:szCs w:val="12"/>
              </w:rPr>
              <w:t>0,00 (p= 0,93)</w:t>
            </w:r>
          </w:p>
        </w:tc>
        <w:tc>
          <w:tcPr>
            <w:tcW w:w="520" w:type="dxa"/>
            <w:tcBorders>
              <w:top w:val="nil"/>
              <w:left w:val="nil"/>
              <w:bottom w:val="single" w:sz="8" w:space="0" w:color="CCCCCC"/>
              <w:right w:val="single" w:sz="8" w:space="0" w:color="CCCCCC"/>
            </w:tcBorders>
            <w:shd w:val="clear" w:color="000000" w:fill="FFFFFF"/>
            <w:vAlign w:val="center"/>
            <w:hideMark/>
          </w:tcPr>
          <w:p w14:paraId="62C02A9B" w14:textId="77777777" w:rsidR="0094208B" w:rsidRPr="0094208B" w:rsidRDefault="0094208B" w:rsidP="00B8204B">
            <w:pPr>
              <w:jc w:val="center"/>
              <w:rPr>
                <w:sz w:val="12"/>
                <w:szCs w:val="12"/>
              </w:rPr>
            </w:pPr>
            <w:r w:rsidRPr="0094208B">
              <w:rPr>
                <w:sz w:val="12"/>
                <w:szCs w:val="12"/>
              </w:rPr>
              <w:t>0,29 (p= 0,00) **</w:t>
            </w:r>
          </w:p>
        </w:tc>
        <w:tc>
          <w:tcPr>
            <w:tcW w:w="520" w:type="dxa"/>
            <w:tcBorders>
              <w:top w:val="nil"/>
              <w:left w:val="nil"/>
              <w:bottom w:val="single" w:sz="8" w:space="0" w:color="CCCCCC"/>
              <w:right w:val="single" w:sz="8" w:space="0" w:color="CCCCCC"/>
            </w:tcBorders>
            <w:shd w:val="clear" w:color="000000" w:fill="FFFFFF"/>
            <w:vAlign w:val="center"/>
            <w:hideMark/>
          </w:tcPr>
          <w:p w14:paraId="012F70C0" w14:textId="77777777" w:rsidR="0094208B" w:rsidRPr="0094208B" w:rsidRDefault="0094208B" w:rsidP="00B8204B">
            <w:pPr>
              <w:jc w:val="center"/>
              <w:rPr>
                <w:sz w:val="12"/>
                <w:szCs w:val="12"/>
              </w:rPr>
            </w:pPr>
            <w:r w:rsidRPr="0094208B">
              <w:rPr>
                <w:sz w:val="12"/>
                <w:szCs w:val="12"/>
              </w:rPr>
              <w:t>0,08 (p= 0,39)</w:t>
            </w:r>
          </w:p>
        </w:tc>
      </w:tr>
      <w:tr w:rsidR="0094208B" w:rsidRPr="0094208B" w14:paraId="778AE35C" w14:textId="77777777" w:rsidTr="00B8204B">
        <w:trPr>
          <w:trHeight w:val="345"/>
        </w:trPr>
        <w:tc>
          <w:tcPr>
            <w:tcW w:w="960"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269815E6" w14:textId="77777777" w:rsidR="0094208B" w:rsidRPr="0094208B" w:rsidRDefault="0094208B"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lang w:val="en-US"/>
              </w:rPr>
              <w:t>Moodle_use_capability_perceptions (</w:t>
            </w:r>
            <w:r w:rsidRPr="0094208B">
              <w:rPr>
                <w:rFonts w:eastAsia="Times New Roman"/>
                <w:b/>
                <w:bCs/>
                <w:color w:val="0C343D"/>
                <w:sz w:val="12"/>
                <w:szCs w:val="12"/>
              </w:rPr>
              <w:t>Ισοδιαστημική</w:t>
            </w:r>
            <w:r w:rsidRPr="0094208B">
              <w:rPr>
                <w:rFonts w:eastAsia="Times New Roman"/>
                <w:b/>
                <w:bCs/>
                <w:color w:val="0C343D"/>
                <w:sz w:val="12"/>
                <w:szCs w:val="12"/>
                <w:lang w:val="en-US"/>
              </w:rPr>
              <w:t>)</w:t>
            </w:r>
          </w:p>
        </w:tc>
        <w:tc>
          <w:tcPr>
            <w:tcW w:w="596"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338CDDD4" w14:textId="77777777" w:rsidR="0094208B" w:rsidRPr="00B8204B" w:rsidRDefault="00B8204B" w:rsidP="00B8204B">
            <w:pPr>
              <w:jc w:val="center"/>
              <w:rPr>
                <w:sz w:val="12"/>
                <w:szCs w:val="12"/>
              </w:rPr>
            </w:pPr>
            <w:r>
              <w:rPr>
                <w:sz w:val="12"/>
                <w:szCs w:val="12"/>
              </w:rPr>
              <w:t>-</w:t>
            </w:r>
          </w:p>
        </w:tc>
        <w:tc>
          <w:tcPr>
            <w:tcW w:w="553" w:type="dxa"/>
            <w:tcBorders>
              <w:top w:val="nil"/>
              <w:left w:val="nil"/>
              <w:bottom w:val="single" w:sz="8" w:space="0" w:color="CCCCCC"/>
              <w:right w:val="single" w:sz="8" w:space="0" w:color="CCCCCC"/>
            </w:tcBorders>
            <w:shd w:val="clear" w:color="auto" w:fill="FFFFFF" w:themeFill="background1"/>
            <w:vAlign w:val="center"/>
            <w:hideMark/>
          </w:tcPr>
          <w:p w14:paraId="3E26D1DD" w14:textId="77777777" w:rsidR="0094208B" w:rsidRPr="00B8204B" w:rsidRDefault="00B8204B" w:rsidP="00B8204B">
            <w:pPr>
              <w:jc w:val="center"/>
              <w:rPr>
                <w:sz w:val="12"/>
                <w:szCs w:val="12"/>
              </w:rPr>
            </w:pPr>
            <w:r>
              <w:rPr>
                <w:sz w:val="12"/>
                <w:szCs w:val="12"/>
              </w:rPr>
              <w:t>-</w:t>
            </w:r>
          </w:p>
        </w:tc>
        <w:tc>
          <w:tcPr>
            <w:tcW w:w="705" w:type="dxa"/>
            <w:tcBorders>
              <w:top w:val="nil"/>
              <w:left w:val="nil"/>
              <w:bottom w:val="single" w:sz="8" w:space="0" w:color="CCCCCC"/>
              <w:right w:val="single" w:sz="8" w:space="0" w:color="CCCCCC"/>
            </w:tcBorders>
            <w:shd w:val="clear" w:color="auto" w:fill="FFFFFF" w:themeFill="background1"/>
            <w:vAlign w:val="center"/>
            <w:hideMark/>
          </w:tcPr>
          <w:p w14:paraId="724DE42F" w14:textId="77777777" w:rsidR="0094208B" w:rsidRPr="00B8204B" w:rsidRDefault="00B8204B" w:rsidP="00B8204B">
            <w:pPr>
              <w:jc w:val="center"/>
              <w:rPr>
                <w:sz w:val="12"/>
                <w:szCs w:val="12"/>
              </w:rPr>
            </w:pPr>
            <w:r>
              <w:rPr>
                <w:sz w:val="12"/>
                <w:szCs w:val="12"/>
              </w:rPr>
              <w:t>-</w:t>
            </w:r>
          </w:p>
        </w:tc>
        <w:tc>
          <w:tcPr>
            <w:tcW w:w="880" w:type="dxa"/>
            <w:tcBorders>
              <w:top w:val="nil"/>
              <w:left w:val="nil"/>
              <w:bottom w:val="single" w:sz="8" w:space="0" w:color="CCCCCC"/>
              <w:right w:val="single" w:sz="8" w:space="0" w:color="CCCCCC"/>
            </w:tcBorders>
            <w:shd w:val="clear" w:color="auto" w:fill="FFFFFF" w:themeFill="background1"/>
            <w:vAlign w:val="center"/>
            <w:hideMark/>
          </w:tcPr>
          <w:p w14:paraId="3137DFF4" w14:textId="77777777" w:rsidR="0094208B" w:rsidRPr="00B8204B" w:rsidRDefault="00B8204B" w:rsidP="00B8204B">
            <w:pPr>
              <w:jc w:val="center"/>
              <w:rPr>
                <w:sz w:val="12"/>
                <w:szCs w:val="12"/>
              </w:rPr>
            </w:pPr>
            <w:r>
              <w:rPr>
                <w:sz w:val="12"/>
                <w:szCs w:val="12"/>
              </w:rPr>
              <w:t>-</w:t>
            </w:r>
          </w:p>
        </w:tc>
        <w:tc>
          <w:tcPr>
            <w:tcW w:w="909" w:type="dxa"/>
            <w:tcBorders>
              <w:top w:val="nil"/>
              <w:left w:val="nil"/>
              <w:bottom w:val="single" w:sz="8" w:space="0" w:color="CCCCCC"/>
              <w:right w:val="single" w:sz="8" w:space="0" w:color="CCCCCC"/>
            </w:tcBorders>
            <w:shd w:val="clear" w:color="auto" w:fill="FFFFFF" w:themeFill="background1"/>
            <w:vAlign w:val="center"/>
            <w:hideMark/>
          </w:tcPr>
          <w:p w14:paraId="4797574D" w14:textId="77777777" w:rsidR="0094208B" w:rsidRPr="0094208B" w:rsidRDefault="0094208B" w:rsidP="00B8204B">
            <w:pPr>
              <w:jc w:val="center"/>
              <w:rPr>
                <w:sz w:val="12"/>
                <w:szCs w:val="12"/>
              </w:rPr>
            </w:pPr>
            <w:r w:rsidRPr="0094208B">
              <w:rPr>
                <w:sz w:val="12"/>
                <w:szCs w:val="12"/>
              </w:rPr>
              <w:t>-</w:t>
            </w:r>
          </w:p>
        </w:tc>
        <w:tc>
          <w:tcPr>
            <w:tcW w:w="665" w:type="dxa"/>
            <w:tcBorders>
              <w:top w:val="nil"/>
              <w:left w:val="nil"/>
              <w:bottom w:val="single" w:sz="8" w:space="0" w:color="CCCCCC"/>
              <w:right w:val="single" w:sz="8" w:space="0" w:color="CCCCCC"/>
            </w:tcBorders>
            <w:shd w:val="clear" w:color="auto" w:fill="auto"/>
            <w:vAlign w:val="center"/>
            <w:hideMark/>
          </w:tcPr>
          <w:p w14:paraId="13FCFFA4" w14:textId="77777777" w:rsidR="0094208B" w:rsidRPr="0094208B" w:rsidRDefault="0094208B" w:rsidP="00B8204B">
            <w:pPr>
              <w:jc w:val="center"/>
              <w:rPr>
                <w:sz w:val="12"/>
                <w:szCs w:val="12"/>
              </w:rPr>
            </w:pPr>
            <w:r w:rsidRPr="0094208B">
              <w:rPr>
                <w:sz w:val="12"/>
                <w:szCs w:val="12"/>
              </w:rPr>
              <w:t>0,40 (p= 0,00) **</w:t>
            </w:r>
          </w:p>
        </w:tc>
        <w:tc>
          <w:tcPr>
            <w:tcW w:w="959" w:type="dxa"/>
            <w:tcBorders>
              <w:top w:val="nil"/>
              <w:left w:val="nil"/>
              <w:bottom w:val="single" w:sz="8" w:space="0" w:color="CCCCCC"/>
              <w:right w:val="single" w:sz="8" w:space="0" w:color="CCCCCC"/>
            </w:tcBorders>
            <w:shd w:val="clear" w:color="auto" w:fill="auto"/>
            <w:vAlign w:val="center"/>
            <w:hideMark/>
          </w:tcPr>
          <w:p w14:paraId="6BE7E1CF" w14:textId="77777777" w:rsidR="0094208B" w:rsidRPr="0094208B" w:rsidRDefault="0094208B" w:rsidP="00B8204B">
            <w:pPr>
              <w:jc w:val="center"/>
              <w:rPr>
                <w:sz w:val="12"/>
                <w:szCs w:val="12"/>
              </w:rPr>
            </w:pPr>
            <w:r w:rsidRPr="0094208B">
              <w:rPr>
                <w:sz w:val="12"/>
                <w:szCs w:val="12"/>
              </w:rPr>
              <w:t>0,29 (p= 0,00) **</w:t>
            </w:r>
          </w:p>
        </w:tc>
        <w:tc>
          <w:tcPr>
            <w:tcW w:w="891" w:type="dxa"/>
            <w:tcBorders>
              <w:top w:val="nil"/>
              <w:left w:val="nil"/>
              <w:bottom w:val="single" w:sz="8" w:space="0" w:color="CCCCCC"/>
              <w:right w:val="single" w:sz="8" w:space="0" w:color="CCCCCC"/>
            </w:tcBorders>
            <w:shd w:val="clear" w:color="auto" w:fill="auto"/>
            <w:vAlign w:val="center"/>
            <w:hideMark/>
          </w:tcPr>
          <w:p w14:paraId="39CEBAFC" w14:textId="77777777" w:rsidR="0094208B" w:rsidRPr="0094208B" w:rsidRDefault="0094208B" w:rsidP="00B8204B">
            <w:pPr>
              <w:jc w:val="center"/>
              <w:rPr>
                <w:sz w:val="12"/>
                <w:szCs w:val="12"/>
              </w:rPr>
            </w:pPr>
            <w:r w:rsidRPr="0094208B">
              <w:rPr>
                <w:sz w:val="12"/>
                <w:szCs w:val="12"/>
              </w:rPr>
              <w:t>0,16 (p= 0,10)</w:t>
            </w:r>
          </w:p>
        </w:tc>
        <w:tc>
          <w:tcPr>
            <w:tcW w:w="555" w:type="dxa"/>
            <w:tcBorders>
              <w:top w:val="nil"/>
              <w:left w:val="nil"/>
              <w:bottom w:val="single" w:sz="8" w:space="0" w:color="CCCCCC"/>
              <w:right w:val="single" w:sz="8" w:space="0" w:color="CCCCCC"/>
            </w:tcBorders>
            <w:shd w:val="clear" w:color="auto" w:fill="auto"/>
            <w:vAlign w:val="center"/>
            <w:hideMark/>
          </w:tcPr>
          <w:p w14:paraId="4AE827E5" w14:textId="77777777" w:rsidR="0094208B" w:rsidRPr="0094208B" w:rsidRDefault="0094208B" w:rsidP="00B8204B">
            <w:pPr>
              <w:jc w:val="center"/>
              <w:rPr>
                <w:sz w:val="12"/>
                <w:szCs w:val="12"/>
              </w:rPr>
            </w:pPr>
            <w:r w:rsidRPr="0094208B">
              <w:rPr>
                <w:sz w:val="12"/>
                <w:szCs w:val="12"/>
              </w:rPr>
              <w:t>0,10 (p= 0,31)</w:t>
            </w:r>
          </w:p>
        </w:tc>
        <w:tc>
          <w:tcPr>
            <w:tcW w:w="520" w:type="dxa"/>
            <w:tcBorders>
              <w:top w:val="nil"/>
              <w:left w:val="nil"/>
              <w:bottom w:val="single" w:sz="8" w:space="0" w:color="CCCCCC"/>
              <w:right w:val="single" w:sz="8" w:space="0" w:color="CCCCCC"/>
            </w:tcBorders>
            <w:shd w:val="clear" w:color="auto" w:fill="auto"/>
            <w:vAlign w:val="center"/>
            <w:hideMark/>
          </w:tcPr>
          <w:p w14:paraId="474F4792" w14:textId="77777777" w:rsidR="0094208B" w:rsidRPr="0094208B" w:rsidRDefault="0094208B" w:rsidP="00B8204B">
            <w:pPr>
              <w:jc w:val="center"/>
              <w:rPr>
                <w:sz w:val="12"/>
                <w:szCs w:val="12"/>
              </w:rPr>
            </w:pPr>
            <w:r w:rsidRPr="0094208B">
              <w:rPr>
                <w:sz w:val="12"/>
                <w:szCs w:val="12"/>
              </w:rPr>
              <w:t>0,09 (p= 0,37)</w:t>
            </w:r>
          </w:p>
        </w:tc>
        <w:tc>
          <w:tcPr>
            <w:tcW w:w="550" w:type="dxa"/>
            <w:tcBorders>
              <w:top w:val="nil"/>
              <w:left w:val="nil"/>
              <w:bottom w:val="single" w:sz="8" w:space="0" w:color="CCCCCC"/>
              <w:right w:val="single" w:sz="8" w:space="0" w:color="CCCCCC"/>
            </w:tcBorders>
            <w:shd w:val="clear" w:color="auto" w:fill="auto"/>
            <w:vAlign w:val="center"/>
            <w:hideMark/>
          </w:tcPr>
          <w:p w14:paraId="47797B8A" w14:textId="77777777" w:rsidR="0094208B" w:rsidRPr="0094208B" w:rsidRDefault="0094208B" w:rsidP="00B8204B">
            <w:pPr>
              <w:jc w:val="center"/>
              <w:rPr>
                <w:sz w:val="12"/>
                <w:szCs w:val="12"/>
              </w:rPr>
            </w:pPr>
            <w:r w:rsidRPr="0094208B">
              <w:rPr>
                <w:sz w:val="12"/>
                <w:szCs w:val="12"/>
              </w:rPr>
              <w:t>0,00 (p= 0,96)</w:t>
            </w:r>
          </w:p>
        </w:tc>
        <w:tc>
          <w:tcPr>
            <w:tcW w:w="520" w:type="dxa"/>
            <w:tcBorders>
              <w:top w:val="nil"/>
              <w:left w:val="nil"/>
              <w:bottom w:val="single" w:sz="8" w:space="0" w:color="CCCCCC"/>
              <w:right w:val="single" w:sz="8" w:space="0" w:color="CCCCCC"/>
            </w:tcBorders>
            <w:shd w:val="clear" w:color="auto" w:fill="auto"/>
            <w:vAlign w:val="center"/>
            <w:hideMark/>
          </w:tcPr>
          <w:p w14:paraId="1A852C42" w14:textId="77777777" w:rsidR="0094208B" w:rsidRPr="0094208B" w:rsidRDefault="0094208B" w:rsidP="00B8204B">
            <w:pPr>
              <w:jc w:val="center"/>
              <w:rPr>
                <w:sz w:val="12"/>
                <w:szCs w:val="12"/>
              </w:rPr>
            </w:pPr>
            <w:r w:rsidRPr="0094208B">
              <w:rPr>
                <w:sz w:val="12"/>
                <w:szCs w:val="12"/>
              </w:rPr>
              <w:t>0,04 (p= 0,68)</w:t>
            </w:r>
          </w:p>
        </w:tc>
        <w:tc>
          <w:tcPr>
            <w:tcW w:w="532" w:type="dxa"/>
            <w:tcBorders>
              <w:top w:val="nil"/>
              <w:left w:val="nil"/>
              <w:bottom w:val="single" w:sz="8" w:space="0" w:color="CCCCCC"/>
              <w:right w:val="single" w:sz="8" w:space="0" w:color="CCCCCC"/>
            </w:tcBorders>
            <w:shd w:val="clear" w:color="auto" w:fill="auto"/>
            <w:vAlign w:val="center"/>
            <w:hideMark/>
          </w:tcPr>
          <w:p w14:paraId="01FFB2A0" w14:textId="77777777" w:rsidR="0094208B" w:rsidRPr="0094208B" w:rsidRDefault="0094208B" w:rsidP="00B8204B">
            <w:pPr>
              <w:jc w:val="center"/>
              <w:rPr>
                <w:sz w:val="12"/>
                <w:szCs w:val="12"/>
              </w:rPr>
            </w:pPr>
            <w:r w:rsidRPr="0094208B">
              <w:rPr>
                <w:sz w:val="12"/>
                <w:szCs w:val="12"/>
              </w:rPr>
              <w:t>0,11 (p= 0,25)</w:t>
            </w:r>
          </w:p>
        </w:tc>
        <w:tc>
          <w:tcPr>
            <w:tcW w:w="520" w:type="dxa"/>
            <w:tcBorders>
              <w:top w:val="nil"/>
              <w:left w:val="nil"/>
              <w:bottom w:val="single" w:sz="8" w:space="0" w:color="CCCCCC"/>
              <w:right w:val="single" w:sz="8" w:space="0" w:color="CCCCCC"/>
            </w:tcBorders>
            <w:shd w:val="clear" w:color="auto" w:fill="auto"/>
            <w:vAlign w:val="center"/>
            <w:hideMark/>
          </w:tcPr>
          <w:p w14:paraId="49746503" w14:textId="77777777" w:rsidR="0094208B" w:rsidRPr="0094208B" w:rsidRDefault="0094208B" w:rsidP="00B8204B">
            <w:pPr>
              <w:jc w:val="center"/>
              <w:rPr>
                <w:sz w:val="12"/>
                <w:szCs w:val="12"/>
              </w:rPr>
            </w:pPr>
            <w:r w:rsidRPr="0094208B">
              <w:rPr>
                <w:sz w:val="12"/>
                <w:szCs w:val="12"/>
              </w:rPr>
              <w:t>0,21 (p= 0,04) *</w:t>
            </w:r>
          </w:p>
        </w:tc>
        <w:tc>
          <w:tcPr>
            <w:tcW w:w="520" w:type="dxa"/>
            <w:tcBorders>
              <w:top w:val="nil"/>
              <w:left w:val="nil"/>
              <w:bottom w:val="single" w:sz="8" w:space="0" w:color="CCCCCC"/>
              <w:right w:val="single" w:sz="8" w:space="0" w:color="CCCCCC"/>
            </w:tcBorders>
            <w:shd w:val="clear" w:color="auto" w:fill="auto"/>
            <w:vAlign w:val="center"/>
            <w:hideMark/>
          </w:tcPr>
          <w:p w14:paraId="11540979" w14:textId="77777777" w:rsidR="0094208B" w:rsidRPr="0094208B" w:rsidRDefault="0094208B" w:rsidP="00B8204B">
            <w:pPr>
              <w:jc w:val="center"/>
              <w:rPr>
                <w:sz w:val="12"/>
                <w:szCs w:val="12"/>
              </w:rPr>
            </w:pPr>
            <w:r w:rsidRPr="0094208B">
              <w:rPr>
                <w:sz w:val="12"/>
                <w:szCs w:val="12"/>
              </w:rPr>
              <w:t>0,00 (p= 0,93)</w:t>
            </w:r>
          </w:p>
        </w:tc>
        <w:tc>
          <w:tcPr>
            <w:tcW w:w="591" w:type="dxa"/>
            <w:tcBorders>
              <w:top w:val="nil"/>
              <w:left w:val="nil"/>
              <w:bottom w:val="single" w:sz="8" w:space="0" w:color="CCCCCC"/>
              <w:right w:val="single" w:sz="8" w:space="0" w:color="CCCCCC"/>
            </w:tcBorders>
            <w:shd w:val="clear" w:color="auto" w:fill="auto"/>
            <w:vAlign w:val="center"/>
            <w:hideMark/>
          </w:tcPr>
          <w:p w14:paraId="5FFC2838" w14:textId="77777777" w:rsidR="0094208B" w:rsidRPr="0094208B" w:rsidRDefault="0094208B" w:rsidP="00B8204B">
            <w:pPr>
              <w:jc w:val="center"/>
              <w:rPr>
                <w:sz w:val="12"/>
                <w:szCs w:val="12"/>
              </w:rPr>
            </w:pPr>
            <w:r w:rsidRPr="0094208B">
              <w:rPr>
                <w:sz w:val="12"/>
                <w:szCs w:val="12"/>
              </w:rPr>
              <w:t>0,06 (p= 0,57)</w:t>
            </w:r>
          </w:p>
        </w:tc>
        <w:tc>
          <w:tcPr>
            <w:tcW w:w="520" w:type="dxa"/>
            <w:tcBorders>
              <w:top w:val="nil"/>
              <w:left w:val="nil"/>
              <w:bottom w:val="single" w:sz="8" w:space="0" w:color="CCCCCC"/>
              <w:right w:val="single" w:sz="8" w:space="0" w:color="CCCCCC"/>
            </w:tcBorders>
            <w:shd w:val="clear" w:color="auto" w:fill="auto"/>
            <w:vAlign w:val="center"/>
            <w:hideMark/>
          </w:tcPr>
          <w:p w14:paraId="679FCE33" w14:textId="77777777" w:rsidR="0094208B" w:rsidRPr="0094208B" w:rsidRDefault="0094208B" w:rsidP="00B8204B">
            <w:pPr>
              <w:jc w:val="center"/>
              <w:rPr>
                <w:sz w:val="12"/>
                <w:szCs w:val="12"/>
              </w:rPr>
            </w:pPr>
            <w:r w:rsidRPr="0094208B">
              <w:rPr>
                <w:sz w:val="12"/>
                <w:szCs w:val="12"/>
              </w:rPr>
              <w:t>0,12 (p= 0,22)</w:t>
            </w:r>
          </w:p>
        </w:tc>
        <w:tc>
          <w:tcPr>
            <w:tcW w:w="502" w:type="dxa"/>
            <w:tcBorders>
              <w:top w:val="nil"/>
              <w:left w:val="nil"/>
              <w:bottom w:val="single" w:sz="8" w:space="0" w:color="CCCCCC"/>
              <w:right w:val="single" w:sz="8" w:space="0" w:color="CCCCCC"/>
            </w:tcBorders>
            <w:shd w:val="clear" w:color="auto" w:fill="auto"/>
            <w:vAlign w:val="center"/>
            <w:hideMark/>
          </w:tcPr>
          <w:p w14:paraId="78B65CE8" w14:textId="77777777" w:rsidR="0094208B" w:rsidRPr="0094208B" w:rsidRDefault="0094208B" w:rsidP="00B8204B">
            <w:pPr>
              <w:jc w:val="center"/>
              <w:rPr>
                <w:sz w:val="12"/>
                <w:szCs w:val="12"/>
              </w:rPr>
            </w:pPr>
            <w:r w:rsidRPr="0094208B">
              <w:rPr>
                <w:sz w:val="12"/>
                <w:szCs w:val="12"/>
              </w:rPr>
              <w:t>0,06 (p= 0,53)</w:t>
            </w:r>
          </w:p>
        </w:tc>
        <w:tc>
          <w:tcPr>
            <w:tcW w:w="520" w:type="dxa"/>
            <w:tcBorders>
              <w:top w:val="nil"/>
              <w:left w:val="nil"/>
              <w:bottom w:val="single" w:sz="8" w:space="0" w:color="CCCCCC"/>
              <w:right w:val="single" w:sz="8" w:space="0" w:color="CCCCCC"/>
            </w:tcBorders>
            <w:shd w:val="clear" w:color="auto" w:fill="auto"/>
            <w:vAlign w:val="center"/>
            <w:hideMark/>
          </w:tcPr>
          <w:p w14:paraId="07171D15" w14:textId="77777777" w:rsidR="0094208B" w:rsidRPr="0094208B" w:rsidRDefault="0094208B" w:rsidP="00B8204B">
            <w:pPr>
              <w:jc w:val="center"/>
              <w:rPr>
                <w:sz w:val="12"/>
                <w:szCs w:val="12"/>
              </w:rPr>
            </w:pPr>
            <w:r w:rsidRPr="0094208B">
              <w:rPr>
                <w:sz w:val="12"/>
                <w:szCs w:val="12"/>
              </w:rPr>
              <w:t>-0,03 (p= 0,73)</w:t>
            </w:r>
          </w:p>
        </w:tc>
        <w:tc>
          <w:tcPr>
            <w:tcW w:w="520" w:type="dxa"/>
            <w:tcBorders>
              <w:top w:val="nil"/>
              <w:left w:val="nil"/>
              <w:bottom w:val="single" w:sz="8" w:space="0" w:color="CCCCCC"/>
              <w:right w:val="single" w:sz="8" w:space="0" w:color="CCCCCC"/>
            </w:tcBorders>
            <w:shd w:val="clear" w:color="auto" w:fill="auto"/>
            <w:vAlign w:val="center"/>
            <w:hideMark/>
          </w:tcPr>
          <w:p w14:paraId="1CC35837" w14:textId="77777777" w:rsidR="0094208B" w:rsidRPr="0094208B" w:rsidRDefault="0094208B" w:rsidP="00B8204B">
            <w:pPr>
              <w:jc w:val="center"/>
              <w:rPr>
                <w:sz w:val="12"/>
                <w:szCs w:val="12"/>
              </w:rPr>
            </w:pPr>
            <w:r w:rsidRPr="0094208B">
              <w:rPr>
                <w:sz w:val="12"/>
                <w:szCs w:val="12"/>
              </w:rPr>
              <w:t>0,00 (p= 0,96)</w:t>
            </w:r>
          </w:p>
        </w:tc>
        <w:tc>
          <w:tcPr>
            <w:tcW w:w="520" w:type="dxa"/>
            <w:tcBorders>
              <w:top w:val="nil"/>
              <w:left w:val="nil"/>
              <w:bottom w:val="single" w:sz="8" w:space="0" w:color="CCCCCC"/>
              <w:right w:val="single" w:sz="8" w:space="0" w:color="CCCCCC"/>
            </w:tcBorders>
            <w:shd w:val="clear" w:color="auto" w:fill="auto"/>
            <w:vAlign w:val="center"/>
            <w:hideMark/>
          </w:tcPr>
          <w:p w14:paraId="0D1C088E" w14:textId="77777777" w:rsidR="0094208B" w:rsidRPr="0094208B" w:rsidRDefault="0094208B" w:rsidP="00B8204B">
            <w:pPr>
              <w:jc w:val="center"/>
              <w:rPr>
                <w:sz w:val="12"/>
                <w:szCs w:val="12"/>
              </w:rPr>
            </w:pPr>
            <w:r w:rsidRPr="0094208B">
              <w:rPr>
                <w:sz w:val="12"/>
                <w:szCs w:val="12"/>
              </w:rPr>
              <w:t>0,30 (p= 0,00) **</w:t>
            </w:r>
          </w:p>
        </w:tc>
        <w:tc>
          <w:tcPr>
            <w:tcW w:w="520" w:type="dxa"/>
            <w:tcBorders>
              <w:top w:val="nil"/>
              <w:left w:val="nil"/>
              <w:bottom w:val="single" w:sz="8" w:space="0" w:color="CCCCCC"/>
              <w:right w:val="single" w:sz="8" w:space="0" w:color="CCCCCC"/>
            </w:tcBorders>
            <w:shd w:val="clear" w:color="auto" w:fill="auto"/>
            <w:vAlign w:val="center"/>
            <w:hideMark/>
          </w:tcPr>
          <w:p w14:paraId="0780E982" w14:textId="77777777" w:rsidR="0094208B" w:rsidRPr="0094208B" w:rsidRDefault="0094208B" w:rsidP="00B8204B">
            <w:pPr>
              <w:jc w:val="center"/>
              <w:rPr>
                <w:sz w:val="12"/>
                <w:szCs w:val="12"/>
              </w:rPr>
            </w:pPr>
            <w:r w:rsidRPr="0094208B">
              <w:rPr>
                <w:sz w:val="12"/>
                <w:szCs w:val="12"/>
              </w:rPr>
              <w:t>0,22 (p= 0,03) *</w:t>
            </w:r>
          </w:p>
        </w:tc>
      </w:tr>
      <w:tr w:rsidR="0094208B" w:rsidRPr="0094208B" w14:paraId="3DD4BC0F" w14:textId="77777777" w:rsidTr="00B8204B">
        <w:trPr>
          <w:trHeight w:val="240"/>
        </w:trPr>
        <w:tc>
          <w:tcPr>
            <w:tcW w:w="960"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26413709" w14:textId="77777777" w:rsidR="0094208B" w:rsidRPr="0094208B" w:rsidRDefault="0094208B"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Attitude_about_Moodle (Ισοδιαστημική)</w:t>
            </w:r>
          </w:p>
        </w:tc>
        <w:tc>
          <w:tcPr>
            <w:tcW w:w="596"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2EE91C6D" w14:textId="77777777" w:rsidR="0094208B" w:rsidRPr="0094208B" w:rsidRDefault="00B8204B" w:rsidP="00B8204B">
            <w:pPr>
              <w:jc w:val="center"/>
              <w:rPr>
                <w:sz w:val="12"/>
                <w:szCs w:val="12"/>
              </w:rPr>
            </w:pPr>
            <w:r>
              <w:rPr>
                <w:sz w:val="12"/>
                <w:szCs w:val="12"/>
              </w:rPr>
              <w:t>-</w:t>
            </w:r>
          </w:p>
        </w:tc>
        <w:tc>
          <w:tcPr>
            <w:tcW w:w="553" w:type="dxa"/>
            <w:tcBorders>
              <w:top w:val="nil"/>
              <w:left w:val="nil"/>
              <w:bottom w:val="single" w:sz="8" w:space="0" w:color="CCCCCC"/>
              <w:right w:val="single" w:sz="8" w:space="0" w:color="CCCCCC"/>
            </w:tcBorders>
            <w:shd w:val="clear" w:color="auto" w:fill="FFFFFF" w:themeFill="background1"/>
            <w:vAlign w:val="center"/>
            <w:hideMark/>
          </w:tcPr>
          <w:p w14:paraId="3FF4585D" w14:textId="77777777" w:rsidR="0094208B" w:rsidRPr="0094208B" w:rsidRDefault="00B8204B" w:rsidP="00B8204B">
            <w:pPr>
              <w:jc w:val="center"/>
              <w:rPr>
                <w:sz w:val="12"/>
                <w:szCs w:val="12"/>
              </w:rPr>
            </w:pPr>
            <w:r>
              <w:rPr>
                <w:sz w:val="12"/>
                <w:szCs w:val="12"/>
              </w:rPr>
              <w:t>-</w:t>
            </w:r>
          </w:p>
        </w:tc>
        <w:tc>
          <w:tcPr>
            <w:tcW w:w="705" w:type="dxa"/>
            <w:tcBorders>
              <w:top w:val="nil"/>
              <w:left w:val="nil"/>
              <w:bottom w:val="single" w:sz="8" w:space="0" w:color="CCCCCC"/>
              <w:right w:val="single" w:sz="8" w:space="0" w:color="CCCCCC"/>
            </w:tcBorders>
            <w:shd w:val="clear" w:color="auto" w:fill="FFFFFF" w:themeFill="background1"/>
            <w:vAlign w:val="center"/>
            <w:hideMark/>
          </w:tcPr>
          <w:p w14:paraId="1BEECEAA" w14:textId="77777777" w:rsidR="0094208B" w:rsidRPr="0094208B" w:rsidRDefault="00B8204B" w:rsidP="00B8204B">
            <w:pPr>
              <w:jc w:val="center"/>
              <w:rPr>
                <w:sz w:val="12"/>
                <w:szCs w:val="12"/>
              </w:rPr>
            </w:pPr>
            <w:r>
              <w:rPr>
                <w:sz w:val="12"/>
                <w:szCs w:val="12"/>
              </w:rPr>
              <w:t>-</w:t>
            </w:r>
          </w:p>
        </w:tc>
        <w:tc>
          <w:tcPr>
            <w:tcW w:w="880" w:type="dxa"/>
            <w:tcBorders>
              <w:top w:val="nil"/>
              <w:left w:val="nil"/>
              <w:bottom w:val="single" w:sz="8" w:space="0" w:color="CCCCCC"/>
              <w:right w:val="single" w:sz="8" w:space="0" w:color="CCCCCC"/>
            </w:tcBorders>
            <w:shd w:val="clear" w:color="auto" w:fill="FFFFFF" w:themeFill="background1"/>
            <w:vAlign w:val="center"/>
            <w:hideMark/>
          </w:tcPr>
          <w:p w14:paraId="337B124C" w14:textId="77777777" w:rsidR="0094208B" w:rsidRPr="0094208B" w:rsidRDefault="00B8204B" w:rsidP="00B8204B">
            <w:pPr>
              <w:jc w:val="center"/>
              <w:rPr>
                <w:sz w:val="12"/>
                <w:szCs w:val="12"/>
              </w:rPr>
            </w:pPr>
            <w:r>
              <w:rPr>
                <w:sz w:val="12"/>
                <w:szCs w:val="12"/>
              </w:rPr>
              <w:t>-</w:t>
            </w:r>
          </w:p>
        </w:tc>
        <w:tc>
          <w:tcPr>
            <w:tcW w:w="909" w:type="dxa"/>
            <w:tcBorders>
              <w:top w:val="nil"/>
              <w:left w:val="nil"/>
              <w:bottom w:val="single" w:sz="8" w:space="0" w:color="CCCCCC"/>
              <w:right w:val="single" w:sz="8" w:space="0" w:color="CCCCCC"/>
            </w:tcBorders>
            <w:shd w:val="clear" w:color="auto" w:fill="FFFFFF" w:themeFill="background1"/>
            <w:vAlign w:val="center"/>
            <w:hideMark/>
          </w:tcPr>
          <w:p w14:paraId="1379AC7A" w14:textId="77777777" w:rsidR="0094208B" w:rsidRPr="0094208B" w:rsidRDefault="00B8204B" w:rsidP="00B8204B">
            <w:pPr>
              <w:jc w:val="center"/>
              <w:rPr>
                <w:sz w:val="12"/>
                <w:szCs w:val="12"/>
              </w:rPr>
            </w:pPr>
            <w:r>
              <w:rPr>
                <w:sz w:val="12"/>
                <w:szCs w:val="12"/>
              </w:rPr>
              <w:t>-</w:t>
            </w:r>
          </w:p>
        </w:tc>
        <w:tc>
          <w:tcPr>
            <w:tcW w:w="665" w:type="dxa"/>
            <w:tcBorders>
              <w:top w:val="nil"/>
              <w:left w:val="nil"/>
              <w:bottom w:val="single" w:sz="8" w:space="0" w:color="CCCCCC"/>
              <w:right w:val="single" w:sz="8" w:space="0" w:color="CCCCCC"/>
            </w:tcBorders>
            <w:shd w:val="clear" w:color="auto" w:fill="FFFFFF" w:themeFill="background1"/>
            <w:vAlign w:val="center"/>
            <w:hideMark/>
          </w:tcPr>
          <w:p w14:paraId="3DDA8702" w14:textId="77777777" w:rsidR="0094208B" w:rsidRPr="0094208B" w:rsidRDefault="0094208B" w:rsidP="00B8204B">
            <w:pPr>
              <w:jc w:val="center"/>
              <w:rPr>
                <w:sz w:val="12"/>
                <w:szCs w:val="12"/>
              </w:rPr>
            </w:pPr>
            <w:r w:rsidRPr="0094208B">
              <w:rPr>
                <w:sz w:val="12"/>
                <w:szCs w:val="12"/>
              </w:rPr>
              <w:t>-</w:t>
            </w:r>
          </w:p>
        </w:tc>
        <w:tc>
          <w:tcPr>
            <w:tcW w:w="959" w:type="dxa"/>
            <w:tcBorders>
              <w:top w:val="nil"/>
              <w:left w:val="nil"/>
              <w:bottom w:val="single" w:sz="8" w:space="0" w:color="CCCCCC"/>
              <w:right w:val="single" w:sz="8" w:space="0" w:color="CCCCCC"/>
            </w:tcBorders>
            <w:shd w:val="clear" w:color="auto" w:fill="auto"/>
            <w:vAlign w:val="center"/>
            <w:hideMark/>
          </w:tcPr>
          <w:p w14:paraId="037A2488" w14:textId="77777777" w:rsidR="0094208B" w:rsidRPr="0094208B" w:rsidRDefault="0094208B" w:rsidP="00B8204B">
            <w:pPr>
              <w:jc w:val="center"/>
              <w:rPr>
                <w:sz w:val="12"/>
                <w:szCs w:val="12"/>
              </w:rPr>
            </w:pPr>
            <w:r w:rsidRPr="0094208B">
              <w:rPr>
                <w:sz w:val="12"/>
                <w:szCs w:val="12"/>
              </w:rPr>
              <w:t>0,38 (p= 0,00) **</w:t>
            </w:r>
          </w:p>
        </w:tc>
        <w:tc>
          <w:tcPr>
            <w:tcW w:w="891" w:type="dxa"/>
            <w:tcBorders>
              <w:top w:val="nil"/>
              <w:left w:val="nil"/>
              <w:bottom w:val="single" w:sz="8" w:space="0" w:color="CCCCCC"/>
              <w:right w:val="single" w:sz="8" w:space="0" w:color="CCCCCC"/>
            </w:tcBorders>
            <w:shd w:val="clear" w:color="auto" w:fill="auto"/>
            <w:vAlign w:val="center"/>
            <w:hideMark/>
          </w:tcPr>
          <w:p w14:paraId="7FD82FD9" w14:textId="77777777" w:rsidR="0094208B" w:rsidRPr="0094208B" w:rsidRDefault="0094208B" w:rsidP="00B8204B">
            <w:pPr>
              <w:jc w:val="center"/>
              <w:rPr>
                <w:sz w:val="12"/>
                <w:szCs w:val="12"/>
              </w:rPr>
            </w:pPr>
            <w:r w:rsidRPr="0094208B">
              <w:rPr>
                <w:sz w:val="12"/>
                <w:szCs w:val="12"/>
              </w:rPr>
              <w:t>0,29 (p= 0,00) **</w:t>
            </w:r>
          </w:p>
        </w:tc>
        <w:tc>
          <w:tcPr>
            <w:tcW w:w="555" w:type="dxa"/>
            <w:tcBorders>
              <w:top w:val="nil"/>
              <w:left w:val="nil"/>
              <w:bottom w:val="single" w:sz="8" w:space="0" w:color="CCCCCC"/>
              <w:right w:val="single" w:sz="8" w:space="0" w:color="CCCCCC"/>
            </w:tcBorders>
            <w:shd w:val="clear" w:color="auto" w:fill="auto"/>
            <w:vAlign w:val="center"/>
            <w:hideMark/>
          </w:tcPr>
          <w:p w14:paraId="23B08BC0" w14:textId="77777777" w:rsidR="0094208B" w:rsidRPr="0094208B" w:rsidRDefault="0094208B" w:rsidP="00B8204B">
            <w:pPr>
              <w:jc w:val="center"/>
              <w:rPr>
                <w:sz w:val="12"/>
                <w:szCs w:val="12"/>
              </w:rPr>
            </w:pPr>
            <w:r w:rsidRPr="0094208B">
              <w:rPr>
                <w:sz w:val="12"/>
                <w:szCs w:val="12"/>
              </w:rPr>
              <w:t>0,03 (p= 0,74)</w:t>
            </w:r>
          </w:p>
        </w:tc>
        <w:tc>
          <w:tcPr>
            <w:tcW w:w="520" w:type="dxa"/>
            <w:tcBorders>
              <w:top w:val="nil"/>
              <w:left w:val="nil"/>
              <w:bottom w:val="single" w:sz="8" w:space="0" w:color="CCCCCC"/>
              <w:right w:val="single" w:sz="8" w:space="0" w:color="CCCCCC"/>
            </w:tcBorders>
            <w:shd w:val="clear" w:color="auto" w:fill="auto"/>
            <w:vAlign w:val="center"/>
            <w:hideMark/>
          </w:tcPr>
          <w:p w14:paraId="46EDF83A" w14:textId="77777777" w:rsidR="0094208B" w:rsidRPr="0094208B" w:rsidRDefault="0094208B" w:rsidP="00B8204B">
            <w:pPr>
              <w:jc w:val="center"/>
              <w:rPr>
                <w:sz w:val="12"/>
                <w:szCs w:val="12"/>
              </w:rPr>
            </w:pPr>
            <w:r w:rsidRPr="0094208B">
              <w:rPr>
                <w:sz w:val="12"/>
                <w:szCs w:val="12"/>
              </w:rPr>
              <w:t>0,06 (p= 0,51)</w:t>
            </w:r>
          </w:p>
        </w:tc>
        <w:tc>
          <w:tcPr>
            <w:tcW w:w="550" w:type="dxa"/>
            <w:tcBorders>
              <w:top w:val="nil"/>
              <w:left w:val="nil"/>
              <w:bottom w:val="single" w:sz="8" w:space="0" w:color="CCCCCC"/>
              <w:right w:val="single" w:sz="8" w:space="0" w:color="CCCCCC"/>
            </w:tcBorders>
            <w:shd w:val="clear" w:color="auto" w:fill="auto"/>
            <w:vAlign w:val="center"/>
            <w:hideMark/>
          </w:tcPr>
          <w:p w14:paraId="32589ABE" w14:textId="77777777" w:rsidR="0094208B" w:rsidRPr="0094208B" w:rsidRDefault="0094208B" w:rsidP="00B8204B">
            <w:pPr>
              <w:jc w:val="center"/>
              <w:rPr>
                <w:sz w:val="12"/>
                <w:szCs w:val="12"/>
              </w:rPr>
            </w:pPr>
            <w:r w:rsidRPr="0094208B">
              <w:rPr>
                <w:sz w:val="12"/>
                <w:szCs w:val="12"/>
              </w:rPr>
              <w:t>0,06 (p= 0,56)</w:t>
            </w:r>
          </w:p>
        </w:tc>
        <w:tc>
          <w:tcPr>
            <w:tcW w:w="520" w:type="dxa"/>
            <w:tcBorders>
              <w:top w:val="nil"/>
              <w:left w:val="nil"/>
              <w:bottom w:val="single" w:sz="8" w:space="0" w:color="CCCCCC"/>
              <w:right w:val="single" w:sz="8" w:space="0" w:color="CCCCCC"/>
            </w:tcBorders>
            <w:shd w:val="clear" w:color="auto" w:fill="auto"/>
            <w:vAlign w:val="center"/>
            <w:hideMark/>
          </w:tcPr>
          <w:p w14:paraId="0C35446B" w14:textId="77777777" w:rsidR="0094208B" w:rsidRPr="0094208B" w:rsidRDefault="0094208B" w:rsidP="00B8204B">
            <w:pPr>
              <w:jc w:val="center"/>
              <w:rPr>
                <w:sz w:val="12"/>
                <w:szCs w:val="12"/>
              </w:rPr>
            </w:pPr>
            <w:r w:rsidRPr="0094208B">
              <w:rPr>
                <w:sz w:val="12"/>
                <w:szCs w:val="12"/>
              </w:rPr>
              <w:t>0,11 (p= 0,28)</w:t>
            </w:r>
          </w:p>
        </w:tc>
        <w:tc>
          <w:tcPr>
            <w:tcW w:w="532" w:type="dxa"/>
            <w:tcBorders>
              <w:top w:val="nil"/>
              <w:left w:val="nil"/>
              <w:bottom w:val="single" w:sz="8" w:space="0" w:color="CCCCCC"/>
              <w:right w:val="single" w:sz="8" w:space="0" w:color="CCCCCC"/>
            </w:tcBorders>
            <w:shd w:val="clear" w:color="auto" w:fill="auto"/>
            <w:vAlign w:val="center"/>
            <w:hideMark/>
          </w:tcPr>
          <w:p w14:paraId="728E64BB" w14:textId="77777777" w:rsidR="0094208B" w:rsidRPr="0094208B" w:rsidRDefault="0094208B" w:rsidP="00B8204B">
            <w:pPr>
              <w:jc w:val="center"/>
              <w:rPr>
                <w:sz w:val="12"/>
                <w:szCs w:val="12"/>
              </w:rPr>
            </w:pPr>
            <w:r w:rsidRPr="0094208B">
              <w:rPr>
                <w:sz w:val="12"/>
                <w:szCs w:val="12"/>
              </w:rPr>
              <w:t>0,15 (p= 0,14)</w:t>
            </w:r>
          </w:p>
        </w:tc>
        <w:tc>
          <w:tcPr>
            <w:tcW w:w="520" w:type="dxa"/>
            <w:tcBorders>
              <w:top w:val="nil"/>
              <w:left w:val="nil"/>
              <w:bottom w:val="single" w:sz="8" w:space="0" w:color="CCCCCC"/>
              <w:right w:val="single" w:sz="8" w:space="0" w:color="CCCCCC"/>
            </w:tcBorders>
            <w:shd w:val="clear" w:color="auto" w:fill="auto"/>
            <w:vAlign w:val="center"/>
            <w:hideMark/>
          </w:tcPr>
          <w:p w14:paraId="5BBB4C0C" w14:textId="77777777" w:rsidR="0094208B" w:rsidRPr="0094208B" w:rsidRDefault="0094208B" w:rsidP="00B8204B">
            <w:pPr>
              <w:jc w:val="center"/>
              <w:rPr>
                <w:sz w:val="12"/>
                <w:szCs w:val="12"/>
              </w:rPr>
            </w:pPr>
            <w:r w:rsidRPr="0094208B">
              <w:rPr>
                <w:sz w:val="12"/>
                <w:szCs w:val="12"/>
              </w:rPr>
              <w:t>0,12 (p= 0,25)</w:t>
            </w:r>
          </w:p>
        </w:tc>
        <w:tc>
          <w:tcPr>
            <w:tcW w:w="520" w:type="dxa"/>
            <w:tcBorders>
              <w:top w:val="nil"/>
              <w:left w:val="nil"/>
              <w:bottom w:val="single" w:sz="8" w:space="0" w:color="CCCCCC"/>
              <w:right w:val="single" w:sz="8" w:space="0" w:color="CCCCCC"/>
            </w:tcBorders>
            <w:shd w:val="clear" w:color="auto" w:fill="auto"/>
            <w:vAlign w:val="center"/>
            <w:hideMark/>
          </w:tcPr>
          <w:p w14:paraId="3B615AC7" w14:textId="77777777" w:rsidR="0094208B" w:rsidRPr="0094208B" w:rsidRDefault="0094208B" w:rsidP="00B8204B">
            <w:pPr>
              <w:jc w:val="center"/>
              <w:rPr>
                <w:sz w:val="12"/>
                <w:szCs w:val="12"/>
              </w:rPr>
            </w:pPr>
            <w:r w:rsidRPr="0094208B">
              <w:rPr>
                <w:sz w:val="12"/>
                <w:szCs w:val="12"/>
              </w:rPr>
              <w:t>0,01 (p= 0,90)</w:t>
            </w:r>
          </w:p>
        </w:tc>
        <w:tc>
          <w:tcPr>
            <w:tcW w:w="591" w:type="dxa"/>
            <w:tcBorders>
              <w:top w:val="nil"/>
              <w:left w:val="nil"/>
              <w:bottom w:val="single" w:sz="8" w:space="0" w:color="CCCCCC"/>
              <w:right w:val="single" w:sz="8" w:space="0" w:color="CCCCCC"/>
            </w:tcBorders>
            <w:shd w:val="clear" w:color="auto" w:fill="auto"/>
            <w:vAlign w:val="center"/>
            <w:hideMark/>
          </w:tcPr>
          <w:p w14:paraId="20E445C8" w14:textId="77777777" w:rsidR="0094208B" w:rsidRPr="0094208B" w:rsidRDefault="0094208B" w:rsidP="00B8204B">
            <w:pPr>
              <w:jc w:val="center"/>
              <w:rPr>
                <w:sz w:val="12"/>
                <w:szCs w:val="12"/>
              </w:rPr>
            </w:pPr>
            <w:r w:rsidRPr="0094208B">
              <w:rPr>
                <w:sz w:val="12"/>
                <w:szCs w:val="12"/>
              </w:rPr>
              <w:t>-0,12 (p= 0,24)</w:t>
            </w:r>
          </w:p>
        </w:tc>
        <w:tc>
          <w:tcPr>
            <w:tcW w:w="520" w:type="dxa"/>
            <w:tcBorders>
              <w:top w:val="nil"/>
              <w:left w:val="nil"/>
              <w:bottom w:val="single" w:sz="8" w:space="0" w:color="CCCCCC"/>
              <w:right w:val="single" w:sz="8" w:space="0" w:color="CCCCCC"/>
            </w:tcBorders>
            <w:shd w:val="clear" w:color="auto" w:fill="auto"/>
            <w:vAlign w:val="center"/>
            <w:hideMark/>
          </w:tcPr>
          <w:p w14:paraId="7055DA0D" w14:textId="77777777" w:rsidR="0094208B" w:rsidRPr="0094208B" w:rsidRDefault="0094208B" w:rsidP="00B8204B">
            <w:pPr>
              <w:jc w:val="center"/>
              <w:rPr>
                <w:sz w:val="12"/>
                <w:szCs w:val="12"/>
              </w:rPr>
            </w:pPr>
            <w:r w:rsidRPr="0094208B">
              <w:rPr>
                <w:sz w:val="12"/>
                <w:szCs w:val="12"/>
              </w:rPr>
              <w:t>0,03 (p= 0,76)</w:t>
            </w:r>
          </w:p>
        </w:tc>
        <w:tc>
          <w:tcPr>
            <w:tcW w:w="502" w:type="dxa"/>
            <w:tcBorders>
              <w:top w:val="nil"/>
              <w:left w:val="nil"/>
              <w:bottom w:val="single" w:sz="8" w:space="0" w:color="CCCCCC"/>
              <w:right w:val="single" w:sz="8" w:space="0" w:color="CCCCCC"/>
            </w:tcBorders>
            <w:shd w:val="clear" w:color="auto" w:fill="auto"/>
            <w:vAlign w:val="center"/>
            <w:hideMark/>
          </w:tcPr>
          <w:p w14:paraId="289B211B" w14:textId="77777777" w:rsidR="0094208B" w:rsidRPr="0094208B" w:rsidRDefault="0094208B" w:rsidP="00B8204B">
            <w:pPr>
              <w:jc w:val="center"/>
              <w:rPr>
                <w:sz w:val="12"/>
                <w:szCs w:val="12"/>
              </w:rPr>
            </w:pPr>
            <w:r w:rsidRPr="0094208B">
              <w:rPr>
                <w:sz w:val="12"/>
                <w:szCs w:val="12"/>
              </w:rPr>
              <w:t>0,06 (p= 0,56)</w:t>
            </w:r>
          </w:p>
        </w:tc>
        <w:tc>
          <w:tcPr>
            <w:tcW w:w="520" w:type="dxa"/>
            <w:tcBorders>
              <w:top w:val="nil"/>
              <w:left w:val="nil"/>
              <w:bottom w:val="single" w:sz="8" w:space="0" w:color="CCCCCC"/>
              <w:right w:val="single" w:sz="8" w:space="0" w:color="CCCCCC"/>
            </w:tcBorders>
            <w:shd w:val="clear" w:color="auto" w:fill="auto"/>
            <w:vAlign w:val="center"/>
            <w:hideMark/>
          </w:tcPr>
          <w:p w14:paraId="6251D05D" w14:textId="77777777" w:rsidR="0094208B" w:rsidRPr="0094208B" w:rsidRDefault="0094208B" w:rsidP="00B8204B">
            <w:pPr>
              <w:jc w:val="center"/>
              <w:rPr>
                <w:sz w:val="12"/>
                <w:szCs w:val="12"/>
              </w:rPr>
            </w:pPr>
            <w:r w:rsidRPr="0094208B">
              <w:rPr>
                <w:sz w:val="12"/>
                <w:szCs w:val="12"/>
              </w:rPr>
              <w:t>0,10 (p= 0,34)</w:t>
            </w:r>
          </w:p>
        </w:tc>
        <w:tc>
          <w:tcPr>
            <w:tcW w:w="520" w:type="dxa"/>
            <w:tcBorders>
              <w:top w:val="nil"/>
              <w:left w:val="nil"/>
              <w:bottom w:val="single" w:sz="8" w:space="0" w:color="CCCCCC"/>
              <w:right w:val="single" w:sz="8" w:space="0" w:color="CCCCCC"/>
            </w:tcBorders>
            <w:shd w:val="clear" w:color="auto" w:fill="auto"/>
            <w:vAlign w:val="center"/>
            <w:hideMark/>
          </w:tcPr>
          <w:p w14:paraId="77B36B87" w14:textId="77777777" w:rsidR="0094208B" w:rsidRPr="0094208B" w:rsidRDefault="0094208B" w:rsidP="00B8204B">
            <w:pPr>
              <w:jc w:val="center"/>
              <w:rPr>
                <w:sz w:val="12"/>
                <w:szCs w:val="12"/>
              </w:rPr>
            </w:pPr>
            <w:r w:rsidRPr="0094208B">
              <w:rPr>
                <w:sz w:val="12"/>
                <w:szCs w:val="12"/>
              </w:rPr>
              <w:t>0,12 (p= 0,24)</w:t>
            </w:r>
          </w:p>
        </w:tc>
        <w:tc>
          <w:tcPr>
            <w:tcW w:w="520" w:type="dxa"/>
            <w:tcBorders>
              <w:top w:val="nil"/>
              <w:left w:val="nil"/>
              <w:bottom w:val="single" w:sz="8" w:space="0" w:color="CCCCCC"/>
              <w:right w:val="single" w:sz="8" w:space="0" w:color="CCCCCC"/>
            </w:tcBorders>
            <w:shd w:val="clear" w:color="auto" w:fill="auto"/>
            <w:vAlign w:val="center"/>
            <w:hideMark/>
          </w:tcPr>
          <w:p w14:paraId="393121E4" w14:textId="77777777" w:rsidR="0094208B" w:rsidRPr="0094208B" w:rsidRDefault="0094208B" w:rsidP="00B8204B">
            <w:pPr>
              <w:jc w:val="center"/>
              <w:rPr>
                <w:sz w:val="12"/>
                <w:szCs w:val="12"/>
              </w:rPr>
            </w:pPr>
            <w:r w:rsidRPr="0094208B">
              <w:rPr>
                <w:sz w:val="12"/>
                <w:szCs w:val="12"/>
              </w:rPr>
              <w:t>0,31 (p= 0,00) **</w:t>
            </w:r>
          </w:p>
        </w:tc>
        <w:tc>
          <w:tcPr>
            <w:tcW w:w="520" w:type="dxa"/>
            <w:tcBorders>
              <w:top w:val="nil"/>
              <w:left w:val="nil"/>
              <w:bottom w:val="single" w:sz="8" w:space="0" w:color="CCCCCC"/>
              <w:right w:val="single" w:sz="8" w:space="0" w:color="CCCCCC"/>
            </w:tcBorders>
            <w:shd w:val="clear" w:color="auto" w:fill="auto"/>
            <w:vAlign w:val="center"/>
            <w:hideMark/>
          </w:tcPr>
          <w:p w14:paraId="2CEDE772" w14:textId="77777777" w:rsidR="0094208B" w:rsidRPr="0094208B" w:rsidRDefault="0094208B" w:rsidP="00B8204B">
            <w:pPr>
              <w:jc w:val="center"/>
              <w:rPr>
                <w:sz w:val="12"/>
                <w:szCs w:val="12"/>
              </w:rPr>
            </w:pPr>
            <w:r w:rsidRPr="0094208B">
              <w:rPr>
                <w:sz w:val="12"/>
                <w:szCs w:val="12"/>
              </w:rPr>
              <w:t>0,08 (p= 0,41)</w:t>
            </w:r>
          </w:p>
        </w:tc>
      </w:tr>
      <w:tr w:rsidR="0094208B" w:rsidRPr="0094208B" w14:paraId="4111EB80" w14:textId="77777777" w:rsidTr="00B8204B">
        <w:trPr>
          <w:trHeight w:val="345"/>
        </w:trPr>
        <w:tc>
          <w:tcPr>
            <w:tcW w:w="960"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253F5568" w14:textId="77777777" w:rsidR="0094208B" w:rsidRPr="0094208B" w:rsidRDefault="0094208B"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lang w:val="en-US"/>
              </w:rPr>
              <w:t>Perceived_Moodle_Usefulness_lesson (</w:t>
            </w:r>
            <w:r w:rsidRPr="0094208B">
              <w:rPr>
                <w:rFonts w:eastAsia="Times New Roman"/>
                <w:b/>
                <w:bCs/>
                <w:color w:val="0C343D"/>
                <w:sz w:val="12"/>
                <w:szCs w:val="12"/>
              </w:rPr>
              <w:t>Ισοδιαστημική</w:t>
            </w:r>
            <w:r w:rsidRPr="0094208B">
              <w:rPr>
                <w:rFonts w:eastAsia="Times New Roman"/>
                <w:b/>
                <w:bCs/>
                <w:color w:val="0C343D"/>
                <w:sz w:val="12"/>
                <w:szCs w:val="12"/>
                <w:lang w:val="en-US"/>
              </w:rPr>
              <w:t>)</w:t>
            </w:r>
          </w:p>
        </w:tc>
        <w:tc>
          <w:tcPr>
            <w:tcW w:w="596"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09BC34FA" w14:textId="77777777" w:rsidR="0094208B" w:rsidRPr="00B8204B" w:rsidRDefault="00B8204B" w:rsidP="00B8204B">
            <w:pPr>
              <w:jc w:val="center"/>
              <w:rPr>
                <w:sz w:val="12"/>
                <w:szCs w:val="12"/>
              </w:rPr>
            </w:pPr>
            <w:r>
              <w:rPr>
                <w:sz w:val="12"/>
                <w:szCs w:val="12"/>
              </w:rPr>
              <w:t>-</w:t>
            </w:r>
          </w:p>
        </w:tc>
        <w:tc>
          <w:tcPr>
            <w:tcW w:w="553" w:type="dxa"/>
            <w:tcBorders>
              <w:top w:val="nil"/>
              <w:left w:val="nil"/>
              <w:bottom w:val="single" w:sz="8" w:space="0" w:color="CCCCCC"/>
              <w:right w:val="single" w:sz="8" w:space="0" w:color="CCCCCC"/>
            </w:tcBorders>
            <w:shd w:val="clear" w:color="auto" w:fill="FFFFFF" w:themeFill="background1"/>
            <w:vAlign w:val="center"/>
            <w:hideMark/>
          </w:tcPr>
          <w:p w14:paraId="14490528" w14:textId="77777777" w:rsidR="0094208B" w:rsidRPr="00B8204B" w:rsidRDefault="00B8204B" w:rsidP="00B8204B">
            <w:pPr>
              <w:jc w:val="center"/>
              <w:rPr>
                <w:sz w:val="12"/>
                <w:szCs w:val="12"/>
              </w:rPr>
            </w:pPr>
            <w:r>
              <w:rPr>
                <w:sz w:val="12"/>
                <w:szCs w:val="12"/>
              </w:rPr>
              <w:t>-</w:t>
            </w:r>
          </w:p>
        </w:tc>
        <w:tc>
          <w:tcPr>
            <w:tcW w:w="705" w:type="dxa"/>
            <w:tcBorders>
              <w:top w:val="nil"/>
              <w:left w:val="nil"/>
              <w:bottom w:val="single" w:sz="8" w:space="0" w:color="CCCCCC"/>
              <w:right w:val="single" w:sz="8" w:space="0" w:color="CCCCCC"/>
            </w:tcBorders>
            <w:shd w:val="clear" w:color="auto" w:fill="FFFFFF" w:themeFill="background1"/>
            <w:vAlign w:val="center"/>
            <w:hideMark/>
          </w:tcPr>
          <w:p w14:paraId="50579B0F" w14:textId="77777777" w:rsidR="0094208B" w:rsidRPr="00B8204B" w:rsidRDefault="00B8204B" w:rsidP="00B8204B">
            <w:pPr>
              <w:jc w:val="center"/>
              <w:rPr>
                <w:sz w:val="12"/>
                <w:szCs w:val="12"/>
              </w:rPr>
            </w:pPr>
            <w:r>
              <w:rPr>
                <w:sz w:val="12"/>
                <w:szCs w:val="12"/>
              </w:rPr>
              <w:t>-</w:t>
            </w:r>
          </w:p>
        </w:tc>
        <w:tc>
          <w:tcPr>
            <w:tcW w:w="880" w:type="dxa"/>
            <w:tcBorders>
              <w:top w:val="nil"/>
              <w:left w:val="nil"/>
              <w:bottom w:val="single" w:sz="8" w:space="0" w:color="CCCCCC"/>
              <w:right w:val="single" w:sz="8" w:space="0" w:color="CCCCCC"/>
            </w:tcBorders>
            <w:shd w:val="clear" w:color="auto" w:fill="FFFFFF" w:themeFill="background1"/>
            <w:vAlign w:val="center"/>
            <w:hideMark/>
          </w:tcPr>
          <w:p w14:paraId="4BE46BE2" w14:textId="77777777" w:rsidR="0094208B" w:rsidRPr="00B8204B" w:rsidRDefault="00B8204B" w:rsidP="00B8204B">
            <w:pPr>
              <w:jc w:val="center"/>
              <w:rPr>
                <w:sz w:val="12"/>
                <w:szCs w:val="12"/>
              </w:rPr>
            </w:pPr>
            <w:r>
              <w:rPr>
                <w:sz w:val="12"/>
                <w:szCs w:val="12"/>
              </w:rPr>
              <w:t>-</w:t>
            </w:r>
          </w:p>
        </w:tc>
        <w:tc>
          <w:tcPr>
            <w:tcW w:w="909" w:type="dxa"/>
            <w:tcBorders>
              <w:top w:val="nil"/>
              <w:left w:val="nil"/>
              <w:bottom w:val="single" w:sz="8" w:space="0" w:color="CCCCCC"/>
              <w:right w:val="single" w:sz="8" w:space="0" w:color="CCCCCC"/>
            </w:tcBorders>
            <w:shd w:val="clear" w:color="auto" w:fill="FFFFFF" w:themeFill="background1"/>
            <w:vAlign w:val="center"/>
            <w:hideMark/>
          </w:tcPr>
          <w:p w14:paraId="150BAA5A" w14:textId="77777777" w:rsidR="0094208B" w:rsidRPr="00B8204B" w:rsidRDefault="00B8204B" w:rsidP="00B8204B">
            <w:pPr>
              <w:jc w:val="center"/>
              <w:rPr>
                <w:sz w:val="12"/>
                <w:szCs w:val="12"/>
              </w:rPr>
            </w:pPr>
            <w:r>
              <w:rPr>
                <w:sz w:val="12"/>
                <w:szCs w:val="12"/>
              </w:rPr>
              <w:t>-</w:t>
            </w:r>
          </w:p>
        </w:tc>
        <w:tc>
          <w:tcPr>
            <w:tcW w:w="665" w:type="dxa"/>
            <w:tcBorders>
              <w:top w:val="nil"/>
              <w:left w:val="nil"/>
              <w:bottom w:val="single" w:sz="8" w:space="0" w:color="CCCCCC"/>
              <w:right w:val="single" w:sz="8" w:space="0" w:color="CCCCCC"/>
            </w:tcBorders>
            <w:shd w:val="clear" w:color="auto" w:fill="FFFFFF" w:themeFill="background1"/>
            <w:vAlign w:val="center"/>
            <w:hideMark/>
          </w:tcPr>
          <w:p w14:paraId="7B92EBB9" w14:textId="77777777" w:rsidR="0094208B" w:rsidRPr="00B8204B" w:rsidRDefault="00B8204B" w:rsidP="00B8204B">
            <w:pPr>
              <w:jc w:val="center"/>
              <w:rPr>
                <w:sz w:val="12"/>
                <w:szCs w:val="12"/>
              </w:rPr>
            </w:pPr>
            <w:r>
              <w:rPr>
                <w:sz w:val="12"/>
                <w:szCs w:val="12"/>
              </w:rPr>
              <w:t>-</w:t>
            </w:r>
          </w:p>
        </w:tc>
        <w:tc>
          <w:tcPr>
            <w:tcW w:w="959" w:type="dxa"/>
            <w:tcBorders>
              <w:top w:val="nil"/>
              <w:left w:val="nil"/>
              <w:bottom w:val="single" w:sz="8" w:space="0" w:color="CCCCCC"/>
              <w:right w:val="single" w:sz="8" w:space="0" w:color="CCCCCC"/>
            </w:tcBorders>
            <w:shd w:val="clear" w:color="auto" w:fill="FFFFFF" w:themeFill="background1"/>
            <w:vAlign w:val="center"/>
            <w:hideMark/>
          </w:tcPr>
          <w:p w14:paraId="4E6A1EC7" w14:textId="77777777" w:rsidR="0094208B" w:rsidRPr="0094208B" w:rsidRDefault="0094208B" w:rsidP="00B8204B">
            <w:pPr>
              <w:jc w:val="center"/>
              <w:rPr>
                <w:sz w:val="12"/>
                <w:szCs w:val="12"/>
              </w:rPr>
            </w:pPr>
            <w:r w:rsidRPr="0094208B">
              <w:rPr>
                <w:sz w:val="12"/>
                <w:szCs w:val="12"/>
              </w:rPr>
              <w:t>-</w:t>
            </w:r>
          </w:p>
        </w:tc>
        <w:tc>
          <w:tcPr>
            <w:tcW w:w="891" w:type="dxa"/>
            <w:tcBorders>
              <w:top w:val="nil"/>
              <w:left w:val="nil"/>
              <w:bottom w:val="single" w:sz="8" w:space="0" w:color="CCCCCC"/>
              <w:right w:val="single" w:sz="8" w:space="0" w:color="CCCCCC"/>
            </w:tcBorders>
            <w:shd w:val="clear" w:color="auto" w:fill="auto"/>
            <w:vAlign w:val="center"/>
            <w:hideMark/>
          </w:tcPr>
          <w:p w14:paraId="582B9AD3" w14:textId="77777777" w:rsidR="0094208B" w:rsidRPr="0094208B" w:rsidRDefault="0094208B" w:rsidP="00B8204B">
            <w:pPr>
              <w:jc w:val="center"/>
              <w:rPr>
                <w:sz w:val="12"/>
                <w:szCs w:val="12"/>
              </w:rPr>
            </w:pPr>
            <w:r w:rsidRPr="0094208B">
              <w:rPr>
                <w:sz w:val="12"/>
                <w:szCs w:val="12"/>
              </w:rPr>
              <w:t>0,48 (p= 0,00) **</w:t>
            </w:r>
          </w:p>
        </w:tc>
        <w:tc>
          <w:tcPr>
            <w:tcW w:w="555" w:type="dxa"/>
            <w:tcBorders>
              <w:top w:val="nil"/>
              <w:left w:val="nil"/>
              <w:bottom w:val="single" w:sz="8" w:space="0" w:color="CCCCCC"/>
              <w:right w:val="single" w:sz="8" w:space="0" w:color="CCCCCC"/>
            </w:tcBorders>
            <w:shd w:val="clear" w:color="auto" w:fill="auto"/>
            <w:vAlign w:val="center"/>
            <w:hideMark/>
          </w:tcPr>
          <w:p w14:paraId="1BDF6506" w14:textId="77777777" w:rsidR="0094208B" w:rsidRPr="0094208B" w:rsidRDefault="0094208B" w:rsidP="00B8204B">
            <w:pPr>
              <w:jc w:val="center"/>
              <w:rPr>
                <w:sz w:val="12"/>
                <w:szCs w:val="12"/>
              </w:rPr>
            </w:pPr>
            <w:r w:rsidRPr="0094208B">
              <w:rPr>
                <w:sz w:val="12"/>
                <w:szCs w:val="12"/>
              </w:rPr>
              <w:t>0,07 (p= 0,47)</w:t>
            </w:r>
          </w:p>
        </w:tc>
        <w:tc>
          <w:tcPr>
            <w:tcW w:w="520" w:type="dxa"/>
            <w:tcBorders>
              <w:top w:val="nil"/>
              <w:left w:val="nil"/>
              <w:bottom w:val="single" w:sz="8" w:space="0" w:color="CCCCCC"/>
              <w:right w:val="single" w:sz="8" w:space="0" w:color="CCCCCC"/>
            </w:tcBorders>
            <w:shd w:val="clear" w:color="auto" w:fill="auto"/>
            <w:vAlign w:val="center"/>
            <w:hideMark/>
          </w:tcPr>
          <w:p w14:paraId="64335EE2" w14:textId="77777777" w:rsidR="0094208B" w:rsidRPr="0094208B" w:rsidRDefault="0094208B" w:rsidP="00B8204B">
            <w:pPr>
              <w:jc w:val="center"/>
              <w:rPr>
                <w:sz w:val="12"/>
                <w:szCs w:val="12"/>
              </w:rPr>
            </w:pPr>
            <w:r w:rsidRPr="0094208B">
              <w:rPr>
                <w:sz w:val="12"/>
                <w:szCs w:val="12"/>
              </w:rPr>
              <w:t>0,18 (p= 0,07)</w:t>
            </w:r>
          </w:p>
        </w:tc>
        <w:tc>
          <w:tcPr>
            <w:tcW w:w="550" w:type="dxa"/>
            <w:tcBorders>
              <w:top w:val="nil"/>
              <w:left w:val="nil"/>
              <w:bottom w:val="single" w:sz="8" w:space="0" w:color="CCCCCC"/>
              <w:right w:val="single" w:sz="8" w:space="0" w:color="CCCCCC"/>
            </w:tcBorders>
            <w:shd w:val="clear" w:color="auto" w:fill="auto"/>
            <w:vAlign w:val="center"/>
            <w:hideMark/>
          </w:tcPr>
          <w:p w14:paraId="21CBFDCA" w14:textId="77777777" w:rsidR="0094208B" w:rsidRPr="0094208B" w:rsidRDefault="0094208B" w:rsidP="00B8204B">
            <w:pPr>
              <w:jc w:val="center"/>
              <w:rPr>
                <w:sz w:val="12"/>
                <w:szCs w:val="12"/>
              </w:rPr>
            </w:pPr>
            <w:r w:rsidRPr="0094208B">
              <w:rPr>
                <w:sz w:val="12"/>
                <w:szCs w:val="12"/>
              </w:rPr>
              <w:t>0,19 (p= 0,06)</w:t>
            </w:r>
          </w:p>
        </w:tc>
        <w:tc>
          <w:tcPr>
            <w:tcW w:w="520" w:type="dxa"/>
            <w:tcBorders>
              <w:top w:val="nil"/>
              <w:left w:val="nil"/>
              <w:bottom w:val="single" w:sz="8" w:space="0" w:color="CCCCCC"/>
              <w:right w:val="single" w:sz="8" w:space="0" w:color="CCCCCC"/>
            </w:tcBorders>
            <w:shd w:val="clear" w:color="auto" w:fill="auto"/>
            <w:vAlign w:val="center"/>
            <w:hideMark/>
          </w:tcPr>
          <w:p w14:paraId="29D3E143" w14:textId="77777777" w:rsidR="0094208B" w:rsidRPr="0094208B" w:rsidRDefault="0094208B" w:rsidP="00B8204B">
            <w:pPr>
              <w:jc w:val="center"/>
              <w:rPr>
                <w:sz w:val="12"/>
                <w:szCs w:val="12"/>
              </w:rPr>
            </w:pPr>
            <w:r w:rsidRPr="0094208B">
              <w:rPr>
                <w:sz w:val="12"/>
                <w:szCs w:val="12"/>
              </w:rPr>
              <w:t>0,12 (p= 0,24)</w:t>
            </w:r>
          </w:p>
        </w:tc>
        <w:tc>
          <w:tcPr>
            <w:tcW w:w="532" w:type="dxa"/>
            <w:tcBorders>
              <w:top w:val="nil"/>
              <w:left w:val="nil"/>
              <w:bottom w:val="single" w:sz="8" w:space="0" w:color="CCCCCC"/>
              <w:right w:val="single" w:sz="8" w:space="0" w:color="CCCCCC"/>
            </w:tcBorders>
            <w:shd w:val="clear" w:color="auto" w:fill="auto"/>
            <w:vAlign w:val="center"/>
            <w:hideMark/>
          </w:tcPr>
          <w:p w14:paraId="407587A1" w14:textId="77777777" w:rsidR="0094208B" w:rsidRPr="0094208B" w:rsidRDefault="0094208B" w:rsidP="00B8204B">
            <w:pPr>
              <w:jc w:val="center"/>
              <w:rPr>
                <w:sz w:val="12"/>
                <w:szCs w:val="12"/>
              </w:rPr>
            </w:pPr>
            <w:r w:rsidRPr="0094208B">
              <w:rPr>
                <w:sz w:val="12"/>
                <w:szCs w:val="12"/>
              </w:rPr>
              <w:t>0,12 (p= 0,22)</w:t>
            </w:r>
          </w:p>
        </w:tc>
        <w:tc>
          <w:tcPr>
            <w:tcW w:w="520" w:type="dxa"/>
            <w:tcBorders>
              <w:top w:val="nil"/>
              <w:left w:val="nil"/>
              <w:bottom w:val="single" w:sz="8" w:space="0" w:color="CCCCCC"/>
              <w:right w:val="single" w:sz="8" w:space="0" w:color="CCCCCC"/>
            </w:tcBorders>
            <w:shd w:val="clear" w:color="auto" w:fill="auto"/>
            <w:vAlign w:val="center"/>
            <w:hideMark/>
          </w:tcPr>
          <w:p w14:paraId="77E0FF7B" w14:textId="77777777" w:rsidR="0094208B" w:rsidRPr="0094208B" w:rsidRDefault="0094208B" w:rsidP="00B8204B">
            <w:pPr>
              <w:jc w:val="center"/>
              <w:rPr>
                <w:sz w:val="12"/>
                <w:szCs w:val="12"/>
              </w:rPr>
            </w:pPr>
            <w:r w:rsidRPr="0094208B">
              <w:rPr>
                <w:sz w:val="12"/>
                <w:szCs w:val="12"/>
              </w:rPr>
              <w:t>0,19 (p= 0,06)</w:t>
            </w:r>
          </w:p>
        </w:tc>
        <w:tc>
          <w:tcPr>
            <w:tcW w:w="520" w:type="dxa"/>
            <w:tcBorders>
              <w:top w:val="nil"/>
              <w:left w:val="nil"/>
              <w:bottom w:val="single" w:sz="8" w:space="0" w:color="CCCCCC"/>
              <w:right w:val="single" w:sz="8" w:space="0" w:color="CCCCCC"/>
            </w:tcBorders>
            <w:shd w:val="clear" w:color="auto" w:fill="auto"/>
            <w:vAlign w:val="center"/>
            <w:hideMark/>
          </w:tcPr>
          <w:p w14:paraId="0DB60347" w14:textId="77777777" w:rsidR="0094208B" w:rsidRPr="0094208B" w:rsidRDefault="0094208B" w:rsidP="00B8204B">
            <w:pPr>
              <w:jc w:val="center"/>
              <w:rPr>
                <w:sz w:val="12"/>
                <w:szCs w:val="12"/>
              </w:rPr>
            </w:pPr>
            <w:r w:rsidRPr="0094208B">
              <w:rPr>
                <w:sz w:val="12"/>
                <w:szCs w:val="12"/>
              </w:rPr>
              <w:t>0,06 (p= 0,56)</w:t>
            </w:r>
          </w:p>
        </w:tc>
        <w:tc>
          <w:tcPr>
            <w:tcW w:w="591" w:type="dxa"/>
            <w:tcBorders>
              <w:top w:val="nil"/>
              <w:left w:val="nil"/>
              <w:bottom w:val="single" w:sz="8" w:space="0" w:color="CCCCCC"/>
              <w:right w:val="single" w:sz="8" w:space="0" w:color="CCCCCC"/>
            </w:tcBorders>
            <w:shd w:val="clear" w:color="auto" w:fill="auto"/>
            <w:vAlign w:val="center"/>
            <w:hideMark/>
          </w:tcPr>
          <w:p w14:paraId="1AA87C5C" w14:textId="77777777" w:rsidR="0094208B" w:rsidRPr="0094208B" w:rsidRDefault="0094208B" w:rsidP="00B8204B">
            <w:pPr>
              <w:jc w:val="center"/>
              <w:rPr>
                <w:sz w:val="12"/>
                <w:szCs w:val="12"/>
              </w:rPr>
            </w:pPr>
            <w:r w:rsidRPr="0094208B">
              <w:rPr>
                <w:sz w:val="12"/>
                <w:szCs w:val="12"/>
              </w:rPr>
              <w:t>0,14 (p= 0,18)</w:t>
            </w:r>
          </w:p>
        </w:tc>
        <w:tc>
          <w:tcPr>
            <w:tcW w:w="520" w:type="dxa"/>
            <w:tcBorders>
              <w:top w:val="nil"/>
              <w:left w:val="nil"/>
              <w:bottom w:val="single" w:sz="8" w:space="0" w:color="CCCCCC"/>
              <w:right w:val="single" w:sz="8" w:space="0" w:color="CCCCCC"/>
            </w:tcBorders>
            <w:shd w:val="clear" w:color="auto" w:fill="auto"/>
            <w:vAlign w:val="center"/>
            <w:hideMark/>
          </w:tcPr>
          <w:p w14:paraId="4CB7866D" w14:textId="77777777" w:rsidR="0094208B" w:rsidRPr="0094208B" w:rsidRDefault="0094208B" w:rsidP="00B8204B">
            <w:pPr>
              <w:jc w:val="center"/>
              <w:rPr>
                <w:sz w:val="12"/>
                <w:szCs w:val="12"/>
              </w:rPr>
            </w:pPr>
            <w:r w:rsidRPr="0094208B">
              <w:rPr>
                <w:sz w:val="12"/>
                <w:szCs w:val="12"/>
              </w:rPr>
              <w:t>0,12 (p= 0,24)</w:t>
            </w:r>
          </w:p>
        </w:tc>
        <w:tc>
          <w:tcPr>
            <w:tcW w:w="502" w:type="dxa"/>
            <w:tcBorders>
              <w:top w:val="nil"/>
              <w:left w:val="nil"/>
              <w:bottom w:val="single" w:sz="8" w:space="0" w:color="CCCCCC"/>
              <w:right w:val="single" w:sz="8" w:space="0" w:color="CCCCCC"/>
            </w:tcBorders>
            <w:shd w:val="clear" w:color="auto" w:fill="auto"/>
            <w:vAlign w:val="center"/>
            <w:hideMark/>
          </w:tcPr>
          <w:p w14:paraId="37ACD57F" w14:textId="77777777" w:rsidR="0094208B" w:rsidRPr="0094208B" w:rsidRDefault="0094208B" w:rsidP="00B8204B">
            <w:pPr>
              <w:jc w:val="center"/>
              <w:rPr>
                <w:sz w:val="12"/>
                <w:szCs w:val="12"/>
              </w:rPr>
            </w:pPr>
            <w:r w:rsidRPr="0094208B">
              <w:rPr>
                <w:sz w:val="12"/>
                <w:szCs w:val="12"/>
              </w:rPr>
              <w:t>0,09 (p= 0,36)</w:t>
            </w:r>
          </w:p>
        </w:tc>
        <w:tc>
          <w:tcPr>
            <w:tcW w:w="520" w:type="dxa"/>
            <w:tcBorders>
              <w:top w:val="nil"/>
              <w:left w:val="nil"/>
              <w:bottom w:val="single" w:sz="8" w:space="0" w:color="CCCCCC"/>
              <w:right w:val="single" w:sz="8" w:space="0" w:color="CCCCCC"/>
            </w:tcBorders>
            <w:shd w:val="clear" w:color="auto" w:fill="auto"/>
            <w:vAlign w:val="center"/>
            <w:hideMark/>
          </w:tcPr>
          <w:p w14:paraId="7C873111" w14:textId="77777777" w:rsidR="0094208B" w:rsidRPr="0094208B" w:rsidRDefault="0094208B" w:rsidP="00B8204B">
            <w:pPr>
              <w:jc w:val="center"/>
              <w:rPr>
                <w:sz w:val="12"/>
                <w:szCs w:val="12"/>
              </w:rPr>
            </w:pPr>
            <w:r w:rsidRPr="0094208B">
              <w:rPr>
                <w:sz w:val="12"/>
                <w:szCs w:val="12"/>
              </w:rPr>
              <w:t>0,13 (p= 0,18)</w:t>
            </w:r>
          </w:p>
        </w:tc>
        <w:tc>
          <w:tcPr>
            <w:tcW w:w="520" w:type="dxa"/>
            <w:tcBorders>
              <w:top w:val="nil"/>
              <w:left w:val="nil"/>
              <w:bottom w:val="single" w:sz="8" w:space="0" w:color="CCCCCC"/>
              <w:right w:val="single" w:sz="8" w:space="0" w:color="CCCCCC"/>
            </w:tcBorders>
            <w:shd w:val="clear" w:color="auto" w:fill="auto"/>
            <w:vAlign w:val="center"/>
            <w:hideMark/>
          </w:tcPr>
          <w:p w14:paraId="69724166" w14:textId="77777777" w:rsidR="0094208B" w:rsidRPr="0094208B" w:rsidRDefault="0094208B" w:rsidP="00B8204B">
            <w:pPr>
              <w:jc w:val="center"/>
              <w:rPr>
                <w:sz w:val="12"/>
                <w:szCs w:val="12"/>
              </w:rPr>
            </w:pPr>
            <w:r w:rsidRPr="0094208B">
              <w:rPr>
                <w:sz w:val="12"/>
                <w:szCs w:val="12"/>
              </w:rPr>
              <w:t>0,14 (p= 0,17)</w:t>
            </w:r>
          </w:p>
        </w:tc>
        <w:tc>
          <w:tcPr>
            <w:tcW w:w="520" w:type="dxa"/>
            <w:tcBorders>
              <w:top w:val="nil"/>
              <w:left w:val="nil"/>
              <w:bottom w:val="single" w:sz="8" w:space="0" w:color="CCCCCC"/>
              <w:right w:val="single" w:sz="8" w:space="0" w:color="CCCCCC"/>
            </w:tcBorders>
            <w:shd w:val="clear" w:color="auto" w:fill="auto"/>
            <w:vAlign w:val="center"/>
            <w:hideMark/>
          </w:tcPr>
          <w:p w14:paraId="5F43D95E" w14:textId="77777777" w:rsidR="0094208B" w:rsidRPr="0094208B" w:rsidRDefault="0094208B" w:rsidP="00B8204B">
            <w:pPr>
              <w:jc w:val="center"/>
              <w:rPr>
                <w:sz w:val="12"/>
                <w:szCs w:val="12"/>
              </w:rPr>
            </w:pPr>
            <w:r w:rsidRPr="0094208B">
              <w:rPr>
                <w:sz w:val="12"/>
                <w:szCs w:val="12"/>
              </w:rPr>
              <w:t>0,23 (p= 0,02) *</w:t>
            </w:r>
          </w:p>
        </w:tc>
        <w:tc>
          <w:tcPr>
            <w:tcW w:w="520" w:type="dxa"/>
            <w:tcBorders>
              <w:top w:val="nil"/>
              <w:left w:val="nil"/>
              <w:bottom w:val="single" w:sz="8" w:space="0" w:color="CCCCCC"/>
              <w:right w:val="single" w:sz="8" w:space="0" w:color="CCCCCC"/>
            </w:tcBorders>
            <w:shd w:val="clear" w:color="auto" w:fill="auto"/>
            <w:vAlign w:val="center"/>
            <w:hideMark/>
          </w:tcPr>
          <w:p w14:paraId="48F6D9E4" w14:textId="77777777" w:rsidR="0094208B" w:rsidRPr="0094208B" w:rsidRDefault="0094208B" w:rsidP="00B8204B">
            <w:pPr>
              <w:jc w:val="center"/>
              <w:rPr>
                <w:sz w:val="12"/>
                <w:szCs w:val="12"/>
              </w:rPr>
            </w:pPr>
            <w:r w:rsidRPr="0094208B">
              <w:rPr>
                <w:sz w:val="12"/>
                <w:szCs w:val="12"/>
              </w:rPr>
              <w:t>0,25 (p= 0,01) *</w:t>
            </w:r>
          </w:p>
        </w:tc>
      </w:tr>
      <w:tr w:rsidR="0094208B" w:rsidRPr="0094208B" w14:paraId="4334CAAD" w14:textId="77777777" w:rsidTr="00B8204B">
        <w:trPr>
          <w:trHeight w:val="345"/>
        </w:trPr>
        <w:tc>
          <w:tcPr>
            <w:tcW w:w="960"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67846803" w14:textId="77777777" w:rsidR="0094208B" w:rsidRPr="0094208B" w:rsidRDefault="0094208B"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Perceived_Usefulness_assignment (Ισοδιαστημική)</w:t>
            </w:r>
          </w:p>
        </w:tc>
        <w:tc>
          <w:tcPr>
            <w:tcW w:w="596"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5D97251D" w14:textId="77777777" w:rsidR="0094208B" w:rsidRPr="0094208B" w:rsidRDefault="00B8204B" w:rsidP="00B8204B">
            <w:pPr>
              <w:jc w:val="center"/>
              <w:rPr>
                <w:sz w:val="12"/>
                <w:szCs w:val="12"/>
              </w:rPr>
            </w:pPr>
            <w:r>
              <w:rPr>
                <w:sz w:val="12"/>
                <w:szCs w:val="12"/>
              </w:rPr>
              <w:t>-</w:t>
            </w:r>
          </w:p>
        </w:tc>
        <w:tc>
          <w:tcPr>
            <w:tcW w:w="553" w:type="dxa"/>
            <w:tcBorders>
              <w:top w:val="nil"/>
              <w:left w:val="nil"/>
              <w:bottom w:val="single" w:sz="8" w:space="0" w:color="CCCCCC"/>
              <w:right w:val="single" w:sz="8" w:space="0" w:color="CCCCCC"/>
            </w:tcBorders>
            <w:shd w:val="clear" w:color="auto" w:fill="FFFFFF" w:themeFill="background1"/>
            <w:vAlign w:val="center"/>
            <w:hideMark/>
          </w:tcPr>
          <w:p w14:paraId="0A77A434" w14:textId="77777777" w:rsidR="0094208B" w:rsidRPr="0094208B" w:rsidRDefault="00B8204B" w:rsidP="00B8204B">
            <w:pPr>
              <w:jc w:val="center"/>
              <w:rPr>
                <w:sz w:val="12"/>
                <w:szCs w:val="12"/>
              </w:rPr>
            </w:pPr>
            <w:r>
              <w:rPr>
                <w:sz w:val="12"/>
                <w:szCs w:val="12"/>
              </w:rPr>
              <w:t>-</w:t>
            </w:r>
          </w:p>
        </w:tc>
        <w:tc>
          <w:tcPr>
            <w:tcW w:w="705" w:type="dxa"/>
            <w:tcBorders>
              <w:top w:val="nil"/>
              <w:left w:val="nil"/>
              <w:bottom w:val="single" w:sz="8" w:space="0" w:color="CCCCCC"/>
              <w:right w:val="single" w:sz="8" w:space="0" w:color="CCCCCC"/>
            </w:tcBorders>
            <w:shd w:val="clear" w:color="auto" w:fill="FFFFFF" w:themeFill="background1"/>
            <w:vAlign w:val="center"/>
            <w:hideMark/>
          </w:tcPr>
          <w:p w14:paraId="2AE30A20" w14:textId="77777777" w:rsidR="0094208B" w:rsidRPr="0094208B" w:rsidRDefault="00B8204B" w:rsidP="00B8204B">
            <w:pPr>
              <w:jc w:val="center"/>
              <w:rPr>
                <w:sz w:val="12"/>
                <w:szCs w:val="12"/>
              </w:rPr>
            </w:pPr>
            <w:r>
              <w:rPr>
                <w:sz w:val="12"/>
                <w:szCs w:val="12"/>
              </w:rPr>
              <w:t>-</w:t>
            </w:r>
          </w:p>
        </w:tc>
        <w:tc>
          <w:tcPr>
            <w:tcW w:w="880" w:type="dxa"/>
            <w:tcBorders>
              <w:top w:val="nil"/>
              <w:left w:val="nil"/>
              <w:bottom w:val="single" w:sz="8" w:space="0" w:color="CCCCCC"/>
              <w:right w:val="single" w:sz="8" w:space="0" w:color="CCCCCC"/>
            </w:tcBorders>
            <w:shd w:val="clear" w:color="auto" w:fill="FFFFFF" w:themeFill="background1"/>
            <w:vAlign w:val="center"/>
            <w:hideMark/>
          </w:tcPr>
          <w:p w14:paraId="6308400B" w14:textId="77777777" w:rsidR="0094208B" w:rsidRPr="0094208B" w:rsidRDefault="00B8204B" w:rsidP="00B8204B">
            <w:pPr>
              <w:jc w:val="center"/>
              <w:rPr>
                <w:sz w:val="12"/>
                <w:szCs w:val="12"/>
              </w:rPr>
            </w:pPr>
            <w:r>
              <w:rPr>
                <w:sz w:val="12"/>
                <w:szCs w:val="12"/>
              </w:rPr>
              <w:t>-</w:t>
            </w:r>
          </w:p>
        </w:tc>
        <w:tc>
          <w:tcPr>
            <w:tcW w:w="909" w:type="dxa"/>
            <w:tcBorders>
              <w:top w:val="nil"/>
              <w:left w:val="nil"/>
              <w:bottom w:val="single" w:sz="8" w:space="0" w:color="CCCCCC"/>
              <w:right w:val="single" w:sz="8" w:space="0" w:color="CCCCCC"/>
            </w:tcBorders>
            <w:shd w:val="clear" w:color="auto" w:fill="FFFFFF" w:themeFill="background1"/>
            <w:vAlign w:val="center"/>
            <w:hideMark/>
          </w:tcPr>
          <w:p w14:paraId="4E8DDEB4" w14:textId="77777777" w:rsidR="0094208B" w:rsidRPr="0094208B" w:rsidRDefault="00B8204B" w:rsidP="00B8204B">
            <w:pPr>
              <w:jc w:val="center"/>
              <w:rPr>
                <w:sz w:val="12"/>
                <w:szCs w:val="12"/>
              </w:rPr>
            </w:pPr>
            <w:r>
              <w:rPr>
                <w:sz w:val="12"/>
                <w:szCs w:val="12"/>
              </w:rPr>
              <w:t>-</w:t>
            </w:r>
          </w:p>
        </w:tc>
        <w:tc>
          <w:tcPr>
            <w:tcW w:w="665" w:type="dxa"/>
            <w:tcBorders>
              <w:top w:val="nil"/>
              <w:left w:val="nil"/>
              <w:bottom w:val="single" w:sz="8" w:space="0" w:color="CCCCCC"/>
              <w:right w:val="single" w:sz="8" w:space="0" w:color="CCCCCC"/>
            </w:tcBorders>
            <w:shd w:val="clear" w:color="auto" w:fill="FFFFFF" w:themeFill="background1"/>
            <w:vAlign w:val="center"/>
            <w:hideMark/>
          </w:tcPr>
          <w:p w14:paraId="33A59122" w14:textId="77777777" w:rsidR="0094208B" w:rsidRPr="0094208B" w:rsidRDefault="00B8204B" w:rsidP="00B8204B">
            <w:pPr>
              <w:jc w:val="center"/>
              <w:rPr>
                <w:sz w:val="12"/>
                <w:szCs w:val="12"/>
              </w:rPr>
            </w:pPr>
            <w:r>
              <w:rPr>
                <w:sz w:val="12"/>
                <w:szCs w:val="12"/>
              </w:rPr>
              <w:t>-</w:t>
            </w:r>
          </w:p>
        </w:tc>
        <w:tc>
          <w:tcPr>
            <w:tcW w:w="959" w:type="dxa"/>
            <w:tcBorders>
              <w:top w:val="nil"/>
              <w:left w:val="nil"/>
              <w:bottom w:val="single" w:sz="8" w:space="0" w:color="CCCCCC"/>
              <w:right w:val="single" w:sz="8" w:space="0" w:color="CCCCCC"/>
            </w:tcBorders>
            <w:shd w:val="clear" w:color="auto" w:fill="FFFFFF" w:themeFill="background1"/>
            <w:vAlign w:val="center"/>
            <w:hideMark/>
          </w:tcPr>
          <w:p w14:paraId="71BD94D9" w14:textId="77777777" w:rsidR="0094208B" w:rsidRPr="0094208B" w:rsidRDefault="00B8204B" w:rsidP="00B8204B">
            <w:pPr>
              <w:jc w:val="center"/>
              <w:rPr>
                <w:sz w:val="12"/>
                <w:szCs w:val="12"/>
              </w:rPr>
            </w:pPr>
            <w:r>
              <w:rPr>
                <w:sz w:val="12"/>
                <w:szCs w:val="12"/>
              </w:rPr>
              <w:t>-</w:t>
            </w:r>
          </w:p>
        </w:tc>
        <w:tc>
          <w:tcPr>
            <w:tcW w:w="891" w:type="dxa"/>
            <w:tcBorders>
              <w:top w:val="nil"/>
              <w:left w:val="nil"/>
              <w:bottom w:val="single" w:sz="8" w:space="0" w:color="CCCCCC"/>
              <w:right w:val="single" w:sz="8" w:space="0" w:color="CCCCCC"/>
            </w:tcBorders>
            <w:shd w:val="clear" w:color="auto" w:fill="FFFFFF" w:themeFill="background1"/>
            <w:vAlign w:val="center"/>
            <w:hideMark/>
          </w:tcPr>
          <w:p w14:paraId="11043E53" w14:textId="77777777" w:rsidR="0094208B" w:rsidRPr="0094208B" w:rsidRDefault="0094208B" w:rsidP="00B8204B">
            <w:pPr>
              <w:jc w:val="center"/>
              <w:rPr>
                <w:sz w:val="12"/>
                <w:szCs w:val="12"/>
              </w:rPr>
            </w:pPr>
            <w:r w:rsidRPr="0094208B">
              <w:rPr>
                <w:sz w:val="12"/>
                <w:szCs w:val="12"/>
              </w:rPr>
              <w:t>-</w:t>
            </w:r>
          </w:p>
        </w:tc>
        <w:tc>
          <w:tcPr>
            <w:tcW w:w="555" w:type="dxa"/>
            <w:tcBorders>
              <w:top w:val="nil"/>
              <w:left w:val="nil"/>
              <w:bottom w:val="single" w:sz="8" w:space="0" w:color="CCCCCC"/>
              <w:right w:val="single" w:sz="8" w:space="0" w:color="CCCCCC"/>
            </w:tcBorders>
            <w:shd w:val="clear" w:color="auto" w:fill="auto"/>
            <w:vAlign w:val="center"/>
            <w:hideMark/>
          </w:tcPr>
          <w:p w14:paraId="6AD7A26F" w14:textId="77777777" w:rsidR="0094208B" w:rsidRPr="0094208B" w:rsidRDefault="0094208B" w:rsidP="00B8204B">
            <w:pPr>
              <w:jc w:val="center"/>
              <w:rPr>
                <w:sz w:val="12"/>
                <w:szCs w:val="12"/>
              </w:rPr>
            </w:pPr>
            <w:r w:rsidRPr="0094208B">
              <w:rPr>
                <w:sz w:val="12"/>
                <w:szCs w:val="12"/>
              </w:rPr>
              <w:t>-0,07 (p= 0,45)</w:t>
            </w:r>
          </w:p>
        </w:tc>
        <w:tc>
          <w:tcPr>
            <w:tcW w:w="520" w:type="dxa"/>
            <w:tcBorders>
              <w:top w:val="nil"/>
              <w:left w:val="nil"/>
              <w:bottom w:val="single" w:sz="8" w:space="0" w:color="CCCCCC"/>
              <w:right w:val="single" w:sz="8" w:space="0" w:color="CCCCCC"/>
            </w:tcBorders>
            <w:shd w:val="clear" w:color="auto" w:fill="auto"/>
            <w:vAlign w:val="center"/>
            <w:hideMark/>
          </w:tcPr>
          <w:p w14:paraId="6D7F6393" w14:textId="77777777" w:rsidR="0094208B" w:rsidRPr="0094208B" w:rsidRDefault="0094208B" w:rsidP="00B8204B">
            <w:pPr>
              <w:jc w:val="center"/>
              <w:rPr>
                <w:sz w:val="12"/>
                <w:szCs w:val="12"/>
              </w:rPr>
            </w:pPr>
            <w:r w:rsidRPr="0094208B">
              <w:rPr>
                <w:sz w:val="12"/>
                <w:szCs w:val="12"/>
              </w:rPr>
              <w:t>0,02 (p= 0,79)</w:t>
            </w:r>
          </w:p>
        </w:tc>
        <w:tc>
          <w:tcPr>
            <w:tcW w:w="550" w:type="dxa"/>
            <w:tcBorders>
              <w:top w:val="nil"/>
              <w:left w:val="nil"/>
              <w:bottom w:val="single" w:sz="8" w:space="0" w:color="CCCCCC"/>
              <w:right w:val="single" w:sz="8" w:space="0" w:color="CCCCCC"/>
            </w:tcBorders>
            <w:shd w:val="clear" w:color="auto" w:fill="auto"/>
            <w:vAlign w:val="center"/>
            <w:hideMark/>
          </w:tcPr>
          <w:p w14:paraId="4B1BE3EE" w14:textId="77777777" w:rsidR="0094208B" w:rsidRPr="0094208B" w:rsidRDefault="0094208B" w:rsidP="00B8204B">
            <w:pPr>
              <w:jc w:val="center"/>
              <w:rPr>
                <w:sz w:val="12"/>
                <w:szCs w:val="12"/>
              </w:rPr>
            </w:pPr>
            <w:r w:rsidRPr="0094208B">
              <w:rPr>
                <w:sz w:val="12"/>
                <w:szCs w:val="12"/>
              </w:rPr>
              <w:t>-0,01 (p= 0,86)</w:t>
            </w:r>
          </w:p>
        </w:tc>
        <w:tc>
          <w:tcPr>
            <w:tcW w:w="520" w:type="dxa"/>
            <w:tcBorders>
              <w:top w:val="nil"/>
              <w:left w:val="nil"/>
              <w:bottom w:val="single" w:sz="8" w:space="0" w:color="CCCCCC"/>
              <w:right w:val="single" w:sz="8" w:space="0" w:color="CCCCCC"/>
            </w:tcBorders>
            <w:shd w:val="clear" w:color="auto" w:fill="auto"/>
            <w:vAlign w:val="center"/>
            <w:hideMark/>
          </w:tcPr>
          <w:p w14:paraId="08040019" w14:textId="77777777" w:rsidR="0094208B" w:rsidRPr="0094208B" w:rsidRDefault="0094208B" w:rsidP="00B8204B">
            <w:pPr>
              <w:jc w:val="center"/>
              <w:rPr>
                <w:sz w:val="12"/>
                <w:szCs w:val="12"/>
              </w:rPr>
            </w:pPr>
            <w:r w:rsidRPr="0094208B">
              <w:rPr>
                <w:sz w:val="12"/>
                <w:szCs w:val="12"/>
              </w:rPr>
              <w:t>0,00 (p= 0,96)</w:t>
            </w:r>
          </w:p>
        </w:tc>
        <w:tc>
          <w:tcPr>
            <w:tcW w:w="532" w:type="dxa"/>
            <w:tcBorders>
              <w:top w:val="nil"/>
              <w:left w:val="nil"/>
              <w:bottom w:val="single" w:sz="8" w:space="0" w:color="CCCCCC"/>
              <w:right w:val="single" w:sz="8" w:space="0" w:color="CCCCCC"/>
            </w:tcBorders>
            <w:shd w:val="clear" w:color="auto" w:fill="auto"/>
            <w:vAlign w:val="center"/>
            <w:hideMark/>
          </w:tcPr>
          <w:p w14:paraId="1C84825F" w14:textId="77777777" w:rsidR="0094208B" w:rsidRPr="0094208B" w:rsidRDefault="0094208B" w:rsidP="00B8204B">
            <w:pPr>
              <w:jc w:val="center"/>
              <w:rPr>
                <w:sz w:val="12"/>
                <w:szCs w:val="12"/>
              </w:rPr>
            </w:pPr>
            <w:r w:rsidRPr="0094208B">
              <w:rPr>
                <w:sz w:val="12"/>
                <w:szCs w:val="12"/>
              </w:rPr>
              <w:t>0,13 (p= 0,20)</w:t>
            </w:r>
          </w:p>
        </w:tc>
        <w:tc>
          <w:tcPr>
            <w:tcW w:w="520" w:type="dxa"/>
            <w:tcBorders>
              <w:top w:val="nil"/>
              <w:left w:val="nil"/>
              <w:bottom w:val="single" w:sz="8" w:space="0" w:color="CCCCCC"/>
              <w:right w:val="single" w:sz="8" w:space="0" w:color="CCCCCC"/>
            </w:tcBorders>
            <w:shd w:val="clear" w:color="auto" w:fill="auto"/>
            <w:vAlign w:val="center"/>
            <w:hideMark/>
          </w:tcPr>
          <w:p w14:paraId="228A2E56" w14:textId="77777777" w:rsidR="0094208B" w:rsidRPr="0094208B" w:rsidRDefault="0094208B" w:rsidP="00B8204B">
            <w:pPr>
              <w:jc w:val="center"/>
              <w:rPr>
                <w:sz w:val="12"/>
                <w:szCs w:val="12"/>
              </w:rPr>
            </w:pPr>
            <w:r w:rsidRPr="0094208B">
              <w:rPr>
                <w:sz w:val="12"/>
                <w:szCs w:val="12"/>
              </w:rPr>
              <w:t>0,18 (p= 0,08)</w:t>
            </w:r>
          </w:p>
        </w:tc>
        <w:tc>
          <w:tcPr>
            <w:tcW w:w="520" w:type="dxa"/>
            <w:tcBorders>
              <w:top w:val="nil"/>
              <w:left w:val="nil"/>
              <w:bottom w:val="single" w:sz="8" w:space="0" w:color="CCCCCC"/>
              <w:right w:val="single" w:sz="8" w:space="0" w:color="CCCCCC"/>
            </w:tcBorders>
            <w:shd w:val="clear" w:color="auto" w:fill="auto"/>
            <w:vAlign w:val="center"/>
            <w:hideMark/>
          </w:tcPr>
          <w:p w14:paraId="2A205915" w14:textId="77777777" w:rsidR="0094208B" w:rsidRPr="0094208B" w:rsidRDefault="0094208B" w:rsidP="00B8204B">
            <w:pPr>
              <w:jc w:val="center"/>
              <w:rPr>
                <w:sz w:val="12"/>
                <w:szCs w:val="12"/>
              </w:rPr>
            </w:pPr>
            <w:r w:rsidRPr="0094208B">
              <w:rPr>
                <w:sz w:val="12"/>
                <w:szCs w:val="12"/>
              </w:rPr>
              <w:t>0,00 (p= 0,97)</w:t>
            </w:r>
          </w:p>
        </w:tc>
        <w:tc>
          <w:tcPr>
            <w:tcW w:w="591" w:type="dxa"/>
            <w:tcBorders>
              <w:top w:val="nil"/>
              <w:left w:val="nil"/>
              <w:bottom w:val="single" w:sz="8" w:space="0" w:color="CCCCCC"/>
              <w:right w:val="single" w:sz="8" w:space="0" w:color="CCCCCC"/>
            </w:tcBorders>
            <w:shd w:val="clear" w:color="auto" w:fill="auto"/>
            <w:vAlign w:val="center"/>
            <w:hideMark/>
          </w:tcPr>
          <w:p w14:paraId="36064B2E" w14:textId="77777777" w:rsidR="0094208B" w:rsidRPr="0094208B" w:rsidRDefault="0094208B" w:rsidP="00B8204B">
            <w:pPr>
              <w:jc w:val="center"/>
              <w:rPr>
                <w:sz w:val="12"/>
                <w:szCs w:val="12"/>
              </w:rPr>
            </w:pPr>
            <w:r w:rsidRPr="0094208B">
              <w:rPr>
                <w:sz w:val="12"/>
                <w:szCs w:val="12"/>
              </w:rPr>
              <w:t>-0,08 (p= 0,42)</w:t>
            </w:r>
          </w:p>
        </w:tc>
        <w:tc>
          <w:tcPr>
            <w:tcW w:w="520" w:type="dxa"/>
            <w:tcBorders>
              <w:top w:val="nil"/>
              <w:left w:val="nil"/>
              <w:bottom w:val="single" w:sz="8" w:space="0" w:color="CCCCCC"/>
              <w:right w:val="single" w:sz="8" w:space="0" w:color="CCCCCC"/>
            </w:tcBorders>
            <w:shd w:val="clear" w:color="auto" w:fill="auto"/>
            <w:vAlign w:val="center"/>
            <w:hideMark/>
          </w:tcPr>
          <w:p w14:paraId="2A7EE14E" w14:textId="77777777" w:rsidR="0094208B" w:rsidRPr="0094208B" w:rsidRDefault="0094208B" w:rsidP="00B8204B">
            <w:pPr>
              <w:jc w:val="center"/>
              <w:rPr>
                <w:sz w:val="12"/>
                <w:szCs w:val="12"/>
              </w:rPr>
            </w:pPr>
            <w:r w:rsidRPr="0094208B">
              <w:rPr>
                <w:sz w:val="12"/>
                <w:szCs w:val="12"/>
              </w:rPr>
              <w:t>-0,04 (p= 0,69)</w:t>
            </w:r>
          </w:p>
        </w:tc>
        <w:tc>
          <w:tcPr>
            <w:tcW w:w="502" w:type="dxa"/>
            <w:tcBorders>
              <w:top w:val="nil"/>
              <w:left w:val="nil"/>
              <w:bottom w:val="single" w:sz="8" w:space="0" w:color="CCCCCC"/>
              <w:right w:val="single" w:sz="8" w:space="0" w:color="CCCCCC"/>
            </w:tcBorders>
            <w:shd w:val="clear" w:color="auto" w:fill="auto"/>
            <w:vAlign w:val="center"/>
            <w:hideMark/>
          </w:tcPr>
          <w:p w14:paraId="60962CA6" w14:textId="77777777" w:rsidR="0094208B" w:rsidRPr="0094208B" w:rsidRDefault="0094208B" w:rsidP="00B8204B">
            <w:pPr>
              <w:jc w:val="center"/>
              <w:rPr>
                <w:sz w:val="12"/>
                <w:szCs w:val="12"/>
              </w:rPr>
            </w:pPr>
            <w:r w:rsidRPr="0094208B">
              <w:rPr>
                <w:sz w:val="12"/>
                <w:szCs w:val="12"/>
              </w:rPr>
              <w:t>0,03 (p= 0,75)</w:t>
            </w:r>
          </w:p>
        </w:tc>
        <w:tc>
          <w:tcPr>
            <w:tcW w:w="520" w:type="dxa"/>
            <w:tcBorders>
              <w:top w:val="nil"/>
              <w:left w:val="nil"/>
              <w:bottom w:val="single" w:sz="8" w:space="0" w:color="CCCCCC"/>
              <w:right w:val="single" w:sz="8" w:space="0" w:color="CCCCCC"/>
            </w:tcBorders>
            <w:shd w:val="clear" w:color="auto" w:fill="auto"/>
            <w:vAlign w:val="center"/>
            <w:hideMark/>
          </w:tcPr>
          <w:p w14:paraId="7C3BC8CC" w14:textId="77777777" w:rsidR="0094208B" w:rsidRPr="0094208B" w:rsidRDefault="0094208B" w:rsidP="00B8204B">
            <w:pPr>
              <w:jc w:val="center"/>
              <w:rPr>
                <w:sz w:val="12"/>
                <w:szCs w:val="12"/>
              </w:rPr>
            </w:pPr>
            <w:r w:rsidRPr="0094208B">
              <w:rPr>
                <w:sz w:val="12"/>
                <w:szCs w:val="12"/>
              </w:rPr>
              <w:t>0,07 (p= 0,45)</w:t>
            </w:r>
          </w:p>
        </w:tc>
        <w:tc>
          <w:tcPr>
            <w:tcW w:w="520" w:type="dxa"/>
            <w:tcBorders>
              <w:top w:val="nil"/>
              <w:left w:val="nil"/>
              <w:bottom w:val="single" w:sz="8" w:space="0" w:color="CCCCCC"/>
              <w:right w:val="single" w:sz="8" w:space="0" w:color="CCCCCC"/>
            </w:tcBorders>
            <w:shd w:val="clear" w:color="auto" w:fill="auto"/>
            <w:vAlign w:val="center"/>
            <w:hideMark/>
          </w:tcPr>
          <w:p w14:paraId="1C933AEA" w14:textId="77777777" w:rsidR="0094208B" w:rsidRPr="0094208B" w:rsidRDefault="0094208B" w:rsidP="00B8204B">
            <w:pPr>
              <w:jc w:val="center"/>
              <w:rPr>
                <w:sz w:val="12"/>
                <w:szCs w:val="12"/>
              </w:rPr>
            </w:pPr>
            <w:r w:rsidRPr="0094208B">
              <w:rPr>
                <w:sz w:val="12"/>
                <w:szCs w:val="12"/>
              </w:rPr>
              <w:t>0,19 (p= 0,06)</w:t>
            </w:r>
          </w:p>
        </w:tc>
        <w:tc>
          <w:tcPr>
            <w:tcW w:w="520" w:type="dxa"/>
            <w:tcBorders>
              <w:top w:val="nil"/>
              <w:left w:val="nil"/>
              <w:bottom w:val="single" w:sz="8" w:space="0" w:color="CCCCCC"/>
              <w:right w:val="single" w:sz="8" w:space="0" w:color="CCCCCC"/>
            </w:tcBorders>
            <w:shd w:val="clear" w:color="auto" w:fill="auto"/>
            <w:vAlign w:val="center"/>
            <w:hideMark/>
          </w:tcPr>
          <w:p w14:paraId="5747DFC6" w14:textId="77777777" w:rsidR="0094208B" w:rsidRPr="0094208B" w:rsidRDefault="0094208B" w:rsidP="00B8204B">
            <w:pPr>
              <w:jc w:val="center"/>
              <w:rPr>
                <w:sz w:val="12"/>
                <w:szCs w:val="12"/>
              </w:rPr>
            </w:pPr>
            <w:r w:rsidRPr="0094208B">
              <w:rPr>
                <w:sz w:val="12"/>
                <w:szCs w:val="12"/>
              </w:rPr>
              <w:t>0,15 (p= 0,13)</w:t>
            </w:r>
          </w:p>
        </w:tc>
        <w:tc>
          <w:tcPr>
            <w:tcW w:w="520" w:type="dxa"/>
            <w:tcBorders>
              <w:top w:val="nil"/>
              <w:left w:val="nil"/>
              <w:bottom w:val="single" w:sz="8" w:space="0" w:color="CCCCCC"/>
              <w:right w:val="single" w:sz="8" w:space="0" w:color="CCCCCC"/>
            </w:tcBorders>
            <w:shd w:val="clear" w:color="auto" w:fill="auto"/>
            <w:vAlign w:val="center"/>
            <w:hideMark/>
          </w:tcPr>
          <w:p w14:paraId="7B6094AE" w14:textId="77777777" w:rsidR="0094208B" w:rsidRPr="0094208B" w:rsidRDefault="0094208B" w:rsidP="00B8204B">
            <w:pPr>
              <w:jc w:val="center"/>
              <w:rPr>
                <w:sz w:val="12"/>
                <w:szCs w:val="12"/>
              </w:rPr>
            </w:pPr>
            <w:r w:rsidRPr="0094208B">
              <w:rPr>
                <w:sz w:val="12"/>
                <w:szCs w:val="12"/>
              </w:rPr>
              <w:t>0,23 (p= 0,02) *</w:t>
            </w:r>
          </w:p>
        </w:tc>
      </w:tr>
      <w:tr w:rsidR="0094208B" w:rsidRPr="0094208B" w14:paraId="511686CE" w14:textId="77777777" w:rsidTr="00B8204B">
        <w:trPr>
          <w:trHeight w:val="1253"/>
        </w:trPr>
        <w:tc>
          <w:tcPr>
            <w:tcW w:w="960"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5B50253D" w14:textId="77777777" w:rsidR="0094208B" w:rsidRPr="0094208B" w:rsidRDefault="0094208B" w:rsidP="00B8204B">
            <w:pPr>
              <w:spacing w:line="240" w:lineRule="auto"/>
              <w:jc w:val="center"/>
              <w:rPr>
                <w:rFonts w:eastAsia="Times New Roman"/>
                <w:b/>
                <w:bCs/>
                <w:color w:val="660000"/>
                <w:sz w:val="12"/>
                <w:szCs w:val="12"/>
              </w:rPr>
            </w:pPr>
            <w:r w:rsidRPr="0094208B">
              <w:rPr>
                <w:rFonts w:eastAsia="Times New Roman"/>
                <w:b/>
                <w:bCs/>
                <w:color w:val="660000"/>
                <w:sz w:val="12"/>
                <w:szCs w:val="12"/>
              </w:rPr>
              <w:t>Spectrum_of_use (Ισοδιαστημική)</w:t>
            </w:r>
          </w:p>
        </w:tc>
        <w:tc>
          <w:tcPr>
            <w:tcW w:w="596"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2CB17F8F" w14:textId="77777777" w:rsidR="0094208B" w:rsidRPr="0094208B" w:rsidRDefault="00B8204B" w:rsidP="00B8204B">
            <w:pPr>
              <w:jc w:val="center"/>
              <w:rPr>
                <w:sz w:val="12"/>
                <w:szCs w:val="12"/>
              </w:rPr>
            </w:pPr>
            <w:r>
              <w:rPr>
                <w:sz w:val="12"/>
                <w:szCs w:val="12"/>
              </w:rPr>
              <w:t>-</w:t>
            </w:r>
          </w:p>
        </w:tc>
        <w:tc>
          <w:tcPr>
            <w:tcW w:w="553" w:type="dxa"/>
            <w:tcBorders>
              <w:top w:val="nil"/>
              <w:left w:val="nil"/>
              <w:bottom w:val="single" w:sz="8" w:space="0" w:color="CCCCCC"/>
              <w:right w:val="single" w:sz="8" w:space="0" w:color="CCCCCC"/>
            </w:tcBorders>
            <w:shd w:val="clear" w:color="auto" w:fill="FFFFFF" w:themeFill="background1"/>
            <w:vAlign w:val="center"/>
            <w:hideMark/>
          </w:tcPr>
          <w:p w14:paraId="30776818" w14:textId="77777777" w:rsidR="0094208B" w:rsidRPr="0094208B" w:rsidRDefault="00B8204B" w:rsidP="00B8204B">
            <w:pPr>
              <w:jc w:val="center"/>
              <w:rPr>
                <w:sz w:val="12"/>
                <w:szCs w:val="12"/>
              </w:rPr>
            </w:pPr>
            <w:r>
              <w:rPr>
                <w:sz w:val="12"/>
                <w:szCs w:val="12"/>
              </w:rPr>
              <w:t>-</w:t>
            </w:r>
          </w:p>
        </w:tc>
        <w:tc>
          <w:tcPr>
            <w:tcW w:w="705" w:type="dxa"/>
            <w:tcBorders>
              <w:top w:val="nil"/>
              <w:left w:val="nil"/>
              <w:bottom w:val="single" w:sz="8" w:space="0" w:color="CCCCCC"/>
              <w:right w:val="single" w:sz="8" w:space="0" w:color="CCCCCC"/>
            </w:tcBorders>
            <w:shd w:val="clear" w:color="auto" w:fill="FFFFFF" w:themeFill="background1"/>
            <w:vAlign w:val="center"/>
            <w:hideMark/>
          </w:tcPr>
          <w:p w14:paraId="6FE11DB5" w14:textId="77777777" w:rsidR="0094208B" w:rsidRPr="0094208B" w:rsidRDefault="00B8204B" w:rsidP="00B8204B">
            <w:pPr>
              <w:jc w:val="center"/>
              <w:rPr>
                <w:sz w:val="12"/>
                <w:szCs w:val="12"/>
              </w:rPr>
            </w:pPr>
            <w:r>
              <w:rPr>
                <w:sz w:val="12"/>
                <w:szCs w:val="12"/>
              </w:rPr>
              <w:t>-</w:t>
            </w:r>
          </w:p>
        </w:tc>
        <w:tc>
          <w:tcPr>
            <w:tcW w:w="880" w:type="dxa"/>
            <w:tcBorders>
              <w:top w:val="nil"/>
              <w:left w:val="nil"/>
              <w:bottom w:val="single" w:sz="8" w:space="0" w:color="CCCCCC"/>
              <w:right w:val="single" w:sz="8" w:space="0" w:color="CCCCCC"/>
            </w:tcBorders>
            <w:shd w:val="clear" w:color="auto" w:fill="FFFFFF" w:themeFill="background1"/>
            <w:vAlign w:val="center"/>
            <w:hideMark/>
          </w:tcPr>
          <w:p w14:paraId="2A3DA36A" w14:textId="77777777" w:rsidR="0094208B" w:rsidRPr="0094208B" w:rsidRDefault="00B8204B" w:rsidP="00B8204B">
            <w:pPr>
              <w:jc w:val="center"/>
              <w:rPr>
                <w:sz w:val="12"/>
                <w:szCs w:val="12"/>
              </w:rPr>
            </w:pPr>
            <w:r>
              <w:rPr>
                <w:sz w:val="12"/>
                <w:szCs w:val="12"/>
              </w:rPr>
              <w:t>-</w:t>
            </w:r>
          </w:p>
        </w:tc>
        <w:tc>
          <w:tcPr>
            <w:tcW w:w="909" w:type="dxa"/>
            <w:tcBorders>
              <w:top w:val="nil"/>
              <w:left w:val="nil"/>
              <w:bottom w:val="single" w:sz="8" w:space="0" w:color="CCCCCC"/>
              <w:right w:val="single" w:sz="8" w:space="0" w:color="CCCCCC"/>
            </w:tcBorders>
            <w:shd w:val="clear" w:color="auto" w:fill="FFFFFF" w:themeFill="background1"/>
            <w:vAlign w:val="center"/>
            <w:hideMark/>
          </w:tcPr>
          <w:p w14:paraId="19B2DA53" w14:textId="77777777" w:rsidR="0094208B" w:rsidRPr="0094208B" w:rsidRDefault="00B8204B" w:rsidP="00B8204B">
            <w:pPr>
              <w:jc w:val="center"/>
              <w:rPr>
                <w:sz w:val="12"/>
                <w:szCs w:val="12"/>
              </w:rPr>
            </w:pPr>
            <w:r>
              <w:rPr>
                <w:sz w:val="12"/>
                <w:szCs w:val="12"/>
              </w:rPr>
              <w:t>-</w:t>
            </w:r>
          </w:p>
        </w:tc>
        <w:tc>
          <w:tcPr>
            <w:tcW w:w="665" w:type="dxa"/>
            <w:tcBorders>
              <w:top w:val="nil"/>
              <w:left w:val="nil"/>
              <w:bottom w:val="single" w:sz="8" w:space="0" w:color="CCCCCC"/>
              <w:right w:val="single" w:sz="8" w:space="0" w:color="CCCCCC"/>
            </w:tcBorders>
            <w:shd w:val="clear" w:color="auto" w:fill="FFFFFF" w:themeFill="background1"/>
            <w:vAlign w:val="center"/>
            <w:hideMark/>
          </w:tcPr>
          <w:p w14:paraId="7D6E5A32" w14:textId="77777777" w:rsidR="0094208B" w:rsidRPr="0094208B" w:rsidRDefault="00B8204B" w:rsidP="00B8204B">
            <w:pPr>
              <w:jc w:val="center"/>
              <w:rPr>
                <w:sz w:val="12"/>
                <w:szCs w:val="12"/>
              </w:rPr>
            </w:pPr>
            <w:r>
              <w:rPr>
                <w:sz w:val="12"/>
                <w:szCs w:val="12"/>
              </w:rPr>
              <w:t>-</w:t>
            </w:r>
          </w:p>
        </w:tc>
        <w:tc>
          <w:tcPr>
            <w:tcW w:w="959" w:type="dxa"/>
            <w:tcBorders>
              <w:top w:val="nil"/>
              <w:left w:val="nil"/>
              <w:bottom w:val="single" w:sz="8" w:space="0" w:color="CCCCCC"/>
              <w:right w:val="single" w:sz="8" w:space="0" w:color="CCCCCC"/>
            </w:tcBorders>
            <w:shd w:val="clear" w:color="auto" w:fill="FFFFFF" w:themeFill="background1"/>
            <w:vAlign w:val="center"/>
            <w:hideMark/>
          </w:tcPr>
          <w:p w14:paraId="0D872B46" w14:textId="77777777" w:rsidR="0094208B" w:rsidRPr="0094208B" w:rsidRDefault="00B8204B" w:rsidP="00B8204B">
            <w:pPr>
              <w:jc w:val="center"/>
              <w:rPr>
                <w:sz w:val="12"/>
                <w:szCs w:val="12"/>
              </w:rPr>
            </w:pPr>
            <w:r>
              <w:rPr>
                <w:sz w:val="12"/>
                <w:szCs w:val="12"/>
              </w:rPr>
              <w:t>-</w:t>
            </w:r>
          </w:p>
        </w:tc>
        <w:tc>
          <w:tcPr>
            <w:tcW w:w="891" w:type="dxa"/>
            <w:tcBorders>
              <w:top w:val="nil"/>
              <w:left w:val="nil"/>
              <w:bottom w:val="single" w:sz="8" w:space="0" w:color="CCCCCC"/>
              <w:right w:val="single" w:sz="8" w:space="0" w:color="CCCCCC"/>
            </w:tcBorders>
            <w:shd w:val="clear" w:color="auto" w:fill="FFFFFF" w:themeFill="background1"/>
            <w:vAlign w:val="center"/>
            <w:hideMark/>
          </w:tcPr>
          <w:p w14:paraId="1593E0B1" w14:textId="77777777" w:rsidR="0094208B" w:rsidRPr="0094208B" w:rsidRDefault="00B8204B" w:rsidP="00B8204B">
            <w:pPr>
              <w:jc w:val="center"/>
              <w:rPr>
                <w:sz w:val="12"/>
                <w:szCs w:val="12"/>
              </w:rPr>
            </w:pPr>
            <w:r>
              <w:rPr>
                <w:sz w:val="12"/>
                <w:szCs w:val="12"/>
              </w:rPr>
              <w:t>-</w:t>
            </w:r>
          </w:p>
        </w:tc>
        <w:tc>
          <w:tcPr>
            <w:tcW w:w="555" w:type="dxa"/>
            <w:tcBorders>
              <w:top w:val="nil"/>
              <w:left w:val="nil"/>
              <w:bottom w:val="single" w:sz="8" w:space="0" w:color="CCCCCC"/>
              <w:right w:val="single" w:sz="8" w:space="0" w:color="CCCCCC"/>
            </w:tcBorders>
            <w:shd w:val="clear" w:color="auto" w:fill="FFFFFF" w:themeFill="background1"/>
            <w:vAlign w:val="center"/>
            <w:hideMark/>
          </w:tcPr>
          <w:p w14:paraId="651FABFB" w14:textId="77777777" w:rsidR="0094208B" w:rsidRPr="0094208B" w:rsidRDefault="0094208B" w:rsidP="00B8204B">
            <w:pPr>
              <w:jc w:val="center"/>
              <w:rPr>
                <w:sz w:val="12"/>
                <w:szCs w:val="12"/>
              </w:rPr>
            </w:pPr>
            <w:r w:rsidRPr="0094208B">
              <w:rPr>
                <w:sz w:val="12"/>
                <w:szCs w:val="12"/>
              </w:rPr>
              <w:t>-</w:t>
            </w:r>
          </w:p>
        </w:tc>
        <w:tc>
          <w:tcPr>
            <w:tcW w:w="520" w:type="dxa"/>
            <w:tcBorders>
              <w:top w:val="nil"/>
              <w:left w:val="nil"/>
              <w:bottom w:val="single" w:sz="8" w:space="0" w:color="CCCCCC"/>
              <w:right w:val="single" w:sz="8" w:space="0" w:color="CCCCCC"/>
            </w:tcBorders>
            <w:shd w:val="clear" w:color="auto" w:fill="auto"/>
            <w:vAlign w:val="center"/>
            <w:hideMark/>
          </w:tcPr>
          <w:p w14:paraId="0B15B98B" w14:textId="77777777" w:rsidR="0094208B" w:rsidRPr="0094208B" w:rsidRDefault="0094208B" w:rsidP="00B8204B">
            <w:pPr>
              <w:jc w:val="center"/>
              <w:rPr>
                <w:sz w:val="12"/>
                <w:szCs w:val="12"/>
              </w:rPr>
            </w:pPr>
            <w:r w:rsidRPr="0094208B">
              <w:rPr>
                <w:sz w:val="12"/>
                <w:szCs w:val="12"/>
              </w:rPr>
              <w:t>0,85 (p= 0,00) **</w:t>
            </w:r>
          </w:p>
        </w:tc>
        <w:tc>
          <w:tcPr>
            <w:tcW w:w="550" w:type="dxa"/>
            <w:tcBorders>
              <w:top w:val="nil"/>
              <w:left w:val="nil"/>
              <w:bottom w:val="single" w:sz="8" w:space="0" w:color="CCCCCC"/>
              <w:right w:val="single" w:sz="8" w:space="0" w:color="CCCCCC"/>
            </w:tcBorders>
            <w:shd w:val="clear" w:color="auto" w:fill="auto"/>
            <w:vAlign w:val="center"/>
            <w:hideMark/>
          </w:tcPr>
          <w:p w14:paraId="5B7BB88D" w14:textId="77777777" w:rsidR="0094208B" w:rsidRPr="0094208B" w:rsidRDefault="0094208B" w:rsidP="00B8204B">
            <w:pPr>
              <w:jc w:val="center"/>
              <w:rPr>
                <w:sz w:val="12"/>
                <w:szCs w:val="12"/>
              </w:rPr>
            </w:pPr>
            <w:r w:rsidRPr="0094208B">
              <w:rPr>
                <w:sz w:val="12"/>
                <w:szCs w:val="12"/>
              </w:rPr>
              <w:t>0,53 (p= 0,00) **</w:t>
            </w:r>
          </w:p>
        </w:tc>
        <w:tc>
          <w:tcPr>
            <w:tcW w:w="520" w:type="dxa"/>
            <w:tcBorders>
              <w:top w:val="nil"/>
              <w:left w:val="nil"/>
              <w:bottom w:val="single" w:sz="8" w:space="0" w:color="CCCCCC"/>
              <w:right w:val="single" w:sz="8" w:space="0" w:color="CCCCCC"/>
            </w:tcBorders>
            <w:shd w:val="clear" w:color="auto" w:fill="auto"/>
            <w:vAlign w:val="center"/>
            <w:hideMark/>
          </w:tcPr>
          <w:p w14:paraId="3463D5C3" w14:textId="77777777" w:rsidR="0094208B" w:rsidRPr="0094208B" w:rsidRDefault="0094208B" w:rsidP="00B8204B">
            <w:pPr>
              <w:jc w:val="center"/>
              <w:rPr>
                <w:sz w:val="12"/>
                <w:szCs w:val="12"/>
              </w:rPr>
            </w:pPr>
            <w:r w:rsidRPr="0094208B">
              <w:rPr>
                <w:sz w:val="12"/>
                <w:szCs w:val="12"/>
              </w:rPr>
              <w:t>0,77 (p= 0,00) **</w:t>
            </w:r>
          </w:p>
        </w:tc>
        <w:tc>
          <w:tcPr>
            <w:tcW w:w="532" w:type="dxa"/>
            <w:tcBorders>
              <w:top w:val="nil"/>
              <w:left w:val="nil"/>
              <w:bottom w:val="single" w:sz="8" w:space="0" w:color="CCCCCC"/>
              <w:right w:val="single" w:sz="8" w:space="0" w:color="CCCCCC"/>
            </w:tcBorders>
            <w:shd w:val="clear" w:color="auto" w:fill="auto"/>
            <w:vAlign w:val="center"/>
            <w:hideMark/>
          </w:tcPr>
          <w:p w14:paraId="750C59D3" w14:textId="77777777" w:rsidR="0094208B" w:rsidRPr="0094208B" w:rsidRDefault="0094208B" w:rsidP="00B8204B">
            <w:pPr>
              <w:jc w:val="center"/>
              <w:rPr>
                <w:sz w:val="12"/>
                <w:szCs w:val="12"/>
              </w:rPr>
            </w:pPr>
            <w:r w:rsidRPr="0094208B">
              <w:rPr>
                <w:sz w:val="12"/>
                <w:szCs w:val="12"/>
              </w:rPr>
              <w:t>0,09 (p= 0,38)</w:t>
            </w:r>
          </w:p>
        </w:tc>
        <w:tc>
          <w:tcPr>
            <w:tcW w:w="520" w:type="dxa"/>
            <w:tcBorders>
              <w:top w:val="nil"/>
              <w:left w:val="nil"/>
              <w:bottom w:val="single" w:sz="8" w:space="0" w:color="CCCCCC"/>
              <w:right w:val="single" w:sz="8" w:space="0" w:color="CCCCCC"/>
            </w:tcBorders>
            <w:shd w:val="clear" w:color="auto" w:fill="auto"/>
            <w:vAlign w:val="center"/>
            <w:hideMark/>
          </w:tcPr>
          <w:p w14:paraId="75DEF87F" w14:textId="77777777" w:rsidR="0094208B" w:rsidRPr="0094208B" w:rsidRDefault="0094208B" w:rsidP="00B8204B">
            <w:pPr>
              <w:jc w:val="center"/>
              <w:rPr>
                <w:sz w:val="12"/>
                <w:szCs w:val="12"/>
              </w:rPr>
            </w:pPr>
            <w:r w:rsidRPr="0094208B">
              <w:rPr>
                <w:sz w:val="12"/>
                <w:szCs w:val="12"/>
              </w:rPr>
              <w:t>0,60 (p= 0,00) **</w:t>
            </w:r>
          </w:p>
        </w:tc>
        <w:tc>
          <w:tcPr>
            <w:tcW w:w="520" w:type="dxa"/>
            <w:tcBorders>
              <w:top w:val="nil"/>
              <w:left w:val="nil"/>
              <w:bottom w:val="single" w:sz="8" w:space="0" w:color="CCCCCC"/>
              <w:right w:val="single" w:sz="8" w:space="0" w:color="CCCCCC"/>
            </w:tcBorders>
            <w:shd w:val="clear" w:color="auto" w:fill="auto"/>
            <w:vAlign w:val="center"/>
            <w:hideMark/>
          </w:tcPr>
          <w:p w14:paraId="05F0224B" w14:textId="77777777" w:rsidR="0094208B" w:rsidRPr="0094208B" w:rsidRDefault="0094208B" w:rsidP="00B8204B">
            <w:pPr>
              <w:jc w:val="center"/>
              <w:rPr>
                <w:sz w:val="12"/>
                <w:szCs w:val="12"/>
              </w:rPr>
            </w:pPr>
            <w:r w:rsidRPr="0094208B">
              <w:rPr>
                <w:sz w:val="12"/>
                <w:szCs w:val="12"/>
              </w:rPr>
              <w:t>0,51 (p= 0,00) **</w:t>
            </w:r>
          </w:p>
        </w:tc>
        <w:tc>
          <w:tcPr>
            <w:tcW w:w="591" w:type="dxa"/>
            <w:tcBorders>
              <w:top w:val="nil"/>
              <w:left w:val="nil"/>
              <w:bottom w:val="single" w:sz="8" w:space="0" w:color="CCCCCC"/>
              <w:right w:val="single" w:sz="8" w:space="0" w:color="CCCCCC"/>
            </w:tcBorders>
            <w:shd w:val="clear" w:color="auto" w:fill="auto"/>
            <w:vAlign w:val="center"/>
            <w:hideMark/>
          </w:tcPr>
          <w:p w14:paraId="686037FD" w14:textId="77777777" w:rsidR="0094208B" w:rsidRPr="0094208B" w:rsidRDefault="0094208B" w:rsidP="00B8204B">
            <w:pPr>
              <w:jc w:val="center"/>
              <w:rPr>
                <w:sz w:val="12"/>
                <w:szCs w:val="12"/>
              </w:rPr>
            </w:pPr>
            <w:r w:rsidRPr="0094208B">
              <w:rPr>
                <w:sz w:val="12"/>
                <w:szCs w:val="12"/>
              </w:rPr>
              <w:t>0,50 (p= 0,00) **</w:t>
            </w:r>
          </w:p>
        </w:tc>
        <w:tc>
          <w:tcPr>
            <w:tcW w:w="520" w:type="dxa"/>
            <w:tcBorders>
              <w:top w:val="nil"/>
              <w:left w:val="nil"/>
              <w:bottom w:val="single" w:sz="8" w:space="0" w:color="CCCCCC"/>
              <w:right w:val="single" w:sz="8" w:space="0" w:color="CCCCCC"/>
            </w:tcBorders>
            <w:shd w:val="clear" w:color="auto" w:fill="auto"/>
            <w:vAlign w:val="center"/>
            <w:hideMark/>
          </w:tcPr>
          <w:p w14:paraId="4E50CD36" w14:textId="77777777" w:rsidR="0094208B" w:rsidRPr="0094208B" w:rsidRDefault="0094208B" w:rsidP="00B8204B">
            <w:pPr>
              <w:jc w:val="center"/>
              <w:rPr>
                <w:sz w:val="12"/>
                <w:szCs w:val="12"/>
              </w:rPr>
            </w:pPr>
            <w:r w:rsidRPr="0094208B">
              <w:rPr>
                <w:sz w:val="12"/>
                <w:szCs w:val="12"/>
              </w:rPr>
              <w:t>0,76 (p= 0,00) **</w:t>
            </w:r>
          </w:p>
        </w:tc>
        <w:tc>
          <w:tcPr>
            <w:tcW w:w="502" w:type="dxa"/>
            <w:tcBorders>
              <w:top w:val="nil"/>
              <w:left w:val="nil"/>
              <w:bottom w:val="single" w:sz="8" w:space="0" w:color="CCCCCC"/>
              <w:right w:val="single" w:sz="8" w:space="0" w:color="CCCCCC"/>
            </w:tcBorders>
            <w:shd w:val="clear" w:color="auto" w:fill="auto"/>
            <w:vAlign w:val="center"/>
            <w:hideMark/>
          </w:tcPr>
          <w:p w14:paraId="0CDD6477" w14:textId="77777777" w:rsidR="0094208B" w:rsidRPr="0094208B" w:rsidRDefault="0094208B" w:rsidP="00B8204B">
            <w:pPr>
              <w:jc w:val="center"/>
              <w:rPr>
                <w:sz w:val="12"/>
                <w:szCs w:val="12"/>
              </w:rPr>
            </w:pPr>
            <w:r w:rsidRPr="0094208B">
              <w:rPr>
                <w:sz w:val="12"/>
                <w:szCs w:val="12"/>
              </w:rPr>
              <w:t>0,61 (p= 0,00) **</w:t>
            </w:r>
          </w:p>
        </w:tc>
        <w:tc>
          <w:tcPr>
            <w:tcW w:w="520" w:type="dxa"/>
            <w:tcBorders>
              <w:top w:val="nil"/>
              <w:left w:val="nil"/>
              <w:bottom w:val="single" w:sz="8" w:space="0" w:color="CCCCCC"/>
              <w:right w:val="single" w:sz="8" w:space="0" w:color="CCCCCC"/>
            </w:tcBorders>
            <w:shd w:val="clear" w:color="auto" w:fill="auto"/>
            <w:vAlign w:val="center"/>
            <w:hideMark/>
          </w:tcPr>
          <w:p w14:paraId="2463E686" w14:textId="77777777" w:rsidR="0094208B" w:rsidRPr="0094208B" w:rsidRDefault="0094208B" w:rsidP="00B8204B">
            <w:pPr>
              <w:jc w:val="center"/>
              <w:rPr>
                <w:sz w:val="12"/>
                <w:szCs w:val="12"/>
              </w:rPr>
            </w:pPr>
            <w:r w:rsidRPr="0094208B">
              <w:rPr>
                <w:sz w:val="12"/>
                <w:szCs w:val="12"/>
              </w:rPr>
              <w:t>0,52 (p= 0,00) **</w:t>
            </w:r>
          </w:p>
        </w:tc>
        <w:tc>
          <w:tcPr>
            <w:tcW w:w="520" w:type="dxa"/>
            <w:tcBorders>
              <w:top w:val="nil"/>
              <w:left w:val="nil"/>
              <w:bottom w:val="single" w:sz="8" w:space="0" w:color="CCCCCC"/>
              <w:right w:val="single" w:sz="8" w:space="0" w:color="CCCCCC"/>
            </w:tcBorders>
            <w:shd w:val="clear" w:color="auto" w:fill="auto"/>
            <w:vAlign w:val="center"/>
            <w:hideMark/>
          </w:tcPr>
          <w:p w14:paraId="278F6C7C" w14:textId="77777777" w:rsidR="0094208B" w:rsidRPr="0094208B" w:rsidRDefault="0094208B" w:rsidP="00B8204B">
            <w:pPr>
              <w:jc w:val="center"/>
              <w:rPr>
                <w:sz w:val="12"/>
                <w:szCs w:val="12"/>
              </w:rPr>
            </w:pPr>
            <w:r w:rsidRPr="0094208B">
              <w:rPr>
                <w:sz w:val="12"/>
                <w:szCs w:val="12"/>
              </w:rPr>
              <w:t>0,10 (p= 0,31)</w:t>
            </w:r>
          </w:p>
        </w:tc>
        <w:tc>
          <w:tcPr>
            <w:tcW w:w="520" w:type="dxa"/>
            <w:tcBorders>
              <w:top w:val="nil"/>
              <w:left w:val="nil"/>
              <w:bottom w:val="single" w:sz="8" w:space="0" w:color="CCCCCC"/>
              <w:right w:val="single" w:sz="8" w:space="0" w:color="CCCCCC"/>
            </w:tcBorders>
            <w:shd w:val="clear" w:color="auto" w:fill="auto"/>
            <w:vAlign w:val="center"/>
            <w:hideMark/>
          </w:tcPr>
          <w:p w14:paraId="4441A7AA" w14:textId="77777777" w:rsidR="0094208B" w:rsidRPr="0094208B" w:rsidRDefault="0094208B" w:rsidP="00B8204B">
            <w:pPr>
              <w:jc w:val="center"/>
              <w:rPr>
                <w:sz w:val="12"/>
                <w:szCs w:val="12"/>
              </w:rPr>
            </w:pPr>
            <w:r w:rsidRPr="0094208B">
              <w:rPr>
                <w:sz w:val="12"/>
                <w:szCs w:val="12"/>
              </w:rPr>
              <w:t>0,16 (p= 0,11)</w:t>
            </w:r>
          </w:p>
        </w:tc>
        <w:tc>
          <w:tcPr>
            <w:tcW w:w="520" w:type="dxa"/>
            <w:tcBorders>
              <w:top w:val="nil"/>
              <w:left w:val="nil"/>
              <w:bottom w:val="single" w:sz="8" w:space="0" w:color="CCCCCC"/>
              <w:right w:val="single" w:sz="8" w:space="0" w:color="CCCCCC"/>
            </w:tcBorders>
            <w:shd w:val="clear" w:color="auto" w:fill="auto"/>
            <w:vAlign w:val="center"/>
            <w:hideMark/>
          </w:tcPr>
          <w:p w14:paraId="25C9FDB3" w14:textId="77777777" w:rsidR="0094208B" w:rsidRPr="0094208B" w:rsidRDefault="0094208B" w:rsidP="00B8204B">
            <w:pPr>
              <w:jc w:val="center"/>
              <w:rPr>
                <w:sz w:val="12"/>
                <w:szCs w:val="12"/>
              </w:rPr>
            </w:pPr>
            <w:r w:rsidRPr="0094208B">
              <w:rPr>
                <w:sz w:val="12"/>
                <w:szCs w:val="12"/>
              </w:rPr>
              <w:t>0,09 (p= 0,38)</w:t>
            </w:r>
          </w:p>
        </w:tc>
      </w:tr>
      <w:tr w:rsidR="0094208B" w:rsidRPr="0094208B" w14:paraId="196FF01A" w14:textId="77777777" w:rsidTr="00B8204B">
        <w:trPr>
          <w:trHeight w:val="949"/>
        </w:trPr>
        <w:tc>
          <w:tcPr>
            <w:tcW w:w="960"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683E7150" w14:textId="77777777" w:rsidR="0094208B" w:rsidRPr="0094208B" w:rsidRDefault="0094208B"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Total_Of_ id (Ισοδιαστημική)</w:t>
            </w:r>
          </w:p>
        </w:tc>
        <w:tc>
          <w:tcPr>
            <w:tcW w:w="596"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3E8DFA28" w14:textId="77777777" w:rsidR="0094208B" w:rsidRPr="0094208B" w:rsidRDefault="00B8204B" w:rsidP="00B8204B">
            <w:pPr>
              <w:jc w:val="center"/>
              <w:rPr>
                <w:sz w:val="12"/>
                <w:szCs w:val="12"/>
              </w:rPr>
            </w:pPr>
            <w:r>
              <w:rPr>
                <w:sz w:val="12"/>
                <w:szCs w:val="12"/>
              </w:rPr>
              <w:t>-</w:t>
            </w:r>
          </w:p>
        </w:tc>
        <w:tc>
          <w:tcPr>
            <w:tcW w:w="553" w:type="dxa"/>
            <w:tcBorders>
              <w:top w:val="nil"/>
              <w:left w:val="nil"/>
              <w:bottom w:val="single" w:sz="8" w:space="0" w:color="CCCCCC"/>
              <w:right w:val="single" w:sz="8" w:space="0" w:color="CCCCCC"/>
            </w:tcBorders>
            <w:shd w:val="clear" w:color="auto" w:fill="FFFFFF" w:themeFill="background1"/>
            <w:vAlign w:val="center"/>
            <w:hideMark/>
          </w:tcPr>
          <w:p w14:paraId="67C2A02E" w14:textId="77777777" w:rsidR="0094208B" w:rsidRPr="0094208B" w:rsidRDefault="00B8204B" w:rsidP="00B8204B">
            <w:pPr>
              <w:jc w:val="center"/>
              <w:rPr>
                <w:sz w:val="12"/>
                <w:szCs w:val="12"/>
              </w:rPr>
            </w:pPr>
            <w:r>
              <w:rPr>
                <w:sz w:val="12"/>
                <w:szCs w:val="12"/>
              </w:rPr>
              <w:t>-</w:t>
            </w:r>
          </w:p>
        </w:tc>
        <w:tc>
          <w:tcPr>
            <w:tcW w:w="705" w:type="dxa"/>
            <w:tcBorders>
              <w:top w:val="nil"/>
              <w:left w:val="nil"/>
              <w:bottom w:val="single" w:sz="8" w:space="0" w:color="CCCCCC"/>
              <w:right w:val="single" w:sz="8" w:space="0" w:color="CCCCCC"/>
            </w:tcBorders>
            <w:shd w:val="clear" w:color="auto" w:fill="FFFFFF" w:themeFill="background1"/>
            <w:vAlign w:val="center"/>
            <w:hideMark/>
          </w:tcPr>
          <w:p w14:paraId="3087E1C6" w14:textId="77777777" w:rsidR="0094208B" w:rsidRPr="0094208B" w:rsidRDefault="00B8204B" w:rsidP="00B8204B">
            <w:pPr>
              <w:jc w:val="center"/>
              <w:rPr>
                <w:sz w:val="12"/>
                <w:szCs w:val="12"/>
              </w:rPr>
            </w:pPr>
            <w:r>
              <w:rPr>
                <w:sz w:val="12"/>
                <w:szCs w:val="12"/>
              </w:rPr>
              <w:t>-</w:t>
            </w:r>
          </w:p>
        </w:tc>
        <w:tc>
          <w:tcPr>
            <w:tcW w:w="880" w:type="dxa"/>
            <w:tcBorders>
              <w:top w:val="nil"/>
              <w:left w:val="nil"/>
              <w:bottom w:val="single" w:sz="8" w:space="0" w:color="CCCCCC"/>
              <w:right w:val="single" w:sz="8" w:space="0" w:color="CCCCCC"/>
            </w:tcBorders>
            <w:shd w:val="clear" w:color="auto" w:fill="FFFFFF" w:themeFill="background1"/>
            <w:vAlign w:val="center"/>
            <w:hideMark/>
          </w:tcPr>
          <w:p w14:paraId="67ED3355" w14:textId="77777777" w:rsidR="0094208B" w:rsidRPr="0094208B" w:rsidRDefault="00B8204B" w:rsidP="00B8204B">
            <w:pPr>
              <w:jc w:val="center"/>
              <w:rPr>
                <w:sz w:val="12"/>
                <w:szCs w:val="12"/>
              </w:rPr>
            </w:pPr>
            <w:r>
              <w:rPr>
                <w:sz w:val="12"/>
                <w:szCs w:val="12"/>
              </w:rPr>
              <w:t>-</w:t>
            </w:r>
          </w:p>
        </w:tc>
        <w:tc>
          <w:tcPr>
            <w:tcW w:w="909" w:type="dxa"/>
            <w:tcBorders>
              <w:top w:val="nil"/>
              <w:left w:val="nil"/>
              <w:bottom w:val="single" w:sz="8" w:space="0" w:color="CCCCCC"/>
              <w:right w:val="single" w:sz="8" w:space="0" w:color="CCCCCC"/>
            </w:tcBorders>
            <w:shd w:val="clear" w:color="auto" w:fill="FFFFFF" w:themeFill="background1"/>
            <w:vAlign w:val="center"/>
            <w:hideMark/>
          </w:tcPr>
          <w:p w14:paraId="11D72BE2" w14:textId="77777777" w:rsidR="0094208B" w:rsidRPr="0094208B" w:rsidRDefault="00B8204B" w:rsidP="00B8204B">
            <w:pPr>
              <w:jc w:val="center"/>
              <w:rPr>
                <w:sz w:val="12"/>
                <w:szCs w:val="12"/>
              </w:rPr>
            </w:pPr>
            <w:r>
              <w:rPr>
                <w:sz w:val="12"/>
                <w:szCs w:val="12"/>
              </w:rPr>
              <w:t>-</w:t>
            </w:r>
          </w:p>
        </w:tc>
        <w:tc>
          <w:tcPr>
            <w:tcW w:w="665" w:type="dxa"/>
            <w:tcBorders>
              <w:top w:val="nil"/>
              <w:left w:val="nil"/>
              <w:bottom w:val="single" w:sz="8" w:space="0" w:color="CCCCCC"/>
              <w:right w:val="single" w:sz="8" w:space="0" w:color="CCCCCC"/>
            </w:tcBorders>
            <w:shd w:val="clear" w:color="auto" w:fill="FFFFFF" w:themeFill="background1"/>
            <w:vAlign w:val="center"/>
            <w:hideMark/>
          </w:tcPr>
          <w:p w14:paraId="06BB3514" w14:textId="77777777" w:rsidR="0094208B" w:rsidRPr="0094208B" w:rsidRDefault="00B8204B" w:rsidP="00B8204B">
            <w:pPr>
              <w:jc w:val="center"/>
              <w:rPr>
                <w:sz w:val="12"/>
                <w:szCs w:val="12"/>
              </w:rPr>
            </w:pPr>
            <w:r>
              <w:rPr>
                <w:sz w:val="12"/>
                <w:szCs w:val="12"/>
              </w:rPr>
              <w:t>-</w:t>
            </w:r>
          </w:p>
        </w:tc>
        <w:tc>
          <w:tcPr>
            <w:tcW w:w="959" w:type="dxa"/>
            <w:tcBorders>
              <w:top w:val="nil"/>
              <w:left w:val="nil"/>
              <w:bottom w:val="single" w:sz="8" w:space="0" w:color="CCCCCC"/>
              <w:right w:val="single" w:sz="8" w:space="0" w:color="CCCCCC"/>
            </w:tcBorders>
            <w:shd w:val="clear" w:color="auto" w:fill="FFFFFF" w:themeFill="background1"/>
            <w:vAlign w:val="center"/>
            <w:hideMark/>
          </w:tcPr>
          <w:p w14:paraId="56EFE7AD" w14:textId="77777777" w:rsidR="0094208B" w:rsidRPr="0094208B" w:rsidRDefault="00B8204B" w:rsidP="00B8204B">
            <w:pPr>
              <w:jc w:val="center"/>
              <w:rPr>
                <w:sz w:val="12"/>
                <w:szCs w:val="12"/>
              </w:rPr>
            </w:pPr>
            <w:r>
              <w:rPr>
                <w:sz w:val="12"/>
                <w:szCs w:val="12"/>
              </w:rPr>
              <w:t>-</w:t>
            </w:r>
          </w:p>
        </w:tc>
        <w:tc>
          <w:tcPr>
            <w:tcW w:w="891" w:type="dxa"/>
            <w:tcBorders>
              <w:top w:val="nil"/>
              <w:left w:val="nil"/>
              <w:bottom w:val="single" w:sz="8" w:space="0" w:color="CCCCCC"/>
              <w:right w:val="single" w:sz="8" w:space="0" w:color="CCCCCC"/>
            </w:tcBorders>
            <w:shd w:val="clear" w:color="auto" w:fill="FFFFFF" w:themeFill="background1"/>
            <w:vAlign w:val="center"/>
            <w:hideMark/>
          </w:tcPr>
          <w:p w14:paraId="4C97C684" w14:textId="77777777" w:rsidR="0094208B" w:rsidRPr="0094208B" w:rsidRDefault="00B8204B" w:rsidP="00B8204B">
            <w:pPr>
              <w:jc w:val="center"/>
              <w:rPr>
                <w:sz w:val="12"/>
                <w:szCs w:val="12"/>
              </w:rPr>
            </w:pPr>
            <w:r>
              <w:rPr>
                <w:sz w:val="12"/>
                <w:szCs w:val="12"/>
              </w:rPr>
              <w:t>-</w:t>
            </w:r>
          </w:p>
        </w:tc>
        <w:tc>
          <w:tcPr>
            <w:tcW w:w="555" w:type="dxa"/>
            <w:tcBorders>
              <w:top w:val="nil"/>
              <w:left w:val="nil"/>
              <w:bottom w:val="single" w:sz="8" w:space="0" w:color="CCCCCC"/>
              <w:right w:val="single" w:sz="8" w:space="0" w:color="CCCCCC"/>
            </w:tcBorders>
            <w:shd w:val="clear" w:color="auto" w:fill="FFFFFF" w:themeFill="background1"/>
            <w:vAlign w:val="center"/>
            <w:hideMark/>
          </w:tcPr>
          <w:p w14:paraId="75A79AA7" w14:textId="77777777" w:rsidR="0094208B" w:rsidRPr="0094208B" w:rsidRDefault="00B8204B" w:rsidP="00B8204B">
            <w:pPr>
              <w:jc w:val="center"/>
              <w:rPr>
                <w:sz w:val="12"/>
                <w:szCs w:val="12"/>
              </w:rPr>
            </w:pPr>
            <w:r>
              <w:rPr>
                <w:sz w:val="12"/>
                <w:szCs w:val="12"/>
              </w:rPr>
              <w:t>-</w:t>
            </w:r>
          </w:p>
        </w:tc>
        <w:tc>
          <w:tcPr>
            <w:tcW w:w="520" w:type="dxa"/>
            <w:tcBorders>
              <w:top w:val="nil"/>
              <w:left w:val="nil"/>
              <w:bottom w:val="single" w:sz="8" w:space="0" w:color="CCCCCC"/>
              <w:right w:val="single" w:sz="8" w:space="0" w:color="CCCCCC"/>
            </w:tcBorders>
            <w:shd w:val="clear" w:color="auto" w:fill="FFFFFF" w:themeFill="background1"/>
            <w:vAlign w:val="center"/>
            <w:hideMark/>
          </w:tcPr>
          <w:p w14:paraId="39E4FDAB" w14:textId="77777777" w:rsidR="0094208B" w:rsidRPr="0094208B" w:rsidRDefault="0094208B" w:rsidP="00B8204B">
            <w:pPr>
              <w:jc w:val="center"/>
              <w:rPr>
                <w:sz w:val="12"/>
                <w:szCs w:val="12"/>
              </w:rPr>
            </w:pPr>
            <w:r w:rsidRPr="0094208B">
              <w:rPr>
                <w:sz w:val="12"/>
                <w:szCs w:val="12"/>
              </w:rPr>
              <w:t>-</w:t>
            </w:r>
          </w:p>
        </w:tc>
        <w:tc>
          <w:tcPr>
            <w:tcW w:w="550" w:type="dxa"/>
            <w:tcBorders>
              <w:top w:val="nil"/>
              <w:left w:val="nil"/>
              <w:bottom w:val="single" w:sz="8" w:space="0" w:color="CCCCCC"/>
              <w:right w:val="single" w:sz="8" w:space="0" w:color="CCCCCC"/>
            </w:tcBorders>
            <w:shd w:val="clear" w:color="auto" w:fill="auto"/>
            <w:vAlign w:val="center"/>
            <w:hideMark/>
          </w:tcPr>
          <w:p w14:paraId="20E44C7C" w14:textId="77777777" w:rsidR="0094208B" w:rsidRPr="0094208B" w:rsidRDefault="0094208B" w:rsidP="00B8204B">
            <w:pPr>
              <w:jc w:val="center"/>
              <w:rPr>
                <w:sz w:val="12"/>
                <w:szCs w:val="12"/>
              </w:rPr>
            </w:pPr>
            <w:r w:rsidRPr="0094208B">
              <w:rPr>
                <w:sz w:val="12"/>
                <w:szCs w:val="12"/>
              </w:rPr>
              <w:t>0,61 (p= 0,00) **</w:t>
            </w:r>
          </w:p>
        </w:tc>
        <w:tc>
          <w:tcPr>
            <w:tcW w:w="520" w:type="dxa"/>
            <w:tcBorders>
              <w:top w:val="nil"/>
              <w:left w:val="nil"/>
              <w:bottom w:val="single" w:sz="8" w:space="0" w:color="CCCCCC"/>
              <w:right w:val="single" w:sz="8" w:space="0" w:color="CCCCCC"/>
            </w:tcBorders>
            <w:shd w:val="clear" w:color="auto" w:fill="auto"/>
            <w:vAlign w:val="center"/>
            <w:hideMark/>
          </w:tcPr>
          <w:p w14:paraId="7156EFD6" w14:textId="77777777" w:rsidR="0094208B" w:rsidRPr="0094208B" w:rsidRDefault="0094208B" w:rsidP="00B8204B">
            <w:pPr>
              <w:jc w:val="center"/>
              <w:rPr>
                <w:sz w:val="12"/>
                <w:szCs w:val="12"/>
              </w:rPr>
            </w:pPr>
            <w:r w:rsidRPr="0094208B">
              <w:rPr>
                <w:sz w:val="12"/>
                <w:szCs w:val="12"/>
              </w:rPr>
              <w:t>0,87 (p= 0,00) **</w:t>
            </w:r>
          </w:p>
        </w:tc>
        <w:tc>
          <w:tcPr>
            <w:tcW w:w="532" w:type="dxa"/>
            <w:tcBorders>
              <w:top w:val="nil"/>
              <w:left w:val="nil"/>
              <w:bottom w:val="single" w:sz="8" w:space="0" w:color="CCCCCC"/>
              <w:right w:val="single" w:sz="8" w:space="0" w:color="CCCCCC"/>
            </w:tcBorders>
            <w:shd w:val="clear" w:color="auto" w:fill="auto"/>
            <w:vAlign w:val="center"/>
            <w:hideMark/>
          </w:tcPr>
          <w:p w14:paraId="2F3BC6D3" w14:textId="77777777" w:rsidR="0094208B" w:rsidRPr="0094208B" w:rsidRDefault="0094208B" w:rsidP="00B8204B">
            <w:pPr>
              <w:jc w:val="center"/>
              <w:rPr>
                <w:sz w:val="12"/>
                <w:szCs w:val="12"/>
              </w:rPr>
            </w:pPr>
            <w:r w:rsidRPr="0094208B">
              <w:rPr>
                <w:sz w:val="12"/>
                <w:szCs w:val="12"/>
              </w:rPr>
              <w:t>0,22 (p= 0,02) *</w:t>
            </w:r>
          </w:p>
        </w:tc>
        <w:tc>
          <w:tcPr>
            <w:tcW w:w="520" w:type="dxa"/>
            <w:tcBorders>
              <w:top w:val="nil"/>
              <w:left w:val="nil"/>
              <w:bottom w:val="single" w:sz="8" w:space="0" w:color="CCCCCC"/>
              <w:right w:val="single" w:sz="8" w:space="0" w:color="CCCCCC"/>
            </w:tcBorders>
            <w:shd w:val="clear" w:color="auto" w:fill="auto"/>
            <w:vAlign w:val="center"/>
            <w:hideMark/>
          </w:tcPr>
          <w:p w14:paraId="23475DA7" w14:textId="77777777" w:rsidR="0094208B" w:rsidRPr="0094208B" w:rsidRDefault="0094208B" w:rsidP="00B8204B">
            <w:pPr>
              <w:jc w:val="center"/>
              <w:rPr>
                <w:sz w:val="12"/>
                <w:szCs w:val="12"/>
              </w:rPr>
            </w:pPr>
            <w:r w:rsidRPr="0094208B">
              <w:rPr>
                <w:sz w:val="12"/>
                <w:szCs w:val="12"/>
              </w:rPr>
              <w:t>0,73 (p= 0,00) **</w:t>
            </w:r>
          </w:p>
        </w:tc>
        <w:tc>
          <w:tcPr>
            <w:tcW w:w="520" w:type="dxa"/>
            <w:tcBorders>
              <w:top w:val="nil"/>
              <w:left w:val="nil"/>
              <w:bottom w:val="single" w:sz="8" w:space="0" w:color="CCCCCC"/>
              <w:right w:val="single" w:sz="8" w:space="0" w:color="CCCCCC"/>
            </w:tcBorders>
            <w:shd w:val="clear" w:color="auto" w:fill="auto"/>
            <w:vAlign w:val="center"/>
            <w:hideMark/>
          </w:tcPr>
          <w:p w14:paraId="03E090B6" w14:textId="77777777" w:rsidR="0094208B" w:rsidRPr="0094208B" w:rsidRDefault="0094208B" w:rsidP="00B8204B">
            <w:pPr>
              <w:jc w:val="center"/>
              <w:rPr>
                <w:sz w:val="12"/>
                <w:szCs w:val="12"/>
              </w:rPr>
            </w:pPr>
            <w:r w:rsidRPr="0094208B">
              <w:rPr>
                <w:sz w:val="12"/>
                <w:szCs w:val="12"/>
              </w:rPr>
              <w:t>0,68 (p= 0,00) **</w:t>
            </w:r>
          </w:p>
        </w:tc>
        <w:tc>
          <w:tcPr>
            <w:tcW w:w="591" w:type="dxa"/>
            <w:tcBorders>
              <w:top w:val="nil"/>
              <w:left w:val="nil"/>
              <w:bottom w:val="single" w:sz="8" w:space="0" w:color="CCCCCC"/>
              <w:right w:val="single" w:sz="8" w:space="0" w:color="CCCCCC"/>
            </w:tcBorders>
            <w:shd w:val="clear" w:color="auto" w:fill="auto"/>
            <w:vAlign w:val="center"/>
            <w:hideMark/>
          </w:tcPr>
          <w:p w14:paraId="591C3CB4" w14:textId="77777777" w:rsidR="0094208B" w:rsidRPr="0094208B" w:rsidRDefault="0094208B" w:rsidP="00B8204B">
            <w:pPr>
              <w:jc w:val="center"/>
              <w:rPr>
                <w:sz w:val="12"/>
                <w:szCs w:val="12"/>
              </w:rPr>
            </w:pPr>
            <w:r w:rsidRPr="0094208B">
              <w:rPr>
                <w:sz w:val="12"/>
                <w:szCs w:val="12"/>
              </w:rPr>
              <w:t>0,53 (p= 0,00) **</w:t>
            </w:r>
          </w:p>
        </w:tc>
        <w:tc>
          <w:tcPr>
            <w:tcW w:w="520" w:type="dxa"/>
            <w:tcBorders>
              <w:top w:val="nil"/>
              <w:left w:val="nil"/>
              <w:bottom w:val="single" w:sz="8" w:space="0" w:color="CCCCCC"/>
              <w:right w:val="single" w:sz="8" w:space="0" w:color="CCCCCC"/>
            </w:tcBorders>
            <w:shd w:val="clear" w:color="auto" w:fill="auto"/>
            <w:vAlign w:val="center"/>
            <w:hideMark/>
          </w:tcPr>
          <w:p w14:paraId="2B51B423" w14:textId="77777777" w:rsidR="0094208B" w:rsidRPr="0094208B" w:rsidRDefault="0094208B" w:rsidP="00B8204B">
            <w:pPr>
              <w:jc w:val="center"/>
              <w:rPr>
                <w:sz w:val="12"/>
                <w:szCs w:val="12"/>
              </w:rPr>
            </w:pPr>
            <w:r w:rsidRPr="0094208B">
              <w:rPr>
                <w:sz w:val="12"/>
                <w:szCs w:val="12"/>
              </w:rPr>
              <w:t>0,78 (p= 0,00) **</w:t>
            </w:r>
          </w:p>
        </w:tc>
        <w:tc>
          <w:tcPr>
            <w:tcW w:w="502" w:type="dxa"/>
            <w:tcBorders>
              <w:top w:val="nil"/>
              <w:left w:val="nil"/>
              <w:bottom w:val="single" w:sz="8" w:space="0" w:color="CCCCCC"/>
              <w:right w:val="single" w:sz="8" w:space="0" w:color="CCCCCC"/>
            </w:tcBorders>
            <w:shd w:val="clear" w:color="auto" w:fill="auto"/>
            <w:vAlign w:val="center"/>
            <w:hideMark/>
          </w:tcPr>
          <w:p w14:paraId="78786805" w14:textId="77777777" w:rsidR="0094208B" w:rsidRPr="0094208B" w:rsidRDefault="0094208B" w:rsidP="00B8204B">
            <w:pPr>
              <w:jc w:val="center"/>
              <w:rPr>
                <w:sz w:val="12"/>
                <w:szCs w:val="12"/>
              </w:rPr>
            </w:pPr>
            <w:r w:rsidRPr="0094208B">
              <w:rPr>
                <w:sz w:val="12"/>
                <w:szCs w:val="12"/>
              </w:rPr>
              <w:t>0,81 (p= 0,00) **</w:t>
            </w:r>
          </w:p>
        </w:tc>
        <w:tc>
          <w:tcPr>
            <w:tcW w:w="520" w:type="dxa"/>
            <w:tcBorders>
              <w:top w:val="nil"/>
              <w:left w:val="nil"/>
              <w:bottom w:val="single" w:sz="8" w:space="0" w:color="CCCCCC"/>
              <w:right w:val="single" w:sz="8" w:space="0" w:color="CCCCCC"/>
            </w:tcBorders>
            <w:shd w:val="clear" w:color="auto" w:fill="auto"/>
            <w:vAlign w:val="center"/>
            <w:hideMark/>
          </w:tcPr>
          <w:p w14:paraId="3E3B88B2" w14:textId="77777777" w:rsidR="0094208B" w:rsidRPr="0094208B" w:rsidRDefault="0094208B" w:rsidP="00B8204B">
            <w:pPr>
              <w:jc w:val="center"/>
              <w:rPr>
                <w:sz w:val="12"/>
                <w:szCs w:val="12"/>
              </w:rPr>
            </w:pPr>
            <w:r w:rsidRPr="0094208B">
              <w:rPr>
                <w:sz w:val="12"/>
                <w:szCs w:val="12"/>
              </w:rPr>
              <w:t>0,66 (p= 0,00) **</w:t>
            </w:r>
          </w:p>
        </w:tc>
        <w:tc>
          <w:tcPr>
            <w:tcW w:w="520" w:type="dxa"/>
            <w:tcBorders>
              <w:top w:val="nil"/>
              <w:left w:val="nil"/>
              <w:bottom w:val="single" w:sz="8" w:space="0" w:color="CCCCCC"/>
              <w:right w:val="single" w:sz="8" w:space="0" w:color="CCCCCC"/>
            </w:tcBorders>
            <w:shd w:val="clear" w:color="auto" w:fill="auto"/>
            <w:vAlign w:val="center"/>
            <w:hideMark/>
          </w:tcPr>
          <w:p w14:paraId="0CF7D854" w14:textId="77777777" w:rsidR="0094208B" w:rsidRPr="0094208B" w:rsidRDefault="0094208B" w:rsidP="00B8204B">
            <w:pPr>
              <w:jc w:val="center"/>
              <w:rPr>
                <w:sz w:val="12"/>
                <w:szCs w:val="12"/>
              </w:rPr>
            </w:pPr>
            <w:r w:rsidRPr="0094208B">
              <w:rPr>
                <w:sz w:val="12"/>
                <w:szCs w:val="12"/>
              </w:rPr>
              <w:t>0,16 (p= 0,12)</w:t>
            </w:r>
          </w:p>
        </w:tc>
        <w:tc>
          <w:tcPr>
            <w:tcW w:w="520" w:type="dxa"/>
            <w:tcBorders>
              <w:top w:val="nil"/>
              <w:left w:val="nil"/>
              <w:bottom w:val="single" w:sz="8" w:space="0" w:color="CCCCCC"/>
              <w:right w:val="single" w:sz="8" w:space="0" w:color="CCCCCC"/>
            </w:tcBorders>
            <w:shd w:val="clear" w:color="auto" w:fill="auto"/>
            <w:vAlign w:val="center"/>
            <w:hideMark/>
          </w:tcPr>
          <w:p w14:paraId="1B32C2D1" w14:textId="77777777" w:rsidR="0094208B" w:rsidRPr="0094208B" w:rsidRDefault="0094208B" w:rsidP="00B8204B">
            <w:pPr>
              <w:jc w:val="center"/>
              <w:rPr>
                <w:sz w:val="12"/>
                <w:szCs w:val="12"/>
              </w:rPr>
            </w:pPr>
            <w:r w:rsidRPr="0094208B">
              <w:rPr>
                <w:sz w:val="12"/>
                <w:szCs w:val="12"/>
              </w:rPr>
              <w:t>0,19 (p= 0,05) *</w:t>
            </w:r>
          </w:p>
        </w:tc>
        <w:tc>
          <w:tcPr>
            <w:tcW w:w="520" w:type="dxa"/>
            <w:tcBorders>
              <w:top w:val="nil"/>
              <w:left w:val="nil"/>
              <w:bottom w:val="single" w:sz="8" w:space="0" w:color="CCCCCC"/>
              <w:right w:val="single" w:sz="8" w:space="0" w:color="CCCCCC"/>
            </w:tcBorders>
            <w:shd w:val="clear" w:color="auto" w:fill="auto"/>
            <w:vAlign w:val="center"/>
            <w:hideMark/>
          </w:tcPr>
          <w:p w14:paraId="05689D87" w14:textId="77777777" w:rsidR="0094208B" w:rsidRPr="0094208B" w:rsidRDefault="0094208B" w:rsidP="00B8204B">
            <w:pPr>
              <w:jc w:val="center"/>
              <w:rPr>
                <w:sz w:val="12"/>
                <w:szCs w:val="12"/>
              </w:rPr>
            </w:pPr>
            <w:r w:rsidRPr="0094208B">
              <w:rPr>
                <w:sz w:val="12"/>
                <w:szCs w:val="12"/>
              </w:rPr>
              <w:t>0,17 (p= 0,08)</w:t>
            </w:r>
          </w:p>
        </w:tc>
      </w:tr>
    </w:tbl>
    <w:p w14:paraId="187B2220" w14:textId="1FA02EFF" w:rsidR="00A21B45" w:rsidRPr="00896462" w:rsidRDefault="00A21B45">
      <w:pPr>
        <w:rPr>
          <w:rFonts w:ascii="Times New Roman" w:hAnsi="Times New Roman" w:cs="Times New Roman"/>
          <w:szCs w:val="22"/>
        </w:rPr>
      </w:pPr>
    </w:p>
    <w:tbl>
      <w:tblPr>
        <w:tblpPr w:leftFromText="180" w:rightFromText="180" w:vertAnchor="page" w:horzAnchor="margin" w:tblpY="796"/>
        <w:tblW w:w="14647" w:type="dxa"/>
        <w:tblLayout w:type="fixed"/>
        <w:tblLook w:val="04A0" w:firstRow="1" w:lastRow="0" w:firstColumn="1" w:lastColumn="0" w:noHBand="0" w:noVBand="1"/>
      </w:tblPr>
      <w:tblGrid>
        <w:gridCol w:w="901"/>
        <w:gridCol w:w="585"/>
        <w:gridCol w:w="29"/>
        <w:gridCol w:w="706"/>
        <w:gridCol w:w="569"/>
        <w:gridCol w:w="17"/>
        <w:gridCol w:w="696"/>
        <w:gridCol w:w="39"/>
        <w:gridCol w:w="812"/>
        <w:gridCol w:w="72"/>
        <w:gridCol w:w="737"/>
        <w:gridCol w:w="41"/>
        <w:gridCol w:w="993"/>
        <w:gridCol w:w="761"/>
        <w:gridCol w:w="91"/>
        <w:gridCol w:w="483"/>
        <w:gridCol w:w="84"/>
        <w:gridCol w:w="425"/>
        <w:gridCol w:w="30"/>
        <w:gridCol w:w="537"/>
        <w:gridCol w:w="33"/>
        <w:gridCol w:w="539"/>
        <w:gridCol w:w="551"/>
        <w:gridCol w:w="16"/>
        <w:gridCol w:w="523"/>
        <w:gridCol w:w="44"/>
        <w:gridCol w:w="426"/>
        <w:gridCol w:w="69"/>
        <w:gridCol w:w="498"/>
        <w:gridCol w:w="113"/>
        <w:gridCol w:w="539"/>
        <w:gridCol w:w="28"/>
        <w:gridCol w:w="501"/>
        <w:gridCol w:w="513"/>
        <w:gridCol w:w="28"/>
        <w:gridCol w:w="505"/>
        <w:gridCol w:w="34"/>
        <w:gridCol w:w="499"/>
        <w:gridCol w:w="40"/>
        <w:gridCol w:w="524"/>
        <w:gridCol w:w="16"/>
      </w:tblGrid>
      <w:tr w:rsidR="00B8204B" w:rsidRPr="0094208B" w14:paraId="6E41BFB0" w14:textId="77777777" w:rsidTr="00B8204B">
        <w:trPr>
          <w:trHeight w:val="253"/>
        </w:trPr>
        <w:tc>
          <w:tcPr>
            <w:tcW w:w="901" w:type="dxa"/>
            <w:tcBorders>
              <w:top w:val="single" w:sz="8" w:space="0" w:color="CCCCCC"/>
              <w:left w:val="single" w:sz="8" w:space="0" w:color="CCCCCC"/>
              <w:bottom w:val="single" w:sz="8" w:space="0" w:color="000000"/>
              <w:right w:val="single" w:sz="8" w:space="0" w:color="000000"/>
            </w:tcBorders>
            <w:shd w:val="clear" w:color="000000" w:fill="FFFFFF" w:themeFill="background1"/>
            <w:vAlign w:val="center"/>
            <w:hideMark/>
          </w:tcPr>
          <w:p w14:paraId="46D8F546" w14:textId="77777777" w:rsidR="00BB32F1" w:rsidRPr="0094208B" w:rsidRDefault="00BB32F1" w:rsidP="00B8204B">
            <w:pPr>
              <w:spacing w:line="240" w:lineRule="auto"/>
              <w:jc w:val="center"/>
              <w:rPr>
                <w:rFonts w:eastAsia="Times New Roman"/>
                <w:b/>
                <w:bCs/>
                <w:color w:val="0C343D"/>
                <w:sz w:val="12"/>
                <w:szCs w:val="12"/>
              </w:rPr>
            </w:pPr>
          </w:p>
        </w:tc>
        <w:tc>
          <w:tcPr>
            <w:tcW w:w="585" w:type="dxa"/>
            <w:tcBorders>
              <w:top w:val="nil"/>
              <w:left w:val="single" w:sz="8" w:space="0" w:color="CCCCCC"/>
              <w:bottom w:val="single" w:sz="8" w:space="0" w:color="CCCCCC"/>
              <w:right w:val="single" w:sz="8" w:space="0" w:color="CCCCCC"/>
            </w:tcBorders>
            <w:shd w:val="clear" w:color="auto" w:fill="D5DCE4" w:themeFill="text2" w:themeFillTint="33"/>
            <w:vAlign w:val="center"/>
            <w:hideMark/>
          </w:tcPr>
          <w:p w14:paraId="0C465B7E" w14:textId="77777777" w:rsidR="00BB32F1" w:rsidRPr="0094208B" w:rsidRDefault="00BB32F1"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Computer_at_home (Ονομαστική)</w:t>
            </w:r>
          </w:p>
        </w:tc>
        <w:tc>
          <w:tcPr>
            <w:tcW w:w="735"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0230BB2E" w14:textId="77777777" w:rsidR="00BB32F1" w:rsidRPr="0094208B" w:rsidRDefault="00BB32F1"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Internet_at_home (Ονομαστική)</w:t>
            </w:r>
          </w:p>
        </w:tc>
        <w:tc>
          <w:tcPr>
            <w:tcW w:w="586"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2289955A" w14:textId="77777777" w:rsidR="00BB32F1" w:rsidRPr="0094208B" w:rsidRDefault="00BB32F1"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lang w:val="en-US"/>
              </w:rPr>
              <w:t>Computer_use_per_week (</w:t>
            </w:r>
            <w:r w:rsidRPr="0094208B">
              <w:rPr>
                <w:rFonts w:eastAsia="Times New Roman"/>
                <w:b/>
                <w:bCs/>
                <w:color w:val="0C343D"/>
                <w:sz w:val="12"/>
                <w:szCs w:val="12"/>
              </w:rPr>
              <w:t>Τακτική</w:t>
            </w:r>
            <w:r w:rsidRPr="0094208B">
              <w:rPr>
                <w:rFonts w:eastAsia="Times New Roman"/>
                <w:b/>
                <w:bCs/>
                <w:color w:val="0C343D"/>
                <w:sz w:val="12"/>
                <w:szCs w:val="12"/>
                <w:lang w:val="en-US"/>
              </w:rPr>
              <w:t>)</w:t>
            </w:r>
          </w:p>
        </w:tc>
        <w:tc>
          <w:tcPr>
            <w:tcW w:w="735"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133355AC" w14:textId="77777777" w:rsidR="00BB32F1" w:rsidRPr="0094208B" w:rsidRDefault="00BB32F1"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lang w:val="en-US"/>
              </w:rPr>
              <w:t>Ease_of_moodle_use_perceptions (</w:t>
            </w:r>
            <w:r w:rsidRPr="0094208B">
              <w:rPr>
                <w:rFonts w:eastAsia="Times New Roman"/>
                <w:b/>
                <w:bCs/>
                <w:color w:val="0C343D"/>
                <w:sz w:val="12"/>
                <w:szCs w:val="12"/>
              </w:rPr>
              <w:t>Ισοδιαστημική</w:t>
            </w:r>
            <w:r w:rsidRPr="0094208B">
              <w:rPr>
                <w:rFonts w:eastAsia="Times New Roman"/>
                <w:b/>
                <w:bCs/>
                <w:color w:val="0C343D"/>
                <w:sz w:val="12"/>
                <w:szCs w:val="12"/>
                <w:lang w:val="en-US"/>
              </w:rPr>
              <w:t>)</w:t>
            </w:r>
          </w:p>
        </w:tc>
        <w:tc>
          <w:tcPr>
            <w:tcW w:w="884"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336A65E7" w14:textId="77777777" w:rsidR="00BB32F1" w:rsidRPr="0094208B" w:rsidRDefault="00BB32F1"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lang w:val="en-US"/>
              </w:rPr>
              <w:t>Moodle_use_capability_perceptions (</w:t>
            </w:r>
            <w:r w:rsidRPr="0094208B">
              <w:rPr>
                <w:rFonts w:eastAsia="Times New Roman"/>
                <w:b/>
                <w:bCs/>
                <w:color w:val="0C343D"/>
                <w:sz w:val="12"/>
                <w:szCs w:val="12"/>
              </w:rPr>
              <w:t>Ισοδιαστημική</w:t>
            </w:r>
            <w:r w:rsidRPr="0094208B">
              <w:rPr>
                <w:rFonts w:eastAsia="Times New Roman"/>
                <w:b/>
                <w:bCs/>
                <w:color w:val="0C343D"/>
                <w:sz w:val="12"/>
                <w:szCs w:val="12"/>
                <w:lang w:val="en-US"/>
              </w:rPr>
              <w:t>)</w:t>
            </w:r>
          </w:p>
        </w:tc>
        <w:tc>
          <w:tcPr>
            <w:tcW w:w="737" w:type="dxa"/>
            <w:tcBorders>
              <w:top w:val="nil"/>
              <w:left w:val="nil"/>
              <w:bottom w:val="single" w:sz="8" w:space="0" w:color="CCCCCC"/>
              <w:right w:val="single" w:sz="8" w:space="0" w:color="CCCCCC"/>
            </w:tcBorders>
            <w:shd w:val="clear" w:color="auto" w:fill="D5DCE4" w:themeFill="text2" w:themeFillTint="33"/>
            <w:vAlign w:val="center"/>
            <w:hideMark/>
          </w:tcPr>
          <w:p w14:paraId="13D40E29" w14:textId="77777777" w:rsidR="00BB32F1" w:rsidRPr="0094208B" w:rsidRDefault="00BB32F1"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Attitude_about_Moodle (Ισοδιαστημική)</w:t>
            </w:r>
          </w:p>
        </w:tc>
        <w:tc>
          <w:tcPr>
            <w:tcW w:w="1034"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492FFA0F" w14:textId="77777777" w:rsidR="00BB32F1" w:rsidRPr="0094208B" w:rsidRDefault="00BB32F1"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lang w:val="en-US"/>
              </w:rPr>
              <w:t>Perceived_Moodle_Usefulness_lesson (</w:t>
            </w:r>
            <w:r w:rsidRPr="0094208B">
              <w:rPr>
                <w:rFonts w:eastAsia="Times New Roman"/>
                <w:b/>
                <w:bCs/>
                <w:color w:val="0C343D"/>
                <w:sz w:val="12"/>
                <w:szCs w:val="12"/>
              </w:rPr>
              <w:t>Ισοδιαστημική</w:t>
            </w:r>
            <w:r w:rsidRPr="0094208B">
              <w:rPr>
                <w:rFonts w:eastAsia="Times New Roman"/>
                <w:b/>
                <w:bCs/>
                <w:color w:val="0C343D"/>
                <w:sz w:val="12"/>
                <w:szCs w:val="12"/>
                <w:lang w:val="en-US"/>
              </w:rPr>
              <w:t>)</w:t>
            </w:r>
          </w:p>
        </w:tc>
        <w:tc>
          <w:tcPr>
            <w:tcW w:w="761" w:type="dxa"/>
            <w:tcBorders>
              <w:top w:val="nil"/>
              <w:left w:val="nil"/>
              <w:bottom w:val="single" w:sz="8" w:space="0" w:color="CCCCCC"/>
              <w:right w:val="single" w:sz="8" w:space="0" w:color="CCCCCC"/>
            </w:tcBorders>
            <w:shd w:val="clear" w:color="auto" w:fill="D5DCE4" w:themeFill="text2" w:themeFillTint="33"/>
            <w:vAlign w:val="center"/>
            <w:hideMark/>
          </w:tcPr>
          <w:p w14:paraId="5098F002" w14:textId="77777777" w:rsidR="00BB32F1" w:rsidRPr="0094208B" w:rsidRDefault="00BB32F1"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Perceived_Usefulness_assignment (Ισοδιαστημική)</w:t>
            </w:r>
          </w:p>
        </w:tc>
        <w:tc>
          <w:tcPr>
            <w:tcW w:w="574"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163C5F69" w14:textId="77777777" w:rsidR="00BB32F1" w:rsidRPr="0094208B" w:rsidRDefault="00BB32F1"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Spectrum_of_use (Ισοδιαστημική)</w:t>
            </w:r>
          </w:p>
        </w:tc>
        <w:tc>
          <w:tcPr>
            <w:tcW w:w="539" w:type="dxa"/>
            <w:gridSpan w:val="3"/>
            <w:tcBorders>
              <w:top w:val="nil"/>
              <w:left w:val="nil"/>
              <w:bottom w:val="single" w:sz="8" w:space="0" w:color="CCCCCC"/>
              <w:right w:val="single" w:sz="8" w:space="0" w:color="CCCCCC"/>
            </w:tcBorders>
            <w:shd w:val="clear" w:color="auto" w:fill="D5DCE4" w:themeFill="text2" w:themeFillTint="33"/>
            <w:vAlign w:val="center"/>
            <w:hideMark/>
          </w:tcPr>
          <w:p w14:paraId="2524FB17" w14:textId="77777777" w:rsidR="00BB32F1" w:rsidRPr="0094208B" w:rsidRDefault="00BB32F1"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Total_Of_ id (Ισοδιαστημική)</w:t>
            </w:r>
          </w:p>
        </w:tc>
        <w:tc>
          <w:tcPr>
            <w:tcW w:w="570"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16C160D3" w14:textId="77777777" w:rsidR="00BB32F1" w:rsidRPr="0094208B" w:rsidRDefault="00BB32F1"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assignment_view (Ισοδιαστημική)</w:t>
            </w:r>
          </w:p>
        </w:tc>
        <w:tc>
          <w:tcPr>
            <w:tcW w:w="539" w:type="dxa"/>
            <w:tcBorders>
              <w:top w:val="nil"/>
              <w:left w:val="nil"/>
              <w:bottom w:val="single" w:sz="8" w:space="0" w:color="CCCCCC"/>
              <w:right w:val="single" w:sz="8" w:space="0" w:color="CCCCCC"/>
            </w:tcBorders>
            <w:shd w:val="clear" w:color="auto" w:fill="D5DCE4" w:themeFill="text2" w:themeFillTint="33"/>
            <w:vAlign w:val="center"/>
            <w:hideMark/>
          </w:tcPr>
          <w:p w14:paraId="13AC2C5D" w14:textId="77777777" w:rsidR="00BB32F1" w:rsidRPr="0094208B" w:rsidRDefault="00BB32F1"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course_view (Ισοδιαστημική)</w:t>
            </w:r>
          </w:p>
        </w:tc>
        <w:tc>
          <w:tcPr>
            <w:tcW w:w="551" w:type="dxa"/>
            <w:tcBorders>
              <w:top w:val="nil"/>
              <w:left w:val="nil"/>
              <w:bottom w:val="single" w:sz="8" w:space="0" w:color="CCCCCC"/>
              <w:right w:val="single" w:sz="8" w:space="0" w:color="CCCCCC"/>
            </w:tcBorders>
            <w:shd w:val="clear" w:color="auto" w:fill="D5DCE4" w:themeFill="text2" w:themeFillTint="33"/>
            <w:vAlign w:val="center"/>
            <w:hideMark/>
          </w:tcPr>
          <w:p w14:paraId="4F2E979E" w14:textId="77777777" w:rsidR="00BB32F1" w:rsidRPr="0094208B" w:rsidRDefault="00BB32F1"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forum_add_post (Ισοδιαστημική)</w:t>
            </w:r>
          </w:p>
        </w:tc>
        <w:tc>
          <w:tcPr>
            <w:tcW w:w="539"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497B6C34" w14:textId="77777777" w:rsidR="00BB32F1" w:rsidRPr="0094208B" w:rsidRDefault="00BB32F1"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forum_view (Ισοδιαστημική)</w:t>
            </w:r>
          </w:p>
        </w:tc>
        <w:tc>
          <w:tcPr>
            <w:tcW w:w="539" w:type="dxa"/>
            <w:gridSpan w:val="3"/>
            <w:tcBorders>
              <w:top w:val="nil"/>
              <w:left w:val="nil"/>
              <w:bottom w:val="single" w:sz="8" w:space="0" w:color="CCCCCC"/>
              <w:right w:val="single" w:sz="8" w:space="0" w:color="CCCCCC"/>
            </w:tcBorders>
            <w:shd w:val="clear" w:color="auto" w:fill="D5DCE4" w:themeFill="text2" w:themeFillTint="33"/>
            <w:vAlign w:val="center"/>
            <w:hideMark/>
          </w:tcPr>
          <w:p w14:paraId="1EF2DEA2" w14:textId="77777777" w:rsidR="00BB32F1" w:rsidRPr="0094208B" w:rsidRDefault="00BB32F1"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glossary_view (Ισοδιαστημική)</w:t>
            </w:r>
          </w:p>
        </w:tc>
        <w:tc>
          <w:tcPr>
            <w:tcW w:w="611"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6653BB39" w14:textId="77777777" w:rsidR="00BB32F1" w:rsidRPr="0094208B" w:rsidRDefault="00BB32F1"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questionnaire_view (Ισοδιαστημική)</w:t>
            </w:r>
          </w:p>
        </w:tc>
        <w:tc>
          <w:tcPr>
            <w:tcW w:w="539" w:type="dxa"/>
            <w:tcBorders>
              <w:top w:val="nil"/>
              <w:left w:val="nil"/>
              <w:bottom w:val="single" w:sz="8" w:space="0" w:color="CCCCCC"/>
              <w:right w:val="single" w:sz="8" w:space="0" w:color="CCCCCC"/>
            </w:tcBorders>
            <w:shd w:val="clear" w:color="auto" w:fill="D5DCE4" w:themeFill="text2" w:themeFillTint="33"/>
            <w:vAlign w:val="center"/>
            <w:hideMark/>
          </w:tcPr>
          <w:p w14:paraId="354279C3" w14:textId="77777777" w:rsidR="00BB32F1" w:rsidRPr="0094208B" w:rsidRDefault="00BB32F1"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resource_view (Ισοδιαστημική)</w:t>
            </w:r>
          </w:p>
        </w:tc>
        <w:tc>
          <w:tcPr>
            <w:tcW w:w="529"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5245F193" w14:textId="77777777" w:rsidR="00BB32F1" w:rsidRPr="0094208B" w:rsidRDefault="00BB32F1"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user_view (Ισοδιασημική)</w:t>
            </w:r>
          </w:p>
        </w:tc>
        <w:tc>
          <w:tcPr>
            <w:tcW w:w="541"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60517608" w14:textId="77777777" w:rsidR="00BB32F1" w:rsidRPr="0094208B" w:rsidRDefault="00BB32F1"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user_view_all (Ισοδιαστημική)</w:t>
            </w:r>
          </w:p>
        </w:tc>
        <w:tc>
          <w:tcPr>
            <w:tcW w:w="539"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302A04BF" w14:textId="77777777" w:rsidR="00BB32F1" w:rsidRPr="0094208B" w:rsidRDefault="00BB32F1"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Lab_Note (Ισοδιαστημική)</w:t>
            </w:r>
          </w:p>
        </w:tc>
        <w:tc>
          <w:tcPr>
            <w:tcW w:w="539"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5704E62E" w14:textId="77777777" w:rsidR="00BB32F1" w:rsidRPr="0094208B" w:rsidRDefault="00BB32F1"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Exam_note (Ισοδιαστημική)</w:t>
            </w:r>
          </w:p>
        </w:tc>
        <w:tc>
          <w:tcPr>
            <w:tcW w:w="540"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71FF67E5" w14:textId="77777777" w:rsidR="00BB32F1" w:rsidRPr="0094208B" w:rsidRDefault="00BB32F1"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Final_Note (Ισοδιαστημική)</w:t>
            </w:r>
          </w:p>
        </w:tc>
      </w:tr>
      <w:tr w:rsidR="00B8204B" w:rsidRPr="0094208B" w14:paraId="5CD03FC8" w14:textId="77777777" w:rsidTr="00B8204B">
        <w:trPr>
          <w:trHeight w:val="253"/>
        </w:trPr>
        <w:tc>
          <w:tcPr>
            <w:tcW w:w="901"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6B63BABF" w14:textId="77777777" w:rsidR="00BB32F1" w:rsidRPr="0094208B" w:rsidRDefault="00BB32F1"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rPr>
              <w:t>assignment_view (Ισοδιαστ</w:t>
            </w:r>
            <w:r w:rsidRPr="0094208B">
              <w:rPr>
                <w:rFonts w:eastAsia="Times New Roman"/>
                <w:b/>
                <w:bCs/>
                <w:color w:val="0C343D"/>
                <w:sz w:val="12"/>
                <w:szCs w:val="12"/>
                <w:lang w:val="en-US"/>
              </w:rPr>
              <w:t>ημική)</w:t>
            </w:r>
          </w:p>
        </w:tc>
        <w:tc>
          <w:tcPr>
            <w:tcW w:w="585"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6C001C4F" w14:textId="77777777" w:rsidR="00BB32F1" w:rsidRPr="0094208B" w:rsidRDefault="00B8204B" w:rsidP="00B8204B">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5B4AE454" w14:textId="77777777" w:rsidR="00BB32F1" w:rsidRPr="0094208B" w:rsidRDefault="00B8204B" w:rsidP="00B8204B">
            <w:pPr>
              <w:jc w:val="center"/>
              <w:rPr>
                <w:sz w:val="12"/>
                <w:szCs w:val="12"/>
              </w:rPr>
            </w:pPr>
            <w:r>
              <w:rPr>
                <w:sz w:val="12"/>
                <w:szCs w:val="12"/>
              </w:rPr>
              <w:t>-</w:t>
            </w:r>
          </w:p>
        </w:tc>
        <w:tc>
          <w:tcPr>
            <w:tcW w:w="586" w:type="dxa"/>
            <w:gridSpan w:val="2"/>
            <w:tcBorders>
              <w:top w:val="nil"/>
              <w:left w:val="nil"/>
              <w:bottom w:val="single" w:sz="8" w:space="0" w:color="CCCCCC"/>
              <w:right w:val="single" w:sz="8" w:space="0" w:color="CCCCCC"/>
            </w:tcBorders>
            <w:shd w:val="clear" w:color="auto" w:fill="FFFFFF" w:themeFill="background1"/>
            <w:vAlign w:val="center"/>
            <w:hideMark/>
          </w:tcPr>
          <w:p w14:paraId="63265E6E" w14:textId="77777777" w:rsidR="00BB32F1" w:rsidRPr="0094208B" w:rsidRDefault="00B8204B" w:rsidP="00B8204B">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52017BB9" w14:textId="77777777" w:rsidR="00BB32F1" w:rsidRPr="0094208B" w:rsidRDefault="00B8204B" w:rsidP="00B8204B">
            <w:pPr>
              <w:jc w:val="center"/>
              <w:rPr>
                <w:sz w:val="12"/>
                <w:szCs w:val="12"/>
              </w:rPr>
            </w:pPr>
            <w:r>
              <w:rPr>
                <w:sz w:val="12"/>
                <w:szCs w:val="12"/>
              </w:rPr>
              <w:t>-</w:t>
            </w:r>
          </w:p>
        </w:tc>
        <w:tc>
          <w:tcPr>
            <w:tcW w:w="884" w:type="dxa"/>
            <w:gridSpan w:val="2"/>
            <w:tcBorders>
              <w:top w:val="nil"/>
              <w:left w:val="nil"/>
              <w:bottom w:val="single" w:sz="8" w:space="0" w:color="CCCCCC"/>
              <w:right w:val="single" w:sz="8" w:space="0" w:color="CCCCCC"/>
            </w:tcBorders>
            <w:shd w:val="clear" w:color="auto" w:fill="FFFFFF" w:themeFill="background1"/>
            <w:vAlign w:val="center"/>
            <w:hideMark/>
          </w:tcPr>
          <w:p w14:paraId="1DF45947" w14:textId="77777777" w:rsidR="00BB32F1" w:rsidRPr="0094208B" w:rsidRDefault="00B8204B" w:rsidP="00B8204B">
            <w:pPr>
              <w:jc w:val="center"/>
              <w:rPr>
                <w:sz w:val="12"/>
                <w:szCs w:val="12"/>
              </w:rPr>
            </w:pPr>
            <w:r>
              <w:rPr>
                <w:sz w:val="12"/>
                <w:szCs w:val="12"/>
              </w:rPr>
              <w:t>-</w:t>
            </w:r>
          </w:p>
        </w:tc>
        <w:tc>
          <w:tcPr>
            <w:tcW w:w="737" w:type="dxa"/>
            <w:tcBorders>
              <w:top w:val="nil"/>
              <w:left w:val="nil"/>
              <w:bottom w:val="single" w:sz="8" w:space="0" w:color="CCCCCC"/>
              <w:right w:val="single" w:sz="8" w:space="0" w:color="CCCCCC"/>
            </w:tcBorders>
            <w:shd w:val="clear" w:color="auto" w:fill="FFFFFF" w:themeFill="background1"/>
            <w:vAlign w:val="center"/>
            <w:hideMark/>
          </w:tcPr>
          <w:p w14:paraId="4211AFF1" w14:textId="77777777" w:rsidR="00BB32F1" w:rsidRPr="0094208B" w:rsidRDefault="00B8204B" w:rsidP="00B8204B">
            <w:pPr>
              <w:jc w:val="center"/>
              <w:rPr>
                <w:sz w:val="12"/>
                <w:szCs w:val="12"/>
              </w:rPr>
            </w:pPr>
            <w:r>
              <w:rPr>
                <w:sz w:val="12"/>
                <w:szCs w:val="12"/>
              </w:rPr>
              <w:t>-</w:t>
            </w:r>
          </w:p>
        </w:tc>
        <w:tc>
          <w:tcPr>
            <w:tcW w:w="1034" w:type="dxa"/>
            <w:gridSpan w:val="2"/>
            <w:tcBorders>
              <w:top w:val="nil"/>
              <w:left w:val="nil"/>
              <w:bottom w:val="single" w:sz="8" w:space="0" w:color="CCCCCC"/>
              <w:right w:val="single" w:sz="8" w:space="0" w:color="CCCCCC"/>
            </w:tcBorders>
            <w:shd w:val="clear" w:color="auto" w:fill="FFFFFF" w:themeFill="background1"/>
            <w:vAlign w:val="center"/>
            <w:hideMark/>
          </w:tcPr>
          <w:p w14:paraId="3B977E67" w14:textId="77777777" w:rsidR="00BB32F1" w:rsidRPr="0094208B" w:rsidRDefault="00B8204B" w:rsidP="00B8204B">
            <w:pPr>
              <w:jc w:val="center"/>
              <w:rPr>
                <w:sz w:val="12"/>
                <w:szCs w:val="12"/>
              </w:rPr>
            </w:pPr>
            <w:r>
              <w:rPr>
                <w:sz w:val="12"/>
                <w:szCs w:val="12"/>
              </w:rPr>
              <w:t>-</w:t>
            </w:r>
          </w:p>
        </w:tc>
        <w:tc>
          <w:tcPr>
            <w:tcW w:w="761" w:type="dxa"/>
            <w:tcBorders>
              <w:top w:val="nil"/>
              <w:left w:val="nil"/>
              <w:bottom w:val="single" w:sz="8" w:space="0" w:color="CCCCCC"/>
              <w:right w:val="single" w:sz="8" w:space="0" w:color="CCCCCC"/>
            </w:tcBorders>
            <w:shd w:val="clear" w:color="auto" w:fill="FFFFFF" w:themeFill="background1"/>
            <w:vAlign w:val="center"/>
            <w:hideMark/>
          </w:tcPr>
          <w:p w14:paraId="3DD904B1" w14:textId="77777777" w:rsidR="00BB32F1" w:rsidRPr="0094208B" w:rsidRDefault="00B8204B" w:rsidP="00B8204B">
            <w:pPr>
              <w:jc w:val="center"/>
              <w:rPr>
                <w:sz w:val="12"/>
                <w:szCs w:val="12"/>
              </w:rPr>
            </w:pPr>
            <w:r>
              <w:rPr>
                <w:sz w:val="12"/>
                <w:szCs w:val="12"/>
              </w:rPr>
              <w:t>-</w:t>
            </w:r>
          </w:p>
        </w:tc>
        <w:tc>
          <w:tcPr>
            <w:tcW w:w="574" w:type="dxa"/>
            <w:gridSpan w:val="2"/>
            <w:tcBorders>
              <w:top w:val="nil"/>
              <w:left w:val="nil"/>
              <w:bottom w:val="single" w:sz="8" w:space="0" w:color="CCCCCC"/>
              <w:right w:val="single" w:sz="8" w:space="0" w:color="CCCCCC"/>
            </w:tcBorders>
            <w:shd w:val="clear" w:color="auto" w:fill="FFFFFF" w:themeFill="background1"/>
            <w:vAlign w:val="center"/>
            <w:hideMark/>
          </w:tcPr>
          <w:p w14:paraId="4995DAE2" w14:textId="77777777" w:rsidR="00BB32F1" w:rsidRPr="0094208B" w:rsidRDefault="00B8204B" w:rsidP="00B8204B">
            <w:pPr>
              <w:jc w:val="center"/>
              <w:rPr>
                <w:sz w:val="12"/>
                <w:szCs w:val="12"/>
              </w:rPr>
            </w:pPr>
            <w:r>
              <w:rPr>
                <w:sz w:val="12"/>
                <w:szCs w:val="12"/>
              </w:rPr>
              <w:t>-</w:t>
            </w:r>
          </w:p>
        </w:tc>
        <w:tc>
          <w:tcPr>
            <w:tcW w:w="539" w:type="dxa"/>
            <w:gridSpan w:val="3"/>
            <w:tcBorders>
              <w:top w:val="nil"/>
              <w:left w:val="nil"/>
              <w:bottom w:val="single" w:sz="8" w:space="0" w:color="CCCCCC"/>
              <w:right w:val="single" w:sz="8" w:space="0" w:color="CCCCCC"/>
            </w:tcBorders>
            <w:shd w:val="clear" w:color="auto" w:fill="FFFFFF" w:themeFill="background1"/>
            <w:vAlign w:val="center"/>
            <w:hideMark/>
          </w:tcPr>
          <w:p w14:paraId="14FAEF1D" w14:textId="77777777" w:rsidR="00BB32F1" w:rsidRPr="0094208B" w:rsidRDefault="00B8204B" w:rsidP="00B8204B">
            <w:pPr>
              <w:jc w:val="center"/>
              <w:rPr>
                <w:sz w:val="12"/>
                <w:szCs w:val="12"/>
              </w:rPr>
            </w:pPr>
            <w:r>
              <w:rPr>
                <w:sz w:val="12"/>
                <w:szCs w:val="12"/>
              </w:rPr>
              <w:t>-</w:t>
            </w:r>
          </w:p>
        </w:tc>
        <w:tc>
          <w:tcPr>
            <w:tcW w:w="570" w:type="dxa"/>
            <w:gridSpan w:val="2"/>
            <w:tcBorders>
              <w:top w:val="nil"/>
              <w:left w:val="nil"/>
              <w:bottom w:val="single" w:sz="8" w:space="0" w:color="CCCCCC"/>
              <w:right w:val="single" w:sz="8" w:space="0" w:color="CCCCCC"/>
            </w:tcBorders>
            <w:shd w:val="clear" w:color="auto" w:fill="FFFFFF" w:themeFill="background1"/>
            <w:vAlign w:val="center"/>
            <w:hideMark/>
          </w:tcPr>
          <w:p w14:paraId="79B3EB4C" w14:textId="77777777" w:rsidR="00BB32F1" w:rsidRPr="0094208B" w:rsidRDefault="00BB32F1" w:rsidP="00B8204B">
            <w:pPr>
              <w:jc w:val="center"/>
              <w:rPr>
                <w:sz w:val="12"/>
                <w:szCs w:val="12"/>
              </w:rPr>
            </w:pPr>
            <w:r w:rsidRPr="0094208B">
              <w:rPr>
                <w:sz w:val="12"/>
                <w:szCs w:val="12"/>
              </w:rPr>
              <w:t>-</w:t>
            </w:r>
          </w:p>
        </w:tc>
        <w:tc>
          <w:tcPr>
            <w:tcW w:w="539" w:type="dxa"/>
            <w:tcBorders>
              <w:top w:val="nil"/>
              <w:left w:val="nil"/>
              <w:bottom w:val="single" w:sz="8" w:space="0" w:color="CCCCCC"/>
              <w:right w:val="single" w:sz="8" w:space="0" w:color="CCCCCC"/>
            </w:tcBorders>
            <w:shd w:val="clear" w:color="auto" w:fill="auto"/>
            <w:vAlign w:val="center"/>
            <w:hideMark/>
          </w:tcPr>
          <w:p w14:paraId="0656B28E" w14:textId="77777777" w:rsidR="00BB32F1" w:rsidRPr="0094208B" w:rsidRDefault="00BB32F1" w:rsidP="00B8204B">
            <w:pPr>
              <w:jc w:val="center"/>
              <w:rPr>
                <w:sz w:val="12"/>
                <w:szCs w:val="12"/>
              </w:rPr>
            </w:pPr>
            <w:r w:rsidRPr="0094208B">
              <w:rPr>
                <w:sz w:val="12"/>
                <w:szCs w:val="12"/>
              </w:rPr>
              <w:t>0,57 (p= 0,00) **</w:t>
            </w:r>
          </w:p>
        </w:tc>
        <w:tc>
          <w:tcPr>
            <w:tcW w:w="551" w:type="dxa"/>
            <w:tcBorders>
              <w:top w:val="nil"/>
              <w:left w:val="nil"/>
              <w:bottom w:val="single" w:sz="8" w:space="0" w:color="CCCCCC"/>
              <w:right w:val="single" w:sz="8" w:space="0" w:color="CCCCCC"/>
            </w:tcBorders>
            <w:shd w:val="clear" w:color="auto" w:fill="auto"/>
            <w:vAlign w:val="center"/>
            <w:hideMark/>
          </w:tcPr>
          <w:p w14:paraId="470CB373" w14:textId="77777777" w:rsidR="00BB32F1" w:rsidRPr="0094208B" w:rsidRDefault="00BB32F1" w:rsidP="00B8204B">
            <w:pPr>
              <w:jc w:val="center"/>
              <w:rPr>
                <w:sz w:val="12"/>
                <w:szCs w:val="12"/>
              </w:rPr>
            </w:pPr>
            <w:r w:rsidRPr="0094208B">
              <w:rPr>
                <w:sz w:val="12"/>
                <w:szCs w:val="12"/>
              </w:rPr>
              <w:t>0,06 (p= 0,55)</w:t>
            </w:r>
          </w:p>
        </w:tc>
        <w:tc>
          <w:tcPr>
            <w:tcW w:w="539" w:type="dxa"/>
            <w:gridSpan w:val="2"/>
            <w:tcBorders>
              <w:top w:val="nil"/>
              <w:left w:val="nil"/>
              <w:bottom w:val="single" w:sz="8" w:space="0" w:color="CCCCCC"/>
              <w:right w:val="single" w:sz="8" w:space="0" w:color="CCCCCC"/>
            </w:tcBorders>
            <w:shd w:val="clear" w:color="auto" w:fill="auto"/>
            <w:vAlign w:val="center"/>
            <w:hideMark/>
          </w:tcPr>
          <w:p w14:paraId="4D4D0FA7" w14:textId="77777777" w:rsidR="00BB32F1" w:rsidRPr="0094208B" w:rsidRDefault="00BB32F1" w:rsidP="00B8204B">
            <w:pPr>
              <w:jc w:val="center"/>
              <w:rPr>
                <w:sz w:val="12"/>
                <w:szCs w:val="12"/>
              </w:rPr>
            </w:pPr>
            <w:r w:rsidRPr="0094208B">
              <w:rPr>
                <w:sz w:val="12"/>
                <w:szCs w:val="12"/>
              </w:rPr>
              <w:t>0,28 (p= 0,00) **</w:t>
            </w:r>
          </w:p>
        </w:tc>
        <w:tc>
          <w:tcPr>
            <w:tcW w:w="539" w:type="dxa"/>
            <w:gridSpan w:val="3"/>
            <w:tcBorders>
              <w:top w:val="nil"/>
              <w:left w:val="nil"/>
              <w:bottom w:val="single" w:sz="8" w:space="0" w:color="CCCCCC"/>
              <w:right w:val="single" w:sz="8" w:space="0" w:color="CCCCCC"/>
            </w:tcBorders>
            <w:shd w:val="clear" w:color="auto" w:fill="auto"/>
            <w:vAlign w:val="center"/>
            <w:hideMark/>
          </w:tcPr>
          <w:p w14:paraId="205E6172" w14:textId="77777777" w:rsidR="00BB32F1" w:rsidRPr="0094208B" w:rsidRDefault="00BB32F1" w:rsidP="00B8204B">
            <w:pPr>
              <w:jc w:val="center"/>
              <w:rPr>
                <w:sz w:val="12"/>
                <w:szCs w:val="12"/>
              </w:rPr>
            </w:pPr>
            <w:r w:rsidRPr="0094208B">
              <w:rPr>
                <w:sz w:val="12"/>
                <w:szCs w:val="12"/>
              </w:rPr>
              <w:t>0,16 (p= 0,11)</w:t>
            </w:r>
          </w:p>
        </w:tc>
        <w:tc>
          <w:tcPr>
            <w:tcW w:w="611" w:type="dxa"/>
            <w:gridSpan w:val="2"/>
            <w:tcBorders>
              <w:top w:val="nil"/>
              <w:left w:val="nil"/>
              <w:bottom w:val="single" w:sz="8" w:space="0" w:color="CCCCCC"/>
              <w:right w:val="single" w:sz="8" w:space="0" w:color="CCCCCC"/>
            </w:tcBorders>
            <w:shd w:val="clear" w:color="auto" w:fill="auto"/>
            <w:vAlign w:val="center"/>
            <w:hideMark/>
          </w:tcPr>
          <w:p w14:paraId="5FCD1BD8" w14:textId="77777777" w:rsidR="00BB32F1" w:rsidRPr="0094208B" w:rsidRDefault="00BB32F1" w:rsidP="00B8204B">
            <w:pPr>
              <w:jc w:val="center"/>
              <w:rPr>
                <w:sz w:val="12"/>
                <w:szCs w:val="12"/>
              </w:rPr>
            </w:pPr>
            <w:r w:rsidRPr="0094208B">
              <w:rPr>
                <w:sz w:val="12"/>
                <w:szCs w:val="12"/>
              </w:rPr>
              <w:t>0,42 (p= 0,00) **</w:t>
            </w:r>
          </w:p>
        </w:tc>
        <w:tc>
          <w:tcPr>
            <w:tcW w:w="539" w:type="dxa"/>
            <w:tcBorders>
              <w:top w:val="nil"/>
              <w:left w:val="nil"/>
              <w:bottom w:val="single" w:sz="8" w:space="0" w:color="CCCCCC"/>
              <w:right w:val="single" w:sz="8" w:space="0" w:color="CCCCCC"/>
            </w:tcBorders>
            <w:shd w:val="clear" w:color="auto" w:fill="auto"/>
            <w:vAlign w:val="center"/>
            <w:hideMark/>
          </w:tcPr>
          <w:p w14:paraId="5AB2079B" w14:textId="77777777" w:rsidR="00BB32F1" w:rsidRPr="0094208B" w:rsidRDefault="00BB32F1" w:rsidP="00B8204B">
            <w:pPr>
              <w:jc w:val="center"/>
              <w:rPr>
                <w:sz w:val="12"/>
                <w:szCs w:val="12"/>
              </w:rPr>
            </w:pPr>
            <w:r w:rsidRPr="0094208B">
              <w:rPr>
                <w:sz w:val="12"/>
                <w:szCs w:val="12"/>
              </w:rPr>
              <w:t>0,60 (p= 0,00) **</w:t>
            </w:r>
          </w:p>
        </w:tc>
        <w:tc>
          <w:tcPr>
            <w:tcW w:w="529" w:type="dxa"/>
            <w:gridSpan w:val="2"/>
            <w:tcBorders>
              <w:top w:val="nil"/>
              <w:left w:val="nil"/>
              <w:bottom w:val="single" w:sz="8" w:space="0" w:color="CCCCCC"/>
              <w:right w:val="single" w:sz="8" w:space="0" w:color="CCCCCC"/>
            </w:tcBorders>
            <w:shd w:val="clear" w:color="auto" w:fill="auto"/>
            <w:vAlign w:val="center"/>
            <w:hideMark/>
          </w:tcPr>
          <w:p w14:paraId="7ADAB2DA" w14:textId="77777777" w:rsidR="00BB32F1" w:rsidRPr="0094208B" w:rsidRDefault="00BB32F1" w:rsidP="00B8204B">
            <w:pPr>
              <w:jc w:val="center"/>
              <w:rPr>
                <w:sz w:val="12"/>
                <w:szCs w:val="12"/>
              </w:rPr>
            </w:pPr>
            <w:r w:rsidRPr="0094208B">
              <w:rPr>
                <w:sz w:val="12"/>
                <w:szCs w:val="12"/>
              </w:rPr>
              <w:t>0,29 (p= 0,00) **</w:t>
            </w:r>
          </w:p>
        </w:tc>
        <w:tc>
          <w:tcPr>
            <w:tcW w:w="541" w:type="dxa"/>
            <w:gridSpan w:val="2"/>
            <w:tcBorders>
              <w:top w:val="nil"/>
              <w:left w:val="nil"/>
              <w:bottom w:val="single" w:sz="8" w:space="0" w:color="CCCCCC"/>
              <w:right w:val="single" w:sz="8" w:space="0" w:color="CCCCCC"/>
            </w:tcBorders>
            <w:shd w:val="clear" w:color="auto" w:fill="auto"/>
            <w:vAlign w:val="center"/>
            <w:hideMark/>
          </w:tcPr>
          <w:p w14:paraId="330C4477" w14:textId="77777777" w:rsidR="00BB32F1" w:rsidRPr="0094208B" w:rsidRDefault="00BB32F1" w:rsidP="00B8204B">
            <w:pPr>
              <w:jc w:val="center"/>
              <w:rPr>
                <w:sz w:val="12"/>
                <w:szCs w:val="12"/>
              </w:rPr>
            </w:pPr>
            <w:r w:rsidRPr="0094208B">
              <w:rPr>
                <w:sz w:val="12"/>
                <w:szCs w:val="12"/>
              </w:rPr>
              <w:t>0,15 (p= 0,15)</w:t>
            </w:r>
          </w:p>
        </w:tc>
        <w:tc>
          <w:tcPr>
            <w:tcW w:w="539" w:type="dxa"/>
            <w:gridSpan w:val="2"/>
            <w:tcBorders>
              <w:top w:val="nil"/>
              <w:left w:val="nil"/>
              <w:bottom w:val="single" w:sz="8" w:space="0" w:color="CCCCCC"/>
              <w:right w:val="single" w:sz="8" w:space="0" w:color="CCCCCC"/>
            </w:tcBorders>
            <w:shd w:val="clear" w:color="auto" w:fill="auto"/>
            <w:vAlign w:val="center"/>
            <w:hideMark/>
          </w:tcPr>
          <w:p w14:paraId="78AB5907" w14:textId="77777777" w:rsidR="00BB32F1" w:rsidRPr="0094208B" w:rsidRDefault="00BB32F1" w:rsidP="00B8204B">
            <w:pPr>
              <w:jc w:val="center"/>
              <w:rPr>
                <w:sz w:val="12"/>
                <w:szCs w:val="12"/>
              </w:rPr>
            </w:pPr>
            <w:r w:rsidRPr="0094208B">
              <w:rPr>
                <w:sz w:val="12"/>
                <w:szCs w:val="12"/>
              </w:rPr>
              <w:t>0,26 (p= 0,01) *</w:t>
            </w:r>
          </w:p>
        </w:tc>
        <w:tc>
          <w:tcPr>
            <w:tcW w:w="539" w:type="dxa"/>
            <w:gridSpan w:val="2"/>
            <w:tcBorders>
              <w:top w:val="nil"/>
              <w:left w:val="nil"/>
              <w:bottom w:val="single" w:sz="8" w:space="0" w:color="CCCCCC"/>
              <w:right w:val="single" w:sz="8" w:space="0" w:color="CCCCCC"/>
            </w:tcBorders>
            <w:shd w:val="clear" w:color="auto" w:fill="auto"/>
            <w:vAlign w:val="center"/>
            <w:hideMark/>
          </w:tcPr>
          <w:p w14:paraId="60834C8A" w14:textId="77777777" w:rsidR="00BB32F1" w:rsidRPr="0094208B" w:rsidRDefault="00BB32F1" w:rsidP="00B8204B">
            <w:pPr>
              <w:jc w:val="center"/>
              <w:rPr>
                <w:sz w:val="12"/>
                <w:szCs w:val="12"/>
              </w:rPr>
            </w:pPr>
            <w:r w:rsidRPr="0094208B">
              <w:rPr>
                <w:sz w:val="12"/>
                <w:szCs w:val="12"/>
              </w:rPr>
              <w:t>0,02 (p= 0,78)</w:t>
            </w:r>
          </w:p>
        </w:tc>
        <w:tc>
          <w:tcPr>
            <w:tcW w:w="540" w:type="dxa"/>
            <w:gridSpan w:val="2"/>
            <w:tcBorders>
              <w:top w:val="nil"/>
              <w:left w:val="nil"/>
              <w:bottom w:val="single" w:sz="8" w:space="0" w:color="CCCCCC"/>
              <w:right w:val="single" w:sz="8" w:space="0" w:color="CCCCCC"/>
            </w:tcBorders>
            <w:shd w:val="clear" w:color="auto" w:fill="auto"/>
            <w:vAlign w:val="center"/>
            <w:hideMark/>
          </w:tcPr>
          <w:p w14:paraId="281C32A9" w14:textId="77777777" w:rsidR="00BB32F1" w:rsidRPr="0094208B" w:rsidRDefault="00BB32F1" w:rsidP="00B8204B">
            <w:pPr>
              <w:jc w:val="center"/>
              <w:rPr>
                <w:sz w:val="12"/>
                <w:szCs w:val="12"/>
              </w:rPr>
            </w:pPr>
            <w:r w:rsidRPr="0094208B">
              <w:rPr>
                <w:sz w:val="12"/>
                <w:szCs w:val="12"/>
              </w:rPr>
              <w:t>0,01 (p= 0,88)</w:t>
            </w:r>
          </w:p>
        </w:tc>
      </w:tr>
      <w:tr w:rsidR="00B8204B" w:rsidRPr="0094208B" w14:paraId="78AB8BE1" w14:textId="77777777" w:rsidTr="00B8204B">
        <w:trPr>
          <w:trHeight w:val="253"/>
        </w:trPr>
        <w:tc>
          <w:tcPr>
            <w:tcW w:w="901"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3C2BB2F3" w14:textId="77777777" w:rsidR="00BB32F1" w:rsidRPr="0094208B" w:rsidRDefault="00BB32F1"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lang w:val="en-US"/>
              </w:rPr>
              <w:t>course_view (Ισοδιαστημική)</w:t>
            </w:r>
          </w:p>
        </w:tc>
        <w:tc>
          <w:tcPr>
            <w:tcW w:w="585"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737CDF34" w14:textId="77777777" w:rsidR="00BB32F1" w:rsidRPr="0094208B" w:rsidRDefault="00B8204B" w:rsidP="00B8204B">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188BC04F" w14:textId="77777777" w:rsidR="00BB32F1" w:rsidRPr="0094208B" w:rsidRDefault="00B8204B" w:rsidP="00B8204B">
            <w:pPr>
              <w:jc w:val="center"/>
              <w:rPr>
                <w:sz w:val="12"/>
                <w:szCs w:val="12"/>
              </w:rPr>
            </w:pPr>
            <w:r>
              <w:rPr>
                <w:sz w:val="12"/>
                <w:szCs w:val="12"/>
              </w:rPr>
              <w:t>-</w:t>
            </w:r>
          </w:p>
        </w:tc>
        <w:tc>
          <w:tcPr>
            <w:tcW w:w="586" w:type="dxa"/>
            <w:gridSpan w:val="2"/>
            <w:tcBorders>
              <w:top w:val="nil"/>
              <w:left w:val="nil"/>
              <w:bottom w:val="single" w:sz="8" w:space="0" w:color="CCCCCC"/>
              <w:right w:val="single" w:sz="8" w:space="0" w:color="CCCCCC"/>
            </w:tcBorders>
            <w:shd w:val="clear" w:color="auto" w:fill="FFFFFF" w:themeFill="background1"/>
            <w:vAlign w:val="center"/>
            <w:hideMark/>
          </w:tcPr>
          <w:p w14:paraId="445D5843" w14:textId="77777777" w:rsidR="00BB32F1" w:rsidRPr="0094208B" w:rsidRDefault="00B8204B" w:rsidP="00B8204B">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4C0FD9B5" w14:textId="77777777" w:rsidR="00BB32F1" w:rsidRPr="0094208B" w:rsidRDefault="00B8204B" w:rsidP="00B8204B">
            <w:pPr>
              <w:jc w:val="center"/>
              <w:rPr>
                <w:sz w:val="12"/>
                <w:szCs w:val="12"/>
              </w:rPr>
            </w:pPr>
            <w:r>
              <w:rPr>
                <w:sz w:val="12"/>
                <w:szCs w:val="12"/>
              </w:rPr>
              <w:t>-</w:t>
            </w:r>
          </w:p>
        </w:tc>
        <w:tc>
          <w:tcPr>
            <w:tcW w:w="884" w:type="dxa"/>
            <w:gridSpan w:val="2"/>
            <w:tcBorders>
              <w:top w:val="nil"/>
              <w:left w:val="nil"/>
              <w:bottom w:val="single" w:sz="8" w:space="0" w:color="CCCCCC"/>
              <w:right w:val="single" w:sz="8" w:space="0" w:color="CCCCCC"/>
            </w:tcBorders>
            <w:shd w:val="clear" w:color="auto" w:fill="FFFFFF" w:themeFill="background1"/>
            <w:vAlign w:val="center"/>
            <w:hideMark/>
          </w:tcPr>
          <w:p w14:paraId="171FC6A7" w14:textId="77777777" w:rsidR="00BB32F1" w:rsidRPr="0094208B" w:rsidRDefault="00B8204B" w:rsidP="00B8204B">
            <w:pPr>
              <w:jc w:val="center"/>
              <w:rPr>
                <w:sz w:val="12"/>
                <w:szCs w:val="12"/>
              </w:rPr>
            </w:pPr>
            <w:r>
              <w:rPr>
                <w:sz w:val="12"/>
                <w:szCs w:val="12"/>
              </w:rPr>
              <w:t>-</w:t>
            </w:r>
          </w:p>
        </w:tc>
        <w:tc>
          <w:tcPr>
            <w:tcW w:w="737" w:type="dxa"/>
            <w:tcBorders>
              <w:top w:val="nil"/>
              <w:left w:val="nil"/>
              <w:bottom w:val="single" w:sz="8" w:space="0" w:color="CCCCCC"/>
              <w:right w:val="single" w:sz="8" w:space="0" w:color="CCCCCC"/>
            </w:tcBorders>
            <w:shd w:val="clear" w:color="auto" w:fill="FFFFFF" w:themeFill="background1"/>
            <w:vAlign w:val="center"/>
            <w:hideMark/>
          </w:tcPr>
          <w:p w14:paraId="3914BC9A" w14:textId="77777777" w:rsidR="00BB32F1" w:rsidRPr="0094208B" w:rsidRDefault="00B8204B" w:rsidP="00B8204B">
            <w:pPr>
              <w:jc w:val="center"/>
              <w:rPr>
                <w:sz w:val="12"/>
                <w:szCs w:val="12"/>
              </w:rPr>
            </w:pPr>
            <w:r>
              <w:rPr>
                <w:sz w:val="12"/>
                <w:szCs w:val="12"/>
              </w:rPr>
              <w:t>-</w:t>
            </w:r>
          </w:p>
        </w:tc>
        <w:tc>
          <w:tcPr>
            <w:tcW w:w="1034" w:type="dxa"/>
            <w:gridSpan w:val="2"/>
            <w:tcBorders>
              <w:top w:val="nil"/>
              <w:left w:val="nil"/>
              <w:bottom w:val="single" w:sz="8" w:space="0" w:color="CCCCCC"/>
              <w:right w:val="single" w:sz="8" w:space="0" w:color="CCCCCC"/>
            </w:tcBorders>
            <w:shd w:val="clear" w:color="auto" w:fill="FFFFFF" w:themeFill="background1"/>
            <w:vAlign w:val="center"/>
            <w:hideMark/>
          </w:tcPr>
          <w:p w14:paraId="6B9421CE" w14:textId="77777777" w:rsidR="00BB32F1" w:rsidRPr="0094208B" w:rsidRDefault="00B8204B" w:rsidP="00B8204B">
            <w:pPr>
              <w:jc w:val="center"/>
              <w:rPr>
                <w:sz w:val="12"/>
                <w:szCs w:val="12"/>
              </w:rPr>
            </w:pPr>
            <w:r>
              <w:rPr>
                <w:sz w:val="12"/>
                <w:szCs w:val="12"/>
              </w:rPr>
              <w:t>-</w:t>
            </w:r>
          </w:p>
        </w:tc>
        <w:tc>
          <w:tcPr>
            <w:tcW w:w="761" w:type="dxa"/>
            <w:tcBorders>
              <w:top w:val="nil"/>
              <w:left w:val="nil"/>
              <w:bottom w:val="single" w:sz="8" w:space="0" w:color="CCCCCC"/>
              <w:right w:val="single" w:sz="8" w:space="0" w:color="CCCCCC"/>
            </w:tcBorders>
            <w:shd w:val="clear" w:color="auto" w:fill="FFFFFF" w:themeFill="background1"/>
            <w:vAlign w:val="center"/>
            <w:hideMark/>
          </w:tcPr>
          <w:p w14:paraId="2CE1CF14" w14:textId="77777777" w:rsidR="00BB32F1" w:rsidRPr="0094208B" w:rsidRDefault="00B8204B" w:rsidP="00B8204B">
            <w:pPr>
              <w:jc w:val="center"/>
              <w:rPr>
                <w:sz w:val="12"/>
                <w:szCs w:val="12"/>
              </w:rPr>
            </w:pPr>
            <w:r>
              <w:rPr>
                <w:sz w:val="12"/>
                <w:szCs w:val="12"/>
              </w:rPr>
              <w:t>-</w:t>
            </w:r>
          </w:p>
        </w:tc>
        <w:tc>
          <w:tcPr>
            <w:tcW w:w="574" w:type="dxa"/>
            <w:gridSpan w:val="2"/>
            <w:tcBorders>
              <w:top w:val="nil"/>
              <w:left w:val="nil"/>
              <w:bottom w:val="single" w:sz="8" w:space="0" w:color="CCCCCC"/>
              <w:right w:val="single" w:sz="8" w:space="0" w:color="CCCCCC"/>
            </w:tcBorders>
            <w:shd w:val="clear" w:color="auto" w:fill="FFFFFF" w:themeFill="background1"/>
            <w:vAlign w:val="center"/>
            <w:hideMark/>
          </w:tcPr>
          <w:p w14:paraId="6DD1F3D3" w14:textId="77777777" w:rsidR="00BB32F1" w:rsidRPr="0094208B" w:rsidRDefault="00B8204B" w:rsidP="00B8204B">
            <w:pPr>
              <w:jc w:val="center"/>
              <w:rPr>
                <w:sz w:val="12"/>
                <w:szCs w:val="12"/>
              </w:rPr>
            </w:pPr>
            <w:r>
              <w:rPr>
                <w:sz w:val="12"/>
                <w:szCs w:val="12"/>
              </w:rPr>
              <w:t>-</w:t>
            </w:r>
          </w:p>
        </w:tc>
        <w:tc>
          <w:tcPr>
            <w:tcW w:w="539" w:type="dxa"/>
            <w:gridSpan w:val="3"/>
            <w:tcBorders>
              <w:top w:val="nil"/>
              <w:left w:val="nil"/>
              <w:bottom w:val="single" w:sz="8" w:space="0" w:color="CCCCCC"/>
              <w:right w:val="single" w:sz="8" w:space="0" w:color="CCCCCC"/>
            </w:tcBorders>
            <w:shd w:val="clear" w:color="auto" w:fill="FFFFFF" w:themeFill="background1"/>
            <w:vAlign w:val="center"/>
            <w:hideMark/>
          </w:tcPr>
          <w:p w14:paraId="2A83E362" w14:textId="77777777" w:rsidR="00BB32F1" w:rsidRPr="0094208B" w:rsidRDefault="00B8204B" w:rsidP="00B8204B">
            <w:pPr>
              <w:jc w:val="center"/>
              <w:rPr>
                <w:sz w:val="12"/>
                <w:szCs w:val="12"/>
              </w:rPr>
            </w:pPr>
            <w:r>
              <w:rPr>
                <w:sz w:val="12"/>
                <w:szCs w:val="12"/>
              </w:rPr>
              <w:t>-</w:t>
            </w:r>
          </w:p>
        </w:tc>
        <w:tc>
          <w:tcPr>
            <w:tcW w:w="570" w:type="dxa"/>
            <w:gridSpan w:val="2"/>
            <w:tcBorders>
              <w:top w:val="nil"/>
              <w:left w:val="nil"/>
              <w:bottom w:val="single" w:sz="8" w:space="0" w:color="CCCCCC"/>
              <w:right w:val="single" w:sz="8" w:space="0" w:color="CCCCCC"/>
            </w:tcBorders>
            <w:shd w:val="clear" w:color="auto" w:fill="FFFFFF" w:themeFill="background1"/>
            <w:vAlign w:val="center"/>
            <w:hideMark/>
          </w:tcPr>
          <w:p w14:paraId="20B6F8A6" w14:textId="77777777" w:rsidR="00BB32F1" w:rsidRPr="0094208B" w:rsidRDefault="00B8204B" w:rsidP="00B8204B">
            <w:pPr>
              <w:jc w:val="center"/>
              <w:rPr>
                <w:sz w:val="12"/>
                <w:szCs w:val="12"/>
              </w:rPr>
            </w:pPr>
            <w:r>
              <w:rPr>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266DCE2D" w14:textId="77777777" w:rsidR="00BB32F1" w:rsidRPr="0094208B" w:rsidRDefault="00BB32F1" w:rsidP="00B8204B">
            <w:pPr>
              <w:jc w:val="center"/>
              <w:rPr>
                <w:sz w:val="12"/>
                <w:szCs w:val="12"/>
              </w:rPr>
            </w:pPr>
            <w:r w:rsidRPr="0094208B">
              <w:rPr>
                <w:sz w:val="12"/>
                <w:szCs w:val="12"/>
              </w:rPr>
              <w:t>-</w:t>
            </w:r>
          </w:p>
        </w:tc>
        <w:tc>
          <w:tcPr>
            <w:tcW w:w="551" w:type="dxa"/>
            <w:tcBorders>
              <w:top w:val="nil"/>
              <w:left w:val="nil"/>
              <w:bottom w:val="single" w:sz="8" w:space="0" w:color="CCCCCC"/>
              <w:right w:val="single" w:sz="8" w:space="0" w:color="CCCCCC"/>
            </w:tcBorders>
            <w:shd w:val="clear" w:color="auto" w:fill="auto"/>
            <w:vAlign w:val="center"/>
            <w:hideMark/>
          </w:tcPr>
          <w:p w14:paraId="5D8B4DF7" w14:textId="77777777" w:rsidR="00BB32F1" w:rsidRPr="0094208B" w:rsidRDefault="00BB32F1" w:rsidP="00B8204B">
            <w:pPr>
              <w:jc w:val="center"/>
              <w:rPr>
                <w:sz w:val="12"/>
                <w:szCs w:val="12"/>
              </w:rPr>
            </w:pPr>
            <w:r w:rsidRPr="0094208B">
              <w:rPr>
                <w:sz w:val="12"/>
                <w:szCs w:val="12"/>
              </w:rPr>
              <w:t>0,10 (p= 0,32)</w:t>
            </w:r>
          </w:p>
        </w:tc>
        <w:tc>
          <w:tcPr>
            <w:tcW w:w="539" w:type="dxa"/>
            <w:gridSpan w:val="2"/>
            <w:tcBorders>
              <w:top w:val="nil"/>
              <w:left w:val="nil"/>
              <w:bottom w:val="single" w:sz="8" w:space="0" w:color="CCCCCC"/>
              <w:right w:val="single" w:sz="8" w:space="0" w:color="CCCCCC"/>
            </w:tcBorders>
            <w:shd w:val="clear" w:color="auto" w:fill="auto"/>
            <w:vAlign w:val="center"/>
            <w:hideMark/>
          </w:tcPr>
          <w:p w14:paraId="443AF0B8" w14:textId="77777777" w:rsidR="00BB32F1" w:rsidRPr="0094208B" w:rsidRDefault="00BB32F1" w:rsidP="00B8204B">
            <w:pPr>
              <w:jc w:val="center"/>
              <w:rPr>
                <w:sz w:val="12"/>
                <w:szCs w:val="12"/>
              </w:rPr>
            </w:pPr>
            <w:r w:rsidRPr="0094208B">
              <w:rPr>
                <w:sz w:val="12"/>
                <w:szCs w:val="12"/>
              </w:rPr>
              <w:t>0,54 (p= 0,00) **</w:t>
            </w:r>
          </w:p>
        </w:tc>
        <w:tc>
          <w:tcPr>
            <w:tcW w:w="539" w:type="dxa"/>
            <w:gridSpan w:val="3"/>
            <w:tcBorders>
              <w:top w:val="nil"/>
              <w:left w:val="nil"/>
              <w:bottom w:val="single" w:sz="8" w:space="0" w:color="CCCCCC"/>
              <w:right w:val="single" w:sz="8" w:space="0" w:color="CCCCCC"/>
            </w:tcBorders>
            <w:shd w:val="clear" w:color="auto" w:fill="auto"/>
            <w:vAlign w:val="center"/>
            <w:hideMark/>
          </w:tcPr>
          <w:p w14:paraId="2431A394" w14:textId="77777777" w:rsidR="00BB32F1" w:rsidRPr="0094208B" w:rsidRDefault="00BB32F1" w:rsidP="00B8204B">
            <w:pPr>
              <w:jc w:val="center"/>
              <w:rPr>
                <w:sz w:val="12"/>
                <w:szCs w:val="12"/>
              </w:rPr>
            </w:pPr>
            <w:r w:rsidRPr="0094208B">
              <w:rPr>
                <w:sz w:val="12"/>
                <w:szCs w:val="12"/>
              </w:rPr>
              <w:t>0,51 (p= 0,00) **</w:t>
            </w:r>
          </w:p>
        </w:tc>
        <w:tc>
          <w:tcPr>
            <w:tcW w:w="611" w:type="dxa"/>
            <w:gridSpan w:val="2"/>
            <w:tcBorders>
              <w:top w:val="nil"/>
              <w:left w:val="nil"/>
              <w:bottom w:val="single" w:sz="8" w:space="0" w:color="CCCCCC"/>
              <w:right w:val="single" w:sz="8" w:space="0" w:color="CCCCCC"/>
            </w:tcBorders>
            <w:shd w:val="clear" w:color="auto" w:fill="auto"/>
            <w:vAlign w:val="center"/>
            <w:hideMark/>
          </w:tcPr>
          <w:p w14:paraId="1F5D2B5A" w14:textId="77777777" w:rsidR="00BB32F1" w:rsidRPr="0094208B" w:rsidRDefault="00BB32F1" w:rsidP="00B8204B">
            <w:pPr>
              <w:jc w:val="center"/>
              <w:rPr>
                <w:sz w:val="12"/>
                <w:szCs w:val="12"/>
              </w:rPr>
            </w:pPr>
            <w:r w:rsidRPr="0094208B">
              <w:rPr>
                <w:sz w:val="12"/>
                <w:szCs w:val="12"/>
              </w:rPr>
              <w:t>0,34 (p= 0,00) **</w:t>
            </w:r>
          </w:p>
        </w:tc>
        <w:tc>
          <w:tcPr>
            <w:tcW w:w="539" w:type="dxa"/>
            <w:tcBorders>
              <w:top w:val="nil"/>
              <w:left w:val="nil"/>
              <w:bottom w:val="single" w:sz="8" w:space="0" w:color="CCCCCC"/>
              <w:right w:val="single" w:sz="8" w:space="0" w:color="CCCCCC"/>
            </w:tcBorders>
            <w:shd w:val="clear" w:color="auto" w:fill="auto"/>
            <w:vAlign w:val="center"/>
            <w:hideMark/>
          </w:tcPr>
          <w:p w14:paraId="5454D337" w14:textId="77777777" w:rsidR="00BB32F1" w:rsidRPr="0094208B" w:rsidRDefault="00BB32F1" w:rsidP="00B8204B">
            <w:pPr>
              <w:jc w:val="center"/>
              <w:rPr>
                <w:sz w:val="12"/>
                <w:szCs w:val="12"/>
              </w:rPr>
            </w:pPr>
            <w:r w:rsidRPr="0094208B">
              <w:rPr>
                <w:sz w:val="12"/>
                <w:szCs w:val="12"/>
              </w:rPr>
              <w:t>0,62 (p= 0,00) **</w:t>
            </w:r>
          </w:p>
        </w:tc>
        <w:tc>
          <w:tcPr>
            <w:tcW w:w="529" w:type="dxa"/>
            <w:gridSpan w:val="2"/>
            <w:tcBorders>
              <w:top w:val="nil"/>
              <w:left w:val="nil"/>
              <w:bottom w:val="single" w:sz="8" w:space="0" w:color="CCCCCC"/>
              <w:right w:val="single" w:sz="8" w:space="0" w:color="CCCCCC"/>
            </w:tcBorders>
            <w:shd w:val="clear" w:color="auto" w:fill="auto"/>
            <w:vAlign w:val="center"/>
            <w:hideMark/>
          </w:tcPr>
          <w:p w14:paraId="5537D5AC" w14:textId="77777777" w:rsidR="00BB32F1" w:rsidRPr="0094208B" w:rsidRDefault="00BB32F1" w:rsidP="00B8204B">
            <w:pPr>
              <w:jc w:val="center"/>
              <w:rPr>
                <w:sz w:val="12"/>
                <w:szCs w:val="12"/>
              </w:rPr>
            </w:pPr>
            <w:r w:rsidRPr="0094208B">
              <w:rPr>
                <w:sz w:val="12"/>
                <w:szCs w:val="12"/>
              </w:rPr>
              <w:t>0,60 (p= 0,00) **</w:t>
            </w:r>
          </w:p>
        </w:tc>
        <w:tc>
          <w:tcPr>
            <w:tcW w:w="541" w:type="dxa"/>
            <w:gridSpan w:val="2"/>
            <w:tcBorders>
              <w:top w:val="nil"/>
              <w:left w:val="nil"/>
              <w:bottom w:val="single" w:sz="8" w:space="0" w:color="CCCCCC"/>
              <w:right w:val="single" w:sz="8" w:space="0" w:color="CCCCCC"/>
            </w:tcBorders>
            <w:shd w:val="clear" w:color="auto" w:fill="auto"/>
            <w:vAlign w:val="center"/>
            <w:hideMark/>
          </w:tcPr>
          <w:p w14:paraId="5A0D0884" w14:textId="77777777" w:rsidR="00BB32F1" w:rsidRPr="0094208B" w:rsidRDefault="00BB32F1" w:rsidP="00B8204B">
            <w:pPr>
              <w:jc w:val="center"/>
              <w:rPr>
                <w:sz w:val="12"/>
                <w:szCs w:val="12"/>
              </w:rPr>
            </w:pPr>
            <w:r w:rsidRPr="0094208B">
              <w:rPr>
                <w:sz w:val="12"/>
                <w:szCs w:val="12"/>
              </w:rPr>
              <w:t>0,56 (p= 0,00) **</w:t>
            </w:r>
          </w:p>
        </w:tc>
        <w:tc>
          <w:tcPr>
            <w:tcW w:w="539" w:type="dxa"/>
            <w:gridSpan w:val="2"/>
            <w:tcBorders>
              <w:top w:val="nil"/>
              <w:left w:val="nil"/>
              <w:bottom w:val="single" w:sz="8" w:space="0" w:color="CCCCCC"/>
              <w:right w:val="single" w:sz="8" w:space="0" w:color="CCCCCC"/>
            </w:tcBorders>
            <w:shd w:val="clear" w:color="auto" w:fill="auto"/>
            <w:vAlign w:val="center"/>
            <w:hideMark/>
          </w:tcPr>
          <w:p w14:paraId="410C9269" w14:textId="77777777" w:rsidR="00BB32F1" w:rsidRPr="0094208B" w:rsidRDefault="00BB32F1" w:rsidP="00B8204B">
            <w:pPr>
              <w:jc w:val="center"/>
              <w:rPr>
                <w:sz w:val="12"/>
                <w:szCs w:val="12"/>
              </w:rPr>
            </w:pPr>
            <w:r w:rsidRPr="0094208B">
              <w:rPr>
                <w:sz w:val="12"/>
                <w:szCs w:val="12"/>
              </w:rPr>
              <w:t>0,07 (p= 0,49)</w:t>
            </w:r>
          </w:p>
        </w:tc>
        <w:tc>
          <w:tcPr>
            <w:tcW w:w="539" w:type="dxa"/>
            <w:gridSpan w:val="2"/>
            <w:tcBorders>
              <w:top w:val="nil"/>
              <w:left w:val="nil"/>
              <w:bottom w:val="single" w:sz="8" w:space="0" w:color="CCCCCC"/>
              <w:right w:val="single" w:sz="8" w:space="0" w:color="CCCCCC"/>
            </w:tcBorders>
            <w:shd w:val="clear" w:color="auto" w:fill="auto"/>
            <w:vAlign w:val="center"/>
            <w:hideMark/>
          </w:tcPr>
          <w:p w14:paraId="1A59938C" w14:textId="77777777" w:rsidR="00BB32F1" w:rsidRPr="0094208B" w:rsidRDefault="00BB32F1" w:rsidP="00B8204B">
            <w:pPr>
              <w:jc w:val="center"/>
              <w:rPr>
                <w:sz w:val="12"/>
                <w:szCs w:val="12"/>
              </w:rPr>
            </w:pPr>
            <w:r w:rsidRPr="0094208B">
              <w:rPr>
                <w:sz w:val="12"/>
                <w:szCs w:val="12"/>
              </w:rPr>
              <w:t>0,14 (p= 0,15)</w:t>
            </w:r>
          </w:p>
        </w:tc>
        <w:tc>
          <w:tcPr>
            <w:tcW w:w="540" w:type="dxa"/>
            <w:gridSpan w:val="2"/>
            <w:tcBorders>
              <w:top w:val="nil"/>
              <w:left w:val="nil"/>
              <w:bottom w:val="single" w:sz="8" w:space="0" w:color="CCCCCC"/>
              <w:right w:val="single" w:sz="8" w:space="0" w:color="CCCCCC"/>
            </w:tcBorders>
            <w:shd w:val="clear" w:color="auto" w:fill="auto"/>
            <w:vAlign w:val="center"/>
            <w:hideMark/>
          </w:tcPr>
          <w:p w14:paraId="797E2DAF" w14:textId="77777777" w:rsidR="00BB32F1" w:rsidRPr="0094208B" w:rsidRDefault="00BB32F1" w:rsidP="00B8204B">
            <w:pPr>
              <w:jc w:val="center"/>
              <w:rPr>
                <w:sz w:val="12"/>
                <w:szCs w:val="12"/>
              </w:rPr>
            </w:pPr>
            <w:r w:rsidRPr="0094208B">
              <w:rPr>
                <w:sz w:val="12"/>
                <w:szCs w:val="12"/>
              </w:rPr>
              <w:t>0,03 (p= 0,74)</w:t>
            </w:r>
          </w:p>
        </w:tc>
      </w:tr>
      <w:tr w:rsidR="00B8204B" w:rsidRPr="0094208B" w14:paraId="045AEF59" w14:textId="77777777" w:rsidTr="00B8204B">
        <w:trPr>
          <w:trHeight w:val="253"/>
        </w:trPr>
        <w:tc>
          <w:tcPr>
            <w:tcW w:w="901"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682239F0" w14:textId="77777777" w:rsidR="00BB32F1" w:rsidRPr="0094208B" w:rsidRDefault="00BB32F1"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lang w:val="en-US"/>
              </w:rPr>
              <w:t>forum_add_post (Ισοδιαστημική)</w:t>
            </w:r>
          </w:p>
        </w:tc>
        <w:tc>
          <w:tcPr>
            <w:tcW w:w="585"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04158821" w14:textId="77777777" w:rsidR="00BB32F1" w:rsidRPr="0094208B" w:rsidRDefault="00B8204B" w:rsidP="00B8204B">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49140898" w14:textId="77777777" w:rsidR="00BB32F1" w:rsidRPr="0094208B" w:rsidRDefault="00B8204B" w:rsidP="00B8204B">
            <w:pPr>
              <w:jc w:val="center"/>
              <w:rPr>
                <w:sz w:val="12"/>
                <w:szCs w:val="12"/>
              </w:rPr>
            </w:pPr>
            <w:r>
              <w:rPr>
                <w:sz w:val="12"/>
                <w:szCs w:val="12"/>
              </w:rPr>
              <w:t>-</w:t>
            </w:r>
          </w:p>
        </w:tc>
        <w:tc>
          <w:tcPr>
            <w:tcW w:w="586" w:type="dxa"/>
            <w:gridSpan w:val="2"/>
            <w:tcBorders>
              <w:top w:val="nil"/>
              <w:left w:val="nil"/>
              <w:bottom w:val="single" w:sz="8" w:space="0" w:color="CCCCCC"/>
              <w:right w:val="single" w:sz="8" w:space="0" w:color="CCCCCC"/>
            </w:tcBorders>
            <w:shd w:val="clear" w:color="auto" w:fill="FFFFFF" w:themeFill="background1"/>
            <w:vAlign w:val="center"/>
            <w:hideMark/>
          </w:tcPr>
          <w:p w14:paraId="209A8850" w14:textId="77777777" w:rsidR="00BB32F1" w:rsidRPr="0094208B" w:rsidRDefault="00B8204B" w:rsidP="00B8204B">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636C176A" w14:textId="77777777" w:rsidR="00BB32F1" w:rsidRPr="0094208B" w:rsidRDefault="00B8204B" w:rsidP="00B8204B">
            <w:pPr>
              <w:jc w:val="center"/>
              <w:rPr>
                <w:sz w:val="12"/>
                <w:szCs w:val="12"/>
              </w:rPr>
            </w:pPr>
            <w:r>
              <w:rPr>
                <w:sz w:val="12"/>
                <w:szCs w:val="12"/>
              </w:rPr>
              <w:t>-</w:t>
            </w:r>
          </w:p>
        </w:tc>
        <w:tc>
          <w:tcPr>
            <w:tcW w:w="884" w:type="dxa"/>
            <w:gridSpan w:val="2"/>
            <w:tcBorders>
              <w:top w:val="nil"/>
              <w:left w:val="nil"/>
              <w:bottom w:val="single" w:sz="8" w:space="0" w:color="CCCCCC"/>
              <w:right w:val="single" w:sz="8" w:space="0" w:color="CCCCCC"/>
            </w:tcBorders>
            <w:shd w:val="clear" w:color="auto" w:fill="FFFFFF" w:themeFill="background1"/>
            <w:vAlign w:val="center"/>
            <w:hideMark/>
          </w:tcPr>
          <w:p w14:paraId="44CB19BF" w14:textId="77777777" w:rsidR="00BB32F1" w:rsidRPr="0094208B" w:rsidRDefault="00B8204B" w:rsidP="00B8204B">
            <w:pPr>
              <w:jc w:val="center"/>
              <w:rPr>
                <w:sz w:val="12"/>
                <w:szCs w:val="12"/>
              </w:rPr>
            </w:pPr>
            <w:r>
              <w:rPr>
                <w:sz w:val="12"/>
                <w:szCs w:val="12"/>
              </w:rPr>
              <w:t>-</w:t>
            </w:r>
          </w:p>
        </w:tc>
        <w:tc>
          <w:tcPr>
            <w:tcW w:w="737" w:type="dxa"/>
            <w:tcBorders>
              <w:top w:val="nil"/>
              <w:left w:val="nil"/>
              <w:bottom w:val="single" w:sz="8" w:space="0" w:color="CCCCCC"/>
              <w:right w:val="single" w:sz="8" w:space="0" w:color="CCCCCC"/>
            </w:tcBorders>
            <w:shd w:val="clear" w:color="auto" w:fill="FFFFFF" w:themeFill="background1"/>
            <w:vAlign w:val="center"/>
            <w:hideMark/>
          </w:tcPr>
          <w:p w14:paraId="3EA77EDE" w14:textId="77777777" w:rsidR="00BB32F1" w:rsidRPr="0094208B" w:rsidRDefault="00B8204B" w:rsidP="00B8204B">
            <w:pPr>
              <w:jc w:val="center"/>
              <w:rPr>
                <w:sz w:val="12"/>
                <w:szCs w:val="12"/>
              </w:rPr>
            </w:pPr>
            <w:r>
              <w:rPr>
                <w:sz w:val="12"/>
                <w:szCs w:val="12"/>
              </w:rPr>
              <w:t>-</w:t>
            </w:r>
          </w:p>
        </w:tc>
        <w:tc>
          <w:tcPr>
            <w:tcW w:w="1034" w:type="dxa"/>
            <w:gridSpan w:val="2"/>
            <w:tcBorders>
              <w:top w:val="nil"/>
              <w:left w:val="nil"/>
              <w:bottom w:val="single" w:sz="8" w:space="0" w:color="CCCCCC"/>
              <w:right w:val="single" w:sz="8" w:space="0" w:color="CCCCCC"/>
            </w:tcBorders>
            <w:shd w:val="clear" w:color="auto" w:fill="FFFFFF" w:themeFill="background1"/>
            <w:vAlign w:val="center"/>
            <w:hideMark/>
          </w:tcPr>
          <w:p w14:paraId="3ABAD341" w14:textId="77777777" w:rsidR="00BB32F1" w:rsidRPr="0094208B" w:rsidRDefault="00B8204B" w:rsidP="00B8204B">
            <w:pPr>
              <w:jc w:val="center"/>
              <w:rPr>
                <w:sz w:val="12"/>
                <w:szCs w:val="12"/>
              </w:rPr>
            </w:pPr>
            <w:r>
              <w:rPr>
                <w:sz w:val="12"/>
                <w:szCs w:val="12"/>
              </w:rPr>
              <w:t>-</w:t>
            </w:r>
          </w:p>
        </w:tc>
        <w:tc>
          <w:tcPr>
            <w:tcW w:w="761" w:type="dxa"/>
            <w:tcBorders>
              <w:top w:val="nil"/>
              <w:left w:val="nil"/>
              <w:bottom w:val="single" w:sz="8" w:space="0" w:color="CCCCCC"/>
              <w:right w:val="single" w:sz="8" w:space="0" w:color="CCCCCC"/>
            </w:tcBorders>
            <w:shd w:val="clear" w:color="auto" w:fill="FFFFFF" w:themeFill="background1"/>
            <w:vAlign w:val="center"/>
            <w:hideMark/>
          </w:tcPr>
          <w:p w14:paraId="2C473ED4" w14:textId="77777777" w:rsidR="00BB32F1" w:rsidRPr="0094208B" w:rsidRDefault="00B8204B" w:rsidP="00B8204B">
            <w:pPr>
              <w:jc w:val="center"/>
              <w:rPr>
                <w:sz w:val="12"/>
                <w:szCs w:val="12"/>
              </w:rPr>
            </w:pPr>
            <w:r>
              <w:rPr>
                <w:sz w:val="12"/>
                <w:szCs w:val="12"/>
              </w:rPr>
              <w:t>-</w:t>
            </w:r>
          </w:p>
        </w:tc>
        <w:tc>
          <w:tcPr>
            <w:tcW w:w="574" w:type="dxa"/>
            <w:gridSpan w:val="2"/>
            <w:tcBorders>
              <w:top w:val="nil"/>
              <w:left w:val="nil"/>
              <w:bottom w:val="single" w:sz="8" w:space="0" w:color="CCCCCC"/>
              <w:right w:val="single" w:sz="8" w:space="0" w:color="CCCCCC"/>
            </w:tcBorders>
            <w:shd w:val="clear" w:color="auto" w:fill="FFFFFF" w:themeFill="background1"/>
            <w:vAlign w:val="center"/>
            <w:hideMark/>
          </w:tcPr>
          <w:p w14:paraId="4442192A" w14:textId="77777777" w:rsidR="00BB32F1" w:rsidRPr="0094208B" w:rsidRDefault="00B8204B" w:rsidP="00B8204B">
            <w:pPr>
              <w:jc w:val="center"/>
              <w:rPr>
                <w:sz w:val="12"/>
                <w:szCs w:val="12"/>
              </w:rPr>
            </w:pPr>
            <w:r>
              <w:rPr>
                <w:sz w:val="12"/>
                <w:szCs w:val="12"/>
              </w:rPr>
              <w:t>-</w:t>
            </w:r>
          </w:p>
        </w:tc>
        <w:tc>
          <w:tcPr>
            <w:tcW w:w="539" w:type="dxa"/>
            <w:gridSpan w:val="3"/>
            <w:tcBorders>
              <w:top w:val="nil"/>
              <w:left w:val="nil"/>
              <w:bottom w:val="single" w:sz="8" w:space="0" w:color="CCCCCC"/>
              <w:right w:val="single" w:sz="8" w:space="0" w:color="CCCCCC"/>
            </w:tcBorders>
            <w:shd w:val="clear" w:color="auto" w:fill="FFFFFF" w:themeFill="background1"/>
            <w:vAlign w:val="center"/>
            <w:hideMark/>
          </w:tcPr>
          <w:p w14:paraId="36CC4B68" w14:textId="77777777" w:rsidR="00BB32F1" w:rsidRPr="0094208B" w:rsidRDefault="00B8204B" w:rsidP="00B8204B">
            <w:pPr>
              <w:jc w:val="center"/>
              <w:rPr>
                <w:sz w:val="12"/>
                <w:szCs w:val="12"/>
              </w:rPr>
            </w:pPr>
            <w:r>
              <w:rPr>
                <w:sz w:val="12"/>
                <w:szCs w:val="12"/>
              </w:rPr>
              <w:t>-</w:t>
            </w:r>
          </w:p>
        </w:tc>
        <w:tc>
          <w:tcPr>
            <w:tcW w:w="570" w:type="dxa"/>
            <w:gridSpan w:val="2"/>
            <w:tcBorders>
              <w:top w:val="nil"/>
              <w:left w:val="nil"/>
              <w:bottom w:val="single" w:sz="8" w:space="0" w:color="CCCCCC"/>
              <w:right w:val="single" w:sz="8" w:space="0" w:color="CCCCCC"/>
            </w:tcBorders>
            <w:shd w:val="clear" w:color="auto" w:fill="FFFFFF" w:themeFill="background1"/>
            <w:vAlign w:val="center"/>
            <w:hideMark/>
          </w:tcPr>
          <w:p w14:paraId="5675A4E1" w14:textId="77777777" w:rsidR="00BB32F1" w:rsidRPr="0094208B" w:rsidRDefault="00B8204B" w:rsidP="00B8204B">
            <w:pPr>
              <w:jc w:val="center"/>
              <w:rPr>
                <w:sz w:val="12"/>
                <w:szCs w:val="12"/>
              </w:rPr>
            </w:pPr>
            <w:r>
              <w:rPr>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7A432C3E" w14:textId="77777777" w:rsidR="00BB32F1" w:rsidRPr="0094208B" w:rsidRDefault="00B8204B" w:rsidP="00B8204B">
            <w:pPr>
              <w:jc w:val="center"/>
              <w:rPr>
                <w:sz w:val="12"/>
                <w:szCs w:val="12"/>
              </w:rPr>
            </w:pPr>
            <w:r>
              <w:rPr>
                <w:sz w:val="12"/>
                <w:szCs w:val="12"/>
              </w:rPr>
              <w:t>-</w:t>
            </w:r>
          </w:p>
        </w:tc>
        <w:tc>
          <w:tcPr>
            <w:tcW w:w="551" w:type="dxa"/>
            <w:tcBorders>
              <w:top w:val="nil"/>
              <w:left w:val="nil"/>
              <w:bottom w:val="single" w:sz="8" w:space="0" w:color="CCCCCC"/>
              <w:right w:val="single" w:sz="8" w:space="0" w:color="CCCCCC"/>
            </w:tcBorders>
            <w:shd w:val="clear" w:color="auto" w:fill="FFFFFF" w:themeFill="background1"/>
            <w:vAlign w:val="center"/>
            <w:hideMark/>
          </w:tcPr>
          <w:p w14:paraId="7E0544ED" w14:textId="77777777" w:rsidR="00BB32F1" w:rsidRPr="0094208B" w:rsidRDefault="00BB32F1" w:rsidP="00B8204B">
            <w:pPr>
              <w:jc w:val="center"/>
              <w:rPr>
                <w:sz w:val="12"/>
                <w:szCs w:val="12"/>
              </w:rPr>
            </w:pPr>
            <w:r w:rsidRPr="0094208B">
              <w:rPr>
                <w:sz w:val="12"/>
                <w:szCs w:val="12"/>
              </w:rPr>
              <w:t>-</w:t>
            </w:r>
          </w:p>
        </w:tc>
        <w:tc>
          <w:tcPr>
            <w:tcW w:w="539" w:type="dxa"/>
            <w:gridSpan w:val="2"/>
            <w:tcBorders>
              <w:top w:val="nil"/>
              <w:left w:val="nil"/>
              <w:bottom w:val="single" w:sz="8" w:space="0" w:color="CCCCCC"/>
              <w:right w:val="single" w:sz="8" w:space="0" w:color="CCCCCC"/>
            </w:tcBorders>
            <w:shd w:val="clear" w:color="auto" w:fill="auto"/>
            <w:vAlign w:val="center"/>
            <w:hideMark/>
          </w:tcPr>
          <w:p w14:paraId="2B32226C" w14:textId="77777777" w:rsidR="00BB32F1" w:rsidRPr="0094208B" w:rsidRDefault="00BB32F1" w:rsidP="00B8204B">
            <w:pPr>
              <w:jc w:val="center"/>
              <w:rPr>
                <w:sz w:val="12"/>
                <w:szCs w:val="12"/>
              </w:rPr>
            </w:pPr>
            <w:r w:rsidRPr="0094208B">
              <w:rPr>
                <w:sz w:val="12"/>
                <w:szCs w:val="12"/>
              </w:rPr>
              <w:t>0,47 (p= 0,00) **</w:t>
            </w:r>
          </w:p>
        </w:tc>
        <w:tc>
          <w:tcPr>
            <w:tcW w:w="539" w:type="dxa"/>
            <w:gridSpan w:val="3"/>
            <w:tcBorders>
              <w:top w:val="nil"/>
              <w:left w:val="nil"/>
              <w:bottom w:val="single" w:sz="8" w:space="0" w:color="CCCCCC"/>
              <w:right w:val="single" w:sz="8" w:space="0" w:color="CCCCCC"/>
            </w:tcBorders>
            <w:shd w:val="clear" w:color="auto" w:fill="auto"/>
            <w:vAlign w:val="center"/>
            <w:hideMark/>
          </w:tcPr>
          <w:p w14:paraId="3D5F597C" w14:textId="77777777" w:rsidR="00BB32F1" w:rsidRPr="0094208B" w:rsidRDefault="00BB32F1" w:rsidP="00B8204B">
            <w:pPr>
              <w:jc w:val="center"/>
              <w:rPr>
                <w:sz w:val="12"/>
                <w:szCs w:val="12"/>
              </w:rPr>
            </w:pPr>
            <w:r w:rsidRPr="0094208B">
              <w:rPr>
                <w:sz w:val="12"/>
                <w:szCs w:val="12"/>
              </w:rPr>
              <w:t>0,21 (p= 0,04) *</w:t>
            </w:r>
          </w:p>
        </w:tc>
        <w:tc>
          <w:tcPr>
            <w:tcW w:w="611" w:type="dxa"/>
            <w:gridSpan w:val="2"/>
            <w:tcBorders>
              <w:top w:val="nil"/>
              <w:left w:val="nil"/>
              <w:bottom w:val="single" w:sz="8" w:space="0" w:color="CCCCCC"/>
              <w:right w:val="single" w:sz="8" w:space="0" w:color="CCCCCC"/>
            </w:tcBorders>
            <w:shd w:val="clear" w:color="auto" w:fill="auto"/>
            <w:vAlign w:val="center"/>
            <w:hideMark/>
          </w:tcPr>
          <w:p w14:paraId="0DF8B222" w14:textId="77777777" w:rsidR="00BB32F1" w:rsidRPr="0094208B" w:rsidRDefault="00BB32F1" w:rsidP="00B8204B">
            <w:pPr>
              <w:jc w:val="center"/>
              <w:rPr>
                <w:sz w:val="12"/>
                <w:szCs w:val="12"/>
              </w:rPr>
            </w:pPr>
            <w:r w:rsidRPr="0094208B">
              <w:rPr>
                <w:sz w:val="12"/>
                <w:szCs w:val="12"/>
              </w:rPr>
              <w:t>0,02 (p= 0,84)</w:t>
            </w:r>
          </w:p>
        </w:tc>
        <w:tc>
          <w:tcPr>
            <w:tcW w:w="539" w:type="dxa"/>
            <w:tcBorders>
              <w:top w:val="nil"/>
              <w:left w:val="nil"/>
              <w:bottom w:val="single" w:sz="8" w:space="0" w:color="CCCCCC"/>
              <w:right w:val="single" w:sz="8" w:space="0" w:color="CCCCCC"/>
            </w:tcBorders>
            <w:shd w:val="clear" w:color="auto" w:fill="auto"/>
            <w:vAlign w:val="center"/>
            <w:hideMark/>
          </w:tcPr>
          <w:p w14:paraId="18D66BCA" w14:textId="77777777" w:rsidR="00BB32F1" w:rsidRPr="0094208B" w:rsidRDefault="00BB32F1" w:rsidP="00B8204B">
            <w:pPr>
              <w:jc w:val="center"/>
              <w:rPr>
                <w:sz w:val="12"/>
                <w:szCs w:val="12"/>
              </w:rPr>
            </w:pPr>
            <w:r w:rsidRPr="0094208B">
              <w:rPr>
                <w:sz w:val="12"/>
                <w:szCs w:val="12"/>
              </w:rPr>
              <w:t>0,07 (p= 0,47)</w:t>
            </w:r>
          </w:p>
        </w:tc>
        <w:tc>
          <w:tcPr>
            <w:tcW w:w="529" w:type="dxa"/>
            <w:gridSpan w:val="2"/>
            <w:tcBorders>
              <w:top w:val="nil"/>
              <w:left w:val="nil"/>
              <w:bottom w:val="single" w:sz="8" w:space="0" w:color="CCCCCC"/>
              <w:right w:val="single" w:sz="8" w:space="0" w:color="CCCCCC"/>
            </w:tcBorders>
            <w:shd w:val="clear" w:color="auto" w:fill="auto"/>
            <w:vAlign w:val="center"/>
            <w:hideMark/>
          </w:tcPr>
          <w:p w14:paraId="74F1E904" w14:textId="77777777" w:rsidR="00BB32F1" w:rsidRPr="0094208B" w:rsidRDefault="00BB32F1" w:rsidP="00B8204B">
            <w:pPr>
              <w:jc w:val="center"/>
              <w:rPr>
                <w:sz w:val="12"/>
                <w:szCs w:val="12"/>
              </w:rPr>
            </w:pPr>
            <w:r w:rsidRPr="0094208B">
              <w:rPr>
                <w:sz w:val="12"/>
                <w:szCs w:val="12"/>
              </w:rPr>
              <w:t>0,30 (p= 0,00) **</w:t>
            </w:r>
          </w:p>
        </w:tc>
        <w:tc>
          <w:tcPr>
            <w:tcW w:w="541" w:type="dxa"/>
            <w:gridSpan w:val="2"/>
            <w:tcBorders>
              <w:top w:val="nil"/>
              <w:left w:val="nil"/>
              <w:bottom w:val="single" w:sz="8" w:space="0" w:color="CCCCCC"/>
              <w:right w:val="single" w:sz="8" w:space="0" w:color="CCCCCC"/>
            </w:tcBorders>
            <w:shd w:val="clear" w:color="auto" w:fill="auto"/>
            <w:vAlign w:val="center"/>
            <w:hideMark/>
          </w:tcPr>
          <w:p w14:paraId="7F8526F9" w14:textId="77777777" w:rsidR="00BB32F1" w:rsidRPr="0094208B" w:rsidRDefault="00BB32F1" w:rsidP="00B8204B">
            <w:pPr>
              <w:jc w:val="center"/>
              <w:rPr>
                <w:sz w:val="12"/>
                <w:szCs w:val="12"/>
              </w:rPr>
            </w:pPr>
            <w:r w:rsidRPr="0094208B">
              <w:rPr>
                <w:sz w:val="12"/>
                <w:szCs w:val="12"/>
              </w:rPr>
              <w:t>0,10 (p= 0,34)</w:t>
            </w:r>
          </w:p>
        </w:tc>
        <w:tc>
          <w:tcPr>
            <w:tcW w:w="539" w:type="dxa"/>
            <w:gridSpan w:val="2"/>
            <w:tcBorders>
              <w:top w:val="nil"/>
              <w:left w:val="nil"/>
              <w:bottom w:val="single" w:sz="8" w:space="0" w:color="CCCCCC"/>
              <w:right w:val="single" w:sz="8" w:space="0" w:color="CCCCCC"/>
            </w:tcBorders>
            <w:shd w:val="clear" w:color="auto" w:fill="auto"/>
            <w:vAlign w:val="center"/>
            <w:hideMark/>
          </w:tcPr>
          <w:p w14:paraId="32352DA5" w14:textId="77777777" w:rsidR="00BB32F1" w:rsidRPr="0094208B" w:rsidRDefault="00BB32F1" w:rsidP="00B8204B">
            <w:pPr>
              <w:jc w:val="center"/>
              <w:rPr>
                <w:sz w:val="12"/>
                <w:szCs w:val="12"/>
              </w:rPr>
            </w:pPr>
            <w:r w:rsidRPr="0094208B">
              <w:rPr>
                <w:sz w:val="12"/>
                <w:szCs w:val="12"/>
              </w:rPr>
              <w:t>0,11 (p= 0,28)</w:t>
            </w:r>
          </w:p>
        </w:tc>
        <w:tc>
          <w:tcPr>
            <w:tcW w:w="539" w:type="dxa"/>
            <w:gridSpan w:val="2"/>
            <w:tcBorders>
              <w:top w:val="nil"/>
              <w:left w:val="nil"/>
              <w:bottom w:val="single" w:sz="8" w:space="0" w:color="CCCCCC"/>
              <w:right w:val="single" w:sz="8" w:space="0" w:color="CCCCCC"/>
            </w:tcBorders>
            <w:shd w:val="clear" w:color="auto" w:fill="auto"/>
            <w:vAlign w:val="center"/>
            <w:hideMark/>
          </w:tcPr>
          <w:p w14:paraId="3D24F147" w14:textId="77777777" w:rsidR="00BB32F1" w:rsidRPr="0094208B" w:rsidRDefault="00BB32F1" w:rsidP="00B8204B">
            <w:pPr>
              <w:jc w:val="center"/>
              <w:rPr>
                <w:sz w:val="12"/>
                <w:szCs w:val="12"/>
              </w:rPr>
            </w:pPr>
            <w:r w:rsidRPr="0094208B">
              <w:rPr>
                <w:sz w:val="12"/>
                <w:szCs w:val="12"/>
              </w:rPr>
              <w:t>0,12 (p= 0,24)</w:t>
            </w:r>
          </w:p>
        </w:tc>
        <w:tc>
          <w:tcPr>
            <w:tcW w:w="540" w:type="dxa"/>
            <w:gridSpan w:val="2"/>
            <w:tcBorders>
              <w:top w:val="nil"/>
              <w:left w:val="nil"/>
              <w:bottom w:val="single" w:sz="8" w:space="0" w:color="CCCCCC"/>
              <w:right w:val="single" w:sz="8" w:space="0" w:color="CCCCCC"/>
            </w:tcBorders>
            <w:shd w:val="clear" w:color="auto" w:fill="auto"/>
            <w:vAlign w:val="center"/>
            <w:hideMark/>
          </w:tcPr>
          <w:p w14:paraId="4D48FE91" w14:textId="77777777" w:rsidR="00BB32F1" w:rsidRPr="0094208B" w:rsidRDefault="00BB32F1" w:rsidP="00B8204B">
            <w:pPr>
              <w:jc w:val="center"/>
              <w:rPr>
                <w:sz w:val="12"/>
                <w:szCs w:val="12"/>
              </w:rPr>
            </w:pPr>
            <w:r w:rsidRPr="0094208B">
              <w:rPr>
                <w:sz w:val="12"/>
                <w:szCs w:val="12"/>
              </w:rPr>
              <w:t>0,09 (p= 0,39)</w:t>
            </w:r>
          </w:p>
        </w:tc>
      </w:tr>
      <w:tr w:rsidR="00B8204B" w:rsidRPr="0094208B" w14:paraId="4CA360FD" w14:textId="77777777" w:rsidTr="00B8204B">
        <w:trPr>
          <w:trHeight w:val="253"/>
        </w:trPr>
        <w:tc>
          <w:tcPr>
            <w:tcW w:w="901"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2F9CE7AC" w14:textId="77777777" w:rsidR="00BB32F1" w:rsidRPr="0094208B" w:rsidRDefault="00BB32F1"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lang w:val="en-US"/>
              </w:rPr>
              <w:t>forum_view (Ισοδιαστημική)</w:t>
            </w:r>
          </w:p>
        </w:tc>
        <w:tc>
          <w:tcPr>
            <w:tcW w:w="585"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3170901F" w14:textId="77777777" w:rsidR="00BB32F1" w:rsidRPr="0094208B" w:rsidRDefault="00B8204B" w:rsidP="00B8204B">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4655B88C" w14:textId="77777777" w:rsidR="00BB32F1" w:rsidRPr="0094208B" w:rsidRDefault="00B8204B" w:rsidP="00B8204B">
            <w:pPr>
              <w:jc w:val="center"/>
              <w:rPr>
                <w:sz w:val="12"/>
                <w:szCs w:val="12"/>
              </w:rPr>
            </w:pPr>
            <w:r>
              <w:rPr>
                <w:sz w:val="12"/>
                <w:szCs w:val="12"/>
              </w:rPr>
              <w:t>-</w:t>
            </w:r>
          </w:p>
        </w:tc>
        <w:tc>
          <w:tcPr>
            <w:tcW w:w="586" w:type="dxa"/>
            <w:gridSpan w:val="2"/>
            <w:tcBorders>
              <w:top w:val="nil"/>
              <w:left w:val="nil"/>
              <w:bottom w:val="single" w:sz="8" w:space="0" w:color="CCCCCC"/>
              <w:right w:val="single" w:sz="8" w:space="0" w:color="CCCCCC"/>
            </w:tcBorders>
            <w:shd w:val="clear" w:color="auto" w:fill="FFFFFF" w:themeFill="background1"/>
            <w:vAlign w:val="center"/>
            <w:hideMark/>
          </w:tcPr>
          <w:p w14:paraId="6195B10B" w14:textId="77777777" w:rsidR="00BB32F1" w:rsidRPr="0094208B" w:rsidRDefault="00B8204B" w:rsidP="00B8204B">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46B5D933" w14:textId="77777777" w:rsidR="00BB32F1" w:rsidRPr="0094208B" w:rsidRDefault="00B8204B" w:rsidP="00B8204B">
            <w:pPr>
              <w:jc w:val="center"/>
              <w:rPr>
                <w:sz w:val="12"/>
                <w:szCs w:val="12"/>
              </w:rPr>
            </w:pPr>
            <w:r>
              <w:rPr>
                <w:sz w:val="12"/>
                <w:szCs w:val="12"/>
              </w:rPr>
              <w:t>-</w:t>
            </w:r>
          </w:p>
        </w:tc>
        <w:tc>
          <w:tcPr>
            <w:tcW w:w="884" w:type="dxa"/>
            <w:gridSpan w:val="2"/>
            <w:tcBorders>
              <w:top w:val="nil"/>
              <w:left w:val="nil"/>
              <w:bottom w:val="single" w:sz="8" w:space="0" w:color="CCCCCC"/>
              <w:right w:val="single" w:sz="8" w:space="0" w:color="CCCCCC"/>
            </w:tcBorders>
            <w:shd w:val="clear" w:color="auto" w:fill="FFFFFF" w:themeFill="background1"/>
            <w:vAlign w:val="center"/>
            <w:hideMark/>
          </w:tcPr>
          <w:p w14:paraId="495A4A13" w14:textId="77777777" w:rsidR="00BB32F1" w:rsidRPr="0094208B" w:rsidRDefault="00B8204B" w:rsidP="00B8204B">
            <w:pPr>
              <w:jc w:val="center"/>
              <w:rPr>
                <w:sz w:val="12"/>
                <w:szCs w:val="12"/>
              </w:rPr>
            </w:pPr>
            <w:r>
              <w:rPr>
                <w:sz w:val="12"/>
                <w:szCs w:val="12"/>
              </w:rPr>
              <w:t>-</w:t>
            </w:r>
          </w:p>
        </w:tc>
        <w:tc>
          <w:tcPr>
            <w:tcW w:w="737" w:type="dxa"/>
            <w:tcBorders>
              <w:top w:val="nil"/>
              <w:left w:val="nil"/>
              <w:bottom w:val="single" w:sz="8" w:space="0" w:color="CCCCCC"/>
              <w:right w:val="single" w:sz="8" w:space="0" w:color="CCCCCC"/>
            </w:tcBorders>
            <w:shd w:val="clear" w:color="auto" w:fill="FFFFFF" w:themeFill="background1"/>
            <w:vAlign w:val="center"/>
            <w:hideMark/>
          </w:tcPr>
          <w:p w14:paraId="27D89EDC" w14:textId="77777777" w:rsidR="00BB32F1" w:rsidRPr="0094208B" w:rsidRDefault="00B8204B" w:rsidP="00B8204B">
            <w:pPr>
              <w:jc w:val="center"/>
              <w:rPr>
                <w:sz w:val="12"/>
                <w:szCs w:val="12"/>
              </w:rPr>
            </w:pPr>
            <w:r>
              <w:rPr>
                <w:sz w:val="12"/>
                <w:szCs w:val="12"/>
              </w:rPr>
              <w:t>-</w:t>
            </w:r>
          </w:p>
        </w:tc>
        <w:tc>
          <w:tcPr>
            <w:tcW w:w="1034" w:type="dxa"/>
            <w:gridSpan w:val="2"/>
            <w:tcBorders>
              <w:top w:val="nil"/>
              <w:left w:val="nil"/>
              <w:bottom w:val="single" w:sz="8" w:space="0" w:color="CCCCCC"/>
              <w:right w:val="single" w:sz="8" w:space="0" w:color="CCCCCC"/>
            </w:tcBorders>
            <w:shd w:val="clear" w:color="auto" w:fill="FFFFFF" w:themeFill="background1"/>
            <w:vAlign w:val="center"/>
            <w:hideMark/>
          </w:tcPr>
          <w:p w14:paraId="3C531D3D" w14:textId="77777777" w:rsidR="00BB32F1" w:rsidRPr="0094208B" w:rsidRDefault="00B8204B" w:rsidP="00B8204B">
            <w:pPr>
              <w:jc w:val="center"/>
              <w:rPr>
                <w:sz w:val="12"/>
                <w:szCs w:val="12"/>
              </w:rPr>
            </w:pPr>
            <w:r>
              <w:rPr>
                <w:sz w:val="12"/>
                <w:szCs w:val="12"/>
              </w:rPr>
              <w:t>-</w:t>
            </w:r>
          </w:p>
        </w:tc>
        <w:tc>
          <w:tcPr>
            <w:tcW w:w="761" w:type="dxa"/>
            <w:tcBorders>
              <w:top w:val="nil"/>
              <w:left w:val="nil"/>
              <w:bottom w:val="single" w:sz="8" w:space="0" w:color="CCCCCC"/>
              <w:right w:val="single" w:sz="8" w:space="0" w:color="CCCCCC"/>
            </w:tcBorders>
            <w:shd w:val="clear" w:color="auto" w:fill="FFFFFF" w:themeFill="background1"/>
            <w:vAlign w:val="center"/>
            <w:hideMark/>
          </w:tcPr>
          <w:p w14:paraId="5B95734B" w14:textId="77777777" w:rsidR="00BB32F1" w:rsidRPr="0094208B" w:rsidRDefault="00B8204B" w:rsidP="00B8204B">
            <w:pPr>
              <w:jc w:val="center"/>
              <w:rPr>
                <w:sz w:val="12"/>
                <w:szCs w:val="12"/>
              </w:rPr>
            </w:pPr>
            <w:r>
              <w:rPr>
                <w:sz w:val="12"/>
                <w:szCs w:val="12"/>
              </w:rPr>
              <w:t>-</w:t>
            </w:r>
          </w:p>
        </w:tc>
        <w:tc>
          <w:tcPr>
            <w:tcW w:w="574" w:type="dxa"/>
            <w:gridSpan w:val="2"/>
            <w:tcBorders>
              <w:top w:val="nil"/>
              <w:left w:val="nil"/>
              <w:bottom w:val="single" w:sz="8" w:space="0" w:color="CCCCCC"/>
              <w:right w:val="single" w:sz="8" w:space="0" w:color="CCCCCC"/>
            </w:tcBorders>
            <w:shd w:val="clear" w:color="auto" w:fill="FFFFFF" w:themeFill="background1"/>
            <w:vAlign w:val="center"/>
            <w:hideMark/>
          </w:tcPr>
          <w:p w14:paraId="0F74DEB0" w14:textId="77777777" w:rsidR="00BB32F1" w:rsidRPr="0094208B" w:rsidRDefault="00B8204B" w:rsidP="00B8204B">
            <w:pPr>
              <w:jc w:val="center"/>
              <w:rPr>
                <w:sz w:val="12"/>
                <w:szCs w:val="12"/>
              </w:rPr>
            </w:pPr>
            <w:r>
              <w:rPr>
                <w:sz w:val="12"/>
                <w:szCs w:val="12"/>
              </w:rPr>
              <w:t>-</w:t>
            </w:r>
          </w:p>
        </w:tc>
        <w:tc>
          <w:tcPr>
            <w:tcW w:w="539" w:type="dxa"/>
            <w:gridSpan w:val="3"/>
            <w:tcBorders>
              <w:top w:val="nil"/>
              <w:left w:val="nil"/>
              <w:bottom w:val="single" w:sz="8" w:space="0" w:color="CCCCCC"/>
              <w:right w:val="single" w:sz="8" w:space="0" w:color="CCCCCC"/>
            </w:tcBorders>
            <w:shd w:val="clear" w:color="auto" w:fill="FFFFFF" w:themeFill="background1"/>
            <w:vAlign w:val="center"/>
            <w:hideMark/>
          </w:tcPr>
          <w:p w14:paraId="118FC2A2" w14:textId="77777777" w:rsidR="00BB32F1" w:rsidRPr="0094208B" w:rsidRDefault="00B8204B" w:rsidP="00B8204B">
            <w:pPr>
              <w:jc w:val="center"/>
              <w:rPr>
                <w:sz w:val="12"/>
                <w:szCs w:val="12"/>
              </w:rPr>
            </w:pPr>
            <w:r>
              <w:rPr>
                <w:sz w:val="12"/>
                <w:szCs w:val="12"/>
              </w:rPr>
              <w:t>-</w:t>
            </w:r>
          </w:p>
        </w:tc>
        <w:tc>
          <w:tcPr>
            <w:tcW w:w="570" w:type="dxa"/>
            <w:gridSpan w:val="2"/>
            <w:tcBorders>
              <w:top w:val="nil"/>
              <w:left w:val="nil"/>
              <w:bottom w:val="single" w:sz="8" w:space="0" w:color="CCCCCC"/>
              <w:right w:val="single" w:sz="8" w:space="0" w:color="CCCCCC"/>
            </w:tcBorders>
            <w:shd w:val="clear" w:color="auto" w:fill="FFFFFF" w:themeFill="background1"/>
            <w:vAlign w:val="center"/>
            <w:hideMark/>
          </w:tcPr>
          <w:p w14:paraId="532A7946" w14:textId="77777777" w:rsidR="00BB32F1" w:rsidRPr="0094208B" w:rsidRDefault="00B8204B" w:rsidP="00B8204B">
            <w:pPr>
              <w:jc w:val="center"/>
              <w:rPr>
                <w:sz w:val="12"/>
                <w:szCs w:val="12"/>
              </w:rPr>
            </w:pPr>
            <w:r>
              <w:rPr>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1F7B43A7" w14:textId="77777777" w:rsidR="00BB32F1" w:rsidRPr="0094208B" w:rsidRDefault="00B8204B" w:rsidP="00B8204B">
            <w:pPr>
              <w:jc w:val="center"/>
              <w:rPr>
                <w:sz w:val="12"/>
                <w:szCs w:val="12"/>
              </w:rPr>
            </w:pPr>
            <w:r>
              <w:rPr>
                <w:sz w:val="12"/>
                <w:szCs w:val="12"/>
              </w:rPr>
              <w:t>-</w:t>
            </w:r>
          </w:p>
        </w:tc>
        <w:tc>
          <w:tcPr>
            <w:tcW w:w="551" w:type="dxa"/>
            <w:tcBorders>
              <w:top w:val="nil"/>
              <w:left w:val="nil"/>
              <w:bottom w:val="single" w:sz="8" w:space="0" w:color="CCCCCC"/>
              <w:right w:val="single" w:sz="8" w:space="0" w:color="CCCCCC"/>
            </w:tcBorders>
            <w:shd w:val="clear" w:color="auto" w:fill="FFFFFF" w:themeFill="background1"/>
            <w:vAlign w:val="center"/>
            <w:hideMark/>
          </w:tcPr>
          <w:p w14:paraId="56DF339C" w14:textId="77777777" w:rsidR="00BB32F1" w:rsidRPr="0094208B" w:rsidRDefault="00B8204B" w:rsidP="00B8204B">
            <w:pPr>
              <w:jc w:val="center"/>
              <w:rPr>
                <w:sz w:val="12"/>
                <w:szCs w:val="12"/>
              </w:rPr>
            </w:pPr>
            <w:r>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4BCBCE9F" w14:textId="77777777" w:rsidR="00BB32F1" w:rsidRPr="0094208B" w:rsidRDefault="00BB32F1" w:rsidP="00B8204B">
            <w:pPr>
              <w:jc w:val="center"/>
              <w:rPr>
                <w:sz w:val="12"/>
                <w:szCs w:val="12"/>
              </w:rPr>
            </w:pPr>
            <w:r w:rsidRPr="0094208B">
              <w:rPr>
                <w:sz w:val="12"/>
                <w:szCs w:val="12"/>
              </w:rPr>
              <w:t>-</w:t>
            </w:r>
          </w:p>
        </w:tc>
        <w:tc>
          <w:tcPr>
            <w:tcW w:w="539" w:type="dxa"/>
            <w:gridSpan w:val="3"/>
            <w:tcBorders>
              <w:top w:val="nil"/>
              <w:left w:val="nil"/>
              <w:bottom w:val="single" w:sz="8" w:space="0" w:color="CCCCCC"/>
              <w:right w:val="single" w:sz="8" w:space="0" w:color="CCCCCC"/>
            </w:tcBorders>
            <w:shd w:val="clear" w:color="auto" w:fill="auto"/>
            <w:vAlign w:val="center"/>
            <w:hideMark/>
          </w:tcPr>
          <w:p w14:paraId="64C299A1" w14:textId="77777777" w:rsidR="00BB32F1" w:rsidRPr="0094208B" w:rsidRDefault="00BB32F1" w:rsidP="00B8204B">
            <w:pPr>
              <w:jc w:val="center"/>
              <w:rPr>
                <w:sz w:val="12"/>
                <w:szCs w:val="12"/>
              </w:rPr>
            </w:pPr>
            <w:r w:rsidRPr="0094208B">
              <w:rPr>
                <w:sz w:val="12"/>
                <w:szCs w:val="12"/>
              </w:rPr>
              <w:t>0,51 (p= 0,00) **</w:t>
            </w:r>
          </w:p>
        </w:tc>
        <w:tc>
          <w:tcPr>
            <w:tcW w:w="611" w:type="dxa"/>
            <w:gridSpan w:val="2"/>
            <w:tcBorders>
              <w:top w:val="nil"/>
              <w:left w:val="nil"/>
              <w:bottom w:val="single" w:sz="8" w:space="0" w:color="CCCCCC"/>
              <w:right w:val="single" w:sz="8" w:space="0" w:color="CCCCCC"/>
            </w:tcBorders>
            <w:shd w:val="clear" w:color="auto" w:fill="auto"/>
            <w:vAlign w:val="center"/>
            <w:hideMark/>
          </w:tcPr>
          <w:p w14:paraId="188C9699" w14:textId="77777777" w:rsidR="00BB32F1" w:rsidRPr="0094208B" w:rsidRDefault="00BB32F1" w:rsidP="00B8204B">
            <w:pPr>
              <w:jc w:val="center"/>
              <w:rPr>
                <w:sz w:val="12"/>
                <w:szCs w:val="12"/>
              </w:rPr>
            </w:pPr>
            <w:r w:rsidRPr="0094208B">
              <w:rPr>
                <w:sz w:val="12"/>
                <w:szCs w:val="12"/>
              </w:rPr>
              <w:t>0,27 (p= 0,00) **</w:t>
            </w:r>
          </w:p>
        </w:tc>
        <w:tc>
          <w:tcPr>
            <w:tcW w:w="539" w:type="dxa"/>
            <w:tcBorders>
              <w:top w:val="nil"/>
              <w:left w:val="nil"/>
              <w:bottom w:val="single" w:sz="8" w:space="0" w:color="CCCCCC"/>
              <w:right w:val="single" w:sz="8" w:space="0" w:color="CCCCCC"/>
            </w:tcBorders>
            <w:shd w:val="clear" w:color="auto" w:fill="auto"/>
            <w:vAlign w:val="center"/>
            <w:hideMark/>
          </w:tcPr>
          <w:p w14:paraId="647A2EA4" w14:textId="77777777" w:rsidR="00BB32F1" w:rsidRPr="0094208B" w:rsidRDefault="00BB32F1" w:rsidP="00B8204B">
            <w:pPr>
              <w:jc w:val="center"/>
              <w:rPr>
                <w:sz w:val="12"/>
                <w:szCs w:val="12"/>
              </w:rPr>
            </w:pPr>
            <w:r w:rsidRPr="0094208B">
              <w:rPr>
                <w:sz w:val="12"/>
                <w:szCs w:val="12"/>
              </w:rPr>
              <w:t>0,51 (p= 0,00) **</w:t>
            </w:r>
          </w:p>
        </w:tc>
        <w:tc>
          <w:tcPr>
            <w:tcW w:w="529" w:type="dxa"/>
            <w:gridSpan w:val="2"/>
            <w:tcBorders>
              <w:top w:val="nil"/>
              <w:left w:val="nil"/>
              <w:bottom w:val="single" w:sz="8" w:space="0" w:color="CCCCCC"/>
              <w:right w:val="single" w:sz="8" w:space="0" w:color="CCCCCC"/>
            </w:tcBorders>
            <w:shd w:val="clear" w:color="auto" w:fill="auto"/>
            <w:vAlign w:val="center"/>
            <w:hideMark/>
          </w:tcPr>
          <w:p w14:paraId="3E5C3939" w14:textId="77777777" w:rsidR="00BB32F1" w:rsidRPr="0094208B" w:rsidRDefault="00BB32F1" w:rsidP="00B8204B">
            <w:pPr>
              <w:jc w:val="center"/>
              <w:rPr>
                <w:sz w:val="12"/>
                <w:szCs w:val="12"/>
              </w:rPr>
            </w:pPr>
            <w:r w:rsidRPr="0094208B">
              <w:rPr>
                <w:sz w:val="12"/>
                <w:szCs w:val="12"/>
              </w:rPr>
              <w:t>0,63 (p= 0,00) **</w:t>
            </w:r>
          </w:p>
        </w:tc>
        <w:tc>
          <w:tcPr>
            <w:tcW w:w="541" w:type="dxa"/>
            <w:gridSpan w:val="2"/>
            <w:tcBorders>
              <w:top w:val="nil"/>
              <w:left w:val="nil"/>
              <w:bottom w:val="single" w:sz="8" w:space="0" w:color="CCCCCC"/>
              <w:right w:val="single" w:sz="8" w:space="0" w:color="CCCCCC"/>
            </w:tcBorders>
            <w:shd w:val="clear" w:color="auto" w:fill="auto"/>
            <w:vAlign w:val="center"/>
            <w:hideMark/>
          </w:tcPr>
          <w:p w14:paraId="730C0BE8" w14:textId="77777777" w:rsidR="00BB32F1" w:rsidRPr="0094208B" w:rsidRDefault="00BB32F1" w:rsidP="00B8204B">
            <w:pPr>
              <w:jc w:val="center"/>
              <w:rPr>
                <w:sz w:val="12"/>
                <w:szCs w:val="12"/>
              </w:rPr>
            </w:pPr>
            <w:r w:rsidRPr="0094208B">
              <w:rPr>
                <w:sz w:val="12"/>
                <w:szCs w:val="12"/>
              </w:rPr>
              <w:t>0,45 (p= 0,00) **</w:t>
            </w:r>
          </w:p>
        </w:tc>
        <w:tc>
          <w:tcPr>
            <w:tcW w:w="539" w:type="dxa"/>
            <w:gridSpan w:val="2"/>
            <w:tcBorders>
              <w:top w:val="nil"/>
              <w:left w:val="nil"/>
              <w:bottom w:val="single" w:sz="8" w:space="0" w:color="CCCCCC"/>
              <w:right w:val="single" w:sz="8" w:space="0" w:color="CCCCCC"/>
            </w:tcBorders>
            <w:shd w:val="clear" w:color="auto" w:fill="auto"/>
            <w:vAlign w:val="center"/>
            <w:hideMark/>
          </w:tcPr>
          <w:p w14:paraId="3031B912" w14:textId="77777777" w:rsidR="00BB32F1" w:rsidRPr="0094208B" w:rsidRDefault="00BB32F1" w:rsidP="00B8204B">
            <w:pPr>
              <w:jc w:val="center"/>
              <w:rPr>
                <w:sz w:val="12"/>
                <w:szCs w:val="12"/>
              </w:rPr>
            </w:pPr>
            <w:r w:rsidRPr="0094208B">
              <w:rPr>
                <w:sz w:val="12"/>
                <w:szCs w:val="12"/>
              </w:rPr>
              <w:t>0,17 (p= 0,09)</w:t>
            </w:r>
          </w:p>
        </w:tc>
        <w:tc>
          <w:tcPr>
            <w:tcW w:w="539" w:type="dxa"/>
            <w:gridSpan w:val="2"/>
            <w:tcBorders>
              <w:top w:val="nil"/>
              <w:left w:val="nil"/>
              <w:bottom w:val="single" w:sz="8" w:space="0" w:color="CCCCCC"/>
              <w:right w:val="single" w:sz="8" w:space="0" w:color="CCCCCC"/>
            </w:tcBorders>
            <w:shd w:val="clear" w:color="auto" w:fill="auto"/>
            <w:vAlign w:val="center"/>
            <w:hideMark/>
          </w:tcPr>
          <w:p w14:paraId="7E95AFB1" w14:textId="77777777" w:rsidR="00BB32F1" w:rsidRPr="0094208B" w:rsidRDefault="00BB32F1" w:rsidP="00B8204B">
            <w:pPr>
              <w:jc w:val="center"/>
              <w:rPr>
                <w:sz w:val="12"/>
                <w:szCs w:val="12"/>
              </w:rPr>
            </w:pPr>
            <w:r w:rsidRPr="0094208B">
              <w:rPr>
                <w:sz w:val="12"/>
                <w:szCs w:val="12"/>
              </w:rPr>
              <w:t>0,31 (p= 0,00) **</w:t>
            </w:r>
          </w:p>
        </w:tc>
        <w:tc>
          <w:tcPr>
            <w:tcW w:w="540" w:type="dxa"/>
            <w:gridSpan w:val="2"/>
            <w:tcBorders>
              <w:top w:val="nil"/>
              <w:left w:val="nil"/>
              <w:bottom w:val="single" w:sz="8" w:space="0" w:color="CCCCCC"/>
              <w:right w:val="single" w:sz="8" w:space="0" w:color="CCCCCC"/>
            </w:tcBorders>
            <w:shd w:val="clear" w:color="auto" w:fill="auto"/>
            <w:vAlign w:val="center"/>
            <w:hideMark/>
          </w:tcPr>
          <w:p w14:paraId="4F82166E" w14:textId="77777777" w:rsidR="00BB32F1" w:rsidRPr="0094208B" w:rsidRDefault="00BB32F1" w:rsidP="00B8204B">
            <w:pPr>
              <w:jc w:val="center"/>
              <w:rPr>
                <w:sz w:val="12"/>
                <w:szCs w:val="12"/>
              </w:rPr>
            </w:pPr>
            <w:r w:rsidRPr="0094208B">
              <w:rPr>
                <w:sz w:val="12"/>
                <w:szCs w:val="12"/>
              </w:rPr>
              <w:t>0,27 (p= 0,00) **</w:t>
            </w:r>
          </w:p>
        </w:tc>
      </w:tr>
      <w:tr w:rsidR="00B8204B" w:rsidRPr="0094208B" w14:paraId="1332DE6E" w14:textId="77777777" w:rsidTr="00B8204B">
        <w:trPr>
          <w:trHeight w:val="253"/>
        </w:trPr>
        <w:tc>
          <w:tcPr>
            <w:tcW w:w="901"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32CC9A62" w14:textId="77777777" w:rsidR="00BB32F1" w:rsidRPr="0094208B" w:rsidRDefault="00BB32F1"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lang w:val="en-US"/>
              </w:rPr>
              <w:t>glossary_view (Ισοδιαστημική)</w:t>
            </w:r>
          </w:p>
        </w:tc>
        <w:tc>
          <w:tcPr>
            <w:tcW w:w="585"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6E4B7E96" w14:textId="77777777" w:rsidR="00BB32F1" w:rsidRPr="0094208B" w:rsidRDefault="00B8204B" w:rsidP="00B8204B">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61442A4A" w14:textId="77777777" w:rsidR="00BB32F1" w:rsidRPr="0094208B" w:rsidRDefault="00B8204B" w:rsidP="00B8204B">
            <w:pPr>
              <w:jc w:val="center"/>
              <w:rPr>
                <w:sz w:val="12"/>
                <w:szCs w:val="12"/>
              </w:rPr>
            </w:pPr>
            <w:r>
              <w:rPr>
                <w:sz w:val="12"/>
                <w:szCs w:val="12"/>
              </w:rPr>
              <w:t>-</w:t>
            </w:r>
          </w:p>
        </w:tc>
        <w:tc>
          <w:tcPr>
            <w:tcW w:w="586" w:type="dxa"/>
            <w:gridSpan w:val="2"/>
            <w:tcBorders>
              <w:top w:val="nil"/>
              <w:left w:val="nil"/>
              <w:bottom w:val="single" w:sz="8" w:space="0" w:color="CCCCCC"/>
              <w:right w:val="single" w:sz="8" w:space="0" w:color="CCCCCC"/>
            </w:tcBorders>
            <w:shd w:val="clear" w:color="auto" w:fill="FFFFFF" w:themeFill="background1"/>
            <w:vAlign w:val="center"/>
            <w:hideMark/>
          </w:tcPr>
          <w:p w14:paraId="0F174502" w14:textId="77777777" w:rsidR="00BB32F1" w:rsidRPr="0094208B" w:rsidRDefault="00B8204B" w:rsidP="00B8204B">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0ABF1554" w14:textId="77777777" w:rsidR="00BB32F1" w:rsidRPr="0094208B" w:rsidRDefault="00B8204B" w:rsidP="00B8204B">
            <w:pPr>
              <w:jc w:val="center"/>
              <w:rPr>
                <w:sz w:val="12"/>
                <w:szCs w:val="12"/>
              </w:rPr>
            </w:pPr>
            <w:r>
              <w:rPr>
                <w:sz w:val="12"/>
                <w:szCs w:val="12"/>
              </w:rPr>
              <w:t>-</w:t>
            </w:r>
          </w:p>
        </w:tc>
        <w:tc>
          <w:tcPr>
            <w:tcW w:w="884" w:type="dxa"/>
            <w:gridSpan w:val="2"/>
            <w:tcBorders>
              <w:top w:val="nil"/>
              <w:left w:val="nil"/>
              <w:bottom w:val="single" w:sz="8" w:space="0" w:color="CCCCCC"/>
              <w:right w:val="single" w:sz="8" w:space="0" w:color="CCCCCC"/>
            </w:tcBorders>
            <w:shd w:val="clear" w:color="auto" w:fill="FFFFFF" w:themeFill="background1"/>
            <w:vAlign w:val="center"/>
            <w:hideMark/>
          </w:tcPr>
          <w:p w14:paraId="5FA1E273" w14:textId="77777777" w:rsidR="00BB32F1" w:rsidRPr="0094208B" w:rsidRDefault="00B8204B" w:rsidP="00B8204B">
            <w:pPr>
              <w:jc w:val="center"/>
              <w:rPr>
                <w:sz w:val="12"/>
                <w:szCs w:val="12"/>
              </w:rPr>
            </w:pPr>
            <w:r>
              <w:rPr>
                <w:sz w:val="12"/>
                <w:szCs w:val="12"/>
              </w:rPr>
              <w:t>-</w:t>
            </w:r>
          </w:p>
        </w:tc>
        <w:tc>
          <w:tcPr>
            <w:tcW w:w="737" w:type="dxa"/>
            <w:tcBorders>
              <w:top w:val="nil"/>
              <w:left w:val="nil"/>
              <w:bottom w:val="single" w:sz="8" w:space="0" w:color="CCCCCC"/>
              <w:right w:val="single" w:sz="8" w:space="0" w:color="CCCCCC"/>
            </w:tcBorders>
            <w:shd w:val="clear" w:color="auto" w:fill="FFFFFF" w:themeFill="background1"/>
            <w:vAlign w:val="center"/>
            <w:hideMark/>
          </w:tcPr>
          <w:p w14:paraId="607932B0" w14:textId="77777777" w:rsidR="00BB32F1" w:rsidRPr="0094208B" w:rsidRDefault="00B8204B" w:rsidP="00B8204B">
            <w:pPr>
              <w:jc w:val="center"/>
              <w:rPr>
                <w:sz w:val="12"/>
                <w:szCs w:val="12"/>
              </w:rPr>
            </w:pPr>
            <w:r>
              <w:rPr>
                <w:sz w:val="12"/>
                <w:szCs w:val="12"/>
              </w:rPr>
              <w:t>-</w:t>
            </w:r>
          </w:p>
        </w:tc>
        <w:tc>
          <w:tcPr>
            <w:tcW w:w="1034" w:type="dxa"/>
            <w:gridSpan w:val="2"/>
            <w:tcBorders>
              <w:top w:val="nil"/>
              <w:left w:val="nil"/>
              <w:bottom w:val="single" w:sz="8" w:space="0" w:color="CCCCCC"/>
              <w:right w:val="single" w:sz="8" w:space="0" w:color="CCCCCC"/>
            </w:tcBorders>
            <w:shd w:val="clear" w:color="auto" w:fill="FFFFFF" w:themeFill="background1"/>
            <w:vAlign w:val="center"/>
            <w:hideMark/>
          </w:tcPr>
          <w:p w14:paraId="249A6CC5" w14:textId="77777777" w:rsidR="00BB32F1" w:rsidRPr="0094208B" w:rsidRDefault="00B8204B" w:rsidP="00B8204B">
            <w:pPr>
              <w:jc w:val="center"/>
              <w:rPr>
                <w:sz w:val="12"/>
                <w:szCs w:val="12"/>
              </w:rPr>
            </w:pPr>
            <w:r>
              <w:rPr>
                <w:sz w:val="12"/>
                <w:szCs w:val="12"/>
              </w:rPr>
              <w:t>-</w:t>
            </w:r>
          </w:p>
        </w:tc>
        <w:tc>
          <w:tcPr>
            <w:tcW w:w="761" w:type="dxa"/>
            <w:tcBorders>
              <w:top w:val="nil"/>
              <w:left w:val="nil"/>
              <w:bottom w:val="single" w:sz="8" w:space="0" w:color="CCCCCC"/>
              <w:right w:val="single" w:sz="8" w:space="0" w:color="CCCCCC"/>
            </w:tcBorders>
            <w:shd w:val="clear" w:color="auto" w:fill="FFFFFF" w:themeFill="background1"/>
            <w:vAlign w:val="center"/>
            <w:hideMark/>
          </w:tcPr>
          <w:p w14:paraId="534B8B72" w14:textId="77777777" w:rsidR="00BB32F1" w:rsidRPr="0094208B" w:rsidRDefault="00B8204B" w:rsidP="00B8204B">
            <w:pPr>
              <w:jc w:val="center"/>
              <w:rPr>
                <w:sz w:val="12"/>
                <w:szCs w:val="12"/>
              </w:rPr>
            </w:pPr>
            <w:r>
              <w:rPr>
                <w:sz w:val="12"/>
                <w:szCs w:val="12"/>
              </w:rPr>
              <w:t>-</w:t>
            </w:r>
          </w:p>
        </w:tc>
        <w:tc>
          <w:tcPr>
            <w:tcW w:w="574" w:type="dxa"/>
            <w:gridSpan w:val="2"/>
            <w:tcBorders>
              <w:top w:val="nil"/>
              <w:left w:val="nil"/>
              <w:bottom w:val="single" w:sz="8" w:space="0" w:color="CCCCCC"/>
              <w:right w:val="single" w:sz="8" w:space="0" w:color="CCCCCC"/>
            </w:tcBorders>
            <w:shd w:val="clear" w:color="auto" w:fill="FFFFFF" w:themeFill="background1"/>
            <w:vAlign w:val="center"/>
            <w:hideMark/>
          </w:tcPr>
          <w:p w14:paraId="14317201" w14:textId="77777777" w:rsidR="00BB32F1" w:rsidRPr="0094208B" w:rsidRDefault="00B8204B" w:rsidP="00B8204B">
            <w:pPr>
              <w:jc w:val="center"/>
              <w:rPr>
                <w:sz w:val="12"/>
                <w:szCs w:val="12"/>
              </w:rPr>
            </w:pPr>
            <w:r>
              <w:rPr>
                <w:sz w:val="12"/>
                <w:szCs w:val="12"/>
              </w:rPr>
              <w:t>-</w:t>
            </w:r>
          </w:p>
        </w:tc>
        <w:tc>
          <w:tcPr>
            <w:tcW w:w="539" w:type="dxa"/>
            <w:gridSpan w:val="3"/>
            <w:tcBorders>
              <w:top w:val="nil"/>
              <w:left w:val="nil"/>
              <w:bottom w:val="single" w:sz="8" w:space="0" w:color="CCCCCC"/>
              <w:right w:val="single" w:sz="8" w:space="0" w:color="CCCCCC"/>
            </w:tcBorders>
            <w:shd w:val="clear" w:color="auto" w:fill="FFFFFF" w:themeFill="background1"/>
            <w:vAlign w:val="center"/>
            <w:hideMark/>
          </w:tcPr>
          <w:p w14:paraId="47EF3ED2" w14:textId="77777777" w:rsidR="00BB32F1" w:rsidRPr="0094208B" w:rsidRDefault="00B8204B" w:rsidP="00B8204B">
            <w:pPr>
              <w:jc w:val="center"/>
              <w:rPr>
                <w:sz w:val="12"/>
                <w:szCs w:val="12"/>
              </w:rPr>
            </w:pPr>
            <w:r>
              <w:rPr>
                <w:sz w:val="12"/>
                <w:szCs w:val="12"/>
              </w:rPr>
              <w:t>-</w:t>
            </w:r>
          </w:p>
        </w:tc>
        <w:tc>
          <w:tcPr>
            <w:tcW w:w="570" w:type="dxa"/>
            <w:gridSpan w:val="2"/>
            <w:tcBorders>
              <w:top w:val="nil"/>
              <w:left w:val="nil"/>
              <w:bottom w:val="single" w:sz="8" w:space="0" w:color="CCCCCC"/>
              <w:right w:val="single" w:sz="8" w:space="0" w:color="CCCCCC"/>
            </w:tcBorders>
            <w:shd w:val="clear" w:color="auto" w:fill="FFFFFF" w:themeFill="background1"/>
            <w:vAlign w:val="center"/>
            <w:hideMark/>
          </w:tcPr>
          <w:p w14:paraId="4049C971" w14:textId="77777777" w:rsidR="00BB32F1" w:rsidRPr="0094208B" w:rsidRDefault="00B8204B" w:rsidP="00B8204B">
            <w:pPr>
              <w:jc w:val="center"/>
              <w:rPr>
                <w:sz w:val="12"/>
                <w:szCs w:val="12"/>
              </w:rPr>
            </w:pPr>
            <w:r>
              <w:rPr>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69C1D501" w14:textId="77777777" w:rsidR="00BB32F1" w:rsidRPr="0094208B" w:rsidRDefault="00B8204B" w:rsidP="00B8204B">
            <w:pPr>
              <w:jc w:val="center"/>
              <w:rPr>
                <w:sz w:val="12"/>
                <w:szCs w:val="12"/>
              </w:rPr>
            </w:pPr>
            <w:r>
              <w:rPr>
                <w:sz w:val="12"/>
                <w:szCs w:val="12"/>
              </w:rPr>
              <w:t>-</w:t>
            </w:r>
          </w:p>
        </w:tc>
        <w:tc>
          <w:tcPr>
            <w:tcW w:w="551" w:type="dxa"/>
            <w:tcBorders>
              <w:top w:val="nil"/>
              <w:left w:val="nil"/>
              <w:bottom w:val="single" w:sz="8" w:space="0" w:color="CCCCCC"/>
              <w:right w:val="single" w:sz="8" w:space="0" w:color="CCCCCC"/>
            </w:tcBorders>
            <w:shd w:val="clear" w:color="auto" w:fill="FFFFFF" w:themeFill="background1"/>
            <w:vAlign w:val="center"/>
            <w:hideMark/>
          </w:tcPr>
          <w:p w14:paraId="4C158937" w14:textId="77777777" w:rsidR="00BB32F1" w:rsidRPr="0094208B" w:rsidRDefault="00B8204B" w:rsidP="00B8204B">
            <w:pPr>
              <w:jc w:val="center"/>
              <w:rPr>
                <w:sz w:val="12"/>
                <w:szCs w:val="12"/>
              </w:rPr>
            </w:pPr>
            <w:r>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713DD480" w14:textId="77777777" w:rsidR="00BB32F1" w:rsidRPr="0094208B" w:rsidRDefault="00B8204B" w:rsidP="00B8204B">
            <w:pPr>
              <w:jc w:val="center"/>
              <w:rPr>
                <w:sz w:val="12"/>
                <w:szCs w:val="12"/>
              </w:rPr>
            </w:pPr>
            <w:r>
              <w:rPr>
                <w:sz w:val="12"/>
                <w:szCs w:val="12"/>
              </w:rPr>
              <w:t>-</w:t>
            </w:r>
          </w:p>
        </w:tc>
        <w:tc>
          <w:tcPr>
            <w:tcW w:w="539" w:type="dxa"/>
            <w:gridSpan w:val="3"/>
            <w:tcBorders>
              <w:top w:val="nil"/>
              <w:left w:val="nil"/>
              <w:bottom w:val="single" w:sz="8" w:space="0" w:color="CCCCCC"/>
              <w:right w:val="single" w:sz="8" w:space="0" w:color="CCCCCC"/>
            </w:tcBorders>
            <w:shd w:val="clear" w:color="auto" w:fill="FFFFFF" w:themeFill="background1"/>
            <w:vAlign w:val="center"/>
            <w:hideMark/>
          </w:tcPr>
          <w:p w14:paraId="6C0E2450" w14:textId="77777777" w:rsidR="00BB32F1" w:rsidRPr="0094208B" w:rsidRDefault="00BB32F1" w:rsidP="00B8204B">
            <w:pPr>
              <w:jc w:val="center"/>
              <w:rPr>
                <w:sz w:val="12"/>
                <w:szCs w:val="12"/>
              </w:rPr>
            </w:pPr>
            <w:r w:rsidRPr="0094208B">
              <w:rPr>
                <w:sz w:val="12"/>
                <w:szCs w:val="12"/>
              </w:rPr>
              <w:t>-</w:t>
            </w:r>
          </w:p>
        </w:tc>
        <w:tc>
          <w:tcPr>
            <w:tcW w:w="611" w:type="dxa"/>
            <w:gridSpan w:val="2"/>
            <w:tcBorders>
              <w:top w:val="nil"/>
              <w:left w:val="nil"/>
              <w:bottom w:val="single" w:sz="8" w:space="0" w:color="CCCCCC"/>
              <w:right w:val="single" w:sz="8" w:space="0" w:color="CCCCCC"/>
            </w:tcBorders>
            <w:shd w:val="clear" w:color="auto" w:fill="auto"/>
            <w:vAlign w:val="center"/>
            <w:hideMark/>
          </w:tcPr>
          <w:p w14:paraId="75940DF7" w14:textId="77777777" w:rsidR="00BB32F1" w:rsidRPr="0094208B" w:rsidRDefault="00BB32F1" w:rsidP="00B8204B">
            <w:pPr>
              <w:jc w:val="center"/>
              <w:rPr>
                <w:sz w:val="12"/>
                <w:szCs w:val="12"/>
              </w:rPr>
            </w:pPr>
            <w:r w:rsidRPr="0094208B">
              <w:rPr>
                <w:sz w:val="12"/>
                <w:szCs w:val="12"/>
              </w:rPr>
              <w:t>0,24 (p= 0,01) *</w:t>
            </w:r>
          </w:p>
        </w:tc>
        <w:tc>
          <w:tcPr>
            <w:tcW w:w="539" w:type="dxa"/>
            <w:tcBorders>
              <w:top w:val="nil"/>
              <w:left w:val="nil"/>
              <w:bottom w:val="single" w:sz="8" w:space="0" w:color="CCCCCC"/>
              <w:right w:val="single" w:sz="8" w:space="0" w:color="CCCCCC"/>
            </w:tcBorders>
            <w:shd w:val="clear" w:color="auto" w:fill="auto"/>
            <w:vAlign w:val="center"/>
            <w:hideMark/>
          </w:tcPr>
          <w:p w14:paraId="4BE8B524" w14:textId="77777777" w:rsidR="00BB32F1" w:rsidRPr="0094208B" w:rsidRDefault="00BB32F1" w:rsidP="00B8204B">
            <w:pPr>
              <w:jc w:val="center"/>
              <w:rPr>
                <w:sz w:val="12"/>
                <w:szCs w:val="12"/>
              </w:rPr>
            </w:pPr>
            <w:r w:rsidRPr="0094208B">
              <w:rPr>
                <w:sz w:val="12"/>
                <w:szCs w:val="12"/>
              </w:rPr>
              <w:t>0,45 (p= 0,00) **</w:t>
            </w:r>
          </w:p>
        </w:tc>
        <w:tc>
          <w:tcPr>
            <w:tcW w:w="529" w:type="dxa"/>
            <w:gridSpan w:val="2"/>
            <w:tcBorders>
              <w:top w:val="nil"/>
              <w:left w:val="nil"/>
              <w:bottom w:val="single" w:sz="8" w:space="0" w:color="CCCCCC"/>
              <w:right w:val="single" w:sz="8" w:space="0" w:color="CCCCCC"/>
            </w:tcBorders>
            <w:shd w:val="clear" w:color="auto" w:fill="auto"/>
            <w:vAlign w:val="center"/>
            <w:hideMark/>
          </w:tcPr>
          <w:p w14:paraId="3979FC06" w14:textId="77777777" w:rsidR="00BB32F1" w:rsidRPr="0094208B" w:rsidRDefault="00BB32F1" w:rsidP="00B8204B">
            <w:pPr>
              <w:jc w:val="center"/>
              <w:rPr>
                <w:sz w:val="12"/>
                <w:szCs w:val="12"/>
              </w:rPr>
            </w:pPr>
            <w:r w:rsidRPr="0094208B">
              <w:rPr>
                <w:sz w:val="12"/>
                <w:szCs w:val="12"/>
              </w:rPr>
              <w:t>0,73 (p= 0,00) **</w:t>
            </w:r>
          </w:p>
        </w:tc>
        <w:tc>
          <w:tcPr>
            <w:tcW w:w="541" w:type="dxa"/>
            <w:gridSpan w:val="2"/>
            <w:tcBorders>
              <w:top w:val="nil"/>
              <w:left w:val="nil"/>
              <w:bottom w:val="single" w:sz="8" w:space="0" w:color="CCCCCC"/>
              <w:right w:val="single" w:sz="8" w:space="0" w:color="CCCCCC"/>
            </w:tcBorders>
            <w:shd w:val="clear" w:color="auto" w:fill="auto"/>
            <w:vAlign w:val="center"/>
            <w:hideMark/>
          </w:tcPr>
          <w:p w14:paraId="17C632C5" w14:textId="77777777" w:rsidR="00BB32F1" w:rsidRPr="0094208B" w:rsidRDefault="00BB32F1" w:rsidP="00B8204B">
            <w:pPr>
              <w:jc w:val="center"/>
              <w:rPr>
                <w:sz w:val="12"/>
                <w:szCs w:val="12"/>
              </w:rPr>
            </w:pPr>
            <w:r w:rsidRPr="0094208B">
              <w:rPr>
                <w:sz w:val="12"/>
                <w:szCs w:val="12"/>
              </w:rPr>
              <w:t>0,62 (p= 0,00) **</w:t>
            </w:r>
          </w:p>
        </w:tc>
        <w:tc>
          <w:tcPr>
            <w:tcW w:w="539" w:type="dxa"/>
            <w:gridSpan w:val="2"/>
            <w:tcBorders>
              <w:top w:val="nil"/>
              <w:left w:val="nil"/>
              <w:bottom w:val="single" w:sz="8" w:space="0" w:color="CCCCCC"/>
              <w:right w:val="single" w:sz="8" w:space="0" w:color="CCCCCC"/>
            </w:tcBorders>
            <w:shd w:val="clear" w:color="auto" w:fill="auto"/>
            <w:vAlign w:val="center"/>
            <w:hideMark/>
          </w:tcPr>
          <w:p w14:paraId="29967913" w14:textId="77777777" w:rsidR="00BB32F1" w:rsidRPr="0094208B" w:rsidRDefault="00BB32F1" w:rsidP="00B8204B">
            <w:pPr>
              <w:jc w:val="center"/>
              <w:rPr>
                <w:sz w:val="12"/>
                <w:szCs w:val="12"/>
              </w:rPr>
            </w:pPr>
            <w:r w:rsidRPr="0094208B">
              <w:rPr>
                <w:sz w:val="12"/>
                <w:szCs w:val="12"/>
              </w:rPr>
              <w:t>0,04 (p= 0,67)</w:t>
            </w:r>
          </w:p>
        </w:tc>
        <w:tc>
          <w:tcPr>
            <w:tcW w:w="539" w:type="dxa"/>
            <w:gridSpan w:val="2"/>
            <w:tcBorders>
              <w:top w:val="nil"/>
              <w:left w:val="nil"/>
              <w:bottom w:val="single" w:sz="8" w:space="0" w:color="CCCCCC"/>
              <w:right w:val="single" w:sz="8" w:space="0" w:color="CCCCCC"/>
            </w:tcBorders>
            <w:shd w:val="clear" w:color="auto" w:fill="auto"/>
            <w:vAlign w:val="center"/>
            <w:hideMark/>
          </w:tcPr>
          <w:p w14:paraId="0CAF88A6" w14:textId="77777777" w:rsidR="00BB32F1" w:rsidRPr="0094208B" w:rsidRDefault="00BB32F1" w:rsidP="00B8204B">
            <w:pPr>
              <w:jc w:val="center"/>
              <w:rPr>
                <w:sz w:val="12"/>
                <w:szCs w:val="12"/>
              </w:rPr>
            </w:pPr>
            <w:r w:rsidRPr="0094208B">
              <w:rPr>
                <w:sz w:val="12"/>
                <w:szCs w:val="12"/>
              </w:rPr>
              <w:t>0,20 (p= 0,05) *</w:t>
            </w:r>
          </w:p>
        </w:tc>
        <w:tc>
          <w:tcPr>
            <w:tcW w:w="540" w:type="dxa"/>
            <w:gridSpan w:val="2"/>
            <w:tcBorders>
              <w:top w:val="nil"/>
              <w:left w:val="nil"/>
              <w:bottom w:val="single" w:sz="8" w:space="0" w:color="CCCCCC"/>
              <w:right w:val="single" w:sz="8" w:space="0" w:color="CCCCCC"/>
            </w:tcBorders>
            <w:shd w:val="clear" w:color="auto" w:fill="auto"/>
            <w:vAlign w:val="center"/>
            <w:hideMark/>
          </w:tcPr>
          <w:p w14:paraId="451A0B5E" w14:textId="77777777" w:rsidR="00BB32F1" w:rsidRPr="0094208B" w:rsidRDefault="00BB32F1" w:rsidP="00B8204B">
            <w:pPr>
              <w:jc w:val="center"/>
              <w:rPr>
                <w:sz w:val="12"/>
                <w:szCs w:val="12"/>
              </w:rPr>
            </w:pPr>
            <w:r w:rsidRPr="0094208B">
              <w:rPr>
                <w:sz w:val="12"/>
                <w:szCs w:val="12"/>
              </w:rPr>
              <w:t>0,17 (p= 0,08)</w:t>
            </w:r>
          </w:p>
        </w:tc>
      </w:tr>
      <w:tr w:rsidR="00B8204B" w:rsidRPr="0094208B" w14:paraId="725F7904" w14:textId="77777777" w:rsidTr="00B8204B">
        <w:trPr>
          <w:trHeight w:val="253"/>
        </w:trPr>
        <w:tc>
          <w:tcPr>
            <w:tcW w:w="901"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218BEE2A" w14:textId="77777777" w:rsidR="00BB32F1" w:rsidRPr="0094208B" w:rsidRDefault="00BB32F1"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lang w:val="en-US"/>
              </w:rPr>
              <w:t>questionnaire_view (Ισοδιαστημική)</w:t>
            </w:r>
          </w:p>
        </w:tc>
        <w:tc>
          <w:tcPr>
            <w:tcW w:w="585"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103C90AF" w14:textId="77777777" w:rsidR="00BB32F1" w:rsidRPr="0094208B" w:rsidRDefault="00B8204B" w:rsidP="00B8204B">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7E8751BA" w14:textId="77777777" w:rsidR="00BB32F1" w:rsidRPr="0094208B" w:rsidRDefault="00B8204B" w:rsidP="00B8204B">
            <w:pPr>
              <w:jc w:val="center"/>
              <w:rPr>
                <w:sz w:val="12"/>
                <w:szCs w:val="12"/>
              </w:rPr>
            </w:pPr>
            <w:r>
              <w:rPr>
                <w:sz w:val="12"/>
                <w:szCs w:val="12"/>
              </w:rPr>
              <w:t>-</w:t>
            </w:r>
          </w:p>
        </w:tc>
        <w:tc>
          <w:tcPr>
            <w:tcW w:w="586" w:type="dxa"/>
            <w:gridSpan w:val="2"/>
            <w:tcBorders>
              <w:top w:val="nil"/>
              <w:left w:val="nil"/>
              <w:bottom w:val="single" w:sz="8" w:space="0" w:color="CCCCCC"/>
              <w:right w:val="single" w:sz="8" w:space="0" w:color="CCCCCC"/>
            </w:tcBorders>
            <w:shd w:val="clear" w:color="auto" w:fill="FFFFFF" w:themeFill="background1"/>
            <w:vAlign w:val="center"/>
            <w:hideMark/>
          </w:tcPr>
          <w:p w14:paraId="285749B4" w14:textId="77777777" w:rsidR="00BB32F1" w:rsidRPr="0094208B" w:rsidRDefault="00B8204B" w:rsidP="00B8204B">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37B33F0E" w14:textId="77777777" w:rsidR="00BB32F1" w:rsidRPr="0094208B" w:rsidRDefault="00B8204B" w:rsidP="00B8204B">
            <w:pPr>
              <w:jc w:val="center"/>
              <w:rPr>
                <w:sz w:val="12"/>
                <w:szCs w:val="12"/>
              </w:rPr>
            </w:pPr>
            <w:r>
              <w:rPr>
                <w:sz w:val="12"/>
                <w:szCs w:val="12"/>
              </w:rPr>
              <w:t>-</w:t>
            </w:r>
          </w:p>
        </w:tc>
        <w:tc>
          <w:tcPr>
            <w:tcW w:w="884" w:type="dxa"/>
            <w:gridSpan w:val="2"/>
            <w:tcBorders>
              <w:top w:val="nil"/>
              <w:left w:val="nil"/>
              <w:bottom w:val="single" w:sz="8" w:space="0" w:color="CCCCCC"/>
              <w:right w:val="single" w:sz="8" w:space="0" w:color="CCCCCC"/>
            </w:tcBorders>
            <w:shd w:val="clear" w:color="auto" w:fill="FFFFFF" w:themeFill="background1"/>
            <w:vAlign w:val="center"/>
            <w:hideMark/>
          </w:tcPr>
          <w:p w14:paraId="7286CC8E" w14:textId="77777777" w:rsidR="00BB32F1" w:rsidRPr="0094208B" w:rsidRDefault="00B8204B" w:rsidP="00B8204B">
            <w:pPr>
              <w:jc w:val="center"/>
              <w:rPr>
                <w:sz w:val="12"/>
                <w:szCs w:val="12"/>
              </w:rPr>
            </w:pPr>
            <w:r>
              <w:rPr>
                <w:sz w:val="12"/>
                <w:szCs w:val="12"/>
              </w:rPr>
              <w:t>-</w:t>
            </w:r>
          </w:p>
        </w:tc>
        <w:tc>
          <w:tcPr>
            <w:tcW w:w="737" w:type="dxa"/>
            <w:tcBorders>
              <w:top w:val="nil"/>
              <w:left w:val="nil"/>
              <w:bottom w:val="single" w:sz="8" w:space="0" w:color="CCCCCC"/>
              <w:right w:val="single" w:sz="8" w:space="0" w:color="CCCCCC"/>
            </w:tcBorders>
            <w:shd w:val="clear" w:color="auto" w:fill="FFFFFF" w:themeFill="background1"/>
            <w:vAlign w:val="center"/>
            <w:hideMark/>
          </w:tcPr>
          <w:p w14:paraId="386266F0" w14:textId="77777777" w:rsidR="00BB32F1" w:rsidRPr="0094208B" w:rsidRDefault="00B8204B" w:rsidP="00B8204B">
            <w:pPr>
              <w:jc w:val="center"/>
              <w:rPr>
                <w:sz w:val="12"/>
                <w:szCs w:val="12"/>
              </w:rPr>
            </w:pPr>
            <w:r>
              <w:rPr>
                <w:sz w:val="12"/>
                <w:szCs w:val="12"/>
              </w:rPr>
              <w:t>-</w:t>
            </w:r>
          </w:p>
        </w:tc>
        <w:tc>
          <w:tcPr>
            <w:tcW w:w="1034" w:type="dxa"/>
            <w:gridSpan w:val="2"/>
            <w:tcBorders>
              <w:top w:val="nil"/>
              <w:left w:val="nil"/>
              <w:bottom w:val="single" w:sz="8" w:space="0" w:color="CCCCCC"/>
              <w:right w:val="single" w:sz="8" w:space="0" w:color="CCCCCC"/>
            </w:tcBorders>
            <w:shd w:val="clear" w:color="auto" w:fill="FFFFFF" w:themeFill="background1"/>
            <w:vAlign w:val="center"/>
            <w:hideMark/>
          </w:tcPr>
          <w:p w14:paraId="3213C8B3" w14:textId="77777777" w:rsidR="00BB32F1" w:rsidRPr="0094208B" w:rsidRDefault="00B8204B" w:rsidP="00B8204B">
            <w:pPr>
              <w:jc w:val="center"/>
              <w:rPr>
                <w:sz w:val="12"/>
                <w:szCs w:val="12"/>
              </w:rPr>
            </w:pPr>
            <w:r>
              <w:rPr>
                <w:sz w:val="12"/>
                <w:szCs w:val="12"/>
              </w:rPr>
              <w:t>-</w:t>
            </w:r>
          </w:p>
        </w:tc>
        <w:tc>
          <w:tcPr>
            <w:tcW w:w="761" w:type="dxa"/>
            <w:tcBorders>
              <w:top w:val="nil"/>
              <w:left w:val="nil"/>
              <w:bottom w:val="single" w:sz="8" w:space="0" w:color="CCCCCC"/>
              <w:right w:val="single" w:sz="8" w:space="0" w:color="CCCCCC"/>
            </w:tcBorders>
            <w:shd w:val="clear" w:color="auto" w:fill="FFFFFF" w:themeFill="background1"/>
            <w:vAlign w:val="center"/>
            <w:hideMark/>
          </w:tcPr>
          <w:p w14:paraId="3C0747C1" w14:textId="77777777" w:rsidR="00BB32F1" w:rsidRPr="0094208B" w:rsidRDefault="00B8204B" w:rsidP="00B8204B">
            <w:pPr>
              <w:jc w:val="center"/>
              <w:rPr>
                <w:sz w:val="12"/>
                <w:szCs w:val="12"/>
              </w:rPr>
            </w:pPr>
            <w:r>
              <w:rPr>
                <w:sz w:val="12"/>
                <w:szCs w:val="12"/>
              </w:rPr>
              <w:t>-</w:t>
            </w:r>
          </w:p>
        </w:tc>
        <w:tc>
          <w:tcPr>
            <w:tcW w:w="574" w:type="dxa"/>
            <w:gridSpan w:val="2"/>
            <w:tcBorders>
              <w:top w:val="nil"/>
              <w:left w:val="nil"/>
              <w:bottom w:val="single" w:sz="8" w:space="0" w:color="CCCCCC"/>
              <w:right w:val="single" w:sz="8" w:space="0" w:color="CCCCCC"/>
            </w:tcBorders>
            <w:shd w:val="clear" w:color="auto" w:fill="FFFFFF" w:themeFill="background1"/>
            <w:vAlign w:val="center"/>
            <w:hideMark/>
          </w:tcPr>
          <w:p w14:paraId="7E5890F3" w14:textId="77777777" w:rsidR="00BB32F1" w:rsidRPr="0094208B" w:rsidRDefault="00B8204B" w:rsidP="00B8204B">
            <w:pPr>
              <w:jc w:val="center"/>
              <w:rPr>
                <w:sz w:val="12"/>
                <w:szCs w:val="12"/>
              </w:rPr>
            </w:pPr>
            <w:r>
              <w:rPr>
                <w:sz w:val="12"/>
                <w:szCs w:val="12"/>
              </w:rPr>
              <w:t>-</w:t>
            </w:r>
          </w:p>
        </w:tc>
        <w:tc>
          <w:tcPr>
            <w:tcW w:w="539" w:type="dxa"/>
            <w:gridSpan w:val="3"/>
            <w:tcBorders>
              <w:top w:val="nil"/>
              <w:left w:val="nil"/>
              <w:bottom w:val="single" w:sz="8" w:space="0" w:color="CCCCCC"/>
              <w:right w:val="single" w:sz="8" w:space="0" w:color="CCCCCC"/>
            </w:tcBorders>
            <w:shd w:val="clear" w:color="auto" w:fill="FFFFFF" w:themeFill="background1"/>
            <w:vAlign w:val="center"/>
            <w:hideMark/>
          </w:tcPr>
          <w:p w14:paraId="26BDB250" w14:textId="77777777" w:rsidR="00BB32F1" w:rsidRPr="0094208B" w:rsidRDefault="00B8204B" w:rsidP="00B8204B">
            <w:pPr>
              <w:jc w:val="center"/>
              <w:rPr>
                <w:sz w:val="12"/>
                <w:szCs w:val="12"/>
              </w:rPr>
            </w:pPr>
            <w:r>
              <w:rPr>
                <w:sz w:val="12"/>
                <w:szCs w:val="12"/>
              </w:rPr>
              <w:t>-</w:t>
            </w:r>
          </w:p>
        </w:tc>
        <w:tc>
          <w:tcPr>
            <w:tcW w:w="570" w:type="dxa"/>
            <w:gridSpan w:val="2"/>
            <w:tcBorders>
              <w:top w:val="nil"/>
              <w:left w:val="nil"/>
              <w:bottom w:val="single" w:sz="8" w:space="0" w:color="CCCCCC"/>
              <w:right w:val="single" w:sz="8" w:space="0" w:color="CCCCCC"/>
            </w:tcBorders>
            <w:shd w:val="clear" w:color="auto" w:fill="FFFFFF" w:themeFill="background1"/>
            <w:vAlign w:val="center"/>
            <w:hideMark/>
          </w:tcPr>
          <w:p w14:paraId="566E809A" w14:textId="77777777" w:rsidR="00BB32F1" w:rsidRPr="0094208B" w:rsidRDefault="00B8204B" w:rsidP="00B8204B">
            <w:pPr>
              <w:jc w:val="center"/>
              <w:rPr>
                <w:sz w:val="12"/>
                <w:szCs w:val="12"/>
              </w:rPr>
            </w:pPr>
            <w:r>
              <w:rPr>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6848701B" w14:textId="77777777" w:rsidR="00BB32F1" w:rsidRPr="0094208B" w:rsidRDefault="00B8204B" w:rsidP="00B8204B">
            <w:pPr>
              <w:jc w:val="center"/>
              <w:rPr>
                <w:sz w:val="12"/>
                <w:szCs w:val="12"/>
              </w:rPr>
            </w:pPr>
            <w:r>
              <w:rPr>
                <w:sz w:val="12"/>
                <w:szCs w:val="12"/>
              </w:rPr>
              <w:t>-</w:t>
            </w:r>
          </w:p>
        </w:tc>
        <w:tc>
          <w:tcPr>
            <w:tcW w:w="551" w:type="dxa"/>
            <w:tcBorders>
              <w:top w:val="nil"/>
              <w:left w:val="nil"/>
              <w:bottom w:val="single" w:sz="8" w:space="0" w:color="CCCCCC"/>
              <w:right w:val="single" w:sz="8" w:space="0" w:color="CCCCCC"/>
            </w:tcBorders>
            <w:shd w:val="clear" w:color="auto" w:fill="FFFFFF" w:themeFill="background1"/>
            <w:vAlign w:val="center"/>
            <w:hideMark/>
          </w:tcPr>
          <w:p w14:paraId="3E01A5AF" w14:textId="77777777" w:rsidR="00BB32F1" w:rsidRPr="0094208B" w:rsidRDefault="00B8204B" w:rsidP="00B8204B">
            <w:pPr>
              <w:jc w:val="center"/>
              <w:rPr>
                <w:sz w:val="12"/>
                <w:szCs w:val="12"/>
              </w:rPr>
            </w:pPr>
            <w:r>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603DF74D" w14:textId="77777777" w:rsidR="00BB32F1" w:rsidRPr="0094208B" w:rsidRDefault="00B8204B" w:rsidP="00B8204B">
            <w:pPr>
              <w:jc w:val="center"/>
              <w:rPr>
                <w:sz w:val="12"/>
                <w:szCs w:val="12"/>
              </w:rPr>
            </w:pPr>
            <w:r>
              <w:rPr>
                <w:sz w:val="12"/>
                <w:szCs w:val="12"/>
              </w:rPr>
              <w:t>-</w:t>
            </w:r>
          </w:p>
        </w:tc>
        <w:tc>
          <w:tcPr>
            <w:tcW w:w="539" w:type="dxa"/>
            <w:gridSpan w:val="3"/>
            <w:tcBorders>
              <w:top w:val="nil"/>
              <w:left w:val="nil"/>
              <w:bottom w:val="single" w:sz="8" w:space="0" w:color="CCCCCC"/>
              <w:right w:val="single" w:sz="8" w:space="0" w:color="CCCCCC"/>
            </w:tcBorders>
            <w:shd w:val="clear" w:color="auto" w:fill="FFFFFF" w:themeFill="background1"/>
            <w:vAlign w:val="center"/>
            <w:hideMark/>
          </w:tcPr>
          <w:p w14:paraId="44451ED0" w14:textId="77777777" w:rsidR="00BB32F1" w:rsidRPr="0094208B" w:rsidRDefault="00B8204B" w:rsidP="00B8204B">
            <w:pPr>
              <w:jc w:val="center"/>
              <w:rPr>
                <w:sz w:val="12"/>
                <w:szCs w:val="12"/>
              </w:rPr>
            </w:pPr>
            <w:r>
              <w:rPr>
                <w:sz w:val="12"/>
                <w:szCs w:val="12"/>
              </w:rPr>
              <w:t>-</w:t>
            </w:r>
          </w:p>
        </w:tc>
        <w:tc>
          <w:tcPr>
            <w:tcW w:w="611" w:type="dxa"/>
            <w:gridSpan w:val="2"/>
            <w:tcBorders>
              <w:top w:val="nil"/>
              <w:left w:val="nil"/>
              <w:bottom w:val="single" w:sz="8" w:space="0" w:color="CCCCCC"/>
              <w:right w:val="single" w:sz="8" w:space="0" w:color="CCCCCC"/>
            </w:tcBorders>
            <w:shd w:val="clear" w:color="auto" w:fill="FFFFFF" w:themeFill="background1"/>
            <w:vAlign w:val="center"/>
            <w:hideMark/>
          </w:tcPr>
          <w:p w14:paraId="2ABBE33C" w14:textId="77777777" w:rsidR="00BB32F1" w:rsidRPr="0094208B" w:rsidRDefault="00BB32F1" w:rsidP="00B8204B">
            <w:pPr>
              <w:jc w:val="center"/>
              <w:rPr>
                <w:sz w:val="12"/>
                <w:szCs w:val="12"/>
              </w:rPr>
            </w:pPr>
            <w:r w:rsidRPr="0094208B">
              <w:rPr>
                <w:sz w:val="12"/>
                <w:szCs w:val="12"/>
              </w:rPr>
              <w:t>-</w:t>
            </w:r>
          </w:p>
        </w:tc>
        <w:tc>
          <w:tcPr>
            <w:tcW w:w="539" w:type="dxa"/>
            <w:tcBorders>
              <w:top w:val="nil"/>
              <w:left w:val="nil"/>
              <w:bottom w:val="single" w:sz="8" w:space="0" w:color="CCCCCC"/>
              <w:right w:val="single" w:sz="8" w:space="0" w:color="CCCCCC"/>
            </w:tcBorders>
            <w:shd w:val="clear" w:color="auto" w:fill="auto"/>
            <w:vAlign w:val="center"/>
            <w:hideMark/>
          </w:tcPr>
          <w:p w14:paraId="05094E31" w14:textId="77777777" w:rsidR="00BB32F1" w:rsidRPr="0094208B" w:rsidRDefault="00BB32F1" w:rsidP="00B8204B">
            <w:pPr>
              <w:jc w:val="center"/>
              <w:rPr>
                <w:sz w:val="12"/>
                <w:szCs w:val="12"/>
              </w:rPr>
            </w:pPr>
            <w:r w:rsidRPr="0094208B">
              <w:rPr>
                <w:sz w:val="12"/>
                <w:szCs w:val="12"/>
              </w:rPr>
              <w:t>0,46 (p= 0,00) **</w:t>
            </w:r>
          </w:p>
        </w:tc>
        <w:tc>
          <w:tcPr>
            <w:tcW w:w="529" w:type="dxa"/>
            <w:gridSpan w:val="2"/>
            <w:tcBorders>
              <w:top w:val="nil"/>
              <w:left w:val="nil"/>
              <w:bottom w:val="single" w:sz="8" w:space="0" w:color="CCCCCC"/>
              <w:right w:val="single" w:sz="8" w:space="0" w:color="CCCCCC"/>
            </w:tcBorders>
            <w:shd w:val="clear" w:color="auto" w:fill="auto"/>
            <w:vAlign w:val="center"/>
            <w:hideMark/>
          </w:tcPr>
          <w:p w14:paraId="510955A9" w14:textId="77777777" w:rsidR="00BB32F1" w:rsidRPr="0094208B" w:rsidRDefault="00BB32F1" w:rsidP="00B8204B">
            <w:pPr>
              <w:jc w:val="center"/>
              <w:rPr>
                <w:sz w:val="12"/>
                <w:szCs w:val="12"/>
              </w:rPr>
            </w:pPr>
            <w:r w:rsidRPr="0094208B">
              <w:rPr>
                <w:sz w:val="12"/>
                <w:szCs w:val="12"/>
              </w:rPr>
              <w:t>0,26 (p= 0,00) **</w:t>
            </w:r>
          </w:p>
        </w:tc>
        <w:tc>
          <w:tcPr>
            <w:tcW w:w="541" w:type="dxa"/>
            <w:gridSpan w:val="2"/>
            <w:tcBorders>
              <w:top w:val="nil"/>
              <w:left w:val="nil"/>
              <w:bottom w:val="single" w:sz="8" w:space="0" w:color="CCCCCC"/>
              <w:right w:val="single" w:sz="8" w:space="0" w:color="CCCCCC"/>
            </w:tcBorders>
            <w:shd w:val="clear" w:color="auto" w:fill="auto"/>
            <w:vAlign w:val="center"/>
            <w:hideMark/>
          </w:tcPr>
          <w:p w14:paraId="6E282682" w14:textId="77777777" w:rsidR="00BB32F1" w:rsidRPr="0094208B" w:rsidRDefault="00BB32F1" w:rsidP="00B8204B">
            <w:pPr>
              <w:jc w:val="center"/>
              <w:rPr>
                <w:sz w:val="12"/>
                <w:szCs w:val="12"/>
              </w:rPr>
            </w:pPr>
            <w:r w:rsidRPr="0094208B">
              <w:rPr>
                <w:sz w:val="12"/>
                <w:szCs w:val="12"/>
              </w:rPr>
              <w:t>0,06 (p= 0,54)</w:t>
            </w:r>
          </w:p>
        </w:tc>
        <w:tc>
          <w:tcPr>
            <w:tcW w:w="539" w:type="dxa"/>
            <w:gridSpan w:val="2"/>
            <w:tcBorders>
              <w:top w:val="nil"/>
              <w:left w:val="nil"/>
              <w:bottom w:val="single" w:sz="8" w:space="0" w:color="CCCCCC"/>
              <w:right w:val="single" w:sz="8" w:space="0" w:color="CCCCCC"/>
            </w:tcBorders>
            <w:shd w:val="clear" w:color="auto" w:fill="auto"/>
            <w:vAlign w:val="center"/>
            <w:hideMark/>
          </w:tcPr>
          <w:p w14:paraId="155A3B92" w14:textId="77777777" w:rsidR="00BB32F1" w:rsidRPr="0094208B" w:rsidRDefault="00BB32F1" w:rsidP="00B8204B">
            <w:pPr>
              <w:jc w:val="center"/>
              <w:rPr>
                <w:sz w:val="12"/>
                <w:szCs w:val="12"/>
              </w:rPr>
            </w:pPr>
            <w:r w:rsidRPr="0094208B">
              <w:rPr>
                <w:sz w:val="12"/>
                <w:szCs w:val="12"/>
              </w:rPr>
              <w:t>0,00 (p= 0,95)</w:t>
            </w:r>
          </w:p>
        </w:tc>
        <w:tc>
          <w:tcPr>
            <w:tcW w:w="539" w:type="dxa"/>
            <w:gridSpan w:val="2"/>
            <w:tcBorders>
              <w:top w:val="nil"/>
              <w:left w:val="nil"/>
              <w:bottom w:val="single" w:sz="8" w:space="0" w:color="CCCCCC"/>
              <w:right w:val="single" w:sz="8" w:space="0" w:color="CCCCCC"/>
            </w:tcBorders>
            <w:shd w:val="clear" w:color="auto" w:fill="auto"/>
            <w:vAlign w:val="center"/>
            <w:hideMark/>
          </w:tcPr>
          <w:p w14:paraId="41AC0AB5" w14:textId="77777777" w:rsidR="00BB32F1" w:rsidRPr="0094208B" w:rsidRDefault="00BB32F1" w:rsidP="00B8204B">
            <w:pPr>
              <w:jc w:val="center"/>
              <w:rPr>
                <w:sz w:val="12"/>
                <w:szCs w:val="12"/>
              </w:rPr>
            </w:pPr>
            <w:r w:rsidRPr="0094208B">
              <w:rPr>
                <w:sz w:val="12"/>
                <w:szCs w:val="12"/>
              </w:rPr>
              <w:t>-0,11 (p= 0,26)</w:t>
            </w:r>
          </w:p>
        </w:tc>
        <w:tc>
          <w:tcPr>
            <w:tcW w:w="540" w:type="dxa"/>
            <w:gridSpan w:val="2"/>
            <w:tcBorders>
              <w:top w:val="nil"/>
              <w:left w:val="nil"/>
              <w:bottom w:val="single" w:sz="8" w:space="0" w:color="CCCCCC"/>
              <w:right w:val="single" w:sz="8" w:space="0" w:color="CCCCCC"/>
            </w:tcBorders>
            <w:shd w:val="clear" w:color="auto" w:fill="auto"/>
            <w:vAlign w:val="center"/>
            <w:hideMark/>
          </w:tcPr>
          <w:p w14:paraId="0023A437" w14:textId="77777777" w:rsidR="00BB32F1" w:rsidRPr="0094208B" w:rsidRDefault="00BB32F1" w:rsidP="00B8204B">
            <w:pPr>
              <w:jc w:val="center"/>
              <w:rPr>
                <w:sz w:val="12"/>
                <w:szCs w:val="12"/>
              </w:rPr>
            </w:pPr>
            <w:r w:rsidRPr="0094208B">
              <w:rPr>
                <w:sz w:val="12"/>
                <w:szCs w:val="12"/>
              </w:rPr>
              <w:t>0,04 (p= 0,65)</w:t>
            </w:r>
          </w:p>
        </w:tc>
      </w:tr>
      <w:tr w:rsidR="00B8204B" w:rsidRPr="0094208B" w14:paraId="244BA0A7" w14:textId="77777777" w:rsidTr="00B8204B">
        <w:trPr>
          <w:trHeight w:val="253"/>
        </w:trPr>
        <w:tc>
          <w:tcPr>
            <w:tcW w:w="901"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53B280A5" w14:textId="77777777" w:rsidR="00BB32F1" w:rsidRPr="0094208B" w:rsidRDefault="00BB32F1"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lang w:val="en-US"/>
              </w:rPr>
              <w:t>resource_view (Ισοδιαστημική)</w:t>
            </w:r>
          </w:p>
        </w:tc>
        <w:tc>
          <w:tcPr>
            <w:tcW w:w="585"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01FE1B47" w14:textId="77777777" w:rsidR="00BB32F1" w:rsidRPr="0094208B" w:rsidRDefault="00A24B2A" w:rsidP="00B8204B">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0C692466" w14:textId="77777777" w:rsidR="00BB32F1" w:rsidRPr="0094208B" w:rsidRDefault="00A24B2A" w:rsidP="00B8204B">
            <w:pPr>
              <w:jc w:val="center"/>
              <w:rPr>
                <w:sz w:val="12"/>
                <w:szCs w:val="12"/>
              </w:rPr>
            </w:pPr>
            <w:r>
              <w:rPr>
                <w:sz w:val="12"/>
                <w:szCs w:val="12"/>
              </w:rPr>
              <w:t>-</w:t>
            </w:r>
          </w:p>
        </w:tc>
        <w:tc>
          <w:tcPr>
            <w:tcW w:w="586" w:type="dxa"/>
            <w:gridSpan w:val="2"/>
            <w:tcBorders>
              <w:top w:val="nil"/>
              <w:left w:val="nil"/>
              <w:bottom w:val="single" w:sz="8" w:space="0" w:color="CCCCCC"/>
              <w:right w:val="single" w:sz="8" w:space="0" w:color="CCCCCC"/>
            </w:tcBorders>
            <w:shd w:val="clear" w:color="auto" w:fill="FFFFFF" w:themeFill="background1"/>
            <w:vAlign w:val="center"/>
            <w:hideMark/>
          </w:tcPr>
          <w:p w14:paraId="38A619F9" w14:textId="77777777" w:rsidR="00BB32F1" w:rsidRPr="0094208B" w:rsidRDefault="00A24B2A" w:rsidP="00B8204B">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573F49C7" w14:textId="77777777" w:rsidR="00BB32F1" w:rsidRPr="0094208B" w:rsidRDefault="00A24B2A" w:rsidP="00B8204B">
            <w:pPr>
              <w:jc w:val="center"/>
              <w:rPr>
                <w:sz w:val="12"/>
                <w:szCs w:val="12"/>
              </w:rPr>
            </w:pPr>
            <w:r>
              <w:rPr>
                <w:sz w:val="12"/>
                <w:szCs w:val="12"/>
              </w:rPr>
              <w:t>-</w:t>
            </w:r>
          </w:p>
        </w:tc>
        <w:tc>
          <w:tcPr>
            <w:tcW w:w="884" w:type="dxa"/>
            <w:gridSpan w:val="2"/>
            <w:tcBorders>
              <w:top w:val="nil"/>
              <w:left w:val="nil"/>
              <w:bottom w:val="single" w:sz="8" w:space="0" w:color="CCCCCC"/>
              <w:right w:val="single" w:sz="8" w:space="0" w:color="CCCCCC"/>
            </w:tcBorders>
            <w:shd w:val="clear" w:color="auto" w:fill="FFFFFF" w:themeFill="background1"/>
            <w:vAlign w:val="center"/>
            <w:hideMark/>
          </w:tcPr>
          <w:p w14:paraId="31FE2A2A" w14:textId="77777777" w:rsidR="00BB32F1" w:rsidRPr="0094208B" w:rsidRDefault="00A24B2A" w:rsidP="00B8204B">
            <w:pPr>
              <w:jc w:val="center"/>
              <w:rPr>
                <w:sz w:val="12"/>
                <w:szCs w:val="12"/>
              </w:rPr>
            </w:pPr>
            <w:r>
              <w:rPr>
                <w:sz w:val="12"/>
                <w:szCs w:val="12"/>
              </w:rPr>
              <w:t>-</w:t>
            </w:r>
          </w:p>
        </w:tc>
        <w:tc>
          <w:tcPr>
            <w:tcW w:w="737" w:type="dxa"/>
            <w:tcBorders>
              <w:top w:val="nil"/>
              <w:left w:val="nil"/>
              <w:bottom w:val="single" w:sz="8" w:space="0" w:color="CCCCCC"/>
              <w:right w:val="single" w:sz="8" w:space="0" w:color="CCCCCC"/>
            </w:tcBorders>
            <w:shd w:val="clear" w:color="auto" w:fill="FFFFFF" w:themeFill="background1"/>
            <w:vAlign w:val="center"/>
            <w:hideMark/>
          </w:tcPr>
          <w:p w14:paraId="7EA4630C" w14:textId="77777777" w:rsidR="00BB32F1" w:rsidRPr="0094208B" w:rsidRDefault="00A24B2A" w:rsidP="00B8204B">
            <w:pPr>
              <w:jc w:val="center"/>
              <w:rPr>
                <w:sz w:val="12"/>
                <w:szCs w:val="12"/>
              </w:rPr>
            </w:pPr>
            <w:r>
              <w:rPr>
                <w:sz w:val="12"/>
                <w:szCs w:val="12"/>
              </w:rPr>
              <w:t>-</w:t>
            </w:r>
          </w:p>
        </w:tc>
        <w:tc>
          <w:tcPr>
            <w:tcW w:w="1034" w:type="dxa"/>
            <w:gridSpan w:val="2"/>
            <w:tcBorders>
              <w:top w:val="nil"/>
              <w:left w:val="nil"/>
              <w:bottom w:val="single" w:sz="8" w:space="0" w:color="CCCCCC"/>
              <w:right w:val="single" w:sz="8" w:space="0" w:color="CCCCCC"/>
            </w:tcBorders>
            <w:shd w:val="clear" w:color="auto" w:fill="FFFFFF" w:themeFill="background1"/>
            <w:vAlign w:val="center"/>
            <w:hideMark/>
          </w:tcPr>
          <w:p w14:paraId="0378C2BE" w14:textId="77777777" w:rsidR="00BB32F1" w:rsidRPr="0094208B" w:rsidRDefault="00A24B2A" w:rsidP="00B8204B">
            <w:pPr>
              <w:jc w:val="center"/>
              <w:rPr>
                <w:sz w:val="12"/>
                <w:szCs w:val="12"/>
              </w:rPr>
            </w:pPr>
            <w:r>
              <w:rPr>
                <w:sz w:val="12"/>
                <w:szCs w:val="12"/>
              </w:rPr>
              <w:t>-</w:t>
            </w:r>
          </w:p>
        </w:tc>
        <w:tc>
          <w:tcPr>
            <w:tcW w:w="761" w:type="dxa"/>
            <w:tcBorders>
              <w:top w:val="nil"/>
              <w:left w:val="nil"/>
              <w:bottom w:val="single" w:sz="8" w:space="0" w:color="CCCCCC"/>
              <w:right w:val="single" w:sz="8" w:space="0" w:color="CCCCCC"/>
            </w:tcBorders>
            <w:shd w:val="clear" w:color="auto" w:fill="FFFFFF" w:themeFill="background1"/>
            <w:vAlign w:val="center"/>
            <w:hideMark/>
          </w:tcPr>
          <w:p w14:paraId="4AD39E68" w14:textId="77777777" w:rsidR="00BB32F1" w:rsidRPr="0094208B" w:rsidRDefault="00A24B2A" w:rsidP="00B8204B">
            <w:pPr>
              <w:jc w:val="center"/>
              <w:rPr>
                <w:sz w:val="12"/>
                <w:szCs w:val="12"/>
              </w:rPr>
            </w:pPr>
            <w:r>
              <w:rPr>
                <w:sz w:val="12"/>
                <w:szCs w:val="12"/>
              </w:rPr>
              <w:t>-</w:t>
            </w:r>
          </w:p>
        </w:tc>
        <w:tc>
          <w:tcPr>
            <w:tcW w:w="574" w:type="dxa"/>
            <w:gridSpan w:val="2"/>
            <w:tcBorders>
              <w:top w:val="nil"/>
              <w:left w:val="nil"/>
              <w:bottom w:val="single" w:sz="8" w:space="0" w:color="CCCCCC"/>
              <w:right w:val="single" w:sz="8" w:space="0" w:color="CCCCCC"/>
            </w:tcBorders>
            <w:shd w:val="clear" w:color="auto" w:fill="FFFFFF" w:themeFill="background1"/>
            <w:vAlign w:val="center"/>
            <w:hideMark/>
          </w:tcPr>
          <w:p w14:paraId="3370DC24" w14:textId="77777777" w:rsidR="00BB32F1" w:rsidRPr="0094208B" w:rsidRDefault="00A24B2A" w:rsidP="00B8204B">
            <w:pPr>
              <w:jc w:val="center"/>
              <w:rPr>
                <w:sz w:val="12"/>
                <w:szCs w:val="12"/>
              </w:rPr>
            </w:pPr>
            <w:r>
              <w:rPr>
                <w:sz w:val="12"/>
                <w:szCs w:val="12"/>
              </w:rPr>
              <w:t>-</w:t>
            </w:r>
          </w:p>
        </w:tc>
        <w:tc>
          <w:tcPr>
            <w:tcW w:w="539" w:type="dxa"/>
            <w:gridSpan w:val="3"/>
            <w:tcBorders>
              <w:top w:val="nil"/>
              <w:left w:val="nil"/>
              <w:bottom w:val="single" w:sz="8" w:space="0" w:color="CCCCCC"/>
              <w:right w:val="single" w:sz="8" w:space="0" w:color="CCCCCC"/>
            </w:tcBorders>
            <w:shd w:val="clear" w:color="auto" w:fill="FFFFFF" w:themeFill="background1"/>
            <w:vAlign w:val="center"/>
            <w:hideMark/>
          </w:tcPr>
          <w:p w14:paraId="0BBA1B30" w14:textId="77777777" w:rsidR="00BB32F1" w:rsidRPr="0094208B" w:rsidRDefault="00A24B2A" w:rsidP="00B8204B">
            <w:pPr>
              <w:jc w:val="center"/>
              <w:rPr>
                <w:sz w:val="12"/>
                <w:szCs w:val="12"/>
              </w:rPr>
            </w:pPr>
            <w:r>
              <w:rPr>
                <w:sz w:val="12"/>
                <w:szCs w:val="12"/>
              </w:rPr>
              <w:t>-</w:t>
            </w:r>
          </w:p>
        </w:tc>
        <w:tc>
          <w:tcPr>
            <w:tcW w:w="570" w:type="dxa"/>
            <w:gridSpan w:val="2"/>
            <w:tcBorders>
              <w:top w:val="nil"/>
              <w:left w:val="nil"/>
              <w:bottom w:val="single" w:sz="8" w:space="0" w:color="CCCCCC"/>
              <w:right w:val="single" w:sz="8" w:space="0" w:color="CCCCCC"/>
            </w:tcBorders>
            <w:shd w:val="clear" w:color="auto" w:fill="FFFFFF" w:themeFill="background1"/>
            <w:vAlign w:val="center"/>
            <w:hideMark/>
          </w:tcPr>
          <w:p w14:paraId="7DB1A633" w14:textId="77777777" w:rsidR="00BB32F1" w:rsidRPr="0094208B" w:rsidRDefault="00A24B2A" w:rsidP="00B8204B">
            <w:pPr>
              <w:jc w:val="center"/>
              <w:rPr>
                <w:sz w:val="12"/>
                <w:szCs w:val="12"/>
              </w:rPr>
            </w:pPr>
            <w:r>
              <w:rPr>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2341E159" w14:textId="77777777" w:rsidR="00BB32F1" w:rsidRPr="0094208B" w:rsidRDefault="00A24B2A" w:rsidP="00B8204B">
            <w:pPr>
              <w:jc w:val="center"/>
              <w:rPr>
                <w:sz w:val="12"/>
                <w:szCs w:val="12"/>
              </w:rPr>
            </w:pPr>
            <w:r>
              <w:rPr>
                <w:sz w:val="12"/>
                <w:szCs w:val="12"/>
              </w:rPr>
              <w:t>-</w:t>
            </w:r>
          </w:p>
        </w:tc>
        <w:tc>
          <w:tcPr>
            <w:tcW w:w="551" w:type="dxa"/>
            <w:tcBorders>
              <w:top w:val="nil"/>
              <w:left w:val="nil"/>
              <w:bottom w:val="single" w:sz="8" w:space="0" w:color="CCCCCC"/>
              <w:right w:val="single" w:sz="8" w:space="0" w:color="CCCCCC"/>
            </w:tcBorders>
            <w:shd w:val="clear" w:color="auto" w:fill="FFFFFF" w:themeFill="background1"/>
            <w:vAlign w:val="center"/>
            <w:hideMark/>
          </w:tcPr>
          <w:p w14:paraId="316EDFAF" w14:textId="77777777" w:rsidR="00BB32F1" w:rsidRPr="0094208B" w:rsidRDefault="00A24B2A" w:rsidP="00B8204B">
            <w:pPr>
              <w:jc w:val="center"/>
              <w:rPr>
                <w:sz w:val="12"/>
                <w:szCs w:val="12"/>
              </w:rPr>
            </w:pPr>
            <w:r>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058819F0" w14:textId="77777777" w:rsidR="00BB32F1" w:rsidRPr="0094208B" w:rsidRDefault="00A24B2A" w:rsidP="00B8204B">
            <w:pPr>
              <w:jc w:val="center"/>
              <w:rPr>
                <w:sz w:val="12"/>
                <w:szCs w:val="12"/>
              </w:rPr>
            </w:pPr>
            <w:r>
              <w:rPr>
                <w:sz w:val="12"/>
                <w:szCs w:val="12"/>
              </w:rPr>
              <w:t>-</w:t>
            </w:r>
          </w:p>
        </w:tc>
        <w:tc>
          <w:tcPr>
            <w:tcW w:w="539" w:type="dxa"/>
            <w:gridSpan w:val="3"/>
            <w:tcBorders>
              <w:top w:val="nil"/>
              <w:left w:val="nil"/>
              <w:bottom w:val="single" w:sz="8" w:space="0" w:color="CCCCCC"/>
              <w:right w:val="single" w:sz="8" w:space="0" w:color="CCCCCC"/>
            </w:tcBorders>
            <w:shd w:val="clear" w:color="auto" w:fill="FFFFFF" w:themeFill="background1"/>
            <w:vAlign w:val="center"/>
            <w:hideMark/>
          </w:tcPr>
          <w:p w14:paraId="5157CC1A" w14:textId="77777777" w:rsidR="00BB32F1" w:rsidRPr="0094208B" w:rsidRDefault="00A24B2A" w:rsidP="00B8204B">
            <w:pPr>
              <w:jc w:val="center"/>
              <w:rPr>
                <w:sz w:val="12"/>
                <w:szCs w:val="12"/>
              </w:rPr>
            </w:pPr>
            <w:r>
              <w:rPr>
                <w:sz w:val="12"/>
                <w:szCs w:val="12"/>
              </w:rPr>
              <w:t>-</w:t>
            </w:r>
          </w:p>
        </w:tc>
        <w:tc>
          <w:tcPr>
            <w:tcW w:w="611" w:type="dxa"/>
            <w:gridSpan w:val="2"/>
            <w:tcBorders>
              <w:top w:val="nil"/>
              <w:left w:val="nil"/>
              <w:bottom w:val="single" w:sz="8" w:space="0" w:color="CCCCCC"/>
              <w:right w:val="single" w:sz="8" w:space="0" w:color="CCCCCC"/>
            </w:tcBorders>
            <w:shd w:val="clear" w:color="auto" w:fill="FFFFFF" w:themeFill="background1"/>
            <w:vAlign w:val="center"/>
            <w:hideMark/>
          </w:tcPr>
          <w:p w14:paraId="303DD8F6" w14:textId="77777777" w:rsidR="00BB32F1" w:rsidRPr="0094208B" w:rsidRDefault="00A24B2A" w:rsidP="00B8204B">
            <w:pPr>
              <w:jc w:val="center"/>
              <w:rPr>
                <w:sz w:val="12"/>
                <w:szCs w:val="12"/>
              </w:rPr>
            </w:pPr>
            <w:r>
              <w:rPr>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4FB93533" w14:textId="77777777" w:rsidR="00BB32F1" w:rsidRPr="0094208B" w:rsidRDefault="00BB32F1" w:rsidP="00B8204B">
            <w:pPr>
              <w:jc w:val="center"/>
              <w:rPr>
                <w:sz w:val="12"/>
                <w:szCs w:val="12"/>
              </w:rPr>
            </w:pPr>
            <w:r w:rsidRPr="0094208B">
              <w:rPr>
                <w:sz w:val="12"/>
                <w:szCs w:val="12"/>
              </w:rPr>
              <w:t>-</w:t>
            </w:r>
          </w:p>
        </w:tc>
        <w:tc>
          <w:tcPr>
            <w:tcW w:w="529" w:type="dxa"/>
            <w:gridSpan w:val="2"/>
            <w:tcBorders>
              <w:top w:val="nil"/>
              <w:left w:val="nil"/>
              <w:bottom w:val="single" w:sz="8" w:space="0" w:color="CCCCCC"/>
              <w:right w:val="single" w:sz="8" w:space="0" w:color="CCCCCC"/>
            </w:tcBorders>
            <w:shd w:val="clear" w:color="auto" w:fill="auto"/>
            <w:vAlign w:val="center"/>
            <w:hideMark/>
          </w:tcPr>
          <w:p w14:paraId="0F3ACB95" w14:textId="77777777" w:rsidR="00BB32F1" w:rsidRPr="0094208B" w:rsidRDefault="00BB32F1" w:rsidP="00B8204B">
            <w:pPr>
              <w:jc w:val="center"/>
              <w:rPr>
                <w:sz w:val="12"/>
                <w:szCs w:val="12"/>
              </w:rPr>
            </w:pPr>
            <w:r w:rsidRPr="0094208B">
              <w:rPr>
                <w:sz w:val="12"/>
                <w:szCs w:val="12"/>
              </w:rPr>
              <w:t>0,55 (p= 0,00) **</w:t>
            </w:r>
          </w:p>
        </w:tc>
        <w:tc>
          <w:tcPr>
            <w:tcW w:w="541" w:type="dxa"/>
            <w:gridSpan w:val="2"/>
            <w:tcBorders>
              <w:top w:val="nil"/>
              <w:left w:val="nil"/>
              <w:bottom w:val="single" w:sz="8" w:space="0" w:color="CCCCCC"/>
              <w:right w:val="single" w:sz="8" w:space="0" w:color="CCCCCC"/>
            </w:tcBorders>
            <w:shd w:val="clear" w:color="auto" w:fill="auto"/>
            <w:vAlign w:val="center"/>
            <w:hideMark/>
          </w:tcPr>
          <w:p w14:paraId="5DA0D5BD" w14:textId="77777777" w:rsidR="00BB32F1" w:rsidRPr="0094208B" w:rsidRDefault="00BB32F1" w:rsidP="00B8204B">
            <w:pPr>
              <w:jc w:val="center"/>
              <w:rPr>
                <w:sz w:val="12"/>
                <w:szCs w:val="12"/>
              </w:rPr>
            </w:pPr>
            <w:r w:rsidRPr="0094208B">
              <w:rPr>
                <w:sz w:val="12"/>
                <w:szCs w:val="12"/>
              </w:rPr>
              <w:t>0,29 (p= 0,00) **</w:t>
            </w:r>
          </w:p>
        </w:tc>
        <w:tc>
          <w:tcPr>
            <w:tcW w:w="539" w:type="dxa"/>
            <w:gridSpan w:val="2"/>
            <w:tcBorders>
              <w:top w:val="nil"/>
              <w:left w:val="nil"/>
              <w:bottom w:val="single" w:sz="8" w:space="0" w:color="CCCCCC"/>
              <w:right w:val="single" w:sz="8" w:space="0" w:color="CCCCCC"/>
            </w:tcBorders>
            <w:shd w:val="clear" w:color="auto" w:fill="auto"/>
            <w:vAlign w:val="center"/>
            <w:hideMark/>
          </w:tcPr>
          <w:p w14:paraId="7E349FDA" w14:textId="77777777" w:rsidR="00BB32F1" w:rsidRPr="0094208B" w:rsidRDefault="00BB32F1" w:rsidP="00B8204B">
            <w:pPr>
              <w:jc w:val="center"/>
              <w:rPr>
                <w:sz w:val="12"/>
                <w:szCs w:val="12"/>
              </w:rPr>
            </w:pPr>
            <w:r w:rsidRPr="0094208B">
              <w:rPr>
                <w:sz w:val="12"/>
                <w:szCs w:val="12"/>
              </w:rPr>
              <w:t>0,12 (p= 0,22)</w:t>
            </w:r>
          </w:p>
        </w:tc>
        <w:tc>
          <w:tcPr>
            <w:tcW w:w="539" w:type="dxa"/>
            <w:gridSpan w:val="2"/>
            <w:tcBorders>
              <w:top w:val="nil"/>
              <w:left w:val="nil"/>
              <w:bottom w:val="single" w:sz="8" w:space="0" w:color="CCCCCC"/>
              <w:right w:val="single" w:sz="8" w:space="0" w:color="CCCCCC"/>
            </w:tcBorders>
            <w:shd w:val="clear" w:color="auto" w:fill="auto"/>
            <w:vAlign w:val="center"/>
            <w:hideMark/>
          </w:tcPr>
          <w:p w14:paraId="43E5797D" w14:textId="77777777" w:rsidR="00BB32F1" w:rsidRPr="0094208B" w:rsidRDefault="00BB32F1" w:rsidP="00B8204B">
            <w:pPr>
              <w:jc w:val="center"/>
              <w:rPr>
                <w:sz w:val="12"/>
                <w:szCs w:val="12"/>
              </w:rPr>
            </w:pPr>
            <w:r w:rsidRPr="0094208B">
              <w:rPr>
                <w:sz w:val="12"/>
                <w:szCs w:val="12"/>
              </w:rPr>
              <w:t>0,17 (p= 0,09)</w:t>
            </w:r>
          </w:p>
        </w:tc>
        <w:tc>
          <w:tcPr>
            <w:tcW w:w="540" w:type="dxa"/>
            <w:gridSpan w:val="2"/>
            <w:tcBorders>
              <w:top w:val="nil"/>
              <w:left w:val="nil"/>
              <w:bottom w:val="single" w:sz="8" w:space="0" w:color="CCCCCC"/>
              <w:right w:val="single" w:sz="8" w:space="0" w:color="CCCCCC"/>
            </w:tcBorders>
            <w:shd w:val="clear" w:color="auto" w:fill="auto"/>
            <w:vAlign w:val="center"/>
            <w:hideMark/>
          </w:tcPr>
          <w:p w14:paraId="55727DA9" w14:textId="77777777" w:rsidR="00BB32F1" w:rsidRPr="0094208B" w:rsidRDefault="00BB32F1" w:rsidP="00B8204B">
            <w:pPr>
              <w:jc w:val="center"/>
              <w:rPr>
                <w:sz w:val="12"/>
                <w:szCs w:val="12"/>
              </w:rPr>
            </w:pPr>
            <w:r w:rsidRPr="0094208B">
              <w:rPr>
                <w:sz w:val="12"/>
                <w:szCs w:val="12"/>
              </w:rPr>
              <w:t>0,11 (p= 0,29)</w:t>
            </w:r>
          </w:p>
        </w:tc>
      </w:tr>
      <w:tr w:rsidR="00B8204B" w:rsidRPr="0094208B" w14:paraId="16F9C2FA" w14:textId="77777777" w:rsidTr="00B8204B">
        <w:trPr>
          <w:trHeight w:val="253"/>
        </w:trPr>
        <w:tc>
          <w:tcPr>
            <w:tcW w:w="901"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045EDB7F" w14:textId="77777777" w:rsidR="00BB32F1" w:rsidRPr="0094208B" w:rsidRDefault="00BB32F1"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lang w:val="en-US"/>
              </w:rPr>
              <w:t>user_view (Ισοδιαστημική)</w:t>
            </w:r>
          </w:p>
        </w:tc>
        <w:tc>
          <w:tcPr>
            <w:tcW w:w="585"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46174CC9" w14:textId="77777777" w:rsidR="00BB32F1" w:rsidRPr="0094208B" w:rsidRDefault="00A24B2A" w:rsidP="00B8204B">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06E996F6" w14:textId="77777777" w:rsidR="00BB32F1" w:rsidRPr="0094208B" w:rsidRDefault="00A24B2A" w:rsidP="00B8204B">
            <w:pPr>
              <w:jc w:val="center"/>
              <w:rPr>
                <w:sz w:val="12"/>
                <w:szCs w:val="12"/>
              </w:rPr>
            </w:pPr>
            <w:r>
              <w:rPr>
                <w:sz w:val="12"/>
                <w:szCs w:val="12"/>
              </w:rPr>
              <w:t>-</w:t>
            </w:r>
          </w:p>
        </w:tc>
        <w:tc>
          <w:tcPr>
            <w:tcW w:w="586" w:type="dxa"/>
            <w:gridSpan w:val="2"/>
            <w:tcBorders>
              <w:top w:val="nil"/>
              <w:left w:val="nil"/>
              <w:bottom w:val="single" w:sz="8" w:space="0" w:color="CCCCCC"/>
              <w:right w:val="single" w:sz="8" w:space="0" w:color="CCCCCC"/>
            </w:tcBorders>
            <w:shd w:val="clear" w:color="auto" w:fill="FFFFFF" w:themeFill="background1"/>
            <w:vAlign w:val="center"/>
            <w:hideMark/>
          </w:tcPr>
          <w:p w14:paraId="4A5109F9" w14:textId="77777777" w:rsidR="00BB32F1" w:rsidRPr="0094208B" w:rsidRDefault="00A24B2A" w:rsidP="00B8204B">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21F86E8D" w14:textId="77777777" w:rsidR="00BB32F1" w:rsidRPr="0094208B" w:rsidRDefault="00A24B2A" w:rsidP="00B8204B">
            <w:pPr>
              <w:jc w:val="center"/>
              <w:rPr>
                <w:sz w:val="12"/>
                <w:szCs w:val="12"/>
              </w:rPr>
            </w:pPr>
            <w:r>
              <w:rPr>
                <w:sz w:val="12"/>
                <w:szCs w:val="12"/>
              </w:rPr>
              <w:t>-</w:t>
            </w:r>
          </w:p>
        </w:tc>
        <w:tc>
          <w:tcPr>
            <w:tcW w:w="884" w:type="dxa"/>
            <w:gridSpan w:val="2"/>
            <w:tcBorders>
              <w:top w:val="nil"/>
              <w:left w:val="nil"/>
              <w:bottom w:val="single" w:sz="8" w:space="0" w:color="CCCCCC"/>
              <w:right w:val="single" w:sz="8" w:space="0" w:color="CCCCCC"/>
            </w:tcBorders>
            <w:shd w:val="clear" w:color="auto" w:fill="FFFFFF" w:themeFill="background1"/>
            <w:vAlign w:val="center"/>
            <w:hideMark/>
          </w:tcPr>
          <w:p w14:paraId="52B5C993" w14:textId="77777777" w:rsidR="00BB32F1" w:rsidRPr="0094208B" w:rsidRDefault="00A24B2A" w:rsidP="00B8204B">
            <w:pPr>
              <w:jc w:val="center"/>
              <w:rPr>
                <w:sz w:val="12"/>
                <w:szCs w:val="12"/>
              </w:rPr>
            </w:pPr>
            <w:r>
              <w:rPr>
                <w:sz w:val="12"/>
                <w:szCs w:val="12"/>
              </w:rPr>
              <w:t>-</w:t>
            </w:r>
          </w:p>
        </w:tc>
        <w:tc>
          <w:tcPr>
            <w:tcW w:w="737" w:type="dxa"/>
            <w:tcBorders>
              <w:top w:val="nil"/>
              <w:left w:val="nil"/>
              <w:bottom w:val="single" w:sz="8" w:space="0" w:color="CCCCCC"/>
              <w:right w:val="single" w:sz="8" w:space="0" w:color="CCCCCC"/>
            </w:tcBorders>
            <w:shd w:val="clear" w:color="auto" w:fill="FFFFFF" w:themeFill="background1"/>
            <w:vAlign w:val="center"/>
            <w:hideMark/>
          </w:tcPr>
          <w:p w14:paraId="2302E8A4" w14:textId="77777777" w:rsidR="00BB32F1" w:rsidRPr="0094208B" w:rsidRDefault="00A24B2A" w:rsidP="00B8204B">
            <w:pPr>
              <w:jc w:val="center"/>
              <w:rPr>
                <w:sz w:val="12"/>
                <w:szCs w:val="12"/>
              </w:rPr>
            </w:pPr>
            <w:r>
              <w:rPr>
                <w:sz w:val="12"/>
                <w:szCs w:val="12"/>
              </w:rPr>
              <w:t>-</w:t>
            </w:r>
          </w:p>
        </w:tc>
        <w:tc>
          <w:tcPr>
            <w:tcW w:w="1034" w:type="dxa"/>
            <w:gridSpan w:val="2"/>
            <w:tcBorders>
              <w:top w:val="nil"/>
              <w:left w:val="nil"/>
              <w:bottom w:val="single" w:sz="8" w:space="0" w:color="CCCCCC"/>
              <w:right w:val="single" w:sz="8" w:space="0" w:color="CCCCCC"/>
            </w:tcBorders>
            <w:shd w:val="clear" w:color="auto" w:fill="FFFFFF" w:themeFill="background1"/>
            <w:vAlign w:val="center"/>
            <w:hideMark/>
          </w:tcPr>
          <w:p w14:paraId="41A3A60F" w14:textId="77777777" w:rsidR="00BB32F1" w:rsidRPr="0094208B" w:rsidRDefault="00A24B2A" w:rsidP="00B8204B">
            <w:pPr>
              <w:jc w:val="center"/>
              <w:rPr>
                <w:sz w:val="12"/>
                <w:szCs w:val="12"/>
              </w:rPr>
            </w:pPr>
            <w:r>
              <w:rPr>
                <w:sz w:val="12"/>
                <w:szCs w:val="12"/>
              </w:rPr>
              <w:t>-</w:t>
            </w:r>
          </w:p>
        </w:tc>
        <w:tc>
          <w:tcPr>
            <w:tcW w:w="761" w:type="dxa"/>
            <w:tcBorders>
              <w:top w:val="nil"/>
              <w:left w:val="nil"/>
              <w:bottom w:val="single" w:sz="8" w:space="0" w:color="CCCCCC"/>
              <w:right w:val="single" w:sz="8" w:space="0" w:color="CCCCCC"/>
            </w:tcBorders>
            <w:shd w:val="clear" w:color="auto" w:fill="FFFFFF" w:themeFill="background1"/>
            <w:vAlign w:val="center"/>
            <w:hideMark/>
          </w:tcPr>
          <w:p w14:paraId="3E26560E" w14:textId="77777777" w:rsidR="00BB32F1" w:rsidRPr="0094208B" w:rsidRDefault="00A24B2A" w:rsidP="00B8204B">
            <w:pPr>
              <w:jc w:val="center"/>
              <w:rPr>
                <w:sz w:val="12"/>
                <w:szCs w:val="12"/>
              </w:rPr>
            </w:pPr>
            <w:r>
              <w:rPr>
                <w:sz w:val="12"/>
                <w:szCs w:val="12"/>
              </w:rPr>
              <w:t>-</w:t>
            </w:r>
          </w:p>
        </w:tc>
        <w:tc>
          <w:tcPr>
            <w:tcW w:w="574" w:type="dxa"/>
            <w:gridSpan w:val="2"/>
            <w:tcBorders>
              <w:top w:val="nil"/>
              <w:left w:val="nil"/>
              <w:bottom w:val="single" w:sz="8" w:space="0" w:color="CCCCCC"/>
              <w:right w:val="single" w:sz="8" w:space="0" w:color="CCCCCC"/>
            </w:tcBorders>
            <w:shd w:val="clear" w:color="auto" w:fill="FFFFFF" w:themeFill="background1"/>
            <w:vAlign w:val="center"/>
            <w:hideMark/>
          </w:tcPr>
          <w:p w14:paraId="5FC0314C" w14:textId="77777777" w:rsidR="00BB32F1" w:rsidRPr="0094208B" w:rsidRDefault="00A24B2A" w:rsidP="00B8204B">
            <w:pPr>
              <w:jc w:val="center"/>
              <w:rPr>
                <w:sz w:val="12"/>
                <w:szCs w:val="12"/>
              </w:rPr>
            </w:pPr>
            <w:r>
              <w:rPr>
                <w:sz w:val="12"/>
                <w:szCs w:val="12"/>
              </w:rPr>
              <w:t>-</w:t>
            </w:r>
          </w:p>
        </w:tc>
        <w:tc>
          <w:tcPr>
            <w:tcW w:w="539" w:type="dxa"/>
            <w:gridSpan w:val="3"/>
            <w:tcBorders>
              <w:top w:val="nil"/>
              <w:left w:val="nil"/>
              <w:bottom w:val="single" w:sz="8" w:space="0" w:color="CCCCCC"/>
              <w:right w:val="single" w:sz="8" w:space="0" w:color="CCCCCC"/>
            </w:tcBorders>
            <w:shd w:val="clear" w:color="auto" w:fill="FFFFFF" w:themeFill="background1"/>
            <w:vAlign w:val="center"/>
            <w:hideMark/>
          </w:tcPr>
          <w:p w14:paraId="6B30251F" w14:textId="77777777" w:rsidR="00BB32F1" w:rsidRPr="0094208B" w:rsidRDefault="00A24B2A" w:rsidP="00B8204B">
            <w:pPr>
              <w:jc w:val="center"/>
              <w:rPr>
                <w:sz w:val="12"/>
                <w:szCs w:val="12"/>
              </w:rPr>
            </w:pPr>
            <w:r>
              <w:rPr>
                <w:sz w:val="12"/>
                <w:szCs w:val="12"/>
              </w:rPr>
              <w:t>-</w:t>
            </w:r>
          </w:p>
        </w:tc>
        <w:tc>
          <w:tcPr>
            <w:tcW w:w="570" w:type="dxa"/>
            <w:gridSpan w:val="2"/>
            <w:tcBorders>
              <w:top w:val="nil"/>
              <w:left w:val="nil"/>
              <w:bottom w:val="single" w:sz="8" w:space="0" w:color="CCCCCC"/>
              <w:right w:val="single" w:sz="8" w:space="0" w:color="CCCCCC"/>
            </w:tcBorders>
            <w:shd w:val="clear" w:color="auto" w:fill="FFFFFF" w:themeFill="background1"/>
            <w:vAlign w:val="center"/>
            <w:hideMark/>
          </w:tcPr>
          <w:p w14:paraId="310D0169" w14:textId="77777777" w:rsidR="00BB32F1" w:rsidRPr="0094208B" w:rsidRDefault="00A24B2A" w:rsidP="00B8204B">
            <w:pPr>
              <w:jc w:val="center"/>
              <w:rPr>
                <w:sz w:val="12"/>
                <w:szCs w:val="12"/>
              </w:rPr>
            </w:pPr>
            <w:r>
              <w:rPr>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5AFBE964" w14:textId="77777777" w:rsidR="00BB32F1" w:rsidRPr="0094208B" w:rsidRDefault="00A24B2A" w:rsidP="00B8204B">
            <w:pPr>
              <w:jc w:val="center"/>
              <w:rPr>
                <w:sz w:val="12"/>
                <w:szCs w:val="12"/>
              </w:rPr>
            </w:pPr>
            <w:r>
              <w:rPr>
                <w:sz w:val="12"/>
                <w:szCs w:val="12"/>
              </w:rPr>
              <w:t>-</w:t>
            </w:r>
          </w:p>
        </w:tc>
        <w:tc>
          <w:tcPr>
            <w:tcW w:w="551" w:type="dxa"/>
            <w:tcBorders>
              <w:top w:val="nil"/>
              <w:left w:val="nil"/>
              <w:bottom w:val="single" w:sz="8" w:space="0" w:color="CCCCCC"/>
              <w:right w:val="single" w:sz="8" w:space="0" w:color="CCCCCC"/>
            </w:tcBorders>
            <w:shd w:val="clear" w:color="auto" w:fill="FFFFFF" w:themeFill="background1"/>
            <w:vAlign w:val="center"/>
            <w:hideMark/>
          </w:tcPr>
          <w:p w14:paraId="0D358FC7" w14:textId="77777777" w:rsidR="00BB32F1" w:rsidRPr="0094208B" w:rsidRDefault="00A24B2A" w:rsidP="00B8204B">
            <w:pPr>
              <w:jc w:val="center"/>
              <w:rPr>
                <w:sz w:val="12"/>
                <w:szCs w:val="12"/>
              </w:rPr>
            </w:pPr>
            <w:r>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5AD96EBA" w14:textId="77777777" w:rsidR="00BB32F1" w:rsidRPr="0094208B" w:rsidRDefault="00A24B2A" w:rsidP="00B8204B">
            <w:pPr>
              <w:jc w:val="center"/>
              <w:rPr>
                <w:sz w:val="12"/>
                <w:szCs w:val="12"/>
              </w:rPr>
            </w:pPr>
            <w:r>
              <w:rPr>
                <w:sz w:val="12"/>
                <w:szCs w:val="12"/>
              </w:rPr>
              <w:t>-</w:t>
            </w:r>
          </w:p>
        </w:tc>
        <w:tc>
          <w:tcPr>
            <w:tcW w:w="539" w:type="dxa"/>
            <w:gridSpan w:val="3"/>
            <w:tcBorders>
              <w:top w:val="nil"/>
              <w:left w:val="nil"/>
              <w:bottom w:val="single" w:sz="8" w:space="0" w:color="CCCCCC"/>
              <w:right w:val="single" w:sz="8" w:space="0" w:color="CCCCCC"/>
            </w:tcBorders>
            <w:shd w:val="clear" w:color="auto" w:fill="FFFFFF" w:themeFill="background1"/>
            <w:vAlign w:val="center"/>
            <w:hideMark/>
          </w:tcPr>
          <w:p w14:paraId="6279C091" w14:textId="77777777" w:rsidR="00BB32F1" w:rsidRPr="0094208B" w:rsidRDefault="00A24B2A" w:rsidP="00B8204B">
            <w:pPr>
              <w:jc w:val="center"/>
              <w:rPr>
                <w:sz w:val="12"/>
                <w:szCs w:val="12"/>
              </w:rPr>
            </w:pPr>
            <w:r>
              <w:rPr>
                <w:sz w:val="12"/>
                <w:szCs w:val="12"/>
              </w:rPr>
              <w:t>-</w:t>
            </w:r>
          </w:p>
        </w:tc>
        <w:tc>
          <w:tcPr>
            <w:tcW w:w="611" w:type="dxa"/>
            <w:gridSpan w:val="2"/>
            <w:tcBorders>
              <w:top w:val="nil"/>
              <w:left w:val="nil"/>
              <w:bottom w:val="single" w:sz="8" w:space="0" w:color="CCCCCC"/>
              <w:right w:val="single" w:sz="8" w:space="0" w:color="CCCCCC"/>
            </w:tcBorders>
            <w:shd w:val="clear" w:color="auto" w:fill="FFFFFF" w:themeFill="background1"/>
            <w:vAlign w:val="center"/>
            <w:hideMark/>
          </w:tcPr>
          <w:p w14:paraId="73DD6333" w14:textId="77777777" w:rsidR="00BB32F1" w:rsidRPr="0094208B" w:rsidRDefault="00A24B2A" w:rsidP="00B8204B">
            <w:pPr>
              <w:jc w:val="center"/>
              <w:rPr>
                <w:sz w:val="12"/>
                <w:szCs w:val="12"/>
              </w:rPr>
            </w:pPr>
            <w:r>
              <w:rPr>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0F338448" w14:textId="77777777" w:rsidR="00BB32F1" w:rsidRPr="0094208B" w:rsidRDefault="00A24B2A" w:rsidP="00B8204B">
            <w:pPr>
              <w:jc w:val="center"/>
              <w:rPr>
                <w:sz w:val="12"/>
                <w:szCs w:val="12"/>
              </w:rPr>
            </w:pPr>
            <w:r>
              <w:rPr>
                <w:sz w:val="12"/>
                <w:szCs w:val="12"/>
              </w:rPr>
              <w:t>-</w:t>
            </w:r>
          </w:p>
        </w:tc>
        <w:tc>
          <w:tcPr>
            <w:tcW w:w="529" w:type="dxa"/>
            <w:gridSpan w:val="2"/>
            <w:tcBorders>
              <w:top w:val="nil"/>
              <w:left w:val="nil"/>
              <w:bottom w:val="single" w:sz="8" w:space="0" w:color="CCCCCC"/>
              <w:right w:val="single" w:sz="8" w:space="0" w:color="CCCCCC"/>
            </w:tcBorders>
            <w:shd w:val="clear" w:color="auto" w:fill="FFFFFF" w:themeFill="background1"/>
            <w:vAlign w:val="center"/>
            <w:hideMark/>
          </w:tcPr>
          <w:p w14:paraId="46666F3C" w14:textId="77777777" w:rsidR="00BB32F1" w:rsidRPr="0094208B" w:rsidRDefault="00BB32F1" w:rsidP="00B8204B">
            <w:pPr>
              <w:jc w:val="center"/>
              <w:rPr>
                <w:sz w:val="12"/>
                <w:szCs w:val="12"/>
              </w:rPr>
            </w:pPr>
            <w:r w:rsidRPr="0094208B">
              <w:rPr>
                <w:sz w:val="12"/>
                <w:szCs w:val="12"/>
              </w:rPr>
              <w:t>-</w:t>
            </w:r>
          </w:p>
        </w:tc>
        <w:tc>
          <w:tcPr>
            <w:tcW w:w="541" w:type="dxa"/>
            <w:gridSpan w:val="2"/>
            <w:tcBorders>
              <w:top w:val="nil"/>
              <w:left w:val="nil"/>
              <w:bottom w:val="single" w:sz="8" w:space="0" w:color="CCCCCC"/>
              <w:right w:val="single" w:sz="8" w:space="0" w:color="CCCCCC"/>
            </w:tcBorders>
            <w:shd w:val="clear" w:color="auto" w:fill="auto"/>
            <w:vAlign w:val="center"/>
            <w:hideMark/>
          </w:tcPr>
          <w:p w14:paraId="62C629A9" w14:textId="77777777" w:rsidR="00BB32F1" w:rsidRPr="0094208B" w:rsidRDefault="00BB32F1" w:rsidP="00B8204B">
            <w:pPr>
              <w:jc w:val="center"/>
              <w:rPr>
                <w:sz w:val="12"/>
                <w:szCs w:val="12"/>
              </w:rPr>
            </w:pPr>
            <w:r w:rsidRPr="0094208B">
              <w:rPr>
                <w:sz w:val="12"/>
                <w:szCs w:val="12"/>
              </w:rPr>
              <w:t>0,70 (p= 0,00) **</w:t>
            </w:r>
          </w:p>
        </w:tc>
        <w:tc>
          <w:tcPr>
            <w:tcW w:w="539" w:type="dxa"/>
            <w:gridSpan w:val="2"/>
            <w:tcBorders>
              <w:top w:val="nil"/>
              <w:left w:val="nil"/>
              <w:bottom w:val="single" w:sz="8" w:space="0" w:color="CCCCCC"/>
              <w:right w:val="single" w:sz="8" w:space="0" w:color="CCCCCC"/>
            </w:tcBorders>
            <w:shd w:val="clear" w:color="auto" w:fill="auto"/>
            <w:vAlign w:val="center"/>
            <w:hideMark/>
          </w:tcPr>
          <w:p w14:paraId="67392291" w14:textId="77777777" w:rsidR="00BB32F1" w:rsidRPr="0094208B" w:rsidRDefault="00BB32F1" w:rsidP="00B8204B">
            <w:pPr>
              <w:jc w:val="center"/>
              <w:rPr>
                <w:sz w:val="12"/>
                <w:szCs w:val="12"/>
              </w:rPr>
            </w:pPr>
            <w:r w:rsidRPr="0094208B">
              <w:rPr>
                <w:sz w:val="12"/>
                <w:szCs w:val="12"/>
              </w:rPr>
              <w:t>0,17 (p= 0,09)</w:t>
            </w:r>
          </w:p>
        </w:tc>
        <w:tc>
          <w:tcPr>
            <w:tcW w:w="539" w:type="dxa"/>
            <w:gridSpan w:val="2"/>
            <w:tcBorders>
              <w:top w:val="nil"/>
              <w:left w:val="nil"/>
              <w:bottom w:val="single" w:sz="8" w:space="0" w:color="CCCCCC"/>
              <w:right w:val="single" w:sz="8" w:space="0" w:color="CCCCCC"/>
            </w:tcBorders>
            <w:shd w:val="clear" w:color="auto" w:fill="auto"/>
            <w:vAlign w:val="center"/>
            <w:hideMark/>
          </w:tcPr>
          <w:p w14:paraId="15EFFD47" w14:textId="77777777" w:rsidR="00BB32F1" w:rsidRPr="0094208B" w:rsidRDefault="00BB32F1" w:rsidP="00B8204B">
            <w:pPr>
              <w:jc w:val="center"/>
              <w:rPr>
                <w:sz w:val="12"/>
                <w:szCs w:val="12"/>
              </w:rPr>
            </w:pPr>
            <w:r w:rsidRPr="0094208B">
              <w:rPr>
                <w:sz w:val="12"/>
                <w:szCs w:val="12"/>
              </w:rPr>
              <w:t>0,13 (p= 0,19)</w:t>
            </w:r>
          </w:p>
        </w:tc>
        <w:tc>
          <w:tcPr>
            <w:tcW w:w="540" w:type="dxa"/>
            <w:gridSpan w:val="2"/>
            <w:tcBorders>
              <w:top w:val="nil"/>
              <w:left w:val="nil"/>
              <w:bottom w:val="single" w:sz="8" w:space="0" w:color="CCCCCC"/>
              <w:right w:val="single" w:sz="8" w:space="0" w:color="CCCCCC"/>
            </w:tcBorders>
            <w:shd w:val="clear" w:color="auto" w:fill="auto"/>
            <w:vAlign w:val="center"/>
            <w:hideMark/>
          </w:tcPr>
          <w:p w14:paraId="32D45626" w14:textId="77777777" w:rsidR="00BB32F1" w:rsidRPr="0094208B" w:rsidRDefault="00BB32F1" w:rsidP="00B8204B">
            <w:pPr>
              <w:jc w:val="center"/>
              <w:rPr>
                <w:sz w:val="12"/>
                <w:szCs w:val="12"/>
              </w:rPr>
            </w:pPr>
            <w:r w:rsidRPr="0094208B">
              <w:rPr>
                <w:sz w:val="12"/>
                <w:szCs w:val="12"/>
              </w:rPr>
              <w:t>0,15 (p= 0,13)</w:t>
            </w:r>
          </w:p>
        </w:tc>
      </w:tr>
      <w:tr w:rsidR="00B8204B" w:rsidRPr="0094208B" w14:paraId="0DB6F697" w14:textId="77777777" w:rsidTr="00B8204B">
        <w:trPr>
          <w:gridAfter w:val="1"/>
          <w:wAfter w:w="16" w:type="dxa"/>
          <w:trHeight w:val="253"/>
        </w:trPr>
        <w:tc>
          <w:tcPr>
            <w:tcW w:w="901"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06B9BC21" w14:textId="77777777" w:rsidR="00BB32F1" w:rsidRPr="0094208B" w:rsidRDefault="00BB32F1" w:rsidP="00B8204B">
            <w:pPr>
              <w:spacing w:line="240" w:lineRule="auto"/>
              <w:jc w:val="center"/>
              <w:rPr>
                <w:rFonts w:eastAsia="Times New Roman"/>
                <w:b/>
                <w:bCs/>
                <w:color w:val="0C343D"/>
                <w:sz w:val="12"/>
                <w:szCs w:val="12"/>
                <w:lang w:val="en-US"/>
              </w:rPr>
            </w:pPr>
            <w:r w:rsidRPr="0094208B">
              <w:rPr>
                <w:rFonts w:eastAsia="Times New Roman"/>
                <w:b/>
                <w:bCs/>
                <w:color w:val="0C343D"/>
                <w:sz w:val="12"/>
                <w:szCs w:val="12"/>
              </w:rPr>
              <w:t>user_view_all</w:t>
            </w:r>
          </w:p>
          <w:p w14:paraId="1E72E028" w14:textId="77777777" w:rsidR="00BB32F1" w:rsidRPr="0094208B" w:rsidRDefault="00BB32F1" w:rsidP="00B8204B">
            <w:pPr>
              <w:spacing w:line="240" w:lineRule="auto"/>
              <w:jc w:val="center"/>
              <w:rPr>
                <w:rFonts w:eastAsia="Times New Roman"/>
                <w:b/>
                <w:bCs/>
                <w:color w:val="0C343D"/>
                <w:sz w:val="12"/>
                <w:szCs w:val="12"/>
              </w:rPr>
            </w:pPr>
            <w:r w:rsidRPr="0094208B">
              <w:rPr>
                <w:rFonts w:eastAsia="Times New Roman"/>
                <w:b/>
                <w:bCs/>
                <w:color w:val="0C343D"/>
                <w:sz w:val="12"/>
                <w:szCs w:val="12"/>
              </w:rPr>
              <w:t>(Ισοδιαστημική)</w:t>
            </w:r>
          </w:p>
        </w:tc>
        <w:tc>
          <w:tcPr>
            <w:tcW w:w="614" w:type="dxa"/>
            <w:gridSpan w:val="2"/>
            <w:tcBorders>
              <w:top w:val="nil"/>
              <w:left w:val="single" w:sz="8" w:space="0" w:color="CCCCCC"/>
              <w:bottom w:val="single" w:sz="8" w:space="0" w:color="CCCCCC"/>
              <w:right w:val="single" w:sz="8" w:space="0" w:color="CCCCCC"/>
            </w:tcBorders>
            <w:shd w:val="clear" w:color="auto" w:fill="FFFFFF" w:themeFill="background1"/>
            <w:vAlign w:val="center"/>
            <w:hideMark/>
          </w:tcPr>
          <w:p w14:paraId="380E31C7" w14:textId="77777777" w:rsidR="00BB32F1" w:rsidRPr="0094208B" w:rsidRDefault="00A24B2A" w:rsidP="00B8204B">
            <w:pPr>
              <w:jc w:val="center"/>
              <w:rPr>
                <w:sz w:val="12"/>
                <w:szCs w:val="12"/>
              </w:rPr>
            </w:pPr>
            <w:r>
              <w:rPr>
                <w:sz w:val="12"/>
                <w:szCs w:val="12"/>
              </w:rPr>
              <w:t>-</w:t>
            </w:r>
          </w:p>
        </w:tc>
        <w:tc>
          <w:tcPr>
            <w:tcW w:w="706" w:type="dxa"/>
            <w:tcBorders>
              <w:top w:val="nil"/>
              <w:left w:val="nil"/>
              <w:bottom w:val="single" w:sz="8" w:space="0" w:color="CCCCCC"/>
              <w:right w:val="single" w:sz="8" w:space="0" w:color="CCCCCC"/>
            </w:tcBorders>
            <w:shd w:val="clear" w:color="auto" w:fill="FFFFFF" w:themeFill="background1"/>
            <w:vAlign w:val="center"/>
            <w:hideMark/>
          </w:tcPr>
          <w:p w14:paraId="13987191" w14:textId="77777777" w:rsidR="00BB32F1" w:rsidRPr="0094208B" w:rsidRDefault="00A24B2A" w:rsidP="00B8204B">
            <w:pPr>
              <w:jc w:val="center"/>
              <w:rPr>
                <w:sz w:val="12"/>
                <w:szCs w:val="12"/>
              </w:rPr>
            </w:pPr>
            <w:r>
              <w:rPr>
                <w:sz w:val="12"/>
                <w:szCs w:val="12"/>
              </w:rPr>
              <w:t>-</w:t>
            </w:r>
          </w:p>
        </w:tc>
        <w:tc>
          <w:tcPr>
            <w:tcW w:w="569" w:type="dxa"/>
            <w:tcBorders>
              <w:top w:val="nil"/>
              <w:left w:val="nil"/>
              <w:bottom w:val="single" w:sz="8" w:space="0" w:color="CCCCCC"/>
              <w:right w:val="single" w:sz="8" w:space="0" w:color="CCCCCC"/>
            </w:tcBorders>
            <w:shd w:val="clear" w:color="auto" w:fill="FFFFFF" w:themeFill="background1"/>
            <w:vAlign w:val="center"/>
            <w:hideMark/>
          </w:tcPr>
          <w:p w14:paraId="5A498C16" w14:textId="77777777" w:rsidR="00BB32F1" w:rsidRPr="0094208B" w:rsidRDefault="00A24B2A" w:rsidP="00B8204B">
            <w:pPr>
              <w:jc w:val="center"/>
              <w:rPr>
                <w:sz w:val="12"/>
                <w:szCs w:val="12"/>
              </w:rPr>
            </w:pPr>
            <w:r>
              <w:rPr>
                <w:sz w:val="12"/>
                <w:szCs w:val="12"/>
              </w:rPr>
              <w:t>-</w:t>
            </w:r>
          </w:p>
        </w:tc>
        <w:tc>
          <w:tcPr>
            <w:tcW w:w="713" w:type="dxa"/>
            <w:gridSpan w:val="2"/>
            <w:tcBorders>
              <w:top w:val="nil"/>
              <w:left w:val="nil"/>
              <w:bottom w:val="single" w:sz="8" w:space="0" w:color="CCCCCC"/>
              <w:right w:val="single" w:sz="8" w:space="0" w:color="CCCCCC"/>
            </w:tcBorders>
            <w:shd w:val="clear" w:color="auto" w:fill="FFFFFF" w:themeFill="background1"/>
            <w:vAlign w:val="center"/>
            <w:hideMark/>
          </w:tcPr>
          <w:p w14:paraId="528FFB9D" w14:textId="77777777" w:rsidR="00BB32F1" w:rsidRPr="0094208B" w:rsidRDefault="00A24B2A" w:rsidP="00B8204B">
            <w:pPr>
              <w:jc w:val="center"/>
              <w:rPr>
                <w:sz w:val="12"/>
                <w:szCs w:val="12"/>
              </w:rPr>
            </w:pPr>
            <w:r>
              <w:rPr>
                <w:sz w:val="12"/>
                <w:szCs w:val="12"/>
              </w:rPr>
              <w:t>-</w:t>
            </w:r>
          </w:p>
        </w:tc>
        <w:tc>
          <w:tcPr>
            <w:tcW w:w="851" w:type="dxa"/>
            <w:gridSpan w:val="2"/>
            <w:tcBorders>
              <w:top w:val="nil"/>
              <w:left w:val="nil"/>
              <w:bottom w:val="single" w:sz="8" w:space="0" w:color="CCCCCC"/>
              <w:right w:val="single" w:sz="8" w:space="0" w:color="CCCCCC"/>
            </w:tcBorders>
            <w:shd w:val="clear" w:color="auto" w:fill="FFFFFF" w:themeFill="background1"/>
            <w:vAlign w:val="center"/>
            <w:hideMark/>
          </w:tcPr>
          <w:p w14:paraId="78B484C8" w14:textId="77777777" w:rsidR="00BB32F1" w:rsidRPr="0094208B" w:rsidRDefault="00A24B2A" w:rsidP="00B8204B">
            <w:pPr>
              <w:jc w:val="center"/>
              <w:rPr>
                <w:sz w:val="12"/>
                <w:szCs w:val="12"/>
              </w:rPr>
            </w:pPr>
            <w:r>
              <w:rPr>
                <w:sz w:val="12"/>
                <w:szCs w:val="12"/>
              </w:rPr>
              <w:t>-</w:t>
            </w:r>
          </w:p>
        </w:tc>
        <w:tc>
          <w:tcPr>
            <w:tcW w:w="850" w:type="dxa"/>
            <w:gridSpan w:val="3"/>
            <w:tcBorders>
              <w:top w:val="nil"/>
              <w:left w:val="nil"/>
              <w:bottom w:val="single" w:sz="8" w:space="0" w:color="CCCCCC"/>
              <w:right w:val="single" w:sz="8" w:space="0" w:color="CCCCCC"/>
            </w:tcBorders>
            <w:shd w:val="clear" w:color="auto" w:fill="FFFFFF" w:themeFill="background1"/>
            <w:vAlign w:val="center"/>
            <w:hideMark/>
          </w:tcPr>
          <w:p w14:paraId="4056E930" w14:textId="77777777" w:rsidR="00BB32F1" w:rsidRPr="0094208B" w:rsidRDefault="00A24B2A" w:rsidP="00B8204B">
            <w:pPr>
              <w:jc w:val="center"/>
              <w:rPr>
                <w:sz w:val="12"/>
                <w:szCs w:val="12"/>
              </w:rPr>
            </w:pPr>
            <w:r>
              <w:rPr>
                <w:sz w:val="12"/>
                <w:szCs w:val="12"/>
              </w:rPr>
              <w:t>-</w:t>
            </w:r>
          </w:p>
        </w:tc>
        <w:tc>
          <w:tcPr>
            <w:tcW w:w="993" w:type="dxa"/>
            <w:tcBorders>
              <w:top w:val="nil"/>
              <w:left w:val="nil"/>
              <w:bottom w:val="single" w:sz="8" w:space="0" w:color="CCCCCC"/>
              <w:right w:val="single" w:sz="8" w:space="0" w:color="CCCCCC"/>
            </w:tcBorders>
            <w:shd w:val="clear" w:color="auto" w:fill="FFFFFF" w:themeFill="background1"/>
            <w:vAlign w:val="center"/>
            <w:hideMark/>
          </w:tcPr>
          <w:p w14:paraId="613CAC14" w14:textId="77777777" w:rsidR="00BB32F1" w:rsidRPr="0094208B" w:rsidRDefault="00A24B2A" w:rsidP="00B8204B">
            <w:pPr>
              <w:jc w:val="center"/>
              <w:rPr>
                <w:sz w:val="12"/>
                <w:szCs w:val="12"/>
              </w:rPr>
            </w:pPr>
            <w:r>
              <w:rPr>
                <w:sz w:val="12"/>
                <w:szCs w:val="12"/>
              </w:rPr>
              <w:t>-</w:t>
            </w:r>
          </w:p>
        </w:tc>
        <w:tc>
          <w:tcPr>
            <w:tcW w:w="852" w:type="dxa"/>
            <w:gridSpan w:val="2"/>
            <w:tcBorders>
              <w:top w:val="nil"/>
              <w:left w:val="nil"/>
              <w:bottom w:val="single" w:sz="8" w:space="0" w:color="CCCCCC"/>
              <w:right w:val="single" w:sz="8" w:space="0" w:color="CCCCCC"/>
            </w:tcBorders>
            <w:shd w:val="clear" w:color="auto" w:fill="FFFFFF" w:themeFill="background1"/>
            <w:vAlign w:val="center"/>
            <w:hideMark/>
          </w:tcPr>
          <w:p w14:paraId="6FA26CB4" w14:textId="77777777" w:rsidR="00BB32F1" w:rsidRPr="0094208B" w:rsidRDefault="00A24B2A" w:rsidP="00B8204B">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453135BE" w14:textId="77777777" w:rsidR="00BB32F1" w:rsidRPr="0094208B" w:rsidRDefault="00A24B2A" w:rsidP="00B8204B">
            <w:pPr>
              <w:jc w:val="center"/>
              <w:rPr>
                <w:sz w:val="12"/>
                <w:szCs w:val="12"/>
              </w:rPr>
            </w:pPr>
            <w:r>
              <w:rPr>
                <w:sz w:val="12"/>
                <w:szCs w:val="12"/>
              </w:rPr>
              <w:t>-</w:t>
            </w:r>
          </w:p>
        </w:tc>
        <w:tc>
          <w:tcPr>
            <w:tcW w:w="425" w:type="dxa"/>
            <w:tcBorders>
              <w:top w:val="nil"/>
              <w:left w:val="nil"/>
              <w:bottom w:val="single" w:sz="8" w:space="0" w:color="CCCCCC"/>
              <w:right w:val="single" w:sz="8" w:space="0" w:color="CCCCCC"/>
            </w:tcBorders>
            <w:shd w:val="clear" w:color="auto" w:fill="FFFFFF" w:themeFill="background1"/>
            <w:vAlign w:val="center"/>
            <w:hideMark/>
          </w:tcPr>
          <w:p w14:paraId="0BE799B6" w14:textId="77777777" w:rsidR="00BB32F1" w:rsidRPr="0094208B" w:rsidRDefault="00A24B2A" w:rsidP="00B8204B">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4F008CDE" w14:textId="77777777" w:rsidR="00BB32F1" w:rsidRPr="0094208B" w:rsidRDefault="00A24B2A" w:rsidP="00B8204B">
            <w:pPr>
              <w:jc w:val="center"/>
              <w:rPr>
                <w:sz w:val="12"/>
                <w:szCs w:val="12"/>
              </w:rPr>
            </w:pPr>
            <w:r>
              <w:rPr>
                <w:sz w:val="12"/>
                <w:szCs w:val="12"/>
              </w:rPr>
              <w:t>-</w:t>
            </w:r>
          </w:p>
        </w:tc>
        <w:tc>
          <w:tcPr>
            <w:tcW w:w="572" w:type="dxa"/>
            <w:gridSpan w:val="2"/>
            <w:tcBorders>
              <w:top w:val="nil"/>
              <w:left w:val="nil"/>
              <w:bottom w:val="single" w:sz="8" w:space="0" w:color="CCCCCC"/>
              <w:right w:val="single" w:sz="8" w:space="0" w:color="CCCCCC"/>
            </w:tcBorders>
            <w:shd w:val="clear" w:color="auto" w:fill="FFFFFF" w:themeFill="background1"/>
            <w:vAlign w:val="center"/>
            <w:hideMark/>
          </w:tcPr>
          <w:p w14:paraId="632911DD" w14:textId="77777777" w:rsidR="00BB32F1" w:rsidRPr="0094208B" w:rsidRDefault="00A24B2A" w:rsidP="00B8204B">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399F36BC" w14:textId="77777777" w:rsidR="00BB32F1" w:rsidRPr="0094208B" w:rsidRDefault="00A24B2A" w:rsidP="00B8204B">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2C038FE8" w14:textId="77777777" w:rsidR="00BB32F1" w:rsidRPr="0094208B" w:rsidRDefault="00A24B2A" w:rsidP="00B8204B">
            <w:pPr>
              <w:jc w:val="center"/>
              <w:rPr>
                <w:sz w:val="12"/>
                <w:szCs w:val="12"/>
              </w:rPr>
            </w:pPr>
            <w:r>
              <w:rPr>
                <w:sz w:val="12"/>
                <w:szCs w:val="12"/>
              </w:rPr>
              <w:t>-</w:t>
            </w:r>
          </w:p>
        </w:tc>
        <w:tc>
          <w:tcPr>
            <w:tcW w:w="426" w:type="dxa"/>
            <w:tcBorders>
              <w:top w:val="nil"/>
              <w:left w:val="nil"/>
              <w:bottom w:val="single" w:sz="8" w:space="0" w:color="CCCCCC"/>
              <w:right w:val="single" w:sz="8" w:space="0" w:color="CCCCCC"/>
            </w:tcBorders>
            <w:shd w:val="clear" w:color="auto" w:fill="FFFFFF" w:themeFill="background1"/>
            <w:vAlign w:val="center"/>
            <w:hideMark/>
          </w:tcPr>
          <w:p w14:paraId="1FB4874F" w14:textId="77777777" w:rsidR="00BB32F1" w:rsidRPr="0094208B" w:rsidRDefault="00A24B2A" w:rsidP="00B8204B">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6BB794DF" w14:textId="77777777" w:rsidR="00BB32F1" w:rsidRPr="0094208B" w:rsidRDefault="00A24B2A" w:rsidP="00B8204B">
            <w:pPr>
              <w:jc w:val="center"/>
              <w:rPr>
                <w:sz w:val="12"/>
                <w:szCs w:val="12"/>
              </w:rPr>
            </w:pPr>
            <w:r>
              <w:rPr>
                <w:sz w:val="12"/>
                <w:szCs w:val="12"/>
              </w:rPr>
              <w:t>-</w:t>
            </w:r>
          </w:p>
        </w:tc>
        <w:tc>
          <w:tcPr>
            <w:tcW w:w="680" w:type="dxa"/>
            <w:gridSpan w:val="3"/>
            <w:tcBorders>
              <w:top w:val="nil"/>
              <w:left w:val="nil"/>
              <w:bottom w:val="single" w:sz="8" w:space="0" w:color="CCCCCC"/>
              <w:right w:val="single" w:sz="8" w:space="0" w:color="CCCCCC"/>
            </w:tcBorders>
            <w:shd w:val="clear" w:color="auto" w:fill="FFFFFF" w:themeFill="background1"/>
            <w:vAlign w:val="center"/>
            <w:hideMark/>
          </w:tcPr>
          <w:p w14:paraId="7CD73189" w14:textId="77777777" w:rsidR="00BB32F1" w:rsidRPr="0094208B" w:rsidRDefault="00A24B2A" w:rsidP="00B8204B">
            <w:pPr>
              <w:jc w:val="center"/>
              <w:rPr>
                <w:sz w:val="12"/>
                <w:szCs w:val="12"/>
              </w:rPr>
            </w:pPr>
            <w:r>
              <w:rPr>
                <w:sz w:val="12"/>
                <w:szCs w:val="12"/>
              </w:rPr>
              <w:t>-</w:t>
            </w:r>
          </w:p>
        </w:tc>
        <w:tc>
          <w:tcPr>
            <w:tcW w:w="501" w:type="dxa"/>
            <w:tcBorders>
              <w:top w:val="nil"/>
              <w:left w:val="nil"/>
              <w:bottom w:val="single" w:sz="8" w:space="0" w:color="CCCCCC"/>
              <w:right w:val="single" w:sz="8" w:space="0" w:color="CCCCCC"/>
            </w:tcBorders>
            <w:shd w:val="clear" w:color="auto" w:fill="FFFFFF" w:themeFill="background1"/>
            <w:vAlign w:val="center"/>
            <w:hideMark/>
          </w:tcPr>
          <w:p w14:paraId="66943ECB" w14:textId="77777777" w:rsidR="00BB32F1" w:rsidRPr="0094208B" w:rsidRDefault="00A24B2A" w:rsidP="00B8204B">
            <w:pPr>
              <w:jc w:val="center"/>
              <w:rPr>
                <w:sz w:val="12"/>
                <w:szCs w:val="12"/>
              </w:rPr>
            </w:pPr>
            <w:r>
              <w:rPr>
                <w:sz w:val="12"/>
                <w:szCs w:val="12"/>
              </w:rPr>
              <w:t>-</w:t>
            </w:r>
          </w:p>
        </w:tc>
        <w:tc>
          <w:tcPr>
            <w:tcW w:w="513" w:type="dxa"/>
            <w:tcBorders>
              <w:top w:val="nil"/>
              <w:left w:val="nil"/>
              <w:bottom w:val="single" w:sz="8" w:space="0" w:color="CCCCCC"/>
              <w:right w:val="single" w:sz="8" w:space="0" w:color="CCCCCC"/>
            </w:tcBorders>
            <w:shd w:val="clear" w:color="auto" w:fill="FFFFFF" w:themeFill="background1"/>
            <w:vAlign w:val="center"/>
            <w:hideMark/>
          </w:tcPr>
          <w:p w14:paraId="6039CC7C" w14:textId="77777777" w:rsidR="00BB32F1" w:rsidRPr="0094208B" w:rsidRDefault="00BB32F1" w:rsidP="00B8204B">
            <w:pPr>
              <w:jc w:val="center"/>
              <w:rPr>
                <w:sz w:val="12"/>
                <w:szCs w:val="12"/>
              </w:rPr>
            </w:pPr>
            <w:r w:rsidRPr="0094208B">
              <w:rPr>
                <w:sz w:val="12"/>
                <w:szCs w:val="12"/>
              </w:rPr>
              <w:t>-</w:t>
            </w:r>
          </w:p>
        </w:tc>
        <w:tc>
          <w:tcPr>
            <w:tcW w:w="533" w:type="dxa"/>
            <w:gridSpan w:val="2"/>
            <w:tcBorders>
              <w:top w:val="nil"/>
              <w:left w:val="nil"/>
              <w:bottom w:val="single" w:sz="8" w:space="0" w:color="CCCCCC"/>
              <w:right w:val="single" w:sz="8" w:space="0" w:color="CCCCCC"/>
            </w:tcBorders>
            <w:shd w:val="clear" w:color="auto" w:fill="auto"/>
            <w:vAlign w:val="center"/>
            <w:hideMark/>
          </w:tcPr>
          <w:p w14:paraId="2466899D" w14:textId="77777777" w:rsidR="00BB32F1" w:rsidRPr="0094208B" w:rsidRDefault="00BB32F1" w:rsidP="00B8204B">
            <w:pPr>
              <w:jc w:val="center"/>
              <w:rPr>
                <w:sz w:val="12"/>
                <w:szCs w:val="12"/>
              </w:rPr>
            </w:pPr>
            <w:r w:rsidRPr="0094208B">
              <w:rPr>
                <w:sz w:val="12"/>
                <w:szCs w:val="12"/>
              </w:rPr>
              <w:t>0,17 (p= 0,10)</w:t>
            </w:r>
          </w:p>
        </w:tc>
        <w:tc>
          <w:tcPr>
            <w:tcW w:w="533" w:type="dxa"/>
            <w:gridSpan w:val="2"/>
            <w:tcBorders>
              <w:top w:val="nil"/>
              <w:left w:val="nil"/>
              <w:bottom w:val="single" w:sz="8" w:space="0" w:color="CCCCCC"/>
              <w:right w:val="single" w:sz="8" w:space="0" w:color="CCCCCC"/>
            </w:tcBorders>
            <w:shd w:val="clear" w:color="auto" w:fill="auto"/>
            <w:vAlign w:val="center"/>
            <w:hideMark/>
          </w:tcPr>
          <w:p w14:paraId="0CBA1A57" w14:textId="77777777" w:rsidR="00BB32F1" w:rsidRPr="0094208B" w:rsidRDefault="00BB32F1" w:rsidP="00B8204B">
            <w:pPr>
              <w:jc w:val="center"/>
              <w:rPr>
                <w:sz w:val="12"/>
                <w:szCs w:val="12"/>
              </w:rPr>
            </w:pPr>
            <w:r w:rsidRPr="0094208B">
              <w:rPr>
                <w:sz w:val="12"/>
                <w:szCs w:val="12"/>
              </w:rPr>
              <w:t>0,25 (p= 0,01) *</w:t>
            </w:r>
          </w:p>
        </w:tc>
        <w:tc>
          <w:tcPr>
            <w:tcW w:w="564" w:type="dxa"/>
            <w:gridSpan w:val="2"/>
            <w:tcBorders>
              <w:top w:val="nil"/>
              <w:left w:val="nil"/>
              <w:bottom w:val="single" w:sz="8" w:space="0" w:color="CCCCCC"/>
              <w:right w:val="single" w:sz="8" w:space="0" w:color="CCCCCC"/>
            </w:tcBorders>
            <w:shd w:val="clear" w:color="auto" w:fill="auto"/>
            <w:vAlign w:val="center"/>
            <w:hideMark/>
          </w:tcPr>
          <w:p w14:paraId="5A9127F6" w14:textId="77777777" w:rsidR="00BB32F1" w:rsidRPr="0094208B" w:rsidRDefault="00BB32F1" w:rsidP="00B8204B">
            <w:pPr>
              <w:jc w:val="center"/>
              <w:rPr>
                <w:sz w:val="12"/>
                <w:szCs w:val="12"/>
              </w:rPr>
            </w:pPr>
            <w:r w:rsidRPr="0094208B">
              <w:rPr>
                <w:sz w:val="12"/>
                <w:szCs w:val="12"/>
              </w:rPr>
              <w:t>0,22 (p= 0,02) *</w:t>
            </w:r>
          </w:p>
        </w:tc>
      </w:tr>
      <w:tr w:rsidR="00B8204B" w:rsidRPr="0094208B" w14:paraId="66D039A2" w14:textId="77777777" w:rsidTr="00B8204B">
        <w:trPr>
          <w:gridAfter w:val="1"/>
          <w:wAfter w:w="16" w:type="dxa"/>
          <w:trHeight w:val="253"/>
        </w:trPr>
        <w:tc>
          <w:tcPr>
            <w:tcW w:w="901"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3F1EB9C0" w14:textId="77777777" w:rsidR="00BB32F1" w:rsidRPr="0094208B" w:rsidRDefault="00BB32F1" w:rsidP="00B8204B">
            <w:pPr>
              <w:spacing w:line="240" w:lineRule="auto"/>
              <w:jc w:val="center"/>
              <w:rPr>
                <w:rFonts w:eastAsia="Times New Roman"/>
                <w:b/>
                <w:bCs/>
                <w:color w:val="274E13"/>
                <w:sz w:val="12"/>
                <w:szCs w:val="12"/>
              </w:rPr>
            </w:pPr>
            <w:r w:rsidRPr="0094208B">
              <w:rPr>
                <w:rFonts w:eastAsia="Times New Roman"/>
                <w:b/>
                <w:bCs/>
                <w:color w:val="274E13"/>
                <w:sz w:val="12"/>
                <w:szCs w:val="12"/>
              </w:rPr>
              <w:t>Lab_Note (Ισοδιαστημική)</w:t>
            </w:r>
          </w:p>
        </w:tc>
        <w:tc>
          <w:tcPr>
            <w:tcW w:w="614" w:type="dxa"/>
            <w:gridSpan w:val="2"/>
            <w:tcBorders>
              <w:top w:val="nil"/>
              <w:left w:val="single" w:sz="8" w:space="0" w:color="CCCCCC"/>
              <w:bottom w:val="single" w:sz="8" w:space="0" w:color="CCCCCC"/>
              <w:right w:val="single" w:sz="8" w:space="0" w:color="CCCCCC"/>
            </w:tcBorders>
            <w:shd w:val="clear" w:color="auto" w:fill="FFFFFF" w:themeFill="background1"/>
            <w:vAlign w:val="center"/>
            <w:hideMark/>
          </w:tcPr>
          <w:p w14:paraId="18C8CBC0" w14:textId="77777777" w:rsidR="00BB32F1" w:rsidRPr="0094208B" w:rsidRDefault="00A24B2A" w:rsidP="00B8204B">
            <w:pPr>
              <w:jc w:val="center"/>
              <w:rPr>
                <w:sz w:val="12"/>
                <w:szCs w:val="12"/>
              </w:rPr>
            </w:pPr>
            <w:r>
              <w:rPr>
                <w:sz w:val="12"/>
                <w:szCs w:val="12"/>
              </w:rPr>
              <w:t>-</w:t>
            </w:r>
          </w:p>
        </w:tc>
        <w:tc>
          <w:tcPr>
            <w:tcW w:w="706" w:type="dxa"/>
            <w:tcBorders>
              <w:top w:val="nil"/>
              <w:left w:val="nil"/>
              <w:bottom w:val="single" w:sz="8" w:space="0" w:color="CCCCCC"/>
              <w:right w:val="single" w:sz="8" w:space="0" w:color="CCCCCC"/>
            </w:tcBorders>
            <w:shd w:val="clear" w:color="auto" w:fill="FFFFFF" w:themeFill="background1"/>
            <w:vAlign w:val="center"/>
            <w:hideMark/>
          </w:tcPr>
          <w:p w14:paraId="6A3D45C9" w14:textId="77777777" w:rsidR="00BB32F1" w:rsidRPr="0094208B" w:rsidRDefault="00A24B2A" w:rsidP="00B8204B">
            <w:pPr>
              <w:jc w:val="center"/>
              <w:rPr>
                <w:sz w:val="12"/>
                <w:szCs w:val="12"/>
              </w:rPr>
            </w:pPr>
            <w:r>
              <w:rPr>
                <w:sz w:val="12"/>
                <w:szCs w:val="12"/>
              </w:rPr>
              <w:t>-</w:t>
            </w:r>
          </w:p>
        </w:tc>
        <w:tc>
          <w:tcPr>
            <w:tcW w:w="569" w:type="dxa"/>
            <w:tcBorders>
              <w:top w:val="nil"/>
              <w:left w:val="nil"/>
              <w:bottom w:val="single" w:sz="8" w:space="0" w:color="CCCCCC"/>
              <w:right w:val="single" w:sz="8" w:space="0" w:color="CCCCCC"/>
            </w:tcBorders>
            <w:shd w:val="clear" w:color="auto" w:fill="FFFFFF" w:themeFill="background1"/>
            <w:vAlign w:val="center"/>
            <w:hideMark/>
          </w:tcPr>
          <w:p w14:paraId="4BAB2355" w14:textId="77777777" w:rsidR="00BB32F1" w:rsidRPr="0094208B" w:rsidRDefault="00A24B2A" w:rsidP="00B8204B">
            <w:pPr>
              <w:jc w:val="center"/>
              <w:rPr>
                <w:sz w:val="12"/>
                <w:szCs w:val="12"/>
              </w:rPr>
            </w:pPr>
            <w:r>
              <w:rPr>
                <w:sz w:val="12"/>
                <w:szCs w:val="12"/>
              </w:rPr>
              <w:t>-</w:t>
            </w:r>
          </w:p>
        </w:tc>
        <w:tc>
          <w:tcPr>
            <w:tcW w:w="713" w:type="dxa"/>
            <w:gridSpan w:val="2"/>
            <w:tcBorders>
              <w:top w:val="nil"/>
              <w:left w:val="nil"/>
              <w:bottom w:val="single" w:sz="8" w:space="0" w:color="CCCCCC"/>
              <w:right w:val="single" w:sz="8" w:space="0" w:color="CCCCCC"/>
            </w:tcBorders>
            <w:shd w:val="clear" w:color="auto" w:fill="FFFFFF" w:themeFill="background1"/>
            <w:vAlign w:val="center"/>
            <w:hideMark/>
          </w:tcPr>
          <w:p w14:paraId="7F77629F" w14:textId="77777777" w:rsidR="00BB32F1" w:rsidRPr="0094208B" w:rsidRDefault="00A24B2A" w:rsidP="00B8204B">
            <w:pPr>
              <w:jc w:val="center"/>
              <w:rPr>
                <w:sz w:val="12"/>
                <w:szCs w:val="12"/>
              </w:rPr>
            </w:pPr>
            <w:r>
              <w:rPr>
                <w:sz w:val="12"/>
                <w:szCs w:val="12"/>
              </w:rPr>
              <w:t>-</w:t>
            </w:r>
          </w:p>
        </w:tc>
        <w:tc>
          <w:tcPr>
            <w:tcW w:w="851" w:type="dxa"/>
            <w:gridSpan w:val="2"/>
            <w:tcBorders>
              <w:top w:val="nil"/>
              <w:left w:val="nil"/>
              <w:bottom w:val="single" w:sz="8" w:space="0" w:color="CCCCCC"/>
              <w:right w:val="single" w:sz="8" w:space="0" w:color="CCCCCC"/>
            </w:tcBorders>
            <w:shd w:val="clear" w:color="auto" w:fill="FFFFFF" w:themeFill="background1"/>
            <w:vAlign w:val="center"/>
            <w:hideMark/>
          </w:tcPr>
          <w:p w14:paraId="220F5970" w14:textId="77777777" w:rsidR="00BB32F1" w:rsidRPr="0094208B" w:rsidRDefault="00A24B2A" w:rsidP="00B8204B">
            <w:pPr>
              <w:jc w:val="center"/>
              <w:rPr>
                <w:sz w:val="12"/>
                <w:szCs w:val="12"/>
              </w:rPr>
            </w:pPr>
            <w:r>
              <w:rPr>
                <w:sz w:val="12"/>
                <w:szCs w:val="12"/>
              </w:rPr>
              <w:t>-</w:t>
            </w:r>
          </w:p>
        </w:tc>
        <w:tc>
          <w:tcPr>
            <w:tcW w:w="850" w:type="dxa"/>
            <w:gridSpan w:val="3"/>
            <w:tcBorders>
              <w:top w:val="nil"/>
              <w:left w:val="nil"/>
              <w:bottom w:val="single" w:sz="8" w:space="0" w:color="CCCCCC"/>
              <w:right w:val="single" w:sz="8" w:space="0" w:color="CCCCCC"/>
            </w:tcBorders>
            <w:shd w:val="clear" w:color="auto" w:fill="FFFFFF" w:themeFill="background1"/>
            <w:vAlign w:val="center"/>
            <w:hideMark/>
          </w:tcPr>
          <w:p w14:paraId="41E6D1EA" w14:textId="77777777" w:rsidR="00BB32F1" w:rsidRPr="0094208B" w:rsidRDefault="00A24B2A" w:rsidP="00B8204B">
            <w:pPr>
              <w:jc w:val="center"/>
              <w:rPr>
                <w:sz w:val="12"/>
                <w:szCs w:val="12"/>
              </w:rPr>
            </w:pPr>
            <w:r>
              <w:rPr>
                <w:sz w:val="12"/>
                <w:szCs w:val="12"/>
              </w:rPr>
              <w:t>-</w:t>
            </w:r>
          </w:p>
        </w:tc>
        <w:tc>
          <w:tcPr>
            <w:tcW w:w="993" w:type="dxa"/>
            <w:tcBorders>
              <w:top w:val="nil"/>
              <w:left w:val="nil"/>
              <w:bottom w:val="single" w:sz="8" w:space="0" w:color="CCCCCC"/>
              <w:right w:val="single" w:sz="8" w:space="0" w:color="CCCCCC"/>
            </w:tcBorders>
            <w:shd w:val="clear" w:color="auto" w:fill="FFFFFF" w:themeFill="background1"/>
            <w:vAlign w:val="center"/>
            <w:hideMark/>
          </w:tcPr>
          <w:p w14:paraId="4F0FC8A3" w14:textId="77777777" w:rsidR="00BB32F1" w:rsidRPr="0094208B" w:rsidRDefault="00A24B2A" w:rsidP="00B8204B">
            <w:pPr>
              <w:jc w:val="center"/>
              <w:rPr>
                <w:sz w:val="12"/>
                <w:szCs w:val="12"/>
              </w:rPr>
            </w:pPr>
            <w:r>
              <w:rPr>
                <w:sz w:val="12"/>
                <w:szCs w:val="12"/>
              </w:rPr>
              <w:t>-</w:t>
            </w:r>
          </w:p>
        </w:tc>
        <w:tc>
          <w:tcPr>
            <w:tcW w:w="852" w:type="dxa"/>
            <w:gridSpan w:val="2"/>
            <w:tcBorders>
              <w:top w:val="nil"/>
              <w:left w:val="nil"/>
              <w:bottom w:val="single" w:sz="8" w:space="0" w:color="CCCCCC"/>
              <w:right w:val="single" w:sz="8" w:space="0" w:color="CCCCCC"/>
            </w:tcBorders>
            <w:shd w:val="clear" w:color="auto" w:fill="FFFFFF" w:themeFill="background1"/>
            <w:vAlign w:val="center"/>
            <w:hideMark/>
          </w:tcPr>
          <w:p w14:paraId="2B90EBC2" w14:textId="77777777" w:rsidR="00BB32F1" w:rsidRPr="0094208B" w:rsidRDefault="00A24B2A" w:rsidP="00B8204B">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71B14372" w14:textId="77777777" w:rsidR="00BB32F1" w:rsidRPr="0094208B" w:rsidRDefault="00A24B2A" w:rsidP="00B8204B">
            <w:pPr>
              <w:jc w:val="center"/>
              <w:rPr>
                <w:sz w:val="12"/>
                <w:szCs w:val="12"/>
              </w:rPr>
            </w:pPr>
            <w:r>
              <w:rPr>
                <w:sz w:val="12"/>
                <w:szCs w:val="12"/>
              </w:rPr>
              <w:t>-</w:t>
            </w:r>
          </w:p>
        </w:tc>
        <w:tc>
          <w:tcPr>
            <w:tcW w:w="425" w:type="dxa"/>
            <w:tcBorders>
              <w:top w:val="nil"/>
              <w:left w:val="nil"/>
              <w:bottom w:val="single" w:sz="8" w:space="0" w:color="CCCCCC"/>
              <w:right w:val="single" w:sz="8" w:space="0" w:color="CCCCCC"/>
            </w:tcBorders>
            <w:shd w:val="clear" w:color="auto" w:fill="FFFFFF" w:themeFill="background1"/>
            <w:vAlign w:val="center"/>
            <w:hideMark/>
          </w:tcPr>
          <w:p w14:paraId="387561AD" w14:textId="77777777" w:rsidR="00BB32F1" w:rsidRPr="0094208B" w:rsidRDefault="00A24B2A" w:rsidP="00B8204B">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0A310E08" w14:textId="77777777" w:rsidR="00BB32F1" w:rsidRPr="0094208B" w:rsidRDefault="00A24B2A" w:rsidP="00B8204B">
            <w:pPr>
              <w:jc w:val="center"/>
              <w:rPr>
                <w:sz w:val="12"/>
                <w:szCs w:val="12"/>
              </w:rPr>
            </w:pPr>
            <w:r>
              <w:rPr>
                <w:sz w:val="12"/>
                <w:szCs w:val="12"/>
              </w:rPr>
              <w:t>-</w:t>
            </w:r>
          </w:p>
        </w:tc>
        <w:tc>
          <w:tcPr>
            <w:tcW w:w="572" w:type="dxa"/>
            <w:gridSpan w:val="2"/>
            <w:tcBorders>
              <w:top w:val="nil"/>
              <w:left w:val="nil"/>
              <w:bottom w:val="single" w:sz="8" w:space="0" w:color="CCCCCC"/>
              <w:right w:val="single" w:sz="8" w:space="0" w:color="CCCCCC"/>
            </w:tcBorders>
            <w:shd w:val="clear" w:color="auto" w:fill="FFFFFF" w:themeFill="background1"/>
            <w:vAlign w:val="center"/>
            <w:hideMark/>
          </w:tcPr>
          <w:p w14:paraId="16F3F6C4" w14:textId="77777777" w:rsidR="00BB32F1" w:rsidRPr="0094208B" w:rsidRDefault="00A24B2A" w:rsidP="00B8204B">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284E76FA" w14:textId="77777777" w:rsidR="00BB32F1" w:rsidRPr="0094208B" w:rsidRDefault="00A24B2A" w:rsidP="00B8204B">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65370A04" w14:textId="77777777" w:rsidR="00BB32F1" w:rsidRPr="0094208B" w:rsidRDefault="00A24B2A" w:rsidP="00B8204B">
            <w:pPr>
              <w:jc w:val="center"/>
              <w:rPr>
                <w:sz w:val="12"/>
                <w:szCs w:val="12"/>
              </w:rPr>
            </w:pPr>
            <w:r>
              <w:rPr>
                <w:sz w:val="12"/>
                <w:szCs w:val="12"/>
              </w:rPr>
              <w:t>-</w:t>
            </w:r>
          </w:p>
        </w:tc>
        <w:tc>
          <w:tcPr>
            <w:tcW w:w="426" w:type="dxa"/>
            <w:tcBorders>
              <w:top w:val="nil"/>
              <w:left w:val="nil"/>
              <w:bottom w:val="single" w:sz="8" w:space="0" w:color="CCCCCC"/>
              <w:right w:val="single" w:sz="8" w:space="0" w:color="CCCCCC"/>
            </w:tcBorders>
            <w:shd w:val="clear" w:color="auto" w:fill="FFFFFF" w:themeFill="background1"/>
            <w:vAlign w:val="center"/>
            <w:hideMark/>
          </w:tcPr>
          <w:p w14:paraId="0B883A4F" w14:textId="77777777" w:rsidR="00BB32F1" w:rsidRPr="0094208B" w:rsidRDefault="00A24B2A" w:rsidP="00B8204B">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0431B009" w14:textId="77777777" w:rsidR="00BB32F1" w:rsidRPr="0094208B" w:rsidRDefault="00A24B2A" w:rsidP="00B8204B">
            <w:pPr>
              <w:jc w:val="center"/>
              <w:rPr>
                <w:sz w:val="12"/>
                <w:szCs w:val="12"/>
              </w:rPr>
            </w:pPr>
            <w:r>
              <w:rPr>
                <w:sz w:val="12"/>
                <w:szCs w:val="12"/>
              </w:rPr>
              <w:t>-</w:t>
            </w:r>
          </w:p>
        </w:tc>
        <w:tc>
          <w:tcPr>
            <w:tcW w:w="680" w:type="dxa"/>
            <w:gridSpan w:val="3"/>
            <w:tcBorders>
              <w:top w:val="nil"/>
              <w:left w:val="nil"/>
              <w:bottom w:val="single" w:sz="8" w:space="0" w:color="CCCCCC"/>
              <w:right w:val="single" w:sz="8" w:space="0" w:color="CCCCCC"/>
            </w:tcBorders>
            <w:shd w:val="clear" w:color="auto" w:fill="FFFFFF" w:themeFill="background1"/>
            <w:vAlign w:val="center"/>
            <w:hideMark/>
          </w:tcPr>
          <w:p w14:paraId="013AF9C1" w14:textId="77777777" w:rsidR="00BB32F1" w:rsidRPr="0094208B" w:rsidRDefault="00A24B2A" w:rsidP="00B8204B">
            <w:pPr>
              <w:jc w:val="center"/>
              <w:rPr>
                <w:sz w:val="12"/>
                <w:szCs w:val="12"/>
              </w:rPr>
            </w:pPr>
            <w:r>
              <w:rPr>
                <w:sz w:val="12"/>
                <w:szCs w:val="12"/>
              </w:rPr>
              <w:t>-</w:t>
            </w:r>
          </w:p>
        </w:tc>
        <w:tc>
          <w:tcPr>
            <w:tcW w:w="501" w:type="dxa"/>
            <w:tcBorders>
              <w:top w:val="nil"/>
              <w:left w:val="nil"/>
              <w:bottom w:val="single" w:sz="8" w:space="0" w:color="CCCCCC"/>
              <w:right w:val="single" w:sz="8" w:space="0" w:color="CCCCCC"/>
            </w:tcBorders>
            <w:shd w:val="clear" w:color="auto" w:fill="FFFFFF" w:themeFill="background1"/>
            <w:vAlign w:val="center"/>
            <w:hideMark/>
          </w:tcPr>
          <w:p w14:paraId="4E8C023B" w14:textId="77777777" w:rsidR="00BB32F1" w:rsidRPr="0094208B" w:rsidRDefault="00A24B2A" w:rsidP="00B8204B">
            <w:pPr>
              <w:jc w:val="center"/>
              <w:rPr>
                <w:sz w:val="12"/>
                <w:szCs w:val="12"/>
              </w:rPr>
            </w:pPr>
            <w:r>
              <w:rPr>
                <w:sz w:val="12"/>
                <w:szCs w:val="12"/>
              </w:rPr>
              <w:t>-</w:t>
            </w:r>
          </w:p>
        </w:tc>
        <w:tc>
          <w:tcPr>
            <w:tcW w:w="513" w:type="dxa"/>
            <w:tcBorders>
              <w:top w:val="nil"/>
              <w:left w:val="nil"/>
              <w:bottom w:val="single" w:sz="8" w:space="0" w:color="CCCCCC"/>
              <w:right w:val="single" w:sz="8" w:space="0" w:color="CCCCCC"/>
            </w:tcBorders>
            <w:shd w:val="clear" w:color="auto" w:fill="FFFFFF" w:themeFill="background1"/>
            <w:vAlign w:val="center"/>
            <w:hideMark/>
          </w:tcPr>
          <w:p w14:paraId="6C3E7636" w14:textId="77777777" w:rsidR="00BB32F1" w:rsidRPr="0094208B" w:rsidRDefault="00A24B2A" w:rsidP="00B8204B">
            <w:pPr>
              <w:jc w:val="center"/>
              <w:rPr>
                <w:sz w:val="12"/>
                <w:szCs w:val="12"/>
              </w:rPr>
            </w:pPr>
            <w:r>
              <w:rPr>
                <w:sz w:val="12"/>
                <w:szCs w:val="12"/>
              </w:rPr>
              <w:t>-</w:t>
            </w:r>
          </w:p>
        </w:tc>
        <w:tc>
          <w:tcPr>
            <w:tcW w:w="533" w:type="dxa"/>
            <w:gridSpan w:val="2"/>
            <w:tcBorders>
              <w:top w:val="nil"/>
              <w:left w:val="nil"/>
              <w:bottom w:val="single" w:sz="8" w:space="0" w:color="CCCCCC"/>
              <w:right w:val="single" w:sz="8" w:space="0" w:color="CCCCCC"/>
            </w:tcBorders>
            <w:shd w:val="clear" w:color="auto" w:fill="FFFFFF" w:themeFill="background1"/>
            <w:vAlign w:val="center"/>
            <w:hideMark/>
          </w:tcPr>
          <w:p w14:paraId="3349E6AF" w14:textId="77777777" w:rsidR="00BB32F1" w:rsidRPr="0094208B" w:rsidRDefault="00BB32F1" w:rsidP="00B8204B">
            <w:pPr>
              <w:jc w:val="center"/>
              <w:rPr>
                <w:sz w:val="12"/>
                <w:szCs w:val="12"/>
              </w:rPr>
            </w:pPr>
            <w:r w:rsidRPr="0094208B">
              <w:rPr>
                <w:sz w:val="12"/>
                <w:szCs w:val="12"/>
              </w:rPr>
              <w:t>-</w:t>
            </w:r>
          </w:p>
        </w:tc>
        <w:tc>
          <w:tcPr>
            <w:tcW w:w="533" w:type="dxa"/>
            <w:gridSpan w:val="2"/>
            <w:tcBorders>
              <w:top w:val="nil"/>
              <w:left w:val="nil"/>
              <w:bottom w:val="single" w:sz="8" w:space="0" w:color="CCCCCC"/>
              <w:right w:val="single" w:sz="8" w:space="0" w:color="CCCCCC"/>
            </w:tcBorders>
            <w:shd w:val="clear" w:color="auto" w:fill="auto"/>
            <w:vAlign w:val="center"/>
            <w:hideMark/>
          </w:tcPr>
          <w:p w14:paraId="3523A529" w14:textId="77777777" w:rsidR="00BB32F1" w:rsidRPr="0094208B" w:rsidRDefault="00BB32F1" w:rsidP="00B8204B">
            <w:pPr>
              <w:jc w:val="center"/>
              <w:rPr>
                <w:sz w:val="12"/>
                <w:szCs w:val="12"/>
              </w:rPr>
            </w:pPr>
            <w:r w:rsidRPr="0094208B">
              <w:rPr>
                <w:sz w:val="12"/>
                <w:szCs w:val="12"/>
              </w:rPr>
              <w:t>0,25 (p= 0,01) *</w:t>
            </w:r>
          </w:p>
        </w:tc>
        <w:tc>
          <w:tcPr>
            <w:tcW w:w="564" w:type="dxa"/>
            <w:gridSpan w:val="2"/>
            <w:tcBorders>
              <w:top w:val="nil"/>
              <w:left w:val="nil"/>
              <w:bottom w:val="single" w:sz="8" w:space="0" w:color="CCCCCC"/>
              <w:right w:val="single" w:sz="8" w:space="0" w:color="CCCCCC"/>
            </w:tcBorders>
            <w:shd w:val="clear" w:color="auto" w:fill="auto"/>
            <w:vAlign w:val="center"/>
            <w:hideMark/>
          </w:tcPr>
          <w:p w14:paraId="3383EAB7" w14:textId="77777777" w:rsidR="00BB32F1" w:rsidRPr="0094208B" w:rsidRDefault="00BB32F1" w:rsidP="00B8204B">
            <w:pPr>
              <w:jc w:val="center"/>
              <w:rPr>
                <w:sz w:val="12"/>
                <w:szCs w:val="12"/>
              </w:rPr>
            </w:pPr>
            <w:r w:rsidRPr="0094208B">
              <w:rPr>
                <w:sz w:val="12"/>
                <w:szCs w:val="12"/>
              </w:rPr>
              <w:t>0,25 (p= 0,01) *</w:t>
            </w:r>
          </w:p>
        </w:tc>
      </w:tr>
      <w:tr w:rsidR="00B8204B" w:rsidRPr="0094208B" w14:paraId="3E4A270D" w14:textId="77777777" w:rsidTr="00B8204B">
        <w:trPr>
          <w:gridAfter w:val="1"/>
          <w:wAfter w:w="16" w:type="dxa"/>
          <w:trHeight w:val="253"/>
        </w:trPr>
        <w:tc>
          <w:tcPr>
            <w:tcW w:w="901"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5D3FDCCF" w14:textId="77777777" w:rsidR="00BB32F1" w:rsidRPr="0094208B" w:rsidRDefault="00BB32F1" w:rsidP="00B8204B">
            <w:pPr>
              <w:spacing w:line="240" w:lineRule="auto"/>
              <w:jc w:val="center"/>
              <w:rPr>
                <w:rFonts w:eastAsia="Times New Roman"/>
                <w:b/>
                <w:bCs/>
                <w:color w:val="274E13"/>
                <w:sz w:val="12"/>
                <w:szCs w:val="12"/>
              </w:rPr>
            </w:pPr>
            <w:r w:rsidRPr="0094208B">
              <w:rPr>
                <w:rFonts w:eastAsia="Times New Roman"/>
                <w:b/>
                <w:bCs/>
                <w:color w:val="274E13"/>
                <w:sz w:val="12"/>
                <w:szCs w:val="12"/>
              </w:rPr>
              <w:t>Exam_note (Ισοδιαστημική)</w:t>
            </w:r>
          </w:p>
        </w:tc>
        <w:tc>
          <w:tcPr>
            <w:tcW w:w="614" w:type="dxa"/>
            <w:gridSpan w:val="2"/>
            <w:tcBorders>
              <w:top w:val="nil"/>
              <w:left w:val="single" w:sz="8" w:space="0" w:color="CCCCCC"/>
              <w:bottom w:val="single" w:sz="8" w:space="0" w:color="CCCCCC"/>
              <w:right w:val="single" w:sz="8" w:space="0" w:color="CCCCCC"/>
            </w:tcBorders>
            <w:shd w:val="clear" w:color="auto" w:fill="FFFFFF" w:themeFill="background1"/>
            <w:vAlign w:val="center"/>
            <w:hideMark/>
          </w:tcPr>
          <w:p w14:paraId="7606CCAF" w14:textId="77777777" w:rsidR="00BB32F1" w:rsidRPr="0094208B" w:rsidRDefault="00A24B2A" w:rsidP="00B8204B">
            <w:pPr>
              <w:jc w:val="center"/>
              <w:rPr>
                <w:sz w:val="12"/>
                <w:szCs w:val="12"/>
              </w:rPr>
            </w:pPr>
            <w:r>
              <w:rPr>
                <w:sz w:val="12"/>
                <w:szCs w:val="12"/>
              </w:rPr>
              <w:t>-</w:t>
            </w:r>
          </w:p>
        </w:tc>
        <w:tc>
          <w:tcPr>
            <w:tcW w:w="706" w:type="dxa"/>
            <w:tcBorders>
              <w:top w:val="nil"/>
              <w:left w:val="nil"/>
              <w:bottom w:val="single" w:sz="8" w:space="0" w:color="CCCCCC"/>
              <w:right w:val="single" w:sz="8" w:space="0" w:color="CCCCCC"/>
            </w:tcBorders>
            <w:shd w:val="clear" w:color="auto" w:fill="FFFFFF" w:themeFill="background1"/>
            <w:vAlign w:val="center"/>
            <w:hideMark/>
          </w:tcPr>
          <w:p w14:paraId="7DE74D75" w14:textId="77777777" w:rsidR="00BB32F1" w:rsidRPr="0094208B" w:rsidRDefault="00A24B2A" w:rsidP="00B8204B">
            <w:pPr>
              <w:jc w:val="center"/>
              <w:rPr>
                <w:sz w:val="12"/>
                <w:szCs w:val="12"/>
              </w:rPr>
            </w:pPr>
            <w:r>
              <w:rPr>
                <w:sz w:val="12"/>
                <w:szCs w:val="12"/>
              </w:rPr>
              <w:t>-</w:t>
            </w:r>
          </w:p>
        </w:tc>
        <w:tc>
          <w:tcPr>
            <w:tcW w:w="569" w:type="dxa"/>
            <w:tcBorders>
              <w:top w:val="nil"/>
              <w:left w:val="nil"/>
              <w:bottom w:val="single" w:sz="8" w:space="0" w:color="CCCCCC"/>
              <w:right w:val="single" w:sz="8" w:space="0" w:color="CCCCCC"/>
            </w:tcBorders>
            <w:shd w:val="clear" w:color="auto" w:fill="FFFFFF" w:themeFill="background1"/>
            <w:vAlign w:val="center"/>
            <w:hideMark/>
          </w:tcPr>
          <w:p w14:paraId="2D937352" w14:textId="77777777" w:rsidR="00BB32F1" w:rsidRPr="0094208B" w:rsidRDefault="00A24B2A" w:rsidP="00B8204B">
            <w:pPr>
              <w:jc w:val="center"/>
              <w:rPr>
                <w:sz w:val="12"/>
                <w:szCs w:val="12"/>
              </w:rPr>
            </w:pPr>
            <w:r>
              <w:rPr>
                <w:sz w:val="12"/>
                <w:szCs w:val="12"/>
              </w:rPr>
              <w:t>-</w:t>
            </w:r>
          </w:p>
        </w:tc>
        <w:tc>
          <w:tcPr>
            <w:tcW w:w="713" w:type="dxa"/>
            <w:gridSpan w:val="2"/>
            <w:tcBorders>
              <w:top w:val="nil"/>
              <w:left w:val="nil"/>
              <w:bottom w:val="single" w:sz="8" w:space="0" w:color="CCCCCC"/>
              <w:right w:val="single" w:sz="8" w:space="0" w:color="CCCCCC"/>
            </w:tcBorders>
            <w:shd w:val="clear" w:color="auto" w:fill="FFFFFF" w:themeFill="background1"/>
            <w:vAlign w:val="center"/>
            <w:hideMark/>
          </w:tcPr>
          <w:p w14:paraId="0CBBE756" w14:textId="77777777" w:rsidR="00BB32F1" w:rsidRPr="0094208B" w:rsidRDefault="00A24B2A" w:rsidP="00B8204B">
            <w:pPr>
              <w:jc w:val="center"/>
              <w:rPr>
                <w:sz w:val="12"/>
                <w:szCs w:val="12"/>
              </w:rPr>
            </w:pPr>
            <w:r>
              <w:rPr>
                <w:sz w:val="12"/>
                <w:szCs w:val="12"/>
              </w:rPr>
              <w:t>-</w:t>
            </w:r>
          </w:p>
        </w:tc>
        <w:tc>
          <w:tcPr>
            <w:tcW w:w="851" w:type="dxa"/>
            <w:gridSpan w:val="2"/>
            <w:tcBorders>
              <w:top w:val="nil"/>
              <w:left w:val="nil"/>
              <w:bottom w:val="single" w:sz="8" w:space="0" w:color="CCCCCC"/>
              <w:right w:val="single" w:sz="8" w:space="0" w:color="CCCCCC"/>
            </w:tcBorders>
            <w:shd w:val="clear" w:color="auto" w:fill="FFFFFF" w:themeFill="background1"/>
            <w:vAlign w:val="center"/>
            <w:hideMark/>
          </w:tcPr>
          <w:p w14:paraId="1FA679DA" w14:textId="77777777" w:rsidR="00BB32F1" w:rsidRPr="0094208B" w:rsidRDefault="00A24B2A" w:rsidP="00B8204B">
            <w:pPr>
              <w:jc w:val="center"/>
              <w:rPr>
                <w:sz w:val="12"/>
                <w:szCs w:val="12"/>
              </w:rPr>
            </w:pPr>
            <w:r>
              <w:rPr>
                <w:sz w:val="12"/>
                <w:szCs w:val="12"/>
              </w:rPr>
              <w:t>-</w:t>
            </w:r>
          </w:p>
        </w:tc>
        <w:tc>
          <w:tcPr>
            <w:tcW w:w="850" w:type="dxa"/>
            <w:gridSpan w:val="3"/>
            <w:tcBorders>
              <w:top w:val="nil"/>
              <w:left w:val="nil"/>
              <w:bottom w:val="single" w:sz="8" w:space="0" w:color="CCCCCC"/>
              <w:right w:val="single" w:sz="8" w:space="0" w:color="CCCCCC"/>
            </w:tcBorders>
            <w:shd w:val="clear" w:color="auto" w:fill="FFFFFF" w:themeFill="background1"/>
            <w:vAlign w:val="center"/>
            <w:hideMark/>
          </w:tcPr>
          <w:p w14:paraId="509D6F18" w14:textId="77777777" w:rsidR="00BB32F1" w:rsidRPr="0094208B" w:rsidRDefault="00A24B2A" w:rsidP="00B8204B">
            <w:pPr>
              <w:jc w:val="center"/>
              <w:rPr>
                <w:sz w:val="12"/>
                <w:szCs w:val="12"/>
              </w:rPr>
            </w:pPr>
            <w:r>
              <w:rPr>
                <w:sz w:val="12"/>
                <w:szCs w:val="12"/>
              </w:rPr>
              <w:t>-</w:t>
            </w:r>
          </w:p>
        </w:tc>
        <w:tc>
          <w:tcPr>
            <w:tcW w:w="993" w:type="dxa"/>
            <w:tcBorders>
              <w:top w:val="nil"/>
              <w:left w:val="nil"/>
              <w:bottom w:val="single" w:sz="8" w:space="0" w:color="CCCCCC"/>
              <w:right w:val="single" w:sz="8" w:space="0" w:color="CCCCCC"/>
            </w:tcBorders>
            <w:shd w:val="clear" w:color="auto" w:fill="FFFFFF" w:themeFill="background1"/>
            <w:vAlign w:val="center"/>
            <w:hideMark/>
          </w:tcPr>
          <w:p w14:paraId="42BBCFD3" w14:textId="77777777" w:rsidR="00BB32F1" w:rsidRPr="0094208B" w:rsidRDefault="00A24B2A" w:rsidP="00B8204B">
            <w:pPr>
              <w:jc w:val="center"/>
              <w:rPr>
                <w:sz w:val="12"/>
                <w:szCs w:val="12"/>
              </w:rPr>
            </w:pPr>
            <w:r>
              <w:rPr>
                <w:sz w:val="12"/>
                <w:szCs w:val="12"/>
              </w:rPr>
              <w:t>-</w:t>
            </w:r>
          </w:p>
        </w:tc>
        <w:tc>
          <w:tcPr>
            <w:tcW w:w="852" w:type="dxa"/>
            <w:gridSpan w:val="2"/>
            <w:tcBorders>
              <w:top w:val="nil"/>
              <w:left w:val="nil"/>
              <w:bottom w:val="single" w:sz="8" w:space="0" w:color="CCCCCC"/>
              <w:right w:val="single" w:sz="8" w:space="0" w:color="CCCCCC"/>
            </w:tcBorders>
            <w:shd w:val="clear" w:color="auto" w:fill="FFFFFF" w:themeFill="background1"/>
            <w:vAlign w:val="center"/>
            <w:hideMark/>
          </w:tcPr>
          <w:p w14:paraId="3A209EE7" w14:textId="77777777" w:rsidR="00BB32F1" w:rsidRPr="0094208B" w:rsidRDefault="00A24B2A" w:rsidP="00B8204B">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107CE82D" w14:textId="77777777" w:rsidR="00BB32F1" w:rsidRPr="0094208B" w:rsidRDefault="00A24B2A" w:rsidP="00B8204B">
            <w:pPr>
              <w:jc w:val="center"/>
              <w:rPr>
                <w:sz w:val="12"/>
                <w:szCs w:val="12"/>
              </w:rPr>
            </w:pPr>
            <w:r>
              <w:rPr>
                <w:sz w:val="12"/>
                <w:szCs w:val="12"/>
              </w:rPr>
              <w:t>-</w:t>
            </w:r>
          </w:p>
        </w:tc>
        <w:tc>
          <w:tcPr>
            <w:tcW w:w="425" w:type="dxa"/>
            <w:tcBorders>
              <w:top w:val="nil"/>
              <w:left w:val="nil"/>
              <w:bottom w:val="single" w:sz="8" w:space="0" w:color="CCCCCC"/>
              <w:right w:val="single" w:sz="8" w:space="0" w:color="CCCCCC"/>
            </w:tcBorders>
            <w:shd w:val="clear" w:color="auto" w:fill="FFFFFF" w:themeFill="background1"/>
            <w:vAlign w:val="center"/>
            <w:hideMark/>
          </w:tcPr>
          <w:p w14:paraId="22E3BB2D" w14:textId="77777777" w:rsidR="00BB32F1" w:rsidRPr="0094208B" w:rsidRDefault="00A24B2A" w:rsidP="00B8204B">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15906300" w14:textId="77777777" w:rsidR="00BB32F1" w:rsidRPr="0094208B" w:rsidRDefault="00A24B2A" w:rsidP="00B8204B">
            <w:pPr>
              <w:jc w:val="center"/>
              <w:rPr>
                <w:sz w:val="12"/>
                <w:szCs w:val="12"/>
              </w:rPr>
            </w:pPr>
            <w:r>
              <w:rPr>
                <w:sz w:val="12"/>
                <w:szCs w:val="12"/>
              </w:rPr>
              <w:t>-</w:t>
            </w:r>
          </w:p>
        </w:tc>
        <w:tc>
          <w:tcPr>
            <w:tcW w:w="572" w:type="dxa"/>
            <w:gridSpan w:val="2"/>
            <w:tcBorders>
              <w:top w:val="nil"/>
              <w:left w:val="nil"/>
              <w:bottom w:val="single" w:sz="8" w:space="0" w:color="CCCCCC"/>
              <w:right w:val="single" w:sz="8" w:space="0" w:color="CCCCCC"/>
            </w:tcBorders>
            <w:shd w:val="clear" w:color="auto" w:fill="FFFFFF" w:themeFill="background1"/>
            <w:vAlign w:val="center"/>
            <w:hideMark/>
          </w:tcPr>
          <w:p w14:paraId="5F32AC92" w14:textId="77777777" w:rsidR="00BB32F1" w:rsidRPr="0094208B" w:rsidRDefault="00A24B2A" w:rsidP="00B8204B">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3613585F" w14:textId="77777777" w:rsidR="00BB32F1" w:rsidRPr="0094208B" w:rsidRDefault="00A24B2A" w:rsidP="00B8204B">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1F320D9B" w14:textId="77777777" w:rsidR="00BB32F1" w:rsidRPr="0094208B" w:rsidRDefault="00A24B2A" w:rsidP="00B8204B">
            <w:pPr>
              <w:jc w:val="center"/>
              <w:rPr>
                <w:sz w:val="12"/>
                <w:szCs w:val="12"/>
              </w:rPr>
            </w:pPr>
            <w:r>
              <w:rPr>
                <w:sz w:val="12"/>
                <w:szCs w:val="12"/>
              </w:rPr>
              <w:t>-</w:t>
            </w:r>
          </w:p>
        </w:tc>
        <w:tc>
          <w:tcPr>
            <w:tcW w:w="426" w:type="dxa"/>
            <w:tcBorders>
              <w:top w:val="nil"/>
              <w:left w:val="nil"/>
              <w:bottom w:val="single" w:sz="8" w:space="0" w:color="CCCCCC"/>
              <w:right w:val="single" w:sz="8" w:space="0" w:color="CCCCCC"/>
            </w:tcBorders>
            <w:shd w:val="clear" w:color="auto" w:fill="FFFFFF" w:themeFill="background1"/>
            <w:vAlign w:val="center"/>
            <w:hideMark/>
          </w:tcPr>
          <w:p w14:paraId="5E40A5A9" w14:textId="77777777" w:rsidR="00BB32F1" w:rsidRPr="0094208B" w:rsidRDefault="00A24B2A" w:rsidP="00B8204B">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712020A1" w14:textId="77777777" w:rsidR="00BB32F1" w:rsidRPr="0094208B" w:rsidRDefault="00A24B2A" w:rsidP="00B8204B">
            <w:pPr>
              <w:jc w:val="center"/>
              <w:rPr>
                <w:sz w:val="12"/>
                <w:szCs w:val="12"/>
              </w:rPr>
            </w:pPr>
            <w:r>
              <w:rPr>
                <w:sz w:val="12"/>
                <w:szCs w:val="12"/>
              </w:rPr>
              <w:t>-</w:t>
            </w:r>
          </w:p>
        </w:tc>
        <w:tc>
          <w:tcPr>
            <w:tcW w:w="680" w:type="dxa"/>
            <w:gridSpan w:val="3"/>
            <w:tcBorders>
              <w:top w:val="nil"/>
              <w:left w:val="nil"/>
              <w:bottom w:val="single" w:sz="8" w:space="0" w:color="CCCCCC"/>
              <w:right w:val="single" w:sz="8" w:space="0" w:color="CCCCCC"/>
            </w:tcBorders>
            <w:shd w:val="clear" w:color="auto" w:fill="FFFFFF" w:themeFill="background1"/>
            <w:vAlign w:val="center"/>
            <w:hideMark/>
          </w:tcPr>
          <w:p w14:paraId="7890B154" w14:textId="77777777" w:rsidR="00BB32F1" w:rsidRPr="0094208B" w:rsidRDefault="00A24B2A" w:rsidP="00B8204B">
            <w:pPr>
              <w:jc w:val="center"/>
              <w:rPr>
                <w:sz w:val="12"/>
                <w:szCs w:val="12"/>
              </w:rPr>
            </w:pPr>
            <w:r>
              <w:rPr>
                <w:sz w:val="12"/>
                <w:szCs w:val="12"/>
              </w:rPr>
              <w:t>-</w:t>
            </w:r>
          </w:p>
        </w:tc>
        <w:tc>
          <w:tcPr>
            <w:tcW w:w="501" w:type="dxa"/>
            <w:tcBorders>
              <w:top w:val="nil"/>
              <w:left w:val="nil"/>
              <w:bottom w:val="single" w:sz="8" w:space="0" w:color="CCCCCC"/>
              <w:right w:val="single" w:sz="8" w:space="0" w:color="CCCCCC"/>
            </w:tcBorders>
            <w:shd w:val="clear" w:color="auto" w:fill="FFFFFF" w:themeFill="background1"/>
            <w:vAlign w:val="center"/>
            <w:hideMark/>
          </w:tcPr>
          <w:p w14:paraId="61EFD2A2" w14:textId="77777777" w:rsidR="00BB32F1" w:rsidRPr="0094208B" w:rsidRDefault="00A24B2A" w:rsidP="00B8204B">
            <w:pPr>
              <w:jc w:val="center"/>
              <w:rPr>
                <w:sz w:val="12"/>
                <w:szCs w:val="12"/>
              </w:rPr>
            </w:pPr>
            <w:r>
              <w:rPr>
                <w:sz w:val="12"/>
                <w:szCs w:val="12"/>
              </w:rPr>
              <w:t>-</w:t>
            </w:r>
          </w:p>
        </w:tc>
        <w:tc>
          <w:tcPr>
            <w:tcW w:w="513" w:type="dxa"/>
            <w:tcBorders>
              <w:top w:val="nil"/>
              <w:left w:val="nil"/>
              <w:bottom w:val="single" w:sz="8" w:space="0" w:color="CCCCCC"/>
              <w:right w:val="single" w:sz="8" w:space="0" w:color="CCCCCC"/>
            </w:tcBorders>
            <w:shd w:val="clear" w:color="auto" w:fill="FFFFFF" w:themeFill="background1"/>
            <w:vAlign w:val="center"/>
            <w:hideMark/>
          </w:tcPr>
          <w:p w14:paraId="48707914" w14:textId="77777777" w:rsidR="00BB32F1" w:rsidRPr="0094208B" w:rsidRDefault="00A24B2A" w:rsidP="00B8204B">
            <w:pPr>
              <w:jc w:val="center"/>
              <w:rPr>
                <w:sz w:val="12"/>
                <w:szCs w:val="12"/>
              </w:rPr>
            </w:pPr>
            <w:r>
              <w:rPr>
                <w:sz w:val="12"/>
                <w:szCs w:val="12"/>
              </w:rPr>
              <w:t>-</w:t>
            </w:r>
          </w:p>
        </w:tc>
        <w:tc>
          <w:tcPr>
            <w:tcW w:w="533" w:type="dxa"/>
            <w:gridSpan w:val="2"/>
            <w:tcBorders>
              <w:top w:val="nil"/>
              <w:left w:val="nil"/>
              <w:bottom w:val="single" w:sz="8" w:space="0" w:color="CCCCCC"/>
              <w:right w:val="single" w:sz="8" w:space="0" w:color="CCCCCC"/>
            </w:tcBorders>
            <w:shd w:val="clear" w:color="auto" w:fill="FFFFFF" w:themeFill="background1"/>
            <w:vAlign w:val="center"/>
            <w:hideMark/>
          </w:tcPr>
          <w:p w14:paraId="1DE1C125" w14:textId="77777777" w:rsidR="00BB32F1" w:rsidRPr="0094208B" w:rsidRDefault="00A24B2A" w:rsidP="00B8204B">
            <w:pPr>
              <w:jc w:val="center"/>
              <w:rPr>
                <w:sz w:val="12"/>
                <w:szCs w:val="12"/>
              </w:rPr>
            </w:pPr>
            <w:r>
              <w:rPr>
                <w:sz w:val="12"/>
                <w:szCs w:val="12"/>
              </w:rPr>
              <w:t>-</w:t>
            </w:r>
          </w:p>
        </w:tc>
        <w:tc>
          <w:tcPr>
            <w:tcW w:w="533" w:type="dxa"/>
            <w:gridSpan w:val="2"/>
            <w:tcBorders>
              <w:top w:val="nil"/>
              <w:left w:val="nil"/>
              <w:bottom w:val="single" w:sz="8" w:space="0" w:color="CCCCCC"/>
              <w:right w:val="single" w:sz="8" w:space="0" w:color="CCCCCC"/>
            </w:tcBorders>
            <w:shd w:val="clear" w:color="auto" w:fill="FFFFFF" w:themeFill="background1"/>
            <w:vAlign w:val="center"/>
            <w:hideMark/>
          </w:tcPr>
          <w:p w14:paraId="78BB69DA" w14:textId="77777777" w:rsidR="00BB32F1" w:rsidRPr="0094208B" w:rsidRDefault="00BB32F1" w:rsidP="00B8204B">
            <w:pPr>
              <w:jc w:val="center"/>
              <w:rPr>
                <w:sz w:val="12"/>
                <w:szCs w:val="12"/>
              </w:rPr>
            </w:pPr>
            <w:r w:rsidRPr="0094208B">
              <w:rPr>
                <w:sz w:val="12"/>
                <w:szCs w:val="12"/>
              </w:rPr>
              <w:t>-</w:t>
            </w:r>
          </w:p>
        </w:tc>
        <w:tc>
          <w:tcPr>
            <w:tcW w:w="564" w:type="dxa"/>
            <w:gridSpan w:val="2"/>
            <w:tcBorders>
              <w:top w:val="nil"/>
              <w:left w:val="nil"/>
              <w:bottom w:val="single" w:sz="8" w:space="0" w:color="CCCCCC"/>
              <w:right w:val="single" w:sz="8" w:space="0" w:color="CCCCCC"/>
            </w:tcBorders>
            <w:shd w:val="clear" w:color="auto" w:fill="auto"/>
            <w:vAlign w:val="center"/>
            <w:hideMark/>
          </w:tcPr>
          <w:p w14:paraId="48D8BFFD" w14:textId="77777777" w:rsidR="00BB32F1" w:rsidRPr="0094208B" w:rsidRDefault="00BB32F1" w:rsidP="00B8204B">
            <w:pPr>
              <w:jc w:val="center"/>
              <w:rPr>
                <w:sz w:val="12"/>
                <w:szCs w:val="12"/>
              </w:rPr>
            </w:pPr>
            <w:r w:rsidRPr="0094208B">
              <w:rPr>
                <w:sz w:val="12"/>
                <w:szCs w:val="12"/>
              </w:rPr>
              <w:t>0,63 (p= 0,00) **</w:t>
            </w:r>
          </w:p>
        </w:tc>
      </w:tr>
      <w:tr w:rsidR="00B8204B" w:rsidRPr="0094208B" w14:paraId="67D4DB8B" w14:textId="77777777" w:rsidTr="00B8204B">
        <w:trPr>
          <w:gridAfter w:val="1"/>
          <w:wAfter w:w="16" w:type="dxa"/>
          <w:trHeight w:val="253"/>
        </w:trPr>
        <w:tc>
          <w:tcPr>
            <w:tcW w:w="901" w:type="dxa"/>
            <w:tcBorders>
              <w:top w:val="single" w:sz="8" w:space="0" w:color="CCCCCC"/>
              <w:left w:val="single" w:sz="8" w:space="0" w:color="CCCCCC"/>
              <w:bottom w:val="single" w:sz="8" w:space="0" w:color="CCCCCC"/>
              <w:right w:val="single" w:sz="8" w:space="0" w:color="000000"/>
            </w:tcBorders>
            <w:shd w:val="clear" w:color="000000" w:fill="C9DAF8"/>
            <w:vAlign w:val="center"/>
            <w:hideMark/>
          </w:tcPr>
          <w:p w14:paraId="3DC8E4E8" w14:textId="77777777" w:rsidR="00BB32F1" w:rsidRPr="0094208B" w:rsidRDefault="00BB32F1" w:rsidP="00B8204B">
            <w:pPr>
              <w:spacing w:line="240" w:lineRule="auto"/>
              <w:jc w:val="center"/>
              <w:rPr>
                <w:rFonts w:eastAsia="Times New Roman"/>
                <w:b/>
                <w:bCs/>
                <w:color w:val="274E13"/>
                <w:sz w:val="12"/>
                <w:szCs w:val="12"/>
              </w:rPr>
            </w:pPr>
            <w:r w:rsidRPr="0094208B">
              <w:rPr>
                <w:rFonts w:eastAsia="Times New Roman"/>
                <w:b/>
                <w:bCs/>
                <w:color w:val="274E13"/>
                <w:sz w:val="12"/>
                <w:szCs w:val="12"/>
              </w:rPr>
              <w:t>Final_Note (Ισοδιαστημική)</w:t>
            </w:r>
          </w:p>
        </w:tc>
        <w:tc>
          <w:tcPr>
            <w:tcW w:w="614" w:type="dxa"/>
            <w:gridSpan w:val="2"/>
            <w:tcBorders>
              <w:top w:val="nil"/>
              <w:left w:val="single" w:sz="8" w:space="0" w:color="CCCCCC"/>
              <w:bottom w:val="single" w:sz="8" w:space="0" w:color="CCCCCC"/>
              <w:right w:val="single" w:sz="8" w:space="0" w:color="CCCCCC"/>
            </w:tcBorders>
            <w:shd w:val="clear" w:color="auto" w:fill="FFFFFF" w:themeFill="background1"/>
            <w:vAlign w:val="center"/>
            <w:hideMark/>
          </w:tcPr>
          <w:p w14:paraId="5F02612F" w14:textId="77777777" w:rsidR="00BB32F1" w:rsidRPr="0094208B" w:rsidRDefault="00A24B2A" w:rsidP="00B8204B">
            <w:pPr>
              <w:jc w:val="center"/>
              <w:rPr>
                <w:sz w:val="12"/>
                <w:szCs w:val="12"/>
              </w:rPr>
            </w:pPr>
            <w:r>
              <w:rPr>
                <w:sz w:val="12"/>
                <w:szCs w:val="12"/>
              </w:rPr>
              <w:t>-</w:t>
            </w:r>
          </w:p>
        </w:tc>
        <w:tc>
          <w:tcPr>
            <w:tcW w:w="706" w:type="dxa"/>
            <w:tcBorders>
              <w:top w:val="nil"/>
              <w:left w:val="nil"/>
              <w:bottom w:val="single" w:sz="8" w:space="0" w:color="CCCCCC"/>
              <w:right w:val="single" w:sz="8" w:space="0" w:color="CCCCCC"/>
            </w:tcBorders>
            <w:shd w:val="clear" w:color="auto" w:fill="FFFFFF" w:themeFill="background1"/>
            <w:vAlign w:val="center"/>
            <w:hideMark/>
          </w:tcPr>
          <w:p w14:paraId="79573E28" w14:textId="77777777" w:rsidR="00BB32F1" w:rsidRPr="0094208B" w:rsidRDefault="00A24B2A" w:rsidP="00B8204B">
            <w:pPr>
              <w:jc w:val="center"/>
              <w:rPr>
                <w:sz w:val="12"/>
                <w:szCs w:val="12"/>
              </w:rPr>
            </w:pPr>
            <w:r>
              <w:rPr>
                <w:sz w:val="12"/>
                <w:szCs w:val="12"/>
              </w:rPr>
              <w:t>-</w:t>
            </w:r>
          </w:p>
        </w:tc>
        <w:tc>
          <w:tcPr>
            <w:tcW w:w="569" w:type="dxa"/>
            <w:tcBorders>
              <w:top w:val="nil"/>
              <w:left w:val="nil"/>
              <w:bottom w:val="single" w:sz="8" w:space="0" w:color="CCCCCC"/>
              <w:right w:val="single" w:sz="8" w:space="0" w:color="CCCCCC"/>
            </w:tcBorders>
            <w:shd w:val="clear" w:color="auto" w:fill="FFFFFF" w:themeFill="background1"/>
            <w:vAlign w:val="center"/>
            <w:hideMark/>
          </w:tcPr>
          <w:p w14:paraId="22F88EED" w14:textId="77777777" w:rsidR="00BB32F1" w:rsidRPr="0094208B" w:rsidRDefault="00A24B2A" w:rsidP="00B8204B">
            <w:pPr>
              <w:jc w:val="center"/>
              <w:rPr>
                <w:sz w:val="12"/>
                <w:szCs w:val="12"/>
              </w:rPr>
            </w:pPr>
            <w:r>
              <w:rPr>
                <w:sz w:val="12"/>
                <w:szCs w:val="12"/>
              </w:rPr>
              <w:t>-</w:t>
            </w:r>
          </w:p>
        </w:tc>
        <w:tc>
          <w:tcPr>
            <w:tcW w:w="713" w:type="dxa"/>
            <w:gridSpan w:val="2"/>
            <w:tcBorders>
              <w:top w:val="nil"/>
              <w:left w:val="nil"/>
              <w:bottom w:val="single" w:sz="8" w:space="0" w:color="CCCCCC"/>
              <w:right w:val="single" w:sz="8" w:space="0" w:color="CCCCCC"/>
            </w:tcBorders>
            <w:shd w:val="clear" w:color="auto" w:fill="FFFFFF" w:themeFill="background1"/>
            <w:vAlign w:val="center"/>
            <w:hideMark/>
          </w:tcPr>
          <w:p w14:paraId="348FE075" w14:textId="77777777" w:rsidR="00BB32F1" w:rsidRPr="0094208B" w:rsidRDefault="00A24B2A" w:rsidP="00B8204B">
            <w:pPr>
              <w:jc w:val="center"/>
              <w:rPr>
                <w:sz w:val="12"/>
                <w:szCs w:val="12"/>
              </w:rPr>
            </w:pPr>
            <w:r>
              <w:rPr>
                <w:sz w:val="12"/>
                <w:szCs w:val="12"/>
              </w:rPr>
              <w:t>-</w:t>
            </w:r>
          </w:p>
        </w:tc>
        <w:tc>
          <w:tcPr>
            <w:tcW w:w="851" w:type="dxa"/>
            <w:gridSpan w:val="2"/>
            <w:tcBorders>
              <w:top w:val="nil"/>
              <w:left w:val="nil"/>
              <w:bottom w:val="single" w:sz="8" w:space="0" w:color="CCCCCC"/>
              <w:right w:val="single" w:sz="8" w:space="0" w:color="CCCCCC"/>
            </w:tcBorders>
            <w:shd w:val="clear" w:color="auto" w:fill="FFFFFF" w:themeFill="background1"/>
            <w:vAlign w:val="center"/>
            <w:hideMark/>
          </w:tcPr>
          <w:p w14:paraId="0EA2B17D" w14:textId="77777777" w:rsidR="00BB32F1" w:rsidRPr="0094208B" w:rsidRDefault="00A24B2A" w:rsidP="00B8204B">
            <w:pPr>
              <w:jc w:val="center"/>
              <w:rPr>
                <w:sz w:val="12"/>
                <w:szCs w:val="12"/>
              </w:rPr>
            </w:pPr>
            <w:r>
              <w:rPr>
                <w:sz w:val="12"/>
                <w:szCs w:val="12"/>
              </w:rPr>
              <w:t>-</w:t>
            </w:r>
          </w:p>
        </w:tc>
        <w:tc>
          <w:tcPr>
            <w:tcW w:w="850" w:type="dxa"/>
            <w:gridSpan w:val="3"/>
            <w:tcBorders>
              <w:top w:val="nil"/>
              <w:left w:val="nil"/>
              <w:bottom w:val="single" w:sz="8" w:space="0" w:color="CCCCCC"/>
              <w:right w:val="single" w:sz="8" w:space="0" w:color="CCCCCC"/>
            </w:tcBorders>
            <w:shd w:val="clear" w:color="auto" w:fill="FFFFFF" w:themeFill="background1"/>
            <w:vAlign w:val="center"/>
            <w:hideMark/>
          </w:tcPr>
          <w:p w14:paraId="127FB8BE" w14:textId="77777777" w:rsidR="00BB32F1" w:rsidRPr="0094208B" w:rsidRDefault="00A24B2A" w:rsidP="00B8204B">
            <w:pPr>
              <w:jc w:val="center"/>
              <w:rPr>
                <w:sz w:val="12"/>
                <w:szCs w:val="12"/>
              </w:rPr>
            </w:pPr>
            <w:r>
              <w:rPr>
                <w:sz w:val="12"/>
                <w:szCs w:val="12"/>
              </w:rPr>
              <w:t>-</w:t>
            </w:r>
          </w:p>
        </w:tc>
        <w:tc>
          <w:tcPr>
            <w:tcW w:w="993" w:type="dxa"/>
            <w:tcBorders>
              <w:top w:val="nil"/>
              <w:left w:val="nil"/>
              <w:bottom w:val="single" w:sz="8" w:space="0" w:color="CCCCCC"/>
              <w:right w:val="single" w:sz="8" w:space="0" w:color="CCCCCC"/>
            </w:tcBorders>
            <w:shd w:val="clear" w:color="auto" w:fill="FFFFFF" w:themeFill="background1"/>
            <w:vAlign w:val="center"/>
            <w:hideMark/>
          </w:tcPr>
          <w:p w14:paraId="48DF0A91" w14:textId="77777777" w:rsidR="00BB32F1" w:rsidRPr="0094208B" w:rsidRDefault="00A24B2A" w:rsidP="00B8204B">
            <w:pPr>
              <w:jc w:val="center"/>
              <w:rPr>
                <w:sz w:val="12"/>
                <w:szCs w:val="12"/>
              </w:rPr>
            </w:pPr>
            <w:r>
              <w:rPr>
                <w:sz w:val="12"/>
                <w:szCs w:val="12"/>
              </w:rPr>
              <w:t>-</w:t>
            </w:r>
          </w:p>
        </w:tc>
        <w:tc>
          <w:tcPr>
            <w:tcW w:w="852" w:type="dxa"/>
            <w:gridSpan w:val="2"/>
            <w:tcBorders>
              <w:top w:val="nil"/>
              <w:left w:val="nil"/>
              <w:bottom w:val="single" w:sz="8" w:space="0" w:color="CCCCCC"/>
              <w:right w:val="single" w:sz="8" w:space="0" w:color="CCCCCC"/>
            </w:tcBorders>
            <w:shd w:val="clear" w:color="auto" w:fill="FFFFFF" w:themeFill="background1"/>
            <w:vAlign w:val="center"/>
            <w:hideMark/>
          </w:tcPr>
          <w:p w14:paraId="2FA549B3" w14:textId="77777777" w:rsidR="00BB32F1" w:rsidRPr="0094208B" w:rsidRDefault="00A24B2A" w:rsidP="00B8204B">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73091684" w14:textId="77777777" w:rsidR="00BB32F1" w:rsidRPr="0094208B" w:rsidRDefault="00A24B2A" w:rsidP="00B8204B">
            <w:pPr>
              <w:jc w:val="center"/>
              <w:rPr>
                <w:sz w:val="12"/>
                <w:szCs w:val="12"/>
              </w:rPr>
            </w:pPr>
            <w:r>
              <w:rPr>
                <w:sz w:val="12"/>
                <w:szCs w:val="12"/>
              </w:rPr>
              <w:t>-</w:t>
            </w:r>
          </w:p>
        </w:tc>
        <w:tc>
          <w:tcPr>
            <w:tcW w:w="425" w:type="dxa"/>
            <w:tcBorders>
              <w:top w:val="nil"/>
              <w:left w:val="nil"/>
              <w:bottom w:val="single" w:sz="8" w:space="0" w:color="CCCCCC"/>
              <w:right w:val="single" w:sz="8" w:space="0" w:color="CCCCCC"/>
            </w:tcBorders>
            <w:shd w:val="clear" w:color="auto" w:fill="FFFFFF" w:themeFill="background1"/>
            <w:vAlign w:val="center"/>
            <w:hideMark/>
          </w:tcPr>
          <w:p w14:paraId="3EB1B286" w14:textId="77777777" w:rsidR="00BB32F1" w:rsidRPr="0094208B" w:rsidRDefault="00A24B2A" w:rsidP="00B8204B">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421AA029" w14:textId="77777777" w:rsidR="00BB32F1" w:rsidRPr="0094208B" w:rsidRDefault="00A24B2A" w:rsidP="00B8204B">
            <w:pPr>
              <w:jc w:val="center"/>
              <w:rPr>
                <w:sz w:val="12"/>
                <w:szCs w:val="12"/>
              </w:rPr>
            </w:pPr>
            <w:r>
              <w:rPr>
                <w:sz w:val="12"/>
                <w:szCs w:val="12"/>
              </w:rPr>
              <w:t>-</w:t>
            </w:r>
          </w:p>
        </w:tc>
        <w:tc>
          <w:tcPr>
            <w:tcW w:w="572" w:type="dxa"/>
            <w:gridSpan w:val="2"/>
            <w:tcBorders>
              <w:top w:val="nil"/>
              <w:left w:val="nil"/>
              <w:bottom w:val="single" w:sz="8" w:space="0" w:color="CCCCCC"/>
              <w:right w:val="single" w:sz="8" w:space="0" w:color="CCCCCC"/>
            </w:tcBorders>
            <w:shd w:val="clear" w:color="auto" w:fill="FFFFFF" w:themeFill="background1"/>
            <w:vAlign w:val="center"/>
            <w:hideMark/>
          </w:tcPr>
          <w:p w14:paraId="127F2ACD" w14:textId="77777777" w:rsidR="00BB32F1" w:rsidRPr="0094208B" w:rsidRDefault="00A24B2A" w:rsidP="00B8204B">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3399AF26" w14:textId="77777777" w:rsidR="00BB32F1" w:rsidRPr="0094208B" w:rsidRDefault="00A24B2A" w:rsidP="00B8204B">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29E112E2" w14:textId="77777777" w:rsidR="00BB32F1" w:rsidRPr="0094208B" w:rsidRDefault="00A24B2A" w:rsidP="00B8204B">
            <w:pPr>
              <w:jc w:val="center"/>
              <w:rPr>
                <w:sz w:val="12"/>
                <w:szCs w:val="12"/>
              </w:rPr>
            </w:pPr>
            <w:r>
              <w:rPr>
                <w:sz w:val="12"/>
                <w:szCs w:val="12"/>
              </w:rPr>
              <w:t>-</w:t>
            </w:r>
          </w:p>
        </w:tc>
        <w:tc>
          <w:tcPr>
            <w:tcW w:w="426" w:type="dxa"/>
            <w:tcBorders>
              <w:top w:val="nil"/>
              <w:left w:val="nil"/>
              <w:bottom w:val="single" w:sz="8" w:space="0" w:color="CCCCCC"/>
              <w:right w:val="single" w:sz="8" w:space="0" w:color="CCCCCC"/>
            </w:tcBorders>
            <w:shd w:val="clear" w:color="auto" w:fill="FFFFFF" w:themeFill="background1"/>
            <w:vAlign w:val="center"/>
            <w:hideMark/>
          </w:tcPr>
          <w:p w14:paraId="3A9E25EB" w14:textId="77777777" w:rsidR="00BB32F1" w:rsidRPr="0094208B" w:rsidRDefault="00A24B2A" w:rsidP="00B8204B">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60217C97" w14:textId="77777777" w:rsidR="00BB32F1" w:rsidRPr="0094208B" w:rsidRDefault="00A24B2A" w:rsidP="00B8204B">
            <w:pPr>
              <w:jc w:val="center"/>
              <w:rPr>
                <w:sz w:val="12"/>
                <w:szCs w:val="12"/>
              </w:rPr>
            </w:pPr>
            <w:r>
              <w:rPr>
                <w:sz w:val="12"/>
                <w:szCs w:val="12"/>
              </w:rPr>
              <w:t>-</w:t>
            </w:r>
          </w:p>
        </w:tc>
        <w:tc>
          <w:tcPr>
            <w:tcW w:w="680" w:type="dxa"/>
            <w:gridSpan w:val="3"/>
            <w:tcBorders>
              <w:top w:val="nil"/>
              <w:left w:val="nil"/>
              <w:bottom w:val="single" w:sz="8" w:space="0" w:color="CCCCCC"/>
              <w:right w:val="single" w:sz="8" w:space="0" w:color="CCCCCC"/>
            </w:tcBorders>
            <w:shd w:val="clear" w:color="auto" w:fill="FFFFFF" w:themeFill="background1"/>
            <w:vAlign w:val="center"/>
            <w:hideMark/>
          </w:tcPr>
          <w:p w14:paraId="7FB58CFC" w14:textId="77777777" w:rsidR="00BB32F1" w:rsidRPr="0094208B" w:rsidRDefault="00A24B2A" w:rsidP="00B8204B">
            <w:pPr>
              <w:jc w:val="center"/>
              <w:rPr>
                <w:sz w:val="12"/>
                <w:szCs w:val="12"/>
              </w:rPr>
            </w:pPr>
            <w:r>
              <w:rPr>
                <w:sz w:val="12"/>
                <w:szCs w:val="12"/>
              </w:rPr>
              <w:t>-</w:t>
            </w:r>
          </w:p>
        </w:tc>
        <w:tc>
          <w:tcPr>
            <w:tcW w:w="501" w:type="dxa"/>
            <w:tcBorders>
              <w:top w:val="nil"/>
              <w:left w:val="nil"/>
              <w:bottom w:val="single" w:sz="8" w:space="0" w:color="CCCCCC"/>
              <w:right w:val="single" w:sz="8" w:space="0" w:color="CCCCCC"/>
            </w:tcBorders>
            <w:shd w:val="clear" w:color="auto" w:fill="FFFFFF" w:themeFill="background1"/>
            <w:vAlign w:val="center"/>
            <w:hideMark/>
          </w:tcPr>
          <w:p w14:paraId="72EEA178" w14:textId="77777777" w:rsidR="00BB32F1" w:rsidRPr="0094208B" w:rsidRDefault="00A24B2A" w:rsidP="00B8204B">
            <w:pPr>
              <w:jc w:val="center"/>
              <w:rPr>
                <w:sz w:val="12"/>
                <w:szCs w:val="12"/>
              </w:rPr>
            </w:pPr>
            <w:r>
              <w:rPr>
                <w:sz w:val="12"/>
                <w:szCs w:val="12"/>
              </w:rPr>
              <w:t>-</w:t>
            </w:r>
          </w:p>
        </w:tc>
        <w:tc>
          <w:tcPr>
            <w:tcW w:w="513" w:type="dxa"/>
            <w:tcBorders>
              <w:top w:val="nil"/>
              <w:left w:val="nil"/>
              <w:bottom w:val="single" w:sz="8" w:space="0" w:color="CCCCCC"/>
              <w:right w:val="single" w:sz="8" w:space="0" w:color="CCCCCC"/>
            </w:tcBorders>
            <w:shd w:val="clear" w:color="auto" w:fill="FFFFFF" w:themeFill="background1"/>
            <w:vAlign w:val="center"/>
            <w:hideMark/>
          </w:tcPr>
          <w:p w14:paraId="47B57799" w14:textId="77777777" w:rsidR="00BB32F1" w:rsidRPr="0094208B" w:rsidRDefault="00A24B2A" w:rsidP="00B8204B">
            <w:pPr>
              <w:jc w:val="center"/>
              <w:rPr>
                <w:sz w:val="12"/>
                <w:szCs w:val="12"/>
              </w:rPr>
            </w:pPr>
            <w:r>
              <w:rPr>
                <w:sz w:val="12"/>
                <w:szCs w:val="12"/>
              </w:rPr>
              <w:t>-</w:t>
            </w:r>
          </w:p>
        </w:tc>
        <w:tc>
          <w:tcPr>
            <w:tcW w:w="533" w:type="dxa"/>
            <w:gridSpan w:val="2"/>
            <w:tcBorders>
              <w:top w:val="nil"/>
              <w:left w:val="nil"/>
              <w:bottom w:val="single" w:sz="8" w:space="0" w:color="CCCCCC"/>
              <w:right w:val="single" w:sz="8" w:space="0" w:color="CCCCCC"/>
            </w:tcBorders>
            <w:shd w:val="clear" w:color="auto" w:fill="FFFFFF" w:themeFill="background1"/>
            <w:vAlign w:val="center"/>
            <w:hideMark/>
          </w:tcPr>
          <w:p w14:paraId="17B9FDEE" w14:textId="77777777" w:rsidR="00BB32F1" w:rsidRPr="0094208B" w:rsidRDefault="00A24B2A" w:rsidP="00B8204B">
            <w:pPr>
              <w:jc w:val="center"/>
              <w:rPr>
                <w:sz w:val="12"/>
                <w:szCs w:val="12"/>
              </w:rPr>
            </w:pPr>
            <w:r>
              <w:rPr>
                <w:sz w:val="12"/>
                <w:szCs w:val="12"/>
              </w:rPr>
              <w:t>-</w:t>
            </w:r>
          </w:p>
        </w:tc>
        <w:tc>
          <w:tcPr>
            <w:tcW w:w="533" w:type="dxa"/>
            <w:gridSpan w:val="2"/>
            <w:tcBorders>
              <w:top w:val="nil"/>
              <w:left w:val="nil"/>
              <w:bottom w:val="single" w:sz="8" w:space="0" w:color="CCCCCC"/>
              <w:right w:val="single" w:sz="8" w:space="0" w:color="CCCCCC"/>
            </w:tcBorders>
            <w:shd w:val="clear" w:color="auto" w:fill="FFFFFF" w:themeFill="background1"/>
            <w:vAlign w:val="center"/>
            <w:hideMark/>
          </w:tcPr>
          <w:p w14:paraId="554F42AA" w14:textId="77777777" w:rsidR="00BB32F1" w:rsidRPr="0094208B" w:rsidRDefault="00A24B2A" w:rsidP="00B8204B">
            <w:pPr>
              <w:jc w:val="center"/>
              <w:rPr>
                <w:sz w:val="12"/>
                <w:szCs w:val="12"/>
              </w:rPr>
            </w:pPr>
            <w:r>
              <w:rPr>
                <w:sz w:val="12"/>
                <w:szCs w:val="12"/>
              </w:rPr>
              <w:t>-</w:t>
            </w:r>
          </w:p>
        </w:tc>
        <w:tc>
          <w:tcPr>
            <w:tcW w:w="564" w:type="dxa"/>
            <w:gridSpan w:val="2"/>
            <w:tcBorders>
              <w:top w:val="nil"/>
              <w:left w:val="nil"/>
              <w:bottom w:val="single" w:sz="8" w:space="0" w:color="CCCCCC"/>
              <w:right w:val="single" w:sz="8" w:space="0" w:color="CCCCCC"/>
            </w:tcBorders>
            <w:shd w:val="clear" w:color="auto" w:fill="FFFFFF" w:themeFill="background1"/>
            <w:vAlign w:val="center"/>
            <w:hideMark/>
          </w:tcPr>
          <w:p w14:paraId="5CBD5E3B" w14:textId="77777777" w:rsidR="00BB32F1" w:rsidRPr="0094208B" w:rsidRDefault="00BB32F1" w:rsidP="00B8204B">
            <w:pPr>
              <w:jc w:val="center"/>
              <w:rPr>
                <w:sz w:val="12"/>
                <w:szCs w:val="12"/>
              </w:rPr>
            </w:pPr>
            <w:r w:rsidRPr="0094208B">
              <w:rPr>
                <w:sz w:val="12"/>
                <w:szCs w:val="12"/>
              </w:rPr>
              <w:t>-</w:t>
            </w:r>
          </w:p>
        </w:tc>
      </w:tr>
    </w:tbl>
    <w:p w14:paraId="6BF742BA" w14:textId="77777777" w:rsidR="00A21B45" w:rsidRPr="00A24B2A" w:rsidRDefault="00A21B45" w:rsidP="001E7414">
      <w:pPr>
        <w:spacing w:before="240" w:line="360" w:lineRule="auto"/>
        <w:ind w:firstLine="284"/>
        <w:contextualSpacing w:val="0"/>
        <w:jc w:val="center"/>
        <w:rPr>
          <w:rFonts w:ascii="Times New Roman" w:hAnsi="Times New Roman" w:cs="Times New Roman"/>
          <w:szCs w:val="22"/>
        </w:rPr>
      </w:pPr>
    </w:p>
    <w:p w14:paraId="07C7D49B" w14:textId="77777777" w:rsidR="00BB32F1" w:rsidRPr="00A24B2A" w:rsidRDefault="00BB32F1" w:rsidP="00BB32F1">
      <w:pPr>
        <w:rPr>
          <w:rFonts w:ascii="Times New Roman" w:hAnsi="Times New Roman" w:cs="Times New Roman"/>
          <w:b/>
          <w:bCs/>
          <w:color w:val="auto"/>
          <w:sz w:val="18"/>
          <w:szCs w:val="18"/>
          <w:shd w:val="clear" w:color="auto" w:fill="FFFFFF"/>
          <w:lang w:val="en-US"/>
        </w:rPr>
      </w:pPr>
      <w:r w:rsidRPr="00A24B2A">
        <w:rPr>
          <w:rFonts w:ascii="Times New Roman" w:hAnsi="Times New Roman" w:cs="Times New Roman"/>
          <w:b/>
          <w:bCs/>
          <w:color w:val="auto"/>
          <w:sz w:val="18"/>
          <w:szCs w:val="18"/>
          <w:shd w:val="clear" w:color="auto" w:fill="FFFFFF"/>
          <w:lang w:val="en-US"/>
        </w:rPr>
        <w:t>*. Correlation is significant at the 0.05 level (2-tailed).</w:t>
      </w:r>
    </w:p>
    <w:p w14:paraId="1833FBAD" w14:textId="77777777" w:rsidR="00570210" w:rsidRPr="00A24B2A" w:rsidRDefault="00BB32F1" w:rsidP="00BB32F1">
      <w:pPr>
        <w:spacing w:before="240" w:line="360" w:lineRule="auto"/>
        <w:contextualSpacing w:val="0"/>
        <w:rPr>
          <w:rFonts w:ascii="Times New Roman" w:hAnsi="Times New Roman" w:cs="Times New Roman"/>
          <w:szCs w:val="22"/>
          <w:lang w:val="en-US"/>
        </w:rPr>
      </w:pPr>
      <w:r w:rsidRPr="00A24B2A">
        <w:rPr>
          <w:rFonts w:ascii="Times New Roman" w:hAnsi="Times New Roman" w:cs="Times New Roman"/>
          <w:b/>
          <w:bCs/>
          <w:color w:val="auto"/>
          <w:sz w:val="18"/>
          <w:szCs w:val="18"/>
          <w:shd w:val="clear" w:color="auto" w:fill="FFFFFF"/>
          <w:lang w:val="en-US"/>
        </w:rPr>
        <w:t>**. Correlation is significant at the 0.01 level (2-tailed).</w:t>
      </w:r>
    </w:p>
    <w:p w14:paraId="5E646242" w14:textId="77777777" w:rsidR="00A21B45" w:rsidRPr="00AE530C" w:rsidRDefault="00A21B45">
      <w:pPr>
        <w:rPr>
          <w:rFonts w:ascii="Times New Roman" w:hAnsi="Times New Roman" w:cs="Times New Roman"/>
          <w:szCs w:val="22"/>
          <w:lang w:val="en-US"/>
        </w:rPr>
        <w:sectPr w:rsidR="00A21B45" w:rsidRPr="00AE530C" w:rsidSect="0094208B">
          <w:pgSz w:w="15840" w:h="12240" w:orient="landscape"/>
          <w:pgMar w:top="720" w:right="720" w:bottom="720" w:left="720" w:header="720" w:footer="720" w:gutter="0"/>
          <w:cols w:space="720"/>
          <w:docGrid w:linePitch="299"/>
        </w:sectPr>
      </w:pPr>
    </w:p>
    <w:p w14:paraId="4C1A574A" w14:textId="77777777" w:rsidR="00A21B45" w:rsidRPr="00BB32F1" w:rsidRDefault="00A21B45">
      <w:pPr>
        <w:rPr>
          <w:rFonts w:ascii="Times New Roman" w:hAnsi="Times New Roman" w:cs="Times New Roman"/>
          <w:szCs w:val="22"/>
          <w:lang w:val="en-US"/>
        </w:rPr>
      </w:pPr>
    </w:p>
    <w:p w14:paraId="29939F81" w14:textId="2F8CB469" w:rsidR="00265783" w:rsidRPr="00265783" w:rsidRDefault="004C7E2A" w:rsidP="001E7414">
      <w:pPr>
        <w:spacing w:line="360" w:lineRule="auto"/>
        <w:ind w:firstLine="284"/>
        <w:jc w:val="both"/>
        <w:rPr>
          <w:rFonts w:ascii="Times New Roman" w:hAnsi="Times New Roman" w:cs="Times New Roman"/>
          <w:i/>
          <w:color w:val="auto"/>
          <w:szCs w:val="22"/>
          <w:lang w:val="en-US"/>
        </w:rPr>
      </w:pPr>
      <w:r>
        <w:rPr>
          <w:rFonts w:ascii="Times New Roman" w:hAnsi="Times New Roman" w:cs="Times New Roman"/>
          <w:szCs w:val="22"/>
        </w:rPr>
        <w:t>Στον Π</w:t>
      </w:r>
      <w:r w:rsidR="006C072C">
        <w:rPr>
          <w:rFonts w:ascii="Times New Roman" w:hAnsi="Times New Roman" w:cs="Times New Roman"/>
          <w:szCs w:val="22"/>
        </w:rPr>
        <w:t>ίνακα 6</w:t>
      </w:r>
      <w:r w:rsidR="00373D13" w:rsidRPr="00E22817">
        <w:rPr>
          <w:rFonts w:ascii="Times New Roman" w:hAnsi="Times New Roman" w:cs="Times New Roman"/>
          <w:szCs w:val="22"/>
        </w:rPr>
        <w:t xml:space="preserve"> παρουσιάζονται οι στατιστικά σημαντικές σχέσεις του </w:t>
      </w:r>
      <w:r w:rsidR="000A03BC">
        <w:rPr>
          <w:rFonts w:ascii="Times New Roman" w:hAnsi="Times New Roman" w:cs="Times New Roman"/>
          <w:i/>
          <w:szCs w:val="22"/>
        </w:rPr>
        <w:t>τρίτου</w:t>
      </w:r>
      <w:r w:rsidR="00373D13" w:rsidRPr="006D7932">
        <w:rPr>
          <w:rFonts w:ascii="Times New Roman" w:hAnsi="Times New Roman" w:cs="Times New Roman"/>
          <w:i/>
          <w:szCs w:val="22"/>
        </w:rPr>
        <w:t xml:space="preserve"> χρόνου έρευνας</w:t>
      </w:r>
      <w:r>
        <w:rPr>
          <w:rFonts w:ascii="Times New Roman" w:hAnsi="Times New Roman" w:cs="Times New Roman"/>
          <w:szCs w:val="22"/>
        </w:rPr>
        <w:t>. Το ενδιαφέρον</w:t>
      </w:r>
      <w:r w:rsidR="002B5BDB">
        <w:rPr>
          <w:rFonts w:ascii="Times New Roman" w:hAnsi="Times New Roman" w:cs="Times New Roman"/>
          <w:szCs w:val="22"/>
        </w:rPr>
        <w:t xml:space="preserve"> της συγκεκριμένης έρευνας θα δο</w:t>
      </w:r>
      <w:r>
        <w:rPr>
          <w:rFonts w:ascii="Times New Roman" w:hAnsi="Times New Roman" w:cs="Times New Roman"/>
          <w:szCs w:val="22"/>
        </w:rPr>
        <w:t xml:space="preserve">θεί </w:t>
      </w:r>
      <w:r w:rsidR="00373D13" w:rsidRPr="00E22817">
        <w:rPr>
          <w:rFonts w:ascii="Times New Roman" w:hAnsi="Times New Roman" w:cs="Times New Roman"/>
          <w:szCs w:val="22"/>
        </w:rPr>
        <w:t xml:space="preserve">στις σχέσεις όπου συμπεριλαμβάνουν τις μεταβλητές </w:t>
      </w:r>
      <w:r w:rsidR="00373D13" w:rsidRPr="00E22817">
        <w:rPr>
          <w:rFonts w:ascii="Times New Roman" w:hAnsi="Times New Roman" w:cs="Times New Roman"/>
          <w:szCs w:val="22"/>
          <w:lang w:val="en-US"/>
        </w:rPr>
        <w:t>Lab</w:t>
      </w:r>
      <w:r w:rsidR="00373D13" w:rsidRPr="00E22817">
        <w:rPr>
          <w:rFonts w:ascii="Times New Roman" w:hAnsi="Times New Roman" w:cs="Times New Roman"/>
          <w:szCs w:val="22"/>
        </w:rPr>
        <w:t xml:space="preserve"> </w:t>
      </w:r>
      <w:r w:rsidR="00373D13" w:rsidRPr="00E22817">
        <w:rPr>
          <w:rFonts w:ascii="Times New Roman" w:hAnsi="Times New Roman" w:cs="Times New Roman"/>
          <w:szCs w:val="22"/>
          <w:lang w:val="en-US"/>
        </w:rPr>
        <w:t>note</w:t>
      </w:r>
      <w:r w:rsidR="00373D13" w:rsidRPr="00E22817">
        <w:rPr>
          <w:rFonts w:ascii="Times New Roman" w:hAnsi="Times New Roman" w:cs="Times New Roman"/>
          <w:szCs w:val="22"/>
        </w:rPr>
        <w:t xml:space="preserve">, </w:t>
      </w:r>
      <w:r w:rsidR="00373D13" w:rsidRPr="00E22817">
        <w:rPr>
          <w:rFonts w:ascii="Times New Roman" w:hAnsi="Times New Roman" w:cs="Times New Roman"/>
          <w:szCs w:val="22"/>
          <w:lang w:val="en-US"/>
        </w:rPr>
        <w:t>Exam</w:t>
      </w:r>
      <w:r w:rsidR="00373D13" w:rsidRPr="00E22817">
        <w:rPr>
          <w:rFonts w:ascii="Times New Roman" w:hAnsi="Times New Roman" w:cs="Times New Roman"/>
          <w:szCs w:val="22"/>
        </w:rPr>
        <w:t xml:space="preserve"> </w:t>
      </w:r>
      <w:r w:rsidR="00373D13" w:rsidRPr="00E22817">
        <w:rPr>
          <w:rFonts w:ascii="Times New Roman" w:hAnsi="Times New Roman" w:cs="Times New Roman"/>
          <w:szCs w:val="22"/>
          <w:lang w:val="en-US"/>
        </w:rPr>
        <w:t>note</w:t>
      </w:r>
      <w:r w:rsidR="00373D13" w:rsidRPr="00E22817">
        <w:rPr>
          <w:rFonts w:ascii="Times New Roman" w:hAnsi="Times New Roman" w:cs="Times New Roman"/>
          <w:szCs w:val="22"/>
        </w:rPr>
        <w:t xml:space="preserve"> και </w:t>
      </w:r>
      <w:r w:rsidR="00373D13" w:rsidRPr="00E22817">
        <w:rPr>
          <w:rFonts w:ascii="Times New Roman" w:hAnsi="Times New Roman" w:cs="Times New Roman"/>
          <w:szCs w:val="22"/>
          <w:lang w:val="en-US"/>
        </w:rPr>
        <w:t>Final</w:t>
      </w:r>
      <w:r w:rsidR="00373D13" w:rsidRPr="00E22817">
        <w:rPr>
          <w:rFonts w:ascii="Times New Roman" w:hAnsi="Times New Roman" w:cs="Times New Roman"/>
          <w:szCs w:val="22"/>
        </w:rPr>
        <w:t xml:space="preserve"> </w:t>
      </w:r>
      <w:r w:rsidR="00373D13" w:rsidRPr="00E22817">
        <w:rPr>
          <w:rFonts w:ascii="Times New Roman" w:hAnsi="Times New Roman" w:cs="Times New Roman"/>
          <w:szCs w:val="22"/>
          <w:lang w:val="en-US"/>
        </w:rPr>
        <w:t>note</w:t>
      </w:r>
      <w:r w:rsidR="00373D13" w:rsidRPr="00E22817">
        <w:rPr>
          <w:rFonts w:ascii="Times New Roman" w:hAnsi="Times New Roman" w:cs="Times New Roman"/>
          <w:szCs w:val="22"/>
        </w:rPr>
        <w:t>. Σχέσεις</w:t>
      </w:r>
      <w:r w:rsidR="000A03BC" w:rsidRPr="000A03BC">
        <w:rPr>
          <w:rFonts w:ascii="Times New Roman" w:hAnsi="Times New Roman" w:cs="Times New Roman"/>
          <w:szCs w:val="22"/>
          <w:lang w:val="en-US"/>
        </w:rPr>
        <w:t xml:space="preserve"> </w:t>
      </w:r>
      <w:r w:rsidR="000A03BC">
        <w:rPr>
          <w:rFonts w:ascii="Times New Roman" w:hAnsi="Times New Roman" w:cs="Times New Roman"/>
          <w:szCs w:val="22"/>
        </w:rPr>
        <w:t>που</w:t>
      </w:r>
      <w:r w:rsidR="000A03BC" w:rsidRPr="000A03BC">
        <w:rPr>
          <w:rFonts w:ascii="Times New Roman" w:hAnsi="Times New Roman" w:cs="Times New Roman"/>
          <w:szCs w:val="22"/>
          <w:lang w:val="en-US"/>
        </w:rPr>
        <w:t xml:space="preserve"> </w:t>
      </w:r>
      <w:r w:rsidR="000A03BC">
        <w:rPr>
          <w:rFonts w:ascii="Times New Roman" w:hAnsi="Times New Roman" w:cs="Times New Roman"/>
          <w:szCs w:val="22"/>
        </w:rPr>
        <w:t>χαρακτηρίζονται</w:t>
      </w:r>
      <w:r w:rsidR="000A03BC" w:rsidRPr="000A03BC">
        <w:rPr>
          <w:rFonts w:ascii="Times New Roman" w:hAnsi="Times New Roman" w:cs="Times New Roman"/>
          <w:szCs w:val="22"/>
          <w:lang w:val="en-US"/>
        </w:rPr>
        <w:t xml:space="preserve"> </w:t>
      </w:r>
      <w:r w:rsidR="000A03BC">
        <w:rPr>
          <w:rFonts w:ascii="Times New Roman" w:hAnsi="Times New Roman" w:cs="Times New Roman"/>
          <w:szCs w:val="22"/>
        </w:rPr>
        <w:t>από</w:t>
      </w:r>
      <w:r w:rsidR="00373D13" w:rsidRPr="00E22817">
        <w:rPr>
          <w:rFonts w:ascii="Times New Roman" w:hAnsi="Times New Roman" w:cs="Times New Roman"/>
          <w:szCs w:val="22"/>
          <w:lang w:val="en-US"/>
        </w:rPr>
        <w:t xml:space="preserve"> </w:t>
      </w:r>
      <w:r w:rsidR="00373D13" w:rsidRPr="00E22817">
        <w:rPr>
          <w:rFonts w:ascii="Times New Roman" w:hAnsi="Times New Roman" w:cs="Times New Roman"/>
          <w:szCs w:val="22"/>
        </w:rPr>
        <w:t>χαμηλή</w:t>
      </w:r>
      <w:r w:rsidR="00373D13" w:rsidRPr="00E22817">
        <w:rPr>
          <w:rFonts w:ascii="Times New Roman" w:hAnsi="Times New Roman" w:cs="Times New Roman"/>
          <w:szCs w:val="22"/>
          <w:lang w:val="en-US"/>
        </w:rPr>
        <w:t xml:space="preserve"> </w:t>
      </w:r>
      <w:r w:rsidR="00373D13" w:rsidRPr="00E22817">
        <w:rPr>
          <w:rFonts w:ascii="Times New Roman" w:hAnsi="Times New Roman" w:cs="Times New Roman"/>
          <w:szCs w:val="22"/>
        </w:rPr>
        <w:t>συσχέτιση</w:t>
      </w:r>
      <w:r w:rsidR="00373D13" w:rsidRPr="00E22817">
        <w:rPr>
          <w:rFonts w:ascii="Times New Roman" w:hAnsi="Times New Roman" w:cs="Times New Roman"/>
          <w:szCs w:val="22"/>
          <w:lang w:val="en-US"/>
        </w:rPr>
        <w:t xml:space="preserve"> </w:t>
      </w:r>
      <w:r w:rsidR="00373D13" w:rsidRPr="00E22817">
        <w:rPr>
          <w:rFonts w:ascii="Times New Roman" w:hAnsi="Times New Roman" w:cs="Times New Roman"/>
          <w:szCs w:val="22"/>
        </w:rPr>
        <w:t>είναι</w:t>
      </w:r>
      <w:r w:rsidR="00373D13" w:rsidRPr="00E22817">
        <w:rPr>
          <w:rFonts w:ascii="Times New Roman" w:hAnsi="Times New Roman" w:cs="Times New Roman"/>
          <w:szCs w:val="22"/>
          <w:lang w:val="en-US"/>
        </w:rPr>
        <w:t xml:space="preserve"> </w:t>
      </w:r>
      <w:r w:rsidR="00373D13" w:rsidRPr="00E22817">
        <w:rPr>
          <w:rFonts w:ascii="Times New Roman" w:hAnsi="Times New Roman" w:cs="Times New Roman"/>
          <w:szCs w:val="22"/>
        </w:rPr>
        <w:t>οι</w:t>
      </w:r>
      <w:r w:rsidR="00373D13" w:rsidRPr="00E22817">
        <w:rPr>
          <w:rFonts w:ascii="Times New Roman" w:hAnsi="Times New Roman" w:cs="Times New Roman"/>
          <w:szCs w:val="22"/>
          <w:lang w:val="en-US"/>
        </w:rPr>
        <w:t xml:space="preserve"> </w:t>
      </w:r>
      <w:r w:rsidR="00373D13" w:rsidRPr="00E22817">
        <w:rPr>
          <w:rFonts w:ascii="Times New Roman" w:hAnsi="Times New Roman" w:cs="Times New Roman"/>
          <w:szCs w:val="22"/>
        </w:rPr>
        <w:t>εξής</w:t>
      </w:r>
      <w:r w:rsidR="00373D13" w:rsidRPr="00E22817">
        <w:rPr>
          <w:rFonts w:ascii="Times New Roman" w:hAnsi="Times New Roman" w:cs="Times New Roman"/>
          <w:szCs w:val="22"/>
          <w:lang w:val="en-US"/>
        </w:rPr>
        <w:t xml:space="preserve">: </w:t>
      </w:r>
      <w:r w:rsidR="00005EFD">
        <w:rPr>
          <w:rFonts w:ascii="Times New Roman" w:hAnsi="Times New Roman" w:cs="Times New Roman"/>
          <w:i/>
          <w:color w:val="auto"/>
          <w:szCs w:val="22"/>
          <w:lang w:val="en-US"/>
        </w:rPr>
        <w:t>ease of moodle use perceptions- l</w:t>
      </w:r>
      <w:r w:rsidR="00E22817" w:rsidRPr="00E22817">
        <w:rPr>
          <w:rFonts w:ascii="Times New Roman" w:hAnsi="Times New Roman" w:cs="Times New Roman"/>
          <w:i/>
          <w:color w:val="auto"/>
          <w:szCs w:val="22"/>
          <w:lang w:val="en-US"/>
        </w:rPr>
        <w:t xml:space="preserve">ab </w:t>
      </w:r>
      <w:r w:rsidR="00373D13" w:rsidRPr="00E22817">
        <w:rPr>
          <w:rFonts w:ascii="Times New Roman" w:hAnsi="Times New Roman" w:cs="Times New Roman"/>
          <w:i/>
          <w:color w:val="auto"/>
          <w:szCs w:val="22"/>
          <w:lang w:val="en-US"/>
        </w:rPr>
        <w:t xml:space="preserve">note, </w:t>
      </w:r>
      <w:r w:rsidR="00005EFD">
        <w:rPr>
          <w:rFonts w:ascii="Times New Roman" w:hAnsi="Times New Roman" w:cs="Times New Roman"/>
          <w:i/>
          <w:color w:val="auto"/>
          <w:szCs w:val="22"/>
          <w:lang w:val="en-US"/>
        </w:rPr>
        <w:t>attitude about moodle- l</w:t>
      </w:r>
      <w:r w:rsidR="00E22817" w:rsidRPr="00E22817">
        <w:rPr>
          <w:rFonts w:ascii="Times New Roman" w:hAnsi="Times New Roman" w:cs="Times New Roman"/>
          <w:i/>
          <w:color w:val="auto"/>
          <w:szCs w:val="22"/>
          <w:lang w:val="en-US"/>
        </w:rPr>
        <w:t xml:space="preserve">ab </w:t>
      </w:r>
      <w:r w:rsidR="00373D13" w:rsidRPr="00E22817">
        <w:rPr>
          <w:rFonts w:ascii="Times New Roman" w:hAnsi="Times New Roman" w:cs="Times New Roman"/>
          <w:i/>
          <w:color w:val="auto"/>
          <w:szCs w:val="22"/>
          <w:lang w:val="en-US"/>
        </w:rPr>
        <w:t>note,</w:t>
      </w:r>
      <w:r w:rsidR="00E22817" w:rsidRPr="00E22817">
        <w:rPr>
          <w:rFonts w:ascii="Times New Roman" w:hAnsi="Times New Roman" w:cs="Times New Roman"/>
          <w:i/>
          <w:color w:val="auto"/>
          <w:szCs w:val="22"/>
          <w:lang w:val="en-US"/>
        </w:rPr>
        <w:t xml:space="preserve"> </w:t>
      </w:r>
      <w:r w:rsidR="00005EFD">
        <w:rPr>
          <w:rFonts w:ascii="Times New Roman" w:hAnsi="Times New Roman" w:cs="Times New Roman"/>
          <w:i/>
          <w:color w:val="auto"/>
          <w:sz w:val="24"/>
          <w:szCs w:val="24"/>
          <w:lang w:val="en-US"/>
        </w:rPr>
        <w:t>attitude about moodle- e</w:t>
      </w:r>
      <w:r w:rsidR="00265783">
        <w:rPr>
          <w:rFonts w:ascii="Times New Roman" w:hAnsi="Times New Roman" w:cs="Times New Roman"/>
          <w:i/>
          <w:color w:val="auto"/>
          <w:sz w:val="24"/>
          <w:szCs w:val="24"/>
          <w:lang w:val="en-US"/>
        </w:rPr>
        <w:t xml:space="preserve">xam </w:t>
      </w:r>
      <w:r w:rsidR="00E22817" w:rsidRPr="00E22817">
        <w:rPr>
          <w:rFonts w:ascii="Times New Roman" w:hAnsi="Times New Roman" w:cs="Times New Roman"/>
          <w:i/>
          <w:color w:val="auto"/>
          <w:sz w:val="24"/>
          <w:szCs w:val="24"/>
          <w:lang w:val="en-US"/>
        </w:rPr>
        <w:t>note,</w:t>
      </w:r>
      <w:r w:rsidR="00373D13" w:rsidRPr="00E22817">
        <w:rPr>
          <w:rFonts w:ascii="Times New Roman" w:hAnsi="Times New Roman" w:cs="Times New Roman"/>
          <w:i/>
          <w:color w:val="auto"/>
          <w:szCs w:val="22"/>
          <w:lang w:val="en-US"/>
        </w:rPr>
        <w:t xml:space="preserve"> </w:t>
      </w:r>
      <w:r w:rsidR="00005EFD">
        <w:rPr>
          <w:rFonts w:ascii="Times New Roman" w:hAnsi="Times New Roman" w:cs="Times New Roman"/>
          <w:i/>
          <w:color w:val="auto"/>
          <w:szCs w:val="22"/>
          <w:lang w:val="en-US"/>
        </w:rPr>
        <w:t>forum view- l</w:t>
      </w:r>
      <w:r w:rsidR="00E22817" w:rsidRPr="00E22817">
        <w:rPr>
          <w:rFonts w:ascii="Times New Roman" w:hAnsi="Times New Roman" w:cs="Times New Roman"/>
          <w:i/>
          <w:color w:val="auto"/>
          <w:szCs w:val="22"/>
          <w:lang w:val="en-US"/>
        </w:rPr>
        <w:t xml:space="preserve">ab </w:t>
      </w:r>
      <w:r w:rsidR="00373D13" w:rsidRPr="00E22817">
        <w:rPr>
          <w:rFonts w:ascii="Times New Roman" w:hAnsi="Times New Roman" w:cs="Times New Roman"/>
          <w:i/>
          <w:color w:val="auto"/>
          <w:szCs w:val="22"/>
          <w:lang w:val="en-US"/>
        </w:rPr>
        <w:t xml:space="preserve">note, </w:t>
      </w:r>
      <w:r w:rsidR="00005EFD">
        <w:rPr>
          <w:rFonts w:ascii="Times New Roman" w:hAnsi="Times New Roman" w:cs="Times New Roman"/>
          <w:i/>
          <w:color w:val="auto"/>
          <w:szCs w:val="22"/>
          <w:lang w:val="en-US"/>
        </w:rPr>
        <w:t>glossary view- l</w:t>
      </w:r>
      <w:r w:rsidR="00E22817" w:rsidRPr="00E22817">
        <w:rPr>
          <w:rFonts w:ascii="Times New Roman" w:hAnsi="Times New Roman" w:cs="Times New Roman"/>
          <w:i/>
          <w:color w:val="auto"/>
          <w:szCs w:val="22"/>
          <w:lang w:val="en-US"/>
        </w:rPr>
        <w:t xml:space="preserve">ab </w:t>
      </w:r>
      <w:r w:rsidR="00373D13" w:rsidRPr="00E22817">
        <w:rPr>
          <w:rFonts w:ascii="Times New Roman" w:hAnsi="Times New Roman" w:cs="Times New Roman"/>
          <w:i/>
          <w:color w:val="auto"/>
          <w:szCs w:val="22"/>
          <w:lang w:val="en-US"/>
        </w:rPr>
        <w:t xml:space="preserve">note, </w:t>
      </w:r>
      <w:r w:rsidR="00005EFD">
        <w:rPr>
          <w:rFonts w:ascii="Times New Roman" w:hAnsi="Times New Roman" w:cs="Times New Roman"/>
          <w:i/>
          <w:color w:val="auto"/>
          <w:szCs w:val="22"/>
          <w:lang w:val="en-US"/>
        </w:rPr>
        <w:t>glossary view- f</w:t>
      </w:r>
      <w:r w:rsidR="00E22817" w:rsidRPr="00E22817">
        <w:rPr>
          <w:rFonts w:ascii="Times New Roman" w:hAnsi="Times New Roman" w:cs="Times New Roman"/>
          <w:i/>
          <w:color w:val="auto"/>
          <w:szCs w:val="22"/>
          <w:lang w:val="en-US"/>
        </w:rPr>
        <w:t xml:space="preserve">inal </w:t>
      </w:r>
      <w:r w:rsidR="00373D13" w:rsidRPr="00E22817">
        <w:rPr>
          <w:rFonts w:ascii="Times New Roman" w:hAnsi="Times New Roman" w:cs="Times New Roman"/>
          <w:i/>
          <w:color w:val="auto"/>
          <w:szCs w:val="22"/>
          <w:lang w:val="en-US"/>
        </w:rPr>
        <w:t xml:space="preserve">note, </w:t>
      </w:r>
      <w:r w:rsidR="00005EFD">
        <w:rPr>
          <w:rFonts w:ascii="Times New Roman" w:hAnsi="Times New Roman" w:cs="Times New Roman"/>
          <w:i/>
          <w:color w:val="auto"/>
          <w:szCs w:val="22"/>
          <w:lang w:val="en-US"/>
        </w:rPr>
        <w:t>questionnaire view- e</w:t>
      </w:r>
      <w:r w:rsidR="00E22817" w:rsidRPr="00E22817">
        <w:rPr>
          <w:rFonts w:ascii="Times New Roman" w:hAnsi="Times New Roman" w:cs="Times New Roman"/>
          <w:i/>
          <w:color w:val="auto"/>
          <w:szCs w:val="22"/>
          <w:lang w:val="en-US"/>
        </w:rPr>
        <w:t xml:space="preserve">xam </w:t>
      </w:r>
      <w:r w:rsidR="008F2354">
        <w:rPr>
          <w:rFonts w:ascii="Times New Roman" w:hAnsi="Times New Roman" w:cs="Times New Roman"/>
          <w:i/>
          <w:color w:val="auto"/>
          <w:szCs w:val="22"/>
          <w:lang w:val="en-US"/>
        </w:rPr>
        <w:t>note</w:t>
      </w:r>
      <w:r w:rsidR="008F2354" w:rsidRPr="008F2354">
        <w:rPr>
          <w:rFonts w:ascii="Times New Roman" w:hAnsi="Times New Roman" w:cs="Times New Roman"/>
          <w:i/>
          <w:color w:val="auto"/>
          <w:szCs w:val="22"/>
          <w:lang w:val="en-US"/>
        </w:rPr>
        <w:t xml:space="preserve"> </w:t>
      </w:r>
      <w:r w:rsidR="008F2354" w:rsidRPr="008F2354">
        <w:rPr>
          <w:rFonts w:ascii="Times New Roman" w:hAnsi="Times New Roman" w:cs="Times New Roman"/>
          <w:color w:val="auto"/>
          <w:szCs w:val="22"/>
        </w:rPr>
        <w:t>και</w:t>
      </w:r>
      <w:r w:rsidR="008F2354" w:rsidRPr="008F2354">
        <w:rPr>
          <w:rFonts w:ascii="Times New Roman" w:hAnsi="Times New Roman" w:cs="Times New Roman"/>
          <w:i/>
          <w:color w:val="auto"/>
          <w:szCs w:val="22"/>
          <w:lang w:val="en-US"/>
        </w:rPr>
        <w:t xml:space="preserve"> </w:t>
      </w:r>
      <w:r w:rsidR="00005EFD">
        <w:rPr>
          <w:rFonts w:ascii="Times New Roman" w:hAnsi="Times New Roman" w:cs="Times New Roman"/>
          <w:i/>
          <w:color w:val="auto"/>
          <w:szCs w:val="22"/>
          <w:lang w:val="en-US"/>
        </w:rPr>
        <w:t>user view- l</w:t>
      </w:r>
      <w:r w:rsidR="00E22817" w:rsidRPr="00E22817">
        <w:rPr>
          <w:rFonts w:ascii="Times New Roman" w:hAnsi="Times New Roman" w:cs="Times New Roman"/>
          <w:i/>
          <w:color w:val="auto"/>
          <w:szCs w:val="22"/>
          <w:lang w:val="en-US"/>
        </w:rPr>
        <w:t xml:space="preserve">ab </w:t>
      </w:r>
      <w:r w:rsidR="00373D13" w:rsidRPr="00E22817">
        <w:rPr>
          <w:rFonts w:ascii="Times New Roman" w:hAnsi="Times New Roman" w:cs="Times New Roman"/>
          <w:i/>
          <w:color w:val="auto"/>
          <w:szCs w:val="22"/>
          <w:lang w:val="en-US"/>
        </w:rPr>
        <w:t>note</w:t>
      </w:r>
      <w:r w:rsidR="00265783">
        <w:rPr>
          <w:rFonts w:ascii="Times New Roman" w:hAnsi="Times New Roman" w:cs="Times New Roman"/>
          <w:i/>
          <w:color w:val="auto"/>
          <w:szCs w:val="22"/>
          <w:lang w:val="en-US"/>
        </w:rPr>
        <w:t>.</w:t>
      </w:r>
      <w:r w:rsidR="00265783" w:rsidRPr="00265783">
        <w:rPr>
          <w:rFonts w:ascii="Times New Roman" w:hAnsi="Times New Roman" w:cs="Times New Roman"/>
          <w:i/>
          <w:color w:val="auto"/>
          <w:szCs w:val="22"/>
          <w:lang w:val="en-US"/>
        </w:rPr>
        <w:t xml:space="preserve"> </w:t>
      </w:r>
    </w:p>
    <w:p w14:paraId="1F5AE7BD" w14:textId="77777777" w:rsidR="00265783" w:rsidRPr="00265783" w:rsidRDefault="00265783" w:rsidP="001E7414">
      <w:pPr>
        <w:spacing w:line="360" w:lineRule="auto"/>
        <w:ind w:firstLine="284"/>
        <w:jc w:val="both"/>
        <w:rPr>
          <w:rFonts w:ascii="Times New Roman" w:hAnsi="Times New Roman" w:cs="Times New Roman"/>
          <w:i/>
          <w:color w:val="auto"/>
          <w:szCs w:val="22"/>
          <w:lang w:val="en-US"/>
        </w:rPr>
      </w:pPr>
    </w:p>
    <w:p w14:paraId="7D790942" w14:textId="77777777" w:rsidR="00265783" w:rsidRPr="00C94C2E" w:rsidRDefault="00E22817" w:rsidP="001E7414">
      <w:pPr>
        <w:spacing w:before="240" w:line="360" w:lineRule="auto"/>
        <w:ind w:firstLine="284"/>
        <w:jc w:val="both"/>
        <w:rPr>
          <w:rFonts w:ascii="Times New Roman" w:hAnsi="Times New Roman" w:cs="Times New Roman"/>
          <w:i/>
          <w:color w:val="auto"/>
          <w:szCs w:val="22"/>
        </w:rPr>
      </w:pPr>
      <w:r w:rsidRPr="00E22817">
        <w:rPr>
          <w:rFonts w:ascii="Times New Roman" w:hAnsi="Times New Roman" w:cs="Times New Roman"/>
          <w:color w:val="auto"/>
          <w:szCs w:val="22"/>
        </w:rPr>
        <w:t>Σχέσεις</w:t>
      </w:r>
      <w:r w:rsidRPr="00E22817">
        <w:rPr>
          <w:rFonts w:ascii="Times New Roman" w:hAnsi="Times New Roman" w:cs="Times New Roman"/>
          <w:color w:val="auto"/>
          <w:szCs w:val="22"/>
          <w:lang w:val="en-US"/>
        </w:rPr>
        <w:t xml:space="preserve"> </w:t>
      </w:r>
      <w:r w:rsidR="000A03BC">
        <w:rPr>
          <w:rFonts w:ascii="Times New Roman" w:hAnsi="Times New Roman" w:cs="Times New Roman"/>
          <w:color w:val="auto"/>
          <w:szCs w:val="22"/>
        </w:rPr>
        <w:t>που</w:t>
      </w:r>
      <w:r w:rsidR="000A03BC" w:rsidRPr="000A03BC">
        <w:rPr>
          <w:rFonts w:ascii="Times New Roman" w:hAnsi="Times New Roman" w:cs="Times New Roman"/>
          <w:color w:val="auto"/>
          <w:szCs w:val="22"/>
          <w:lang w:val="en-US"/>
        </w:rPr>
        <w:t xml:space="preserve"> </w:t>
      </w:r>
      <w:r w:rsidR="000A03BC">
        <w:rPr>
          <w:rFonts w:ascii="Times New Roman" w:hAnsi="Times New Roman" w:cs="Times New Roman"/>
          <w:color w:val="auto"/>
          <w:szCs w:val="22"/>
        </w:rPr>
        <w:t>χαρακτηρίζονται</w:t>
      </w:r>
      <w:r w:rsidR="000A03BC" w:rsidRPr="000A03BC">
        <w:rPr>
          <w:rFonts w:ascii="Times New Roman" w:hAnsi="Times New Roman" w:cs="Times New Roman"/>
          <w:color w:val="auto"/>
          <w:szCs w:val="22"/>
          <w:lang w:val="en-US"/>
        </w:rPr>
        <w:t xml:space="preserve"> </w:t>
      </w:r>
      <w:r w:rsidR="000A03BC">
        <w:rPr>
          <w:rFonts w:ascii="Times New Roman" w:hAnsi="Times New Roman" w:cs="Times New Roman"/>
          <w:color w:val="auto"/>
          <w:szCs w:val="22"/>
        </w:rPr>
        <w:t>από</w:t>
      </w:r>
      <w:r w:rsidRPr="00E22817">
        <w:rPr>
          <w:rFonts w:ascii="Times New Roman" w:hAnsi="Times New Roman" w:cs="Times New Roman"/>
          <w:color w:val="auto"/>
          <w:szCs w:val="22"/>
          <w:lang w:val="en-US"/>
        </w:rPr>
        <w:t xml:space="preserve"> </w:t>
      </w:r>
      <w:r w:rsidRPr="00E22817">
        <w:rPr>
          <w:rFonts w:ascii="Times New Roman" w:hAnsi="Times New Roman" w:cs="Times New Roman"/>
          <w:color w:val="auto"/>
          <w:szCs w:val="22"/>
        </w:rPr>
        <w:t>μέτρια</w:t>
      </w:r>
      <w:r w:rsidRPr="00E22817">
        <w:rPr>
          <w:rFonts w:ascii="Times New Roman" w:hAnsi="Times New Roman" w:cs="Times New Roman"/>
          <w:color w:val="auto"/>
          <w:szCs w:val="22"/>
          <w:lang w:val="en-US"/>
        </w:rPr>
        <w:t xml:space="preserve"> </w:t>
      </w:r>
      <w:r w:rsidRPr="00E22817">
        <w:rPr>
          <w:rFonts w:ascii="Times New Roman" w:hAnsi="Times New Roman" w:cs="Times New Roman"/>
          <w:color w:val="auto"/>
          <w:szCs w:val="22"/>
        </w:rPr>
        <w:t>συσχέτιση</w:t>
      </w:r>
      <w:r w:rsidRPr="00E22817">
        <w:rPr>
          <w:rFonts w:ascii="Times New Roman" w:hAnsi="Times New Roman" w:cs="Times New Roman"/>
          <w:color w:val="auto"/>
          <w:szCs w:val="22"/>
          <w:lang w:val="en-US"/>
        </w:rPr>
        <w:t xml:space="preserve"> </w:t>
      </w:r>
      <w:r w:rsidRPr="00E22817">
        <w:rPr>
          <w:rFonts w:ascii="Times New Roman" w:hAnsi="Times New Roman" w:cs="Times New Roman"/>
          <w:color w:val="auto"/>
          <w:szCs w:val="22"/>
        </w:rPr>
        <w:t>είναι</w:t>
      </w:r>
      <w:r w:rsidRPr="00E22817">
        <w:rPr>
          <w:rFonts w:ascii="Times New Roman" w:hAnsi="Times New Roman" w:cs="Times New Roman"/>
          <w:color w:val="auto"/>
          <w:szCs w:val="22"/>
          <w:lang w:val="en-US"/>
        </w:rPr>
        <w:t xml:space="preserve"> </w:t>
      </w:r>
      <w:r w:rsidRPr="00E22817">
        <w:rPr>
          <w:rFonts w:ascii="Times New Roman" w:hAnsi="Times New Roman" w:cs="Times New Roman"/>
          <w:color w:val="auto"/>
          <w:szCs w:val="22"/>
        </w:rPr>
        <w:t>οι</w:t>
      </w:r>
      <w:r w:rsidRPr="00E22817">
        <w:rPr>
          <w:rFonts w:ascii="Times New Roman" w:hAnsi="Times New Roman" w:cs="Times New Roman"/>
          <w:color w:val="auto"/>
          <w:szCs w:val="22"/>
          <w:lang w:val="en-US"/>
        </w:rPr>
        <w:t xml:space="preserve"> </w:t>
      </w:r>
      <w:r w:rsidRPr="00E22817">
        <w:rPr>
          <w:rFonts w:ascii="Times New Roman" w:hAnsi="Times New Roman" w:cs="Times New Roman"/>
          <w:color w:val="auto"/>
          <w:szCs w:val="22"/>
        </w:rPr>
        <w:t>εξής</w:t>
      </w:r>
      <w:r w:rsidRPr="00E22817">
        <w:rPr>
          <w:rFonts w:ascii="Times New Roman" w:hAnsi="Times New Roman" w:cs="Times New Roman"/>
          <w:color w:val="auto"/>
          <w:szCs w:val="22"/>
          <w:lang w:val="en-US"/>
        </w:rPr>
        <w:t xml:space="preserve">: </w:t>
      </w:r>
      <w:r w:rsidR="00005EFD">
        <w:rPr>
          <w:rFonts w:ascii="Times New Roman" w:hAnsi="Times New Roman" w:cs="Times New Roman"/>
          <w:i/>
          <w:color w:val="auto"/>
          <w:szCs w:val="22"/>
          <w:lang w:val="en-US"/>
        </w:rPr>
        <w:t>c</w:t>
      </w:r>
      <w:r w:rsidRPr="00E22817">
        <w:rPr>
          <w:rFonts w:ascii="Times New Roman" w:hAnsi="Times New Roman" w:cs="Times New Roman"/>
          <w:i/>
          <w:color w:val="auto"/>
          <w:szCs w:val="22"/>
          <w:lang w:val="en-US"/>
        </w:rPr>
        <w:t>omputer</w:t>
      </w:r>
      <w:r w:rsidR="00265783">
        <w:rPr>
          <w:rFonts w:ascii="Times New Roman" w:hAnsi="Times New Roman" w:cs="Times New Roman"/>
          <w:i/>
          <w:color w:val="auto"/>
          <w:szCs w:val="22"/>
          <w:lang w:val="en-US"/>
        </w:rPr>
        <w:t xml:space="preserve"> </w:t>
      </w:r>
      <w:r w:rsidRPr="00E22817">
        <w:rPr>
          <w:rFonts w:ascii="Times New Roman" w:hAnsi="Times New Roman" w:cs="Times New Roman"/>
          <w:i/>
          <w:color w:val="auto"/>
          <w:szCs w:val="22"/>
          <w:lang w:val="en-US"/>
        </w:rPr>
        <w:t>at</w:t>
      </w:r>
      <w:r w:rsidR="00265783">
        <w:rPr>
          <w:rFonts w:ascii="Times New Roman" w:hAnsi="Times New Roman" w:cs="Times New Roman"/>
          <w:i/>
          <w:color w:val="auto"/>
          <w:szCs w:val="22"/>
          <w:lang w:val="en-US"/>
        </w:rPr>
        <w:t xml:space="preserve"> </w:t>
      </w:r>
      <w:r w:rsidR="00005EFD">
        <w:rPr>
          <w:rFonts w:ascii="Times New Roman" w:hAnsi="Times New Roman" w:cs="Times New Roman"/>
          <w:i/>
          <w:color w:val="auto"/>
          <w:szCs w:val="22"/>
          <w:lang w:val="en-US"/>
        </w:rPr>
        <w:t>home- l</w:t>
      </w:r>
      <w:r w:rsidRPr="00E22817">
        <w:rPr>
          <w:rFonts w:ascii="Times New Roman" w:hAnsi="Times New Roman" w:cs="Times New Roman"/>
          <w:i/>
          <w:color w:val="auto"/>
          <w:szCs w:val="22"/>
          <w:lang w:val="en-US"/>
        </w:rPr>
        <w:t>ab</w:t>
      </w:r>
      <w:r w:rsidR="00265783">
        <w:rPr>
          <w:rFonts w:ascii="Times New Roman" w:hAnsi="Times New Roman" w:cs="Times New Roman"/>
          <w:i/>
          <w:color w:val="auto"/>
          <w:szCs w:val="22"/>
          <w:lang w:val="en-US"/>
        </w:rPr>
        <w:t xml:space="preserve"> </w:t>
      </w:r>
      <w:r w:rsidRPr="00E22817">
        <w:rPr>
          <w:rFonts w:ascii="Times New Roman" w:hAnsi="Times New Roman" w:cs="Times New Roman"/>
          <w:i/>
          <w:color w:val="auto"/>
          <w:szCs w:val="22"/>
          <w:lang w:val="en-US"/>
        </w:rPr>
        <w:t xml:space="preserve">note, </w:t>
      </w:r>
      <w:r w:rsidR="00005EFD">
        <w:rPr>
          <w:rFonts w:ascii="Times New Roman" w:hAnsi="Times New Roman" w:cs="Times New Roman"/>
          <w:i/>
          <w:color w:val="auto"/>
          <w:szCs w:val="22"/>
          <w:lang w:val="en-US"/>
        </w:rPr>
        <w:t>s</w:t>
      </w:r>
      <w:r w:rsidR="00265783">
        <w:rPr>
          <w:rFonts w:ascii="Times New Roman" w:hAnsi="Times New Roman" w:cs="Times New Roman"/>
          <w:i/>
          <w:color w:val="auto"/>
          <w:szCs w:val="22"/>
          <w:lang w:val="en-US"/>
        </w:rPr>
        <w:t xml:space="preserve">pectrum of </w:t>
      </w:r>
      <w:r w:rsidRPr="00E22817">
        <w:rPr>
          <w:rFonts w:ascii="Times New Roman" w:hAnsi="Times New Roman" w:cs="Times New Roman"/>
          <w:i/>
          <w:color w:val="auto"/>
          <w:szCs w:val="22"/>
          <w:lang w:val="en-US"/>
        </w:rPr>
        <w:t xml:space="preserve">use- </w:t>
      </w:r>
      <w:r w:rsidR="00005EFD">
        <w:rPr>
          <w:rFonts w:ascii="Times New Roman" w:hAnsi="Times New Roman" w:cs="Times New Roman"/>
          <w:i/>
          <w:color w:val="auto"/>
          <w:szCs w:val="22"/>
          <w:lang w:val="en-US"/>
        </w:rPr>
        <w:t>f</w:t>
      </w:r>
      <w:r w:rsidR="00265783">
        <w:rPr>
          <w:rFonts w:ascii="Times New Roman" w:hAnsi="Times New Roman" w:cs="Times New Roman"/>
          <w:i/>
          <w:color w:val="auto"/>
          <w:szCs w:val="22"/>
          <w:lang w:val="en-US"/>
        </w:rPr>
        <w:t xml:space="preserve">inal </w:t>
      </w:r>
      <w:r w:rsidRPr="00E22817">
        <w:rPr>
          <w:rFonts w:ascii="Times New Roman" w:hAnsi="Times New Roman" w:cs="Times New Roman"/>
          <w:i/>
          <w:color w:val="auto"/>
          <w:szCs w:val="22"/>
          <w:lang w:val="en-US"/>
        </w:rPr>
        <w:t xml:space="preserve">note, </w:t>
      </w:r>
      <w:r w:rsidR="00005EFD">
        <w:rPr>
          <w:rFonts w:ascii="Times New Roman" w:hAnsi="Times New Roman" w:cs="Times New Roman"/>
          <w:i/>
          <w:color w:val="auto"/>
          <w:szCs w:val="22"/>
          <w:lang w:val="en-US"/>
        </w:rPr>
        <w:t>total of id- l</w:t>
      </w:r>
      <w:r w:rsidR="00265783">
        <w:rPr>
          <w:rFonts w:ascii="Times New Roman" w:hAnsi="Times New Roman" w:cs="Times New Roman"/>
          <w:i/>
          <w:color w:val="auto"/>
          <w:szCs w:val="22"/>
          <w:lang w:val="en-US"/>
        </w:rPr>
        <w:t xml:space="preserve">ab </w:t>
      </w:r>
      <w:r w:rsidRPr="00E22817">
        <w:rPr>
          <w:rFonts w:ascii="Times New Roman" w:hAnsi="Times New Roman" w:cs="Times New Roman"/>
          <w:i/>
          <w:color w:val="auto"/>
          <w:szCs w:val="22"/>
          <w:lang w:val="en-US"/>
        </w:rPr>
        <w:t xml:space="preserve">note, </w:t>
      </w:r>
      <w:r w:rsidR="00005EFD">
        <w:rPr>
          <w:rFonts w:ascii="Times New Roman" w:hAnsi="Times New Roman" w:cs="Times New Roman"/>
          <w:i/>
          <w:color w:val="auto"/>
          <w:szCs w:val="22"/>
          <w:lang w:val="en-US"/>
        </w:rPr>
        <w:t>total of id- e</w:t>
      </w:r>
      <w:r w:rsidR="00265783">
        <w:rPr>
          <w:rFonts w:ascii="Times New Roman" w:hAnsi="Times New Roman" w:cs="Times New Roman"/>
          <w:i/>
          <w:color w:val="auto"/>
          <w:szCs w:val="22"/>
          <w:lang w:val="en-US"/>
        </w:rPr>
        <w:t xml:space="preserve">xam </w:t>
      </w:r>
      <w:r w:rsidRPr="00E22817">
        <w:rPr>
          <w:rFonts w:ascii="Times New Roman" w:hAnsi="Times New Roman" w:cs="Times New Roman"/>
          <w:i/>
          <w:color w:val="auto"/>
          <w:szCs w:val="22"/>
          <w:lang w:val="en-US"/>
        </w:rPr>
        <w:t xml:space="preserve">note, </w:t>
      </w:r>
      <w:r w:rsidR="00005EFD">
        <w:rPr>
          <w:rFonts w:ascii="Times New Roman" w:hAnsi="Times New Roman" w:cs="Times New Roman"/>
          <w:i/>
          <w:color w:val="auto"/>
          <w:szCs w:val="22"/>
          <w:lang w:val="en-US"/>
        </w:rPr>
        <w:t>total of id- f</w:t>
      </w:r>
      <w:r w:rsidR="00265783">
        <w:rPr>
          <w:rFonts w:ascii="Times New Roman" w:hAnsi="Times New Roman" w:cs="Times New Roman"/>
          <w:i/>
          <w:color w:val="auto"/>
          <w:szCs w:val="22"/>
          <w:lang w:val="en-US"/>
        </w:rPr>
        <w:t xml:space="preserve">inal </w:t>
      </w:r>
      <w:r w:rsidRPr="00E22817">
        <w:rPr>
          <w:rFonts w:ascii="Times New Roman" w:hAnsi="Times New Roman" w:cs="Times New Roman"/>
          <w:i/>
          <w:color w:val="auto"/>
          <w:szCs w:val="22"/>
          <w:lang w:val="en-US"/>
        </w:rPr>
        <w:t xml:space="preserve">note, </w:t>
      </w:r>
      <w:r w:rsidR="00005EFD">
        <w:rPr>
          <w:rFonts w:ascii="Times New Roman" w:hAnsi="Times New Roman" w:cs="Times New Roman"/>
          <w:i/>
          <w:color w:val="auto"/>
          <w:szCs w:val="22"/>
          <w:lang w:val="en-US"/>
        </w:rPr>
        <w:t>course view- l</w:t>
      </w:r>
      <w:r w:rsidR="00265783">
        <w:rPr>
          <w:rFonts w:ascii="Times New Roman" w:hAnsi="Times New Roman" w:cs="Times New Roman"/>
          <w:i/>
          <w:color w:val="auto"/>
          <w:szCs w:val="22"/>
          <w:lang w:val="en-US"/>
        </w:rPr>
        <w:t xml:space="preserve">ab </w:t>
      </w:r>
      <w:r w:rsidRPr="00E22817">
        <w:rPr>
          <w:rFonts w:ascii="Times New Roman" w:hAnsi="Times New Roman" w:cs="Times New Roman"/>
          <w:i/>
          <w:color w:val="auto"/>
          <w:szCs w:val="22"/>
          <w:lang w:val="en-US"/>
        </w:rPr>
        <w:t xml:space="preserve">note, </w:t>
      </w:r>
      <w:r w:rsidR="00005EFD">
        <w:rPr>
          <w:rFonts w:ascii="Times New Roman" w:hAnsi="Times New Roman" w:cs="Times New Roman"/>
          <w:i/>
          <w:color w:val="auto"/>
          <w:szCs w:val="22"/>
          <w:lang w:val="en-US"/>
        </w:rPr>
        <w:t>course view- f</w:t>
      </w:r>
      <w:r w:rsidR="00265783">
        <w:rPr>
          <w:rFonts w:ascii="Times New Roman" w:hAnsi="Times New Roman" w:cs="Times New Roman"/>
          <w:i/>
          <w:color w:val="auto"/>
          <w:szCs w:val="22"/>
          <w:lang w:val="en-US"/>
        </w:rPr>
        <w:t xml:space="preserve">inal </w:t>
      </w:r>
      <w:r w:rsidRPr="00E22817">
        <w:rPr>
          <w:rFonts w:ascii="Times New Roman" w:hAnsi="Times New Roman" w:cs="Times New Roman"/>
          <w:i/>
          <w:color w:val="auto"/>
          <w:szCs w:val="22"/>
          <w:lang w:val="en-US"/>
        </w:rPr>
        <w:t xml:space="preserve">note, </w:t>
      </w:r>
      <w:r w:rsidR="00005EFD">
        <w:rPr>
          <w:rFonts w:ascii="Times New Roman" w:hAnsi="Times New Roman" w:cs="Times New Roman"/>
          <w:i/>
          <w:color w:val="auto"/>
          <w:szCs w:val="22"/>
          <w:lang w:val="en-US"/>
        </w:rPr>
        <w:t>questionnaire view- l</w:t>
      </w:r>
      <w:r w:rsidR="00265783">
        <w:rPr>
          <w:rFonts w:ascii="Times New Roman" w:hAnsi="Times New Roman" w:cs="Times New Roman"/>
          <w:i/>
          <w:color w:val="auto"/>
          <w:szCs w:val="22"/>
          <w:lang w:val="en-US"/>
        </w:rPr>
        <w:t xml:space="preserve">ab </w:t>
      </w:r>
      <w:r w:rsidRPr="00E22817">
        <w:rPr>
          <w:rFonts w:ascii="Times New Roman" w:hAnsi="Times New Roman" w:cs="Times New Roman"/>
          <w:i/>
          <w:color w:val="auto"/>
          <w:szCs w:val="22"/>
          <w:lang w:val="en-US"/>
        </w:rPr>
        <w:t>note, questio</w:t>
      </w:r>
      <w:r w:rsidR="00265783">
        <w:rPr>
          <w:rFonts w:ascii="Times New Roman" w:hAnsi="Times New Roman" w:cs="Times New Roman"/>
          <w:i/>
          <w:color w:val="auto"/>
          <w:szCs w:val="22"/>
          <w:lang w:val="en-US"/>
        </w:rPr>
        <w:t>nnair</w:t>
      </w:r>
      <w:r w:rsidR="00005EFD">
        <w:rPr>
          <w:rFonts w:ascii="Times New Roman" w:hAnsi="Times New Roman" w:cs="Times New Roman"/>
          <w:i/>
          <w:color w:val="auto"/>
          <w:szCs w:val="22"/>
          <w:lang w:val="en-US"/>
        </w:rPr>
        <w:t>e view- f</w:t>
      </w:r>
      <w:r w:rsidR="00265783">
        <w:rPr>
          <w:rFonts w:ascii="Times New Roman" w:hAnsi="Times New Roman" w:cs="Times New Roman"/>
          <w:i/>
          <w:color w:val="auto"/>
          <w:szCs w:val="22"/>
          <w:lang w:val="en-US"/>
        </w:rPr>
        <w:t xml:space="preserve">inal </w:t>
      </w:r>
      <w:r w:rsidRPr="00E22817">
        <w:rPr>
          <w:rFonts w:ascii="Times New Roman" w:hAnsi="Times New Roman" w:cs="Times New Roman"/>
          <w:i/>
          <w:color w:val="auto"/>
          <w:szCs w:val="22"/>
          <w:lang w:val="en-US"/>
        </w:rPr>
        <w:t xml:space="preserve">note, </w:t>
      </w:r>
      <w:r w:rsidR="00005EFD">
        <w:rPr>
          <w:rFonts w:ascii="Times New Roman" w:hAnsi="Times New Roman" w:cs="Times New Roman"/>
          <w:i/>
          <w:color w:val="auto"/>
          <w:szCs w:val="22"/>
          <w:lang w:val="en-US"/>
        </w:rPr>
        <w:t>resource view- l</w:t>
      </w:r>
      <w:r w:rsidR="00265783">
        <w:rPr>
          <w:rFonts w:ascii="Times New Roman" w:hAnsi="Times New Roman" w:cs="Times New Roman"/>
          <w:i/>
          <w:color w:val="auto"/>
          <w:szCs w:val="22"/>
          <w:lang w:val="en-US"/>
        </w:rPr>
        <w:t xml:space="preserve">ab </w:t>
      </w:r>
      <w:r w:rsidR="008F2354">
        <w:rPr>
          <w:rFonts w:ascii="Times New Roman" w:hAnsi="Times New Roman" w:cs="Times New Roman"/>
          <w:i/>
          <w:color w:val="auto"/>
          <w:szCs w:val="22"/>
          <w:lang w:val="en-US"/>
        </w:rPr>
        <w:t>note</w:t>
      </w:r>
      <w:r w:rsidR="008F2354" w:rsidRPr="008F2354">
        <w:rPr>
          <w:rFonts w:ascii="Times New Roman" w:hAnsi="Times New Roman" w:cs="Times New Roman"/>
          <w:i/>
          <w:color w:val="auto"/>
          <w:szCs w:val="22"/>
          <w:lang w:val="en-US"/>
        </w:rPr>
        <w:t xml:space="preserve"> </w:t>
      </w:r>
      <w:r w:rsidR="008F2354" w:rsidRPr="008F2354">
        <w:rPr>
          <w:rFonts w:ascii="Times New Roman" w:hAnsi="Times New Roman" w:cs="Times New Roman"/>
          <w:color w:val="auto"/>
          <w:szCs w:val="22"/>
        </w:rPr>
        <w:t>και</w:t>
      </w:r>
      <w:r w:rsidRPr="00E22817">
        <w:rPr>
          <w:rFonts w:ascii="Times New Roman" w:hAnsi="Times New Roman" w:cs="Times New Roman"/>
          <w:i/>
          <w:color w:val="auto"/>
          <w:szCs w:val="22"/>
          <w:lang w:val="en-US"/>
        </w:rPr>
        <w:t xml:space="preserve"> </w:t>
      </w:r>
      <w:r w:rsidR="00005EFD">
        <w:rPr>
          <w:rFonts w:ascii="Times New Roman" w:hAnsi="Times New Roman" w:cs="Times New Roman"/>
          <w:i/>
          <w:color w:val="auto"/>
          <w:szCs w:val="22"/>
          <w:lang w:val="en-US"/>
        </w:rPr>
        <w:t>lab note- e</w:t>
      </w:r>
      <w:r w:rsidR="00265783">
        <w:rPr>
          <w:rFonts w:ascii="Times New Roman" w:hAnsi="Times New Roman" w:cs="Times New Roman"/>
          <w:i/>
          <w:color w:val="auto"/>
          <w:szCs w:val="22"/>
          <w:lang w:val="en-US"/>
        </w:rPr>
        <w:t xml:space="preserve">xam </w:t>
      </w:r>
      <w:r w:rsidRPr="00E22817">
        <w:rPr>
          <w:rFonts w:ascii="Times New Roman" w:hAnsi="Times New Roman" w:cs="Times New Roman"/>
          <w:i/>
          <w:color w:val="auto"/>
          <w:szCs w:val="22"/>
          <w:lang w:val="en-US"/>
        </w:rPr>
        <w:t xml:space="preserve">note.  </w:t>
      </w:r>
      <w:r w:rsidRPr="00E22817">
        <w:rPr>
          <w:rFonts w:ascii="Times New Roman" w:hAnsi="Times New Roman" w:cs="Times New Roman"/>
          <w:color w:val="auto"/>
          <w:szCs w:val="22"/>
        </w:rPr>
        <w:t>Σχέσεις</w:t>
      </w:r>
      <w:r w:rsidRPr="00C94C2E">
        <w:rPr>
          <w:rFonts w:ascii="Times New Roman" w:hAnsi="Times New Roman" w:cs="Times New Roman"/>
          <w:color w:val="auto"/>
          <w:szCs w:val="22"/>
        </w:rPr>
        <w:t xml:space="preserve"> </w:t>
      </w:r>
      <w:r w:rsidR="00C94C2E">
        <w:rPr>
          <w:rFonts w:ascii="Times New Roman" w:hAnsi="Times New Roman" w:cs="Times New Roman"/>
          <w:color w:val="auto"/>
          <w:szCs w:val="22"/>
        </w:rPr>
        <w:t>που</w:t>
      </w:r>
      <w:r w:rsidR="00C94C2E" w:rsidRPr="00C94C2E">
        <w:rPr>
          <w:rFonts w:ascii="Times New Roman" w:hAnsi="Times New Roman" w:cs="Times New Roman"/>
          <w:color w:val="auto"/>
          <w:szCs w:val="22"/>
        </w:rPr>
        <w:t xml:space="preserve"> </w:t>
      </w:r>
      <w:r w:rsidR="00C94C2E">
        <w:rPr>
          <w:rFonts w:ascii="Times New Roman" w:hAnsi="Times New Roman" w:cs="Times New Roman"/>
          <w:color w:val="auto"/>
          <w:szCs w:val="22"/>
        </w:rPr>
        <w:t>χαρακτηρίζονται από</w:t>
      </w:r>
      <w:r w:rsidRPr="00C94C2E">
        <w:rPr>
          <w:rFonts w:ascii="Times New Roman" w:hAnsi="Times New Roman" w:cs="Times New Roman"/>
          <w:color w:val="auto"/>
          <w:szCs w:val="22"/>
        </w:rPr>
        <w:t xml:space="preserve"> </w:t>
      </w:r>
      <w:r w:rsidRPr="00E22817">
        <w:rPr>
          <w:rFonts w:ascii="Times New Roman" w:hAnsi="Times New Roman" w:cs="Times New Roman"/>
          <w:color w:val="auto"/>
          <w:szCs w:val="22"/>
        </w:rPr>
        <w:t>υψηλή</w:t>
      </w:r>
      <w:r w:rsidRPr="00C94C2E">
        <w:rPr>
          <w:rFonts w:ascii="Times New Roman" w:hAnsi="Times New Roman" w:cs="Times New Roman"/>
          <w:color w:val="auto"/>
          <w:szCs w:val="22"/>
        </w:rPr>
        <w:t xml:space="preserve"> </w:t>
      </w:r>
      <w:r w:rsidRPr="00E22817">
        <w:rPr>
          <w:rFonts w:ascii="Times New Roman" w:hAnsi="Times New Roman" w:cs="Times New Roman"/>
          <w:color w:val="auto"/>
          <w:szCs w:val="22"/>
        </w:rPr>
        <w:t>συσχέτιση</w:t>
      </w:r>
      <w:r w:rsidRPr="00C94C2E">
        <w:rPr>
          <w:rFonts w:ascii="Times New Roman" w:hAnsi="Times New Roman" w:cs="Times New Roman"/>
          <w:color w:val="auto"/>
          <w:szCs w:val="22"/>
        </w:rPr>
        <w:t xml:space="preserve"> </w:t>
      </w:r>
      <w:r w:rsidRPr="00E22817">
        <w:rPr>
          <w:rFonts w:ascii="Times New Roman" w:hAnsi="Times New Roman" w:cs="Times New Roman"/>
          <w:color w:val="auto"/>
          <w:szCs w:val="22"/>
        </w:rPr>
        <w:t>είναι</w:t>
      </w:r>
      <w:r w:rsidRPr="00C94C2E">
        <w:rPr>
          <w:rFonts w:ascii="Times New Roman" w:hAnsi="Times New Roman" w:cs="Times New Roman"/>
          <w:color w:val="auto"/>
          <w:szCs w:val="22"/>
        </w:rPr>
        <w:t xml:space="preserve"> </w:t>
      </w:r>
      <w:r w:rsidRPr="00E22817">
        <w:rPr>
          <w:rFonts w:ascii="Times New Roman" w:hAnsi="Times New Roman" w:cs="Times New Roman"/>
          <w:color w:val="auto"/>
          <w:szCs w:val="22"/>
        </w:rPr>
        <w:t>οι</w:t>
      </w:r>
      <w:r w:rsidRPr="00C94C2E">
        <w:rPr>
          <w:rFonts w:ascii="Times New Roman" w:hAnsi="Times New Roman" w:cs="Times New Roman"/>
          <w:color w:val="auto"/>
          <w:szCs w:val="22"/>
        </w:rPr>
        <w:t xml:space="preserve"> </w:t>
      </w:r>
      <w:r w:rsidRPr="00E22817">
        <w:rPr>
          <w:rFonts w:ascii="Times New Roman" w:hAnsi="Times New Roman" w:cs="Times New Roman"/>
          <w:color w:val="auto"/>
          <w:szCs w:val="22"/>
        </w:rPr>
        <w:t>εξής</w:t>
      </w:r>
      <w:r w:rsidRPr="00C94C2E">
        <w:rPr>
          <w:rFonts w:ascii="Times New Roman" w:hAnsi="Times New Roman" w:cs="Times New Roman"/>
          <w:color w:val="auto"/>
          <w:szCs w:val="22"/>
        </w:rPr>
        <w:t xml:space="preserve">: </w:t>
      </w:r>
      <w:r w:rsidR="00005EFD">
        <w:rPr>
          <w:rFonts w:ascii="Times New Roman" w:hAnsi="Times New Roman" w:cs="Times New Roman"/>
          <w:i/>
          <w:color w:val="auto"/>
          <w:szCs w:val="22"/>
          <w:lang w:val="en-US"/>
        </w:rPr>
        <w:t>c</w:t>
      </w:r>
      <w:r w:rsidRPr="00E22817">
        <w:rPr>
          <w:rFonts w:ascii="Times New Roman" w:hAnsi="Times New Roman" w:cs="Times New Roman"/>
          <w:i/>
          <w:color w:val="auto"/>
          <w:szCs w:val="22"/>
          <w:lang w:val="en-US"/>
        </w:rPr>
        <w:t>omputer</w:t>
      </w:r>
      <w:r w:rsidR="00265783" w:rsidRPr="00C94C2E">
        <w:rPr>
          <w:rFonts w:ascii="Times New Roman" w:hAnsi="Times New Roman" w:cs="Times New Roman"/>
          <w:i/>
          <w:color w:val="auto"/>
          <w:szCs w:val="22"/>
        </w:rPr>
        <w:t xml:space="preserve"> </w:t>
      </w:r>
      <w:r w:rsidRPr="00E22817">
        <w:rPr>
          <w:rFonts w:ascii="Times New Roman" w:hAnsi="Times New Roman" w:cs="Times New Roman"/>
          <w:i/>
          <w:color w:val="auto"/>
          <w:szCs w:val="22"/>
          <w:lang w:val="en-US"/>
        </w:rPr>
        <w:t>at</w:t>
      </w:r>
      <w:r w:rsidR="00265783" w:rsidRPr="00C94C2E">
        <w:rPr>
          <w:rFonts w:ascii="Times New Roman" w:hAnsi="Times New Roman" w:cs="Times New Roman"/>
          <w:i/>
          <w:color w:val="auto"/>
          <w:szCs w:val="22"/>
        </w:rPr>
        <w:t xml:space="preserve"> </w:t>
      </w:r>
      <w:r w:rsidR="00005EFD">
        <w:rPr>
          <w:rFonts w:ascii="Times New Roman" w:hAnsi="Times New Roman" w:cs="Times New Roman"/>
          <w:i/>
          <w:color w:val="auto"/>
          <w:szCs w:val="22"/>
          <w:lang w:val="en-US"/>
        </w:rPr>
        <w:t>home</w:t>
      </w:r>
      <w:r w:rsidR="00005EFD" w:rsidRPr="00C94C2E">
        <w:rPr>
          <w:rFonts w:ascii="Times New Roman" w:hAnsi="Times New Roman" w:cs="Times New Roman"/>
          <w:i/>
          <w:color w:val="auto"/>
          <w:szCs w:val="22"/>
        </w:rPr>
        <w:t xml:space="preserve">- </w:t>
      </w:r>
      <w:r w:rsidR="00005EFD">
        <w:rPr>
          <w:rFonts w:ascii="Times New Roman" w:hAnsi="Times New Roman" w:cs="Times New Roman"/>
          <w:i/>
          <w:color w:val="auto"/>
          <w:szCs w:val="22"/>
          <w:lang w:val="en-US"/>
        </w:rPr>
        <w:t>f</w:t>
      </w:r>
      <w:r w:rsidRPr="00E22817">
        <w:rPr>
          <w:rFonts w:ascii="Times New Roman" w:hAnsi="Times New Roman" w:cs="Times New Roman"/>
          <w:i/>
          <w:color w:val="auto"/>
          <w:szCs w:val="22"/>
          <w:lang w:val="en-US"/>
        </w:rPr>
        <w:t>inal</w:t>
      </w:r>
      <w:r w:rsidR="00265783" w:rsidRPr="00C94C2E">
        <w:rPr>
          <w:rFonts w:ascii="Times New Roman" w:hAnsi="Times New Roman" w:cs="Times New Roman"/>
          <w:i/>
          <w:color w:val="auto"/>
          <w:szCs w:val="22"/>
        </w:rPr>
        <w:t xml:space="preserve"> </w:t>
      </w:r>
      <w:r w:rsidR="008F2354">
        <w:rPr>
          <w:rFonts w:ascii="Times New Roman" w:hAnsi="Times New Roman" w:cs="Times New Roman"/>
          <w:i/>
          <w:color w:val="auto"/>
          <w:szCs w:val="22"/>
          <w:lang w:val="en-US"/>
        </w:rPr>
        <w:t>note</w:t>
      </w:r>
      <w:r w:rsidR="008F2354" w:rsidRPr="00C94C2E">
        <w:rPr>
          <w:rFonts w:ascii="Times New Roman" w:hAnsi="Times New Roman" w:cs="Times New Roman"/>
          <w:i/>
          <w:color w:val="auto"/>
          <w:szCs w:val="22"/>
        </w:rPr>
        <w:t xml:space="preserve"> </w:t>
      </w:r>
      <w:r w:rsidR="008F2354">
        <w:rPr>
          <w:rFonts w:ascii="Times New Roman" w:hAnsi="Times New Roman" w:cs="Times New Roman"/>
          <w:i/>
          <w:color w:val="auto"/>
          <w:szCs w:val="22"/>
        </w:rPr>
        <w:t>και</w:t>
      </w:r>
      <w:r w:rsidR="00005EFD" w:rsidRPr="00C94C2E">
        <w:rPr>
          <w:rFonts w:ascii="Times New Roman" w:hAnsi="Times New Roman" w:cs="Times New Roman"/>
          <w:i/>
          <w:color w:val="auto"/>
          <w:szCs w:val="22"/>
        </w:rPr>
        <w:t xml:space="preserve"> </w:t>
      </w:r>
      <w:r w:rsidR="00005EFD">
        <w:rPr>
          <w:rFonts w:ascii="Times New Roman" w:hAnsi="Times New Roman" w:cs="Times New Roman"/>
          <w:i/>
          <w:color w:val="auto"/>
          <w:szCs w:val="22"/>
          <w:lang w:val="en-US"/>
        </w:rPr>
        <w:t>s</w:t>
      </w:r>
      <w:r w:rsidRPr="00E22817">
        <w:rPr>
          <w:rFonts w:ascii="Times New Roman" w:hAnsi="Times New Roman" w:cs="Times New Roman"/>
          <w:i/>
          <w:color w:val="auto"/>
          <w:szCs w:val="22"/>
          <w:lang w:val="en-US"/>
        </w:rPr>
        <w:t>pectrum</w:t>
      </w:r>
      <w:r w:rsidR="00005EFD" w:rsidRPr="00C94C2E">
        <w:rPr>
          <w:rFonts w:ascii="Times New Roman" w:hAnsi="Times New Roman" w:cs="Times New Roman"/>
          <w:i/>
          <w:color w:val="auto"/>
          <w:szCs w:val="22"/>
        </w:rPr>
        <w:t xml:space="preserve"> </w:t>
      </w:r>
      <w:r w:rsidR="00005EFD">
        <w:rPr>
          <w:rFonts w:ascii="Times New Roman" w:hAnsi="Times New Roman" w:cs="Times New Roman"/>
          <w:i/>
          <w:color w:val="auto"/>
          <w:szCs w:val="22"/>
          <w:lang w:val="en-US"/>
        </w:rPr>
        <w:t>of</w:t>
      </w:r>
      <w:r w:rsidR="00005EFD" w:rsidRPr="00C94C2E">
        <w:rPr>
          <w:rFonts w:ascii="Times New Roman" w:hAnsi="Times New Roman" w:cs="Times New Roman"/>
          <w:i/>
          <w:color w:val="auto"/>
          <w:szCs w:val="22"/>
        </w:rPr>
        <w:t xml:space="preserve"> </w:t>
      </w:r>
      <w:r w:rsidR="00005EFD">
        <w:rPr>
          <w:rFonts w:ascii="Times New Roman" w:hAnsi="Times New Roman" w:cs="Times New Roman"/>
          <w:i/>
          <w:color w:val="auto"/>
          <w:szCs w:val="22"/>
          <w:lang w:val="en-US"/>
        </w:rPr>
        <w:t>use</w:t>
      </w:r>
      <w:r w:rsidR="00005EFD" w:rsidRPr="00C94C2E">
        <w:rPr>
          <w:rFonts w:ascii="Times New Roman" w:hAnsi="Times New Roman" w:cs="Times New Roman"/>
          <w:i/>
          <w:color w:val="auto"/>
          <w:szCs w:val="22"/>
        </w:rPr>
        <w:t xml:space="preserve">- </w:t>
      </w:r>
      <w:r w:rsidR="00005EFD">
        <w:rPr>
          <w:rFonts w:ascii="Times New Roman" w:hAnsi="Times New Roman" w:cs="Times New Roman"/>
          <w:i/>
          <w:color w:val="auto"/>
          <w:szCs w:val="22"/>
          <w:lang w:val="en-US"/>
        </w:rPr>
        <w:t>l</w:t>
      </w:r>
      <w:r w:rsidR="00265783">
        <w:rPr>
          <w:rFonts w:ascii="Times New Roman" w:hAnsi="Times New Roman" w:cs="Times New Roman"/>
          <w:i/>
          <w:color w:val="auto"/>
          <w:szCs w:val="22"/>
          <w:lang w:val="en-US"/>
        </w:rPr>
        <w:t>ab</w:t>
      </w:r>
      <w:r w:rsidR="00265783" w:rsidRPr="00C94C2E">
        <w:rPr>
          <w:rFonts w:ascii="Times New Roman" w:hAnsi="Times New Roman" w:cs="Times New Roman"/>
          <w:i/>
          <w:color w:val="auto"/>
          <w:szCs w:val="22"/>
        </w:rPr>
        <w:t xml:space="preserve"> </w:t>
      </w:r>
      <w:r w:rsidRPr="00E22817">
        <w:rPr>
          <w:rFonts w:ascii="Times New Roman" w:hAnsi="Times New Roman" w:cs="Times New Roman"/>
          <w:i/>
          <w:color w:val="auto"/>
          <w:szCs w:val="22"/>
          <w:lang w:val="en-US"/>
        </w:rPr>
        <w:t>note</w:t>
      </w:r>
      <w:r w:rsidR="00265783" w:rsidRPr="00C94C2E">
        <w:rPr>
          <w:rFonts w:ascii="Times New Roman" w:hAnsi="Times New Roman" w:cs="Times New Roman"/>
          <w:i/>
          <w:color w:val="auto"/>
          <w:szCs w:val="22"/>
        </w:rPr>
        <w:t>.</w:t>
      </w:r>
    </w:p>
    <w:p w14:paraId="276533BF" w14:textId="77777777" w:rsidR="00265783" w:rsidRPr="00C94C2E" w:rsidRDefault="00265783" w:rsidP="001E7414">
      <w:pPr>
        <w:spacing w:line="360" w:lineRule="auto"/>
        <w:ind w:firstLine="284"/>
        <w:jc w:val="both"/>
        <w:rPr>
          <w:rFonts w:ascii="Times New Roman" w:hAnsi="Times New Roman" w:cs="Times New Roman"/>
          <w:i/>
          <w:color w:val="auto"/>
          <w:szCs w:val="22"/>
        </w:rPr>
      </w:pPr>
      <w:r w:rsidRPr="00C94C2E">
        <w:rPr>
          <w:rFonts w:ascii="Times New Roman" w:hAnsi="Times New Roman" w:cs="Times New Roman"/>
          <w:i/>
          <w:color w:val="auto"/>
          <w:szCs w:val="22"/>
        </w:rPr>
        <w:t xml:space="preserve"> </w:t>
      </w:r>
    </w:p>
    <w:p w14:paraId="707EE925" w14:textId="1613CB3C" w:rsidR="00673913" w:rsidRDefault="00D7163A" w:rsidP="001E7414">
      <w:pPr>
        <w:spacing w:after="240" w:line="360" w:lineRule="auto"/>
        <w:ind w:firstLine="284"/>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Η </w:t>
      </w:r>
      <w:r w:rsidR="00E64962">
        <w:rPr>
          <w:rFonts w:ascii="Times New Roman" w:hAnsi="Times New Roman" w:cs="Times New Roman"/>
          <w:szCs w:val="22"/>
        </w:rPr>
        <w:t>αντίληψη των μαθητών για τη</w:t>
      </w:r>
      <w:r w:rsidR="00894925">
        <w:rPr>
          <w:rFonts w:ascii="Times New Roman" w:hAnsi="Times New Roman" w:cs="Times New Roman"/>
          <w:szCs w:val="22"/>
        </w:rPr>
        <w:t xml:space="preserve"> χρηστικότητα του συστήματος </w:t>
      </w:r>
      <w:r w:rsidR="00BF604B">
        <w:rPr>
          <w:rFonts w:ascii="Times New Roman" w:hAnsi="Times New Roman" w:cs="Times New Roman"/>
          <w:szCs w:val="22"/>
          <w:lang w:val="en-US"/>
        </w:rPr>
        <w:t>M</w:t>
      </w:r>
      <w:r w:rsidR="00894925">
        <w:rPr>
          <w:rFonts w:ascii="Times New Roman" w:hAnsi="Times New Roman" w:cs="Times New Roman"/>
          <w:szCs w:val="22"/>
          <w:lang w:val="en-US"/>
        </w:rPr>
        <w:t>oodle</w:t>
      </w:r>
      <w:r w:rsidR="00673913">
        <w:rPr>
          <w:rFonts w:ascii="Times New Roman" w:hAnsi="Times New Roman" w:cs="Times New Roman"/>
          <w:szCs w:val="22"/>
        </w:rPr>
        <w:t xml:space="preserve"> (</w:t>
      </w:r>
      <w:r w:rsidR="00673913">
        <w:rPr>
          <w:rFonts w:ascii="Times New Roman" w:hAnsi="Times New Roman" w:cs="Times New Roman"/>
          <w:i/>
          <w:color w:val="auto"/>
          <w:szCs w:val="22"/>
          <w:lang w:val="en-US"/>
        </w:rPr>
        <w:t>ease</w:t>
      </w:r>
      <w:r w:rsidR="00673913" w:rsidRPr="00673913">
        <w:rPr>
          <w:rFonts w:ascii="Times New Roman" w:hAnsi="Times New Roman" w:cs="Times New Roman"/>
          <w:i/>
          <w:color w:val="auto"/>
          <w:szCs w:val="22"/>
        </w:rPr>
        <w:t xml:space="preserve"> </w:t>
      </w:r>
      <w:r w:rsidR="00673913">
        <w:rPr>
          <w:rFonts w:ascii="Times New Roman" w:hAnsi="Times New Roman" w:cs="Times New Roman"/>
          <w:i/>
          <w:color w:val="auto"/>
          <w:szCs w:val="22"/>
          <w:lang w:val="en-US"/>
        </w:rPr>
        <w:t>of</w:t>
      </w:r>
      <w:r w:rsidR="00673913" w:rsidRPr="00673913">
        <w:rPr>
          <w:rFonts w:ascii="Times New Roman" w:hAnsi="Times New Roman" w:cs="Times New Roman"/>
          <w:i/>
          <w:color w:val="auto"/>
          <w:szCs w:val="22"/>
        </w:rPr>
        <w:t xml:space="preserve"> </w:t>
      </w:r>
      <w:r w:rsidR="00673913">
        <w:rPr>
          <w:rFonts w:ascii="Times New Roman" w:hAnsi="Times New Roman" w:cs="Times New Roman"/>
          <w:i/>
          <w:color w:val="auto"/>
          <w:szCs w:val="22"/>
          <w:lang w:val="en-US"/>
        </w:rPr>
        <w:t>moodle</w:t>
      </w:r>
      <w:r w:rsidR="00673913" w:rsidRPr="00673913">
        <w:rPr>
          <w:rFonts w:ascii="Times New Roman" w:hAnsi="Times New Roman" w:cs="Times New Roman"/>
          <w:i/>
          <w:color w:val="auto"/>
          <w:szCs w:val="22"/>
        </w:rPr>
        <w:t xml:space="preserve"> </w:t>
      </w:r>
      <w:r w:rsidR="00673913">
        <w:rPr>
          <w:rFonts w:ascii="Times New Roman" w:hAnsi="Times New Roman" w:cs="Times New Roman"/>
          <w:i/>
          <w:color w:val="auto"/>
          <w:szCs w:val="22"/>
          <w:lang w:val="en-US"/>
        </w:rPr>
        <w:t>use</w:t>
      </w:r>
      <w:r w:rsidR="00673913" w:rsidRPr="00673913">
        <w:rPr>
          <w:rFonts w:ascii="Times New Roman" w:hAnsi="Times New Roman" w:cs="Times New Roman"/>
          <w:i/>
          <w:color w:val="auto"/>
          <w:szCs w:val="22"/>
        </w:rPr>
        <w:t xml:space="preserve"> </w:t>
      </w:r>
      <w:r w:rsidR="00673913">
        <w:rPr>
          <w:rFonts w:ascii="Times New Roman" w:hAnsi="Times New Roman" w:cs="Times New Roman"/>
          <w:i/>
          <w:color w:val="auto"/>
          <w:szCs w:val="22"/>
          <w:lang w:val="en-US"/>
        </w:rPr>
        <w:t>perceptions</w:t>
      </w:r>
      <w:r w:rsidR="00673913">
        <w:rPr>
          <w:rFonts w:ascii="Times New Roman" w:hAnsi="Times New Roman" w:cs="Times New Roman"/>
          <w:szCs w:val="22"/>
        </w:rPr>
        <w:t>)</w:t>
      </w:r>
      <w:r>
        <w:rPr>
          <w:rFonts w:ascii="Times New Roman" w:hAnsi="Times New Roman" w:cs="Times New Roman"/>
          <w:color w:val="auto"/>
          <w:szCs w:val="22"/>
        </w:rPr>
        <w:t>,</w:t>
      </w:r>
      <w:r w:rsidR="00673913">
        <w:rPr>
          <w:rFonts w:ascii="Times New Roman" w:hAnsi="Times New Roman" w:cs="Times New Roman"/>
          <w:color w:val="auto"/>
          <w:szCs w:val="22"/>
        </w:rPr>
        <w:t xml:space="preserve"> </w:t>
      </w:r>
      <w:r>
        <w:rPr>
          <w:rFonts w:ascii="Times New Roman" w:hAnsi="Times New Roman" w:cs="Times New Roman"/>
          <w:color w:val="auto"/>
          <w:szCs w:val="22"/>
        </w:rPr>
        <w:t xml:space="preserve">η </w:t>
      </w:r>
      <w:r w:rsidR="00894925">
        <w:rPr>
          <w:rFonts w:ascii="Times New Roman" w:hAnsi="Times New Roman" w:cs="Times New Roman"/>
          <w:szCs w:val="22"/>
        </w:rPr>
        <w:t>στάση τω</w:t>
      </w:r>
      <w:r w:rsidR="00F364B2">
        <w:rPr>
          <w:rFonts w:ascii="Times New Roman" w:hAnsi="Times New Roman" w:cs="Times New Roman"/>
          <w:szCs w:val="22"/>
        </w:rPr>
        <w:t>ν φοιτητών απέναντι σε αυτό</w:t>
      </w:r>
      <w:r w:rsidR="00673913">
        <w:rPr>
          <w:rFonts w:ascii="Times New Roman" w:hAnsi="Times New Roman" w:cs="Times New Roman"/>
          <w:szCs w:val="22"/>
        </w:rPr>
        <w:t xml:space="preserve"> (</w:t>
      </w:r>
      <w:r w:rsidR="00673913">
        <w:rPr>
          <w:rFonts w:ascii="Times New Roman" w:hAnsi="Times New Roman" w:cs="Times New Roman"/>
          <w:i/>
          <w:color w:val="auto"/>
          <w:szCs w:val="22"/>
          <w:lang w:val="en-US"/>
        </w:rPr>
        <w:t>attitude</w:t>
      </w:r>
      <w:r w:rsidR="00673913" w:rsidRPr="00673913">
        <w:rPr>
          <w:rFonts w:ascii="Times New Roman" w:hAnsi="Times New Roman" w:cs="Times New Roman"/>
          <w:i/>
          <w:color w:val="auto"/>
          <w:szCs w:val="22"/>
        </w:rPr>
        <w:t xml:space="preserve"> </w:t>
      </w:r>
      <w:r w:rsidR="00673913">
        <w:rPr>
          <w:rFonts w:ascii="Times New Roman" w:hAnsi="Times New Roman" w:cs="Times New Roman"/>
          <w:i/>
          <w:color w:val="auto"/>
          <w:szCs w:val="22"/>
          <w:lang w:val="en-US"/>
        </w:rPr>
        <w:t>about</w:t>
      </w:r>
      <w:r w:rsidR="00673913" w:rsidRPr="00673913">
        <w:rPr>
          <w:rFonts w:ascii="Times New Roman" w:hAnsi="Times New Roman" w:cs="Times New Roman"/>
          <w:i/>
          <w:color w:val="auto"/>
          <w:szCs w:val="22"/>
        </w:rPr>
        <w:t xml:space="preserve"> </w:t>
      </w:r>
      <w:r w:rsidR="00673913">
        <w:rPr>
          <w:rFonts w:ascii="Times New Roman" w:hAnsi="Times New Roman" w:cs="Times New Roman"/>
          <w:i/>
          <w:color w:val="auto"/>
          <w:szCs w:val="22"/>
          <w:lang w:val="en-US"/>
        </w:rPr>
        <w:t>moodle</w:t>
      </w:r>
      <w:r w:rsidR="00673913">
        <w:rPr>
          <w:rFonts w:ascii="Times New Roman" w:hAnsi="Times New Roman" w:cs="Times New Roman"/>
          <w:szCs w:val="22"/>
        </w:rPr>
        <w:t>)</w:t>
      </w:r>
      <w:r>
        <w:rPr>
          <w:rFonts w:ascii="Times New Roman" w:hAnsi="Times New Roman" w:cs="Times New Roman"/>
          <w:szCs w:val="22"/>
        </w:rPr>
        <w:t xml:space="preserve">, το </w:t>
      </w:r>
      <w:r w:rsidR="00894925">
        <w:rPr>
          <w:rFonts w:ascii="Times New Roman" w:hAnsi="Times New Roman" w:cs="Times New Roman"/>
          <w:szCs w:val="22"/>
        </w:rPr>
        <w:t>πόσες φορές ένας φοιτητής έχ</w:t>
      </w:r>
      <w:r w:rsidR="00F364B2">
        <w:rPr>
          <w:rFonts w:ascii="Times New Roman" w:hAnsi="Times New Roman" w:cs="Times New Roman"/>
          <w:szCs w:val="22"/>
        </w:rPr>
        <w:t>ει μπει στο τμήμα συζήτησης</w:t>
      </w:r>
      <w:r w:rsidR="00673913">
        <w:rPr>
          <w:rFonts w:ascii="Times New Roman" w:hAnsi="Times New Roman" w:cs="Times New Roman"/>
          <w:szCs w:val="22"/>
        </w:rPr>
        <w:t xml:space="preserve"> (</w:t>
      </w:r>
      <w:r w:rsidR="00673913">
        <w:rPr>
          <w:rFonts w:ascii="Times New Roman" w:hAnsi="Times New Roman" w:cs="Times New Roman"/>
          <w:i/>
          <w:color w:val="auto"/>
          <w:szCs w:val="22"/>
          <w:lang w:val="en-US"/>
        </w:rPr>
        <w:t>forum</w:t>
      </w:r>
      <w:r w:rsidR="00673913" w:rsidRPr="00673913">
        <w:rPr>
          <w:rFonts w:ascii="Times New Roman" w:hAnsi="Times New Roman" w:cs="Times New Roman"/>
          <w:i/>
          <w:color w:val="auto"/>
          <w:szCs w:val="22"/>
        </w:rPr>
        <w:t xml:space="preserve"> </w:t>
      </w:r>
      <w:r w:rsidR="00673913">
        <w:rPr>
          <w:rFonts w:ascii="Times New Roman" w:hAnsi="Times New Roman" w:cs="Times New Roman"/>
          <w:i/>
          <w:color w:val="auto"/>
          <w:szCs w:val="22"/>
          <w:lang w:val="en-US"/>
        </w:rPr>
        <w:t>view</w:t>
      </w:r>
      <w:r w:rsidR="00673913">
        <w:rPr>
          <w:rFonts w:ascii="Times New Roman" w:hAnsi="Times New Roman" w:cs="Times New Roman"/>
          <w:szCs w:val="22"/>
        </w:rPr>
        <w:t>)</w:t>
      </w:r>
      <w:r>
        <w:rPr>
          <w:rFonts w:ascii="Times New Roman" w:hAnsi="Times New Roman" w:cs="Times New Roman"/>
          <w:color w:val="auto"/>
          <w:sz w:val="24"/>
          <w:szCs w:val="24"/>
        </w:rPr>
        <w:t xml:space="preserve">, το </w:t>
      </w:r>
      <w:r w:rsidR="004F4C1B">
        <w:rPr>
          <w:rFonts w:ascii="Times New Roman" w:hAnsi="Times New Roman" w:cs="Times New Roman"/>
          <w:szCs w:val="22"/>
        </w:rPr>
        <w:t xml:space="preserve">πόσες φορές ένας φοιτητής έχει μπει στο </w:t>
      </w:r>
      <w:r w:rsidR="00F364B2">
        <w:rPr>
          <w:rFonts w:ascii="Times New Roman" w:hAnsi="Times New Roman" w:cs="Times New Roman"/>
          <w:szCs w:val="22"/>
        </w:rPr>
        <w:t>τμήμα του λεξιλογίου</w:t>
      </w:r>
      <w:r w:rsidR="00673913">
        <w:rPr>
          <w:rFonts w:ascii="Times New Roman" w:hAnsi="Times New Roman" w:cs="Times New Roman"/>
          <w:szCs w:val="22"/>
        </w:rPr>
        <w:t xml:space="preserve"> (</w:t>
      </w:r>
      <w:r w:rsidR="00673913">
        <w:rPr>
          <w:rFonts w:ascii="Times New Roman" w:hAnsi="Times New Roman" w:cs="Times New Roman"/>
          <w:i/>
          <w:color w:val="auto"/>
          <w:szCs w:val="22"/>
          <w:lang w:val="en-US"/>
        </w:rPr>
        <w:t>glossary</w:t>
      </w:r>
      <w:r w:rsidR="00673913" w:rsidRPr="00673913">
        <w:rPr>
          <w:rFonts w:ascii="Times New Roman" w:hAnsi="Times New Roman" w:cs="Times New Roman"/>
          <w:i/>
          <w:color w:val="auto"/>
          <w:szCs w:val="22"/>
        </w:rPr>
        <w:t xml:space="preserve"> </w:t>
      </w:r>
      <w:r w:rsidR="00673913">
        <w:rPr>
          <w:rFonts w:ascii="Times New Roman" w:hAnsi="Times New Roman" w:cs="Times New Roman"/>
          <w:i/>
          <w:color w:val="auto"/>
          <w:szCs w:val="22"/>
          <w:lang w:val="en-US"/>
        </w:rPr>
        <w:t>view</w:t>
      </w:r>
      <w:r w:rsidR="00673913">
        <w:rPr>
          <w:rFonts w:ascii="Times New Roman" w:hAnsi="Times New Roman" w:cs="Times New Roman"/>
          <w:szCs w:val="22"/>
        </w:rPr>
        <w:t xml:space="preserve">) </w:t>
      </w:r>
      <w:r w:rsidR="00BB5955">
        <w:rPr>
          <w:rFonts w:ascii="Times New Roman" w:hAnsi="Times New Roman" w:cs="Times New Roman"/>
          <w:color w:val="auto"/>
          <w:sz w:val="24"/>
          <w:szCs w:val="24"/>
        </w:rPr>
        <w:t>και</w:t>
      </w:r>
      <w:r w:rsidR="00265783" w:rsidRPr="00894925">
        <w:rPr>
          <w:rFonts w:ascii="Times New Roman" w:hAnsi="Times New Roman" w:cs="Times New Roman"/>
          <w:color w:val="auto"/>
          <w:sz w:val="24"/>
          <w:szCs w:val="24"/>
        </w:rPr>
        <w:t xml:space="preserve"> </w:t>
      </w:r>
      <w:r>
        <w:rPr>
          <w:rFonts w:ascii="Times New Roman" w:hAnsi="Times New Roman" w:cs="Times New Roman"/>
          <w:color w:val="auto"/>
          <w:szCs w:val="22"/>
        </w:rPr>
        <w:t xml:space="preserve">το </w:t>
      </w:r>
      <w:r w:rsidR="004F4C1B">
        <w:rPr>
          <w:rFonts w:ascii="Times New Roman" w:hAnsi="Times New Roman" w:cs="Times New Roman"/>
          <w:szCs w:val="22"/>
        </w:rPr>
        <w:t>πόσες φορές μπήκαν οι φοιτητές στην υπηρεσία η οποία περιλαμβάνει περίληψη για το κάθ</w:t>
      </w:r>
      <w:r>
        <w:rPr>
          <w:rFonts w:ascii="Times New Roman" w:hAnsi="Times New Roman" w:cs="Times New Roman"/>
          <w:szCs w:val="22"/>
        </w:rPr>
        <w:t>ε προφίλ των φοιτητών ξεχωριστά</w:t>
      </w:r>
      <w:r w:rsidR="00673913">
        <w:rPr>
          <w:rFonts w:ascii="Times New Roman" w:hAnsi="Times New Roman" w:cs="Times New Roman"/>
          <w:szCs w:val="22"/>
        </w:rPr>
        <w:t xml:space="preserve"> (</w:t>
      </w:r>
      <w:r w:rsidR="00673913">
        <w:rPr>
          <w:rFonts w:ascii="Times New Roman" w:hAnsi="Times New Roman" w:cs="Times New Roman"/>
          <w:i/>
          <w:color w:val="auto"/>
          <w:szCs w:val="22"/>
          <w:lang w:val="en-US"/>
        </w:rPr>
        <w:t>user</w:t>
      </w:r>
      <w:r w:rsidR="00673913" w:rsidRPr="00673913">
        <w:rPr>
          <w:rFonts w:ascii="Times New Roman" w:hAnsi="Times New Roman" w:cs="Times New Roman"/>
          <w:i/>
          <w:color w:val="auto"/>
          <w:szCs w:val="22"/>
        </w:rPr>
        <w:t xml:space="preserve"> </w:t>
      </w:r>
      <w:r w:rsidR="00673913">
        <w:rPr>
          <w:rFonts w:ascii="Times New Roman" w:hAnsi="Times New Roman" w:cs="Times New Roman"/>
          <w:i/>
          <w:color w:val="auto"/>
          <w:szCs w:val="22"/>
          <w:lang w:val="en-US"/>
        </w:rPr>
        <w:t>view</w:t>
      </w:r>
      <w:r w:rsidR="00673913">
        <w:rPr>
          <w:rFonts w:ascii="Times New Roman" w:hAnsi="Times New Roman" w:cs="Times New Roman"/>
          <w:szCs w:val="22"/>
        </w:rPr>
        <w:t>)</w:t>
      </w:r>
      <w:r w:rsidR="00265783" w:rsidRPr="00894925">
        <w:rPr>
          <w:rFonts w:ascii="Times New Roman" w:hAnsi="Times New Roman" w:cs="Times New Roman"/>
          <w:color w:val="auto"/>
          <w:sz w:val="24"/>
          <w:szCs w:val="24"/>
        </w:rPr>
        <w:t xml:space="preserve"> </w:t>
      </w:r>
      <w:r w:rsidR="00265783">
        <w:rPr>
          <w:rFonts w:ascii="Times New Roman" w:hAnsi="Times New Roman" w:cs="Times New Roman"/>
          <w:color w:val="auto"/>
          <w:sz w:val="24"/>
          <w:szCs w:val="24"/>
        </w:rPr>
        <w:t>δείχνουν</w:t>
      </w:r>
      <w:r w:rsidR="00265783" w:rsidRPr="00894925">
        <w:rPr>
          <w:rFonts w:ascii="Times New Roman" w:hAnsi="Times New Roman" w:cs="Times New Roman"/>
          <w:color w:val="auto"/>
          <w:sz w:val="24"/>
          <w:szCs w:val="24"/>
        </w:rPr>
        <w:t xml:space="preserve"> </w:t>
      </w:r>
      <w:r w:rsidR="00265783">
        <w:rPr>
          <w:rFonts w:ascii="Times New Roman" w:hAnsi="Times New Roman" w:cs="Times New Roman"/>
          <w:color w:val="auto"/>
          <w:sz w:val="24"/>
          <w:szCs w:val="24"/>
        </w:rPr>
        <w:t>να</w:t>
      </w:r>
      <w:r w:rsidR="00265783" w:rsidRPr="00894925">
        <w:rPr>
          <w:rFonts w:ascii="Times New Roman" w:hAnsi="Times New Roman" w:cs="Times New Roman"/>
          <w:color w:val="auto"/>
          <w:sz w:val="24"/>
          <w:szCs w:val="24"/>
        </w:rPr>
        <w:t xml:space="preserve"> </w:t>
      </w:r>
      <w:r w:rsidR="00265783">
        <w:rPr>
          <w:rFonts w:ascii="Times New Roman" w:hAnsi="Times New Roman" w:cs="Times New Roman"/>
          <w:color w:val="auto"/>
          <w:sz w:val="24"/>
          <w:szCs w:val="24"/>
        </w:rPr>
        <w:t>σχετίζονται</w:t>
      </w:r>
      <w:r w:rsidR="00265783" w:rsidRPr="00894925">
        <w:rPr>
          <w:rFonts w:ascii="Times New Roman" w:hAnsi="Times New Roman" w:cs="Times New Roman"/>
          <w:color w:val="auto"/>
          <w:sz w:val="24"/>
          <w:szCs w:val="24"/>
        </w:rPr>
        <w:t xml:space="preserve"> </w:t>
      </w:r>
      <w:r w:rsidR="00265783">
        <w:rPr>
          <w:rFonts w:ascii="Times New Roman" w:hAnsi="Times New Roman" w:cs="Times New Roman"/>
          <w:color w:val="auto"/>
          <w:sz w:val="24"/>
          <w:szCs w:val="24"/>
        </w:rPr>
        <w:t>σε</w:t>
      </w:r>
      <w:r w:rsidR="00265783" w:rsidRPr="00894925">
        <w:rPr>
          <w:rFonts w:ascii="Times New Roman" w:hAnsi="Times New Roman" w:cs="Times New Roman"/>
          <w:color w:val="auto"/>
          <w:sz w:val="24"/>
          <w:szCs w:val="24"/>
        </w:rPr>
        <w:t xml:space="preserve"> </w:t>
      </w:r>
      <w:r w:rsidR="00265783">
        <w:rPr>
          <w:rFonts w:ascii="Times New Roman" w:hAnsi="Times New Roman" w:cs="Times New Roman"/>
          <w:color w:val="auto"/>
          <w:sz w:val="24"/>
          <w:szCs w:val="24"/>
        </w:rPr>
        <w:t>χαμηλό</w:t>
      </w:r>
      <w:r w:rsidR="00265783" w:rsidRPr="00894925">
        <w:rPr>
          <w:rFonts w:ascii="Times New Roman" w:hAnsi="Times New Roman" w:cs="Times New Roman"/>
          <w:color w:val="auto"/>
          <w:sz w:val="24"/>
          <w:szCs w:val="24"/>
        </w:rPr>
        <w:t xml:space="preserve"> </w:t>
      </w:r>
      <w:r w:rsidR="00265783">
        <w:rPr>
          <w:rFonts w:ascii="Times New Roman" w:hAnsi="Times New Roman" w:cs="Times New Roman"/>
          <w:color w:val="auto"/>
          <w:sz w:val="24"/>
          <w:szCs w:val="24"/>
        </w:rPr>
        <w:t>επίπεδο</w:t>
      </w:r>
      <w:r w:rsidR="00265783" w:rsidRPr="00894925">
        <w:rPr>
          <w:rFonts w:ascii="Times New Roman" w:hAnsi="Times New Roman" w:cs="Times New Roman"/>
          <w:color w:val="auto"/>
          <w:sz w:val="24"/>
          <w:szCs w:val="24"/>
        </w:rPr>
        <w:t xml:space="preserve"> </w:t>
      </w:r>
      <w:r w:rsidR="00265783">
        <w:rPr>
          <w:rFonts w:ascii="Times New Roman" w:hAnsi="Times New Roman" w:cs="Times New Roman"/>
          <w:color w:val="auto"/>
          <w:sz w:val="24"/>
          <w:szCs w:val="24"/>
        </w:rPr>
        <w:t>με</w:t>
      </w:r>
      <w:r w:rsidR="00265783" w:rsidRPr="00894925">
        <w:rPr>
          <w:rFonts w:ascii="Times New Roman" w:hAnsi="Times New Roman" w:cs="Times New Roman"/>
          <w:color w:val="auto"/>
          <w:sz w:val="24"/>
          <w:szCs w:val="24"/>
        </w:rPr>
        <w:t xml:space="preserve"> </w:t>
      </w:r>
      <w:r w:rsidR="00265783">
        <w:rPr>
          <w:rFonts w:ascii="Times New Roman" w:hAnsi="Times New Roman" w:cs="Times New Roman"/>
          <w:color w:val="auto"/>
          <w:sz w:val="24"/>
          <w:szCs w:val="24"/>
        </w:rPr>
        <w:t>το</w:t>
      </w:r>
      <w:r w:rsidR="00265783" w:rsidRPr="00894925">
        <w:rPr>
          <w:rFonts w:ascii="Times New Roman" w:hAnsi="Times New Roman" w:cs="Times New Roman"/>
          <w:color w:val="auto"/>
          <w:sz w:val="24"/>
          <w:szCs w:val="24"/>
        </w:rPr>
        <w:t xml:space="preserve"> </w:t>
      </w:r>
      <w:r w:rsidR="00265783">
        <w:rPr>
          <w:rFonts w:ascii="Times New Roman" w:hAnsi="Times New Roman" w:cs="Times New Roman"/>
          <w:color w:val="auto"/>
          <w:sz w:val="24"/>
          <w:szCs w:val="24"/>
        </w:rPr>
        <w:t>βαθμό</w:t>
      </w:r>
      <w:r w:rsidR="00265783" w:rsidRPr="00894925">
        <w:rPr>
          <w:rFonts w:ascii="Times New Roman" w:hAnsi="Times New Roman" w:cs="Times New Roman"/>
          <w:color w:val="auto"/>
          <w:sz w:val="24"/>
          <w:szCs w:val="24"/>
        </w:rPr>
        <w:t xml:space="preserve"> </w:t>
      </w:r>
      <w:r w:rsidR="00265783">
        <w:rPr>
          <w:rFonts w:ascii="Times New Roman" w:hAnsi="Times New Roman" w:cs="Times New Roman"/>
          <w:color w:val="auto"/>
          <w:sz w:val="24"/>
          <w:szCs w:val="24"/>
        </w:rPr>
        <w:t>του</w:t>
      </w:r>
      <w:r w:rsidR="00265783" w:rsidRPr="00894925">
        <w:rPr>
          <w:rFonts w:ascii="Times New Roman" w:hAnsi="Times New Roman" w:cs="Times New Roman"/>
          <w:color w:val="auto"/>
          <w:sz w:val="24"/>
          <w:szCs w:val="24"/>
        </w:rPr>
        <w:t xml:space="preserve"> </w:t>
      </w:r>
      <w:r w:rsidR="00265783">
        <w:rPr>
          <w:rFonts w:ascii="Times New Roman" w:hAnsi="Times New Roman" w:cs="Times New Roman"/>
          <w:color w:val="auto"/>
          <w:sz w:val="24"/>
          <w:szCs w:val="24"/>
        </w:rPr>
        <w:t>εργασ</w:t>
      </w:r>
      <w:r w:rsidR="00141CC5">
        <w:rPr>
          <w:rFonts w:ascii="Times New Roman" w:hAnsi="Times New Roman" w:cs="Times New Roman"/>
          <w:color w:val="auto"/>
          <w:sz w:val="24"/>
          <w:szCs w:val="24"/>
        </w:rPr>
        <w:t>τ</w:t>
      </w:r>
      <w:r w:rsidR="00265783">
        <w:rPr>
          <w:rFonts w:ascii="Times New Roman" w:hAnsi="Times New Roman" w:cs="Times New Roman"/>
          <w:color w:val="auto"/>
          <w:sz w:val="24"/>
          <w:szCs w:val="24"/>
        </w:rPr>
        <w:t>ηρίου</w:t>
      </w:r>
      <w:r w:rsidR="00673913">
        <w:rPr>
          <w:rFonts w:ascii="Times New Roman" w:hAnsi="Times New Roman" w:cs="Times New Roman"/>
          <w:color w:val="auto"/>
          <w:sz w:val="24"/>
          <w:szCs w:val="24"/>
        </w:rPr>
        <w:t xml:space="preserve"> (</w:t>
      </w:r>
      <w:r w:rsidR="00673913">
        <w:rPr>
          <w:rFonts w:ascii="Times New Roman" w:hAnsi="Times New Roman" w:cs="Times New Roman"/>
          <w:i/>
          <w:color w:val="auto"/>
          <w:szCs w:val="22"/>
          <w:lang w:val="en-US"/>
        </w:rPr>
        <w:t>l</w:t>
      </w:r>
      <w:r w:rsidR="00673913" w:rsidRPr="00E22817">
        <w:rPr>
          <w:rFonts w:ascii="Times New Roman" w:hAnsi="Times New Roman" w:cs="Times New Roman"/>
          <w:i/>
          <w:color w:val="auto"/>
          <w:szCs w:val="22"/>
          <w:lang w:val="en-US"/>
        </w:rPr>
        <w:t>ab</w:t>
      </w:r>
      <w:r w:rsidR="00673913" w:rsidRPr="00673913">
        <w:rPr>
          <w:rFonts w:ascii="Times New Roman" w:hAnsi="Times New Roman" w:cs="Times New Roman"/>
          <w:i/>
          <w:color w:val="auto"/>
          <w:szCs w:val="22"/>
        </w:rPr>
        <w:t xml:space="preserve"> </w:t>
      </w:r>
      <w:r w:rsidR="00673913" w:rsidRPr="00E22817">
        <w:rPr>
          <w:rFonts w:ascii="Times New Roman" w:hAnsi="Times New Roman" w:cs="Times New Roman"/>
          <w:i/>
          <w:color w:val="auto"/>
          <w:szCs w:val="22"/>
          <w:lang w:val="en-US"/>
        </w:rPr>
        <w:t>note</w:t>
      </w:r>
      <w:r w:rsidR="00673913">
        <w:rPr>
          <w:rFonts w:ascii="Times New Roman" w:hAnsi="Times New Roman" w:cs="Times New Roman"/>
          <w:color w:val="auto"/>
          <w:sz w:val="24"/>
          <w:szCs w:val="24"/>
        </w:rPr>
        <w:t>)</w:t>
      </w:r>
      <w:r w:rsidR="00BB5955">
        <w:rPr>
          <w:rFonts w:ascii="Times New Roman" w:hAnsi="Times New Roman" w:cs="Times New Roman"/>
          <w:color w:val="auto"/>
          <w:sz w:val="24"/>
          <w:szCs w:val="24"/>
        </w:rPr>
        <w:t>.</w:t>
      </w:r>
    </w:p>
    <w:p w14:paraId="4FC32A93" w14:textId="77777777" w:rsidR="00673913" w:rsidRDefault="00673913" w:rsidP="001E7414">
      <w:pPr>
        <w:spacing w:after="240" w:line="360" w:lineRule="auto"/>
        <w:ind w:firstLine="284"/>
        <w:jc w:val="both"/>
        <w:rPr>
          <w:rFonts w:ascii="Times New Roman" w:hAnsi="Times New Roman" w:cs="Times New Roman"/>
          <w:color w:val="auto"/>
          <w:sz w:val="24"/>
          <w:szCs w:val="24"/>
        </w:rPr>
      </w:pPr>
    </w:p>
    <w:p w14:paraId="0D45263E" w14:textId="12D2F1A8" w:rsidR="002C2386" w:rsidRPr="00894925" w:rsidRDefault="00D7163A" w:rsidP="001E7414">
      <w:pPr>
        <w:spacing w:after="240" w:line="360" w:lineRule="auto"/>
        <w:ind w:firstLine="284"/>
        <w:jc w:val="both"/>
        <w:rPr>
          <w:rFonts w:ascii="Times New Roman" w:hAnsi="Times New Roman" w:cs="Times New Roman"/>
          <w:color w:val="auto"/>
          <w:szCs w:val="22"/>
        </w:rPr>
      </w:pPr>
      <w:r>
        <w:rPr>
          <w:rFonts w:ascii="Times New Roman" w:hAnsi="Times New Roman" w:cs="Times New Roman"/>
          <w:color w:val="auto"/>
          <w:sz w:val="24"/>
          <w:szCs w:val="24"/>
        </w:rPr>
        <w:t xml:space="preserve">Το αν ο φοιτητής </w:t>
      </w:r>
      <w:r w:rsidR="004F4C1B">
        <w:rPr>
          <w:rFonts w:ascii="Times New Roman" w:hAnsi="Times New Roman" w:cs="Times New Roman"/>
          <w:szCs w:val="22"/>
        </w:rPr>
        <w:t>έχει ή όχι υ</w:t>
      </w:r>
      <w:r>
        <w:rPr>
          <w:rFonts w:ascii="Times New Roman" w:hAnsi="Times New Roman" w:cs="Times New Roman"/>
          <w:szCs w:val="22"/>
        </w:rPr>
        <w:t>πολογιστή</w:t>
      </w:r>
      <w:r w:rsidR="00673913">
        <w:rPr>
          <w:rFonts w:ascii="Times New Roman" w:hAnsi="Times New Roman" w:cs="Times New Roman"/>
          <w:szCs w:val="22"/>
        </w:rPr>
        <w:t xml:space="preserve"> (</w:t>
      </w:r>
      <w:r w:rsidR="00673913">
        <w:rPr>
          <w:rFonts w:ascii="Times New Roman" w:hAnsi="Times New Roman" w:cs="Times New Roman"/>
          <w:i/>
          <w:color w:val="auto"/>
          <w:szCs w:val="22"/>
          <w:lang w:val="en-US"/>
        </w:rPr>
        <w:t>c</w:t>
      </w:r>
      <w:r w:rsidR="00673913" w:rsidRPr="00E22817">
        <w:rPr>
          <w:rFonts w:ascii="Times New Roman" w:hAnsi="Times New Roman" w:cs="Times New Roman"/>
          <w:i/>
          <w:color w:val="auto"/>
          <w:szCs w:val="22"/>
          <w:lang w:val="en-US"/>
        </w:rPr>
        <w:t>omputer</w:t>
      </w:r>
      <w:r w:rsidR="00673913" w:rsidRPr="00673913">
        <w:rPr>
          <w:rFonts w:ascii="Times New Roman" w:hAnsi="Times New Roman" w:cs="Times New Roman"/>
          <w:i/>
          <w:color w:val="auto"/>
          <w:szCs w:val="22"/>
        </w:rPr>
        <w:t xml:space="preserve"> </w:t>
      </w:r>
      <w:r w:rsidR="00673913" w:rsidRPr="00E22817">
        <w:rPr>
          <w:rFonts w:ascii="Times New Roman" w:hAnsi="Times New Roman" w:cs="Times New Roman"/>
          <w:i/>
          <w:color w:val="auto"/>
          <w:szCs w:val="22"/>
          <w:lang w:val="en-US"/>
        </w:rPr>
        <w:t>at</w:t>
      </w:r>
      <w:r w:rsidR="00673913" w:rsidRPr="00673913">
        <w:rPr>
          <w:rFonts w:ascii="Times New Roman" w:hAnsi="Times New Roman" w:cs="Times New Roman"/>
          <w:i/>
          <w:color w:val="auto"/>
          <w:szCs w:val="22"/>
        </w:rPr>
        <w:t xml:space="preserve"> </w:t>
      </w:r>
      <w:r w:rsidR="00673913">
        <w:rPr>
          <w:rFonts w:ascii="Times New Roman" w:hAnsi="Times New Roman" w:cs="Times New Roman"/>
          <w:i/>
          <w:color w:val="auto"/>
          <w:szCs w:val="22"/>
          <w:lang w:val="en-US"/>
        </w:rPr>
        <w:t>home</w:t>
      </w:r>
      <w:r w:rsidR="00673913">
        <w:rPr>
          <w:rFonts w:ascii="Times New Roman" w:hAnsi="Times New Roman" w:cs="Times New Roman"/>
          <w:szCs w:val="22"/>
        </w:rPr>
        <w:t>)</w:t>
      </w:r>
      <w:r w:rsidR="00141CC5" w:rsidRPr="00894925">
        <w:rPr>
          <w:rFonts w:ascii="Times New Roman" w:hAnsi="Times New Roman" w:cs="Times New Roman"/>
          <w:color w:val="auto"/>
          <w:szCs w:val="22"/>
        </w:rPr>
        <w:t xml:space="preserve">, </w:t>
      </w:r>
      <w:r>
        <w:rPr>
          <w:rFonts w:ascii="Times New Roman" w:hAnsi="Times New Roman" w:cs="Times New Roman"/>
          <w:color w:val="auto"/>
          <w:szCs w:val="22"/>
        </w:rPr>
        <w:t xml:space="preserve">το </w:t>
      </w:r>
      <w:r w:rsidR="004F4C1B">
        <w:rPr>
          <w:rFonts w:ascii="Times New Roman" w:hAnsi="Times New Roman" w:cs="Times New Roman"/>
          <w:szCs w:val="22"/>
        </w:rPr>
        <w:t xml:space="preserve">σύνολο των </w:t>
      </w:r>
      <w:r>
        <w:rPr>
          <w:rFonts w:ascii="Times New Roman" w:hAnsi="Times New Roman" w:cs="Times New Roman"/>
          <w:szCs w:val="22"/>
        </w:rPr>
        <w:t>ενεργειών ενός φοιτητή</w:t>
      </w:r>
      <w:r w:rsidR="00673913">
        <w:rPr>
          <w:rFonts w:ascii="Times New Roman" w:hAnsi="Times New Roman" w:cs="Times New Roman"/>
          <w:szCs w:val="22"/>
        </w:rPr>
        <w:t xml:space="preserve"> (</w:t>
      </w:r>
      <w:r w:rsidR="00673913">
        <w:rPr>
          <w:rFonts w:ascii="Times New Roman" w:hAnsi="Times New Roman" w:cs="Times New Roman"/>
          <w:i/>
          <w:color w:val="auto"/>
          <w:szCs w:val="22"/>
          <w:lang w:val="en-US"/>
        </w:rPr>
        <w:t>total</w:t>
      </w:r>
      <w:r w:rsidR="00673913" w:rsidRPr="00673913">
        <w:rPr>
          <w:rFonts w:ascii="Times New Roman" w:hAnsi="Times New Roman" w:cs="Times New Roman"/>
          <w:i/>
          <w:color w:val="auto"/>
          <w:szCs w:val="22"/>
        </w:rPr>
        <w:t xml:space="preserve"> </w:t>
      </w:r>
      <w:r w:rsidR="00673913">
        <w:rPr>
          <w:rFonts w:ascii="Times New Roman" w:hAnsi="Times New Roman" w:cs="Times New Roman"/>
          <w:i/>
          <w:color w:val="auto"/>
          <w:szCs w:val="22"/>
          <w:lang w:val="en-US"/>
        </w:rPr>
        <w:t>of</w:t>
      </w:r>
      <w:r w:rsidR="00673913" w:rsidRPr="00673913">
        <w:rPr>
          <w:rFonts w:ascii="Times New Roman" w:hAnsi="Times New Roman" w:cs="Times New Roman"/>
          <w:i/>
          <w:color w:val="auto"/>
          <w:szCs w:val="22"/>
        </w:rPr>
        <w:t xml:space="preserve"> </w:t>
      </w:r>
      <w:r w:rsidR="00673913">
        <w:rPr>
          <w:rFonts w:ascii="Times New Roman" w:hAnsi="Times New Roman" w:cs="Times New Roman"/>
          <w:i/>
          <w:color w:val="auto"/>
          <w:szCs w:val="22"/>
          <w:lang w:val="en-US"/>
        </w:rPr>
        <w:t>id</w:t>
      </w:r>
      <w:r w:rsidR="00673913">
        <w:rPr>
          <w:rFonts w:ascii="Times New Roman" w:hAnsi="Times New Roman" w:cs="Times New Roman"/>
          <w:szCs w:val="22"/>
        </w:rPr>
        <w:t>)</w:t>
      </w:r>
      <w:r w:rsidR="00141CC5" w:rsidRPr="00894925">
        <w:rPr>
          <w:rFonts w:ascii="Times New Roman" w:hAnsi="Times New Roman" w:cs="Times New Roman"/>
          <w:color w:val="auto"/>
          <w:szCs w:val="22"/>
        </w:rPr>
        <w:t xml:space="preserve">, </w:t>
      </w:r>
      <w:r>
        <w:rPr>
          <w:rFonts w:ascii="Times New Roman" w:hAnsi="Times New Roman" w:cs="Times New Roman"/>
          <w:color w:val="auto"/>
          <w:szCs w:val="22"/>
        </w:rPr>
        <w:t xml:space="preserve">το </w:t>
      </w:r>
      <w:r w:rsidR="004F4C1B">
        <w:rPr>
          <w:rFonts w:ascii="Times New Roman" w:hAnsi="Times New Roman" w:cs="Times New Roman"/>
          <w:szCs w:val="22"/>
        </w:rPr>
        <w:t>πόσες φορές ένας φοιτητής μπήκε στην περιγραφή και στα βασικά εργαλεία του κάθε εβδομ</w:t>
      </w:r>
      <w:r>
        <w:rPr>
          <w:rFonts w:ascii="Times New Roman" w:hAnsi="Times New Roman" w:cs="Times New Roman"/>
          <w:szCs w:val="22"/>
        </w:rPr>
        <w:t>αδιαίου εργαστηριακού μαθήματος</w:t>
      </w:r>
      <w:r w:rsidR="00673913">
        <w:rPr>
          <w:rFonts w:ascii="Times New Roman" w:hAnsi="Times New Roman" w:cs="Times New Roman"/>
          <w:szCs w:val="22"/>
        </w:rPr>
        <w:t xml:space="preserve"> (</w:t>
      </w:r>
      <w:r w:rsidR="00673913">
        <w:rPr>
          <w:rFonts w:ascii="Times New Roman" w:hAnsi="Times New Roman" w:cs="Times New Roman"/>
          <w:i/>
          <w:color w:val="auto"/>
          <w:szCs w:val="22"/>
          <w:lang w:val="en-US"/>
        </w:rPr>
        <w:t>course</w:t>
      </w:r>
      <w:r w:rsidR="00673913" w:rsidRPr="00673913">
        <w:rPr>
          <w:rFonts w:ascii="Times New Roman" w:hAnsi="Times New Roman" w:cs="Times New Roman"/>
          <w:i/>
          <w:color w:val="auto"/>
          <w:szCs w:val="22"/>
        </w:rPr>
        <w:t xml:space="preserve"> </w:t>
      </w:r>
      <w:r w:rsidR="00673913">
        <w:rPr>
          <w:rFonts w:ascii="Times New Roman" w:hAnsi="Times New Roman" w:cs="Times New Roman"/>
          <w:i/>
          <w:color w:val="auto"/>
          <w:szCs w:val="22"/>
          <w:lang w:val="en-US"/>
        </w:rPr>
        <w:t>view</w:t>
      </w:r>
      <w:r w:rsidR="00673913">
        <w:rPr>
          <w:rFonts w:ascii="Times New Roman" w:hAnsi="Times New Roman" w:cs="Times New Roman"/>
          <w:szCs w:val="22"/>
        </w:rPr>
        <w:t>)</w:t>
      </w:r>
      <w:r w:rsidR="00141CC5" w:rsidRPr="00894925">
        <w:rPr>
          <w:rFonts w:ascii="Times New Roman" w:hAnsi="Times New Roman" w:cs="Times New Roman"/>
          <w:color w:val="auto"/>
          <w:szCs w:val="22"/>
        </w:rPr>
        <w:t xml:space="preserve">, </w:t>
      </w:r>
      <w:r>
        <w:rPr>
          <w:rFonts w:ascii="Times New Roman" w:hAnsi="Times New Roman" w:cs="Times New Roman"/>
          <w:color w:val="auto"/>
          <w:szCs w:val="22"/>
        </w:rPr>
        <w:t xml:space="preserve">το </w:t>
      </w:r>
      <w:r w:rsidR="004F4C1B">
        <w:rPr>
          <w:rFonts w:ascii="Times New Roman" w:hAnsi="Times New Roman" w:cs="Times New Roman"/>
          <w:szCs w:val="22"/>
        </w:rPr>
        <w:t>πόσες φορές μπήκαν οι φοιτητές στο</w:t>
      </w:r>
      <w:r w:rsidR="00660905">
        <w:rPr>
          <w:rFonts w:ascii="Times New Roman" w:hAnsi="Times New Roman" w:cs="Times New Roman"/>
          <w:szCs w:val="22"/>
        </w:rPr>
        <w:t xml:space="preserve"> τμήμα με τα ερωτηματολόγια </w:t>
      </w:r>
      <w:r w:rsidR="004F4C1B">
        <w:rPr>
          <w:rFonts w:ascii="Times New Roman" w:hAnsi="Times New Roman" w:cs="Times New Roman"/>
          <w:szCs w:val="22"/>
        </w:rPr>
        <w:t>όπου περιλαμβάνει κατηγορίες αξιολ</w:t>
      </w:r>
      <w:r>
        <w:rPr>
          <w:rFonts w:ascii="Times New Roman" w:hAnsi="Times New Roman" w:cs="Times New Roman"/>
          <w:szCs w:val="22"/>
        </w:rPr>
        <w:t>όγησης εκπαιδευτικού λογισμικού</w:t>
      </w:r>
      <w:r w:rsidR="00673913">
        <w:rPr>
          <w:rFonts w:ascii="Times New Roman" w:hAnsi="Times New Roman" w:cs="Times New Roman"/>
          <w:szCs w:val="22"/>
        </w:rPr>
        <w:t xml:space="preserve"> (</w:t>
      </w:r>
      <w:r w:rsidR="00673913">
        <w:rPr>
          <w:rFonts w:ascii="Times New Roman" w:hAnsi="Times New Roman" w:cs="Times New Roman"/>
          <w:i/>
          <w:color w:val="auto"/>
          <w:szCs w:val="22"/>
          <w:lang w:val="en-US"/>
        </w:rPr>
        <w:t>questionnaire</w:t>
      </w:r>
      <w:r w:rsidR="00673913" w:rsidRPr="00673913">
        <w:rPr>
          <w:rFonts w:ascii="Times New Roman" w:hAnsi="Times New Roman" w:cs="Times New Roman"/>
          <w:i/>
          <w:color w:val="auto"/>
          <w:szCs w:val="22"/>
        </w:rPr>
        <w:t xml:space="preserve"> </w:t>
      </w:r>
      <w:r w:rsidR="00673913">
        <w:rPr>
          <w:rFonts w:ascii="Times New Roman" w:hAnsi="Times New Roman" w:cs="Times New Roman"/>
          <w:i/>
          <w:color w:val="auto"/>
          <w:szCs w:val="22"/>
          <w:lang w:val="en-US"/>
        </w:rPr>
        <w:t>view</w:t>
      </w:r>
      <w:r w:rsidR="00673913">
        <w:rPr>
          <w:rFonts w:ascii="Times New Roman" w:hAnsi="Times New Roman" w:cs="Times New Roman"/>
          <w:szCs w:val="22"/>
        </w:rPr>
        <w:t>)</w:t>
      </w:r>
      <w:r w:rsidR="00BB5955">
        <w:rPr>
          <w:rFonts w:ascii="Times New Roman" w:hAnsi="Times New Roman" w:cs="Times New Roman"/>
          <w:color w:val="auto"/>
          <w:szCs w:val="22"/>
        </w:rPr>
        <w:t xml:space="preserve"> και</w:t>
      </w:r>
      <w:r w:rsidR="00141CC5" w:rsidRPr="00894925">
        <w:rPr>
          <w:rFonts w:ascii="Times New Roman" w:hAnsi="Times New Roman" w:cs="Times New Roman"/>
          <w:color w:val="auto"/>
          <w:szCs w:val="22"/>
        </w:rPr>
        <w:t xml:space="preserve"> </w:t>
      </w:r>
      <w:r>
        <w:rPr>
          <w:rFonts w:ascii="Times New Roman" w:hAnsi="Times New Roman" w:cs="Times New Roman"/>
          <w:color w:val="auto"/>
          <w:szCs w:val="22"/>
        </w:rPr>
        <w:t xml:space="preserve">το </w:t>
      </w:r>
      <w:r w:rsidR="004F4C1B">
        <w:rPr>
          <w:rFonts w:ascii="Times New Roman" w:hAnsi="Times New Roman" w:cs="Times New Roman"/>
          <w:szCs w:val="22"/>
        </w:rPr>
        <w:t>πόσες</w:t>
      </w:r>
      <w:r w:rsidR="004F4C1B" w:rsidRPr="00463903">
        <w:rPr>
          <w:rFonts w:ascii="Times New Roman" w:hAnsi="Times New Roman" w:cs="Times New Roman"/>
          <w:szCs w:val="22"/>
        </w:rPr>
        <w:t xml:space="preserve"> </w:t>
      </w:r>
      <w:r w:rsidR="004F4C1B">
        <w:rPr>
          <w:rFonts w:ascii="Times New Roman" w:hAnsi="Times New Roman" w:cs="Times New Roman"/>
          <w:szCs w:val="22"/>
        </w:rPr>
        <w:t>φορές</w:t>
      </w:r>
      <w:r w:rsidR="004F4C1B" w:rsidRPr="00463903">
        <w:rPr>
          <w:rFonts w:ascii="Times New Roman" w:hAnsi="Times New Roman" w:cs="Times New Roman"/>
          <w:szCs w:val="22"/>
        </w:rPr>
        <w:t xml:space="preserve"> </w:t>
      </w:r>
      <w:r w:rsidR="004F4C1B">
        <w:rPr>
          <w:rFonts w:ascii="Times New Roman" w:hAnsi="Times New Roman" w:cs="Times New Roman"/>
          <w:szCs w:val="22"/>
        </w:rPr>
        <w:t>έν</w:t>
      </w:r>
      <w:r w:rsidR="00660905">
        <w:rPr>
          <w:rFonts w:ascii="Times New Roman" w:hAnsi="Times New Roman" w:cs="Times New Roman"/>
          <w:szCs w:val="22"/>
        </w:rPr>
        <w:t xml:space="preserve">ας φοιτητής μπήκε στο τμήμα </w:t>
      </w:r>
      <w:r>
        <w:rPr>
          <w:rFonts w:ascii="Times New Roman" w:hAnsi="Times New Roman" w:cs="Times New Roman"/>
          <w:szCs w:val="22"/>
        </w:rPr>
        <w:t>με το συμπληρωματικό υλικό</w:t>
      </w:r>
      <w:r w:rsidR="00673913">
        <w:rPr>
          <w:rFonts w:ascii="Times New Roman" w:hAnsi="Times New Roman" w:cs="Times New Roman"/>
          <w:szCs w:val="22"/>
        </w:rPr>
        <w:t xml:space="preserve"> (</w:t>
      </w:r>
      <w:r w:rsidR="00673913">
        <w:rPr>
          <w:rFonts w:ascii="Times New Roman" w:hAnsi="Times New Roman" w:cs="Times New Roman"/>
          <w:i/>
          <w:color w:val="auto"/>
          <w:szCs w:val="22"/>
          <w:lang w:val="en-US"/>
        </w:rPr>
        <w:t>resource</w:t>
      </w:r>
      <w:r w:rsidR="00673913" w:rsidRPr="00673913">
        <w:rPr>
          <w:rFonts w:ascii="Times New Roman" w:hAnsi="Times New Roman" w:cs="Times New Roman"/>
          <w:i/>
          <w:color w:val="auto"/>
          <w:szCs w:val="22"/>
        </w:rPr>
        <w:t xml:space="preserve"> </w:t>
      </w:r>
      <w:r w:rsidR="00673913">
        <w:rPr>
          <w:rFonts w:ascii="Times New Roman" w:hAnsi="Times New Roman" w:cs="Times New Roman"/>
          <w:i/>
          <w:color w:val="auto"/>
          <w:szCs w:val="22"/>
          <w:lang w:val="en-US"/>
        </w:rPr>
        <w:t>view</w:t>
      </w:r>
      <w:r w:rsidR="00673913">
        <w:rPr>
          <w:rFonts w:ascii="Times New Roman" w:hAnsi="Times New Roman" w:cs="Times New Roman"/>
          <w:szCs w:val="22"/>
        </w:rPr>
        <w:t>)</w:t>
      </w:r>
      <w:r>
        <w:rPr>
          <w:rFonts w:ascii="Times New Roman" w:hAnsi="Times New Roman" w:cs="Times New Roman"/>
          <w:szCs w:val="22"/>
        </w:rPr>
        <w:t xml:space="preserve"> </w:t>
      </w:r>
      <w:r w:rsidR="002C2386">
        <w:rPr>
          <w:rFonts w:ascii="Times New Roman" w:hAnsi="Times New Roman" w:cs="Times New Roman"/>
          <w:color w:val="auto"/>
          <w:szCs w:val="22"/>
        </w:rPr>
        <w:t>δείχνουν</w:t>
      </w:r>
      <w:r w:rsidR="002C2386" w:rsidRPr="00894925">
        <w:rPr>
          <w:rFonts w:ascii="Times New Roman" w:hAnsi="Times New Roman" w:cs="Times New Roman"/>
          <w:color w:val="auto"/>
          <w:szCs w:val="22"/>
        </w:rPr>
        <w:t xml:space="preserve"> </w:t>
      </w:r>
      <w:r w:rsidR="002C2386">
        <w:rPr>
          <w:rFonts w:ascii="Times New Roman" w:hAnsi="Times New Roman" w:cs="Times New Roman"/>
          <w:color w:val="auto"/>
          <w:szCs w:val="22"/>
        </w:rPr>
        <w:t>να</w:t>
      </w:r>
      <w:r w:rsidR="002C2386" w:rsidRPr="00894925">
        <w:rPr>
          <w:rFonts w:ascii="Times New Roman" w:hAnsi="Times New Roman" w:cs="Times New Roman"/>
          <w:color w:val="auto"/>
          <w:szCs w:val="22"/>
        </w:rPr>
        <w:t xml:space="preserve"> </w:t>
      </w:r>
      <w:r w:rsidR="002C2386">
        <w:rPr>
          <w:rFonts w:ascii="Times New Roman" w:hAnsi="Times New Roman" w:cs="Times New Roman"/>
          <w:color w:val="auto"/>
          <w:szCs w:val="22"/>
        </w:rPr>
        <w:t>σχετίζονται</w:t>
      </w:r>
      <w:r w:rsidR="002C2386" w:rsidRPr="00894925">
        <w:rPr>
          <w:rFonts w:ascii="Times New Roman" w:hAnsi="Times New Roman" w:cs="Times New Roman"/>
          <w:color w:val="auto"/>
          <w:szCs w:val="22"/>
        </w:rPr>
        <w:t xml:space="preserve"> </w:t>
      </w:r>
      <w:r w:rsidR="002C2386">
        <w:rPr>
          <w:rFonts w:ascii="Times New Roman" w:hAnsi="Times New Roman" w:cs="Times New Roman"/>
          <w:color w:val="auto"/>
          <w:szCs w:val="22"/>
        </w:rPr>
        <w:t>σε</w:t>
      </w:r>
      <w:r w:rsidR="002C2386" w:rsidRPr="00894925">
        <w:rPr>
          <w:rFonts w:ascii="Times New Roman" w:hAnsi="Times New Roman" w:cs="Times New Roman"/>
          <w:color w:val="auto"/>
          <w:szCs w:val="22"/>
        </w:rPr>
        <w:t xml:space="preserve"> </w:t>
      </w:r>
      <w:r w:rsidR="002C2386">
        <w:rPr>
          <w:rFonts w:ascii="Times New Roman" w:hAnsi="Times New Roman" w:cs="Times New Roman"/>
          <w:color w:val="auto"/>
          <w:szCs w:val="22"/>
        </w:rPr>
        <w:t>μέτριο</w:t>
      </w:r>
      <w:r w:rsidR="002C2386" w:rsidRPr="00894925">
        <w:rPr>
          <w:rFonts w:ascii="Times New Roman" w:hAnsi="Times New Roman" w:cs="Times New Roman"/>
          <w:color w:val="auto"/>
          <w:szCs w:val="22"/>
        </w:rPr>
        <w:t xml:space="preserve"> </w:t>
      </w:r>
      <w:r w:rsidR="002C2386">
        <w:rPr>
          <w:rFonts w:ascii="Times New Roman" w:hAnsi="Times New Roman" w:cs="Times New Roman"/>
          <w:color w:val="auto"/>
          <w:szCs w:val="22"/>
        </w:rPr>
        <w:t>επίπεδο</w:t>
      </w:r>
      <w:r w:rsidR="002C2386" w:rsidRPr="00894925">
        <w:rPr>
          <w:rFonts w:ascii="Times New Roman" w:hAnsi="Times New Roman" w:cs="Times New Roman"/>
          <w:color w:val="auto"/>
          <w:szCs w:val="22"/>
        </w:rPr>
        <w:t xml:space="preserve"> </w:t>
      </w:r>
      <w:r w:rsidR="002C2386">
        <w:rPr>
          <w:rFonts w:ascii="Times New Roman" w:hAnsi="Times New Roman" w:cs="Times New Roman"/>
          <w:color w:val="auto"/>
          <w:szCs w:val="22"/>
        </w:rPr>
        <w:t>με</w:t>
      </w:r>
      <w:r w:rsidR="002C2386" w:rsidRPr="00894925">
        <w:rPr>
          <w:rFonts w:ascii="Times New Roman" w:hAnsi="Times New Roman" w:cs="Times New Roman"/>
          <w:color w:val="auto"/>
          <w:szCs w:val="22"/>
        </w:rPr>
        <w:t xml:space="preserve"> </w:t>
      </w:r>
      <w:r w:rsidR="002C2386">
        <w:rPr>
          <w:rFonts w:ascii="Times New Roman" w:hAnsi="Times New Roman" w:cs="Times New Roman"/>
          <w:color w:val="auto"/>
          <w:szCs w:val="22"/>
        </w:rPr>
        <w:t>το</w:t>
      </w:r>
      <w:r w:rsidR="002C2386" w:rsidRPr="00894925">
        <w:rPr>
          <w:rFonts w:ascii="Times New Roman" w:hAnsi="Times New Roman" w:cs="Times New Roman"/>
          <w:color w:val="auto"/>
          <w:szCs w:val="22"/>
        </w:rPr>
        <w:t xml:space="preserve"> </w:t>
      </w:r>
      <w:r w:rsidR="002C2386">
        <w:rPr>
          <w:rFonts w:ascii="Times New Roman" w:hAnsi="Times New Roman" w:cs="Times New Roman"/>
          <w:color w:val="auto"/>
          <w:szCs w:val="22"/>
        </w:rPr>
        <w:t>βαθμό</w:t>
      </w:r>
      <w:r w:rsidR="002C2386" w:rsidRPr="00894925">
        <w:rPr>
          <w:rFonts w:ascii="Times New Roman" w:hAnsi="Times New Roman" w:cs="Times New Roman"/>
          <w:color w:val="auto"/>
          <w:szCs w:val="22"/>
        </w:rPr>
        <w:t xml:space="preserve"> </w:t>
      </w:r>
      <w:r w:rsidR="002C2386">
        <w:rPr>
          <w:rFonts w:ascii="Times New Roman" w:hAnsi="Times New Roman" w:cs="Times New Roman"/>
          <w:color w:val="auto"/>
          <w:szCs w:val="22"/>
        </w:rPr>
        <w:t>του</w:t>
      </w:r>
      <w:r w:rsidR="002C2386" w:rsidRPr="00894925">
        <w:rPr>
          <w:rFonts w:ascii="Times New Roman" w:hAnsi="Times New Roman" w:cs="Times New Roman"/>
          <w:color w:val="auto"/>
          <w:szCs w:val="22"/>
        </w:rPr>
        <w:t xml:space="preserve"> </w:t>
      </w:r>
      <w:r w:rsidR="00660905">
        <w:rPr>
          <w:rFonts w:ascii="Times New Roman" w:hAnsi="Times New Roman" w:cs="Times New Roman"/>
          <w:color w:val="auto"/>
          <w:szCs w:val="22"/>
        </w:rPr>
        <w:t>εργαστηρίου</w:t>
      </w:r>
      <w:r w:rsidR="00A8372C">
        <w:rPr>
          <w:rFonts w:ascii="Times New Roman" w:hAnsi="Times New Roman" w:cs="Times New Roman"/>
          <w:color w:val="auto"/>
          <w:szCs w:val="22"/>
        </w:rPr>
        <w:t xml:space="preserve"> </w:t>
      </w:r>
      <w:r w:rsidR="00A8372C">
        <w:rPr>
          <w:rFonts w:ascii="Times New Roman" w:hAnsi="Times New Roman" w:cs="Times New Roman"/>
          <w:color w:val="auto"/>
          <w:sz w:val="24"/>
          <w:szCs w:val="24"/>
        </w:rPr>
        <w:t>(</w:t>
      </w:r>
      <w:r w:rsidR="00A8372C">
        <w:rPr>
          <w:rFonts w:ascii="Times New Roman" w:hAnsi="Times New Roman" w:cs="Times New Roman"/>
          <w:i/>
          <w:color w:val="auto"/>
          <w:szCs w:val="22"/>
          <w:lang w:val="en-US"/>
        </w:rPr>
        <w:t>l</w:t>
      </w:r>
      <w:r w:rsidR="00A8372C" w:rsidRPr="00E22817">
        <w:rPr>
          <w:rFonts w:ascii="Times New Roman" w:hAnsi="Times New Roman" w:cs="Times New Roman"/>
          <w:i/>
          <w:color w:val="auto"/>
          <w:szCs w:val="22"/>
          <w:lang w:val="en-US"/>
        </w:rPr>
        <w:t>ab</w:t>
      </w:r>
      <w:r w:rsidR="00A8372C" w:rsidRPr="00673913">
        <w:rPr>
          <w:rFonts w:ascii="Times New Roman" w:hAnsi="Times New Roman" w:cs="Times New Roman"/>
          <w:i/>
          <w:color w:val="auto"/>
          <w:szCs w:val="22"/>
        </w:rPr>
        <w:t xml:space="preserve"> </w:t>
      </w:r>
      <w:r w:rsidR="00A8372C" w:rsidRPr="00E22817">
        <w:rPr>
          <w:rFonts w:ascii="Times New Roman" w:hAnsi="Times New Roman" w:cs="Times New Roman"/>
          <w:i/>
          <w:color w:val="auto"/>
          <w:szCs w:val="22"/>
          <w:lang w:val="en-US"/>
        </w:rPr>
        <w:t>note</w:t>
      </w:r>
      <w:r w:rsidR="00A8372C">
        <w:rPr>
          <w:rFonts w:ascii="Times New Roman" w:hAnsi="Times New Roman" w:cs="Times New Roman"/>
          <w:color w:val="auto"/>
          <w:sz w:val="24"/>
          <w:szCs w:val="24"/>
        </w:rPr>
        <w:t>)</w:t>
      </w:r>
      <w:r w:rsidR="00660905">
        <w:rPr>
          <w:rFonts w:ascii="Times New Roman" w:hAnsi="Times New Roman" w:cs="Times New Roman"/>
          <w:color w:val="auto"/>
          <w:szCs w:val="22"/>
        </w:rPr>
        <w:t>. Τ</w:t>
      </w:r>
      <w:r>
        <w:rPr>
          <w:rFonts w:ascii="Times New Roman" w:hAnsi="Times New Roman" w:cs="Times New Roman"/>
          <w:color w:val="auto"/>
          <w:szCs w:val="22"/>
        </w:rPr>
        <w:t xml:space="preserve">ο </w:t>
      </w:r>
      <w:r w:rsidR="00162BB9">
        <w:rPr>
          <w:rFonts w:ascii="Times New Roman" w:hAnsi="Times New Roman" w:cs="Times New Roman"/>
          <w:szCs w:val="22"/>
        </w:rPr>
        <w:t xml:space="preserve">πόσο οι φοιτητές χρησιμοποιούν το σύστημα </w:t>
      </w:r>
      <w:r w:rsidR="00BF604B">
        <w:rPr>
          <w:rFonts w:ascii="Times New Roman" w:hAnsi="Times New Roman" w:cs="Times New Roman"/>
          <w:szCs w:val="22"/>
          <w:lang w:val="en-US"/>
        </w:rPr>
        <w:t>M</w:t>
      </w:r>
      <w:r w:rsidR="00162BB9">
        <w:rPr>
          <w:rFonts w:ascii="Times New Roman" w:hAnsi="Times New Roman" w:cs="Times New Roman"/>
          <w:szCs w:val="22"/>
          <w:lang w:val="en-US"/>
        </w:rPr>
        <w:t>oodle</w:t>
      </w:r>
      <w:r>
        <w:rPr>
          <w:rFonts w:ascii="Times New Roman" w:hAnsi="Times New Roman" w:cs="Times New Roman"/>
          <w:szCs w:val="22"/>
        </w:rPr>
        <w:t xml:space="preserve"> με κάποια κανονικότητα ή όχι</w:t>
      </w:r>
      <w:r w:rsidR="00A8372C">
        <w:rPr>
          <w:rFonts w:ascii="Times New Roman" w:hAnsi="Times New Roman" w:cs="Times New Roman"/>
          <w:szCs w:val="22"/>
        </w:rPr>
        <w:t xml:space="preserve"> (</w:t>
      </w:r>
      <w:r w:rsidR="00A8372C">
        <w:rPr>
          <w:rFonts w:ascii="Times New Roman" w:hAnsi="Times New Roman" w:cs="Times New Roman"/>
          <w:i/>
          <w:color w:val="auto"/>
          <w:szCs w:val="22"/>
          <w:lang w:val="en-US"/>
        </w:rPr>
        <w:t>s</w:t>
      </w:r>
      <w:r w:rsidR="00A8372C" w:rsidRPr="00E22817">
        <w:rPr>
          <w:rFonts w:ascii="Times New Roman" w:hAnsi="Times New Roman" w:cs="Times New Roman"/>
          <w:i/>
          <w:color w:val="auto"/>
          <w:szCs w:val="22"/>
          <w:lang w:val="en-US"/>
        </w:rPr>
        <w:t>pectrum</w:t>
      </w:r>
      <w:r w:rsidR="00A8372C" w:rsidRPr="00C94C2E">
        <w:rPr>
          <w:rFonts w:ascii="Times New Roman" w:hAnsi="Times New Roman" w:cs="Times New Roman"/>
          <w:i/>
          <w:color w:val="auto"/>
          <w:szCs w:val="22"/>
        </w:rPr>
        <w:t xml:space="preserve"> </w:t>
      </w:r>
      <w:r w:rsidR="00A8372C">
        <w:rPr>
          <w:rFonts w:ascii="Times New Roman" w:hAnsi="Times New Roman" w:cs="Times New Roman"/>
          <w:i/>
          <w:color w:val="auto"/>
          <w:szCs w:val="22"/>
          <w:lang w:val="en-US"/>
        </w:rPr>
        <w:t>of</w:t>
      </w:r>
      <w:r w:rsidR="00A8372C" w:rsidRPr="00C94C2E">
        <w:rPr>
          <w:rFonts w:ascii="Times New Roman" w:hAnsi="Times New Roman" w:cs="Times New Roman"/>
          <w:i/>
          <w:color w:val="auto"/>
          <w:szCs w:val="22"/>
        </w:rPr>
        <w:t xml:space="preserve"> </w:t>
      </w:r>
      <w:r w:rsidR="00A8372C">
        <w:rPr>
          <w:rFonts w:ascii="Times New Roman" w:hAnsi="Times New Roman" w:cs="Times New Roman"/>
          <w:i/>
          <w:color w:val="auto"/>
          <w:szCs w:val="22"/>
          <w:lang w:val="en-US"/>
        </w:rPr>
        <w:t>use</w:t>
      </w:r>
      <w:r w:rsidR="00A8372C">
        <w:rPr>
          <w:rFonts w:ascii="Times New Roman" w:hAnsi="Times New Roman" w:cs="Times New Roman"/>
          <w:szCs w:val="22"/>
        </w:rPr>
        <w:t>)</w:t>
      </w:r>
      <w:r w:rsidR="002C2386" w:rsidRPr="00894925">
        <w:rPr>
          <w:rFonts w:ascii="Times New Roman" w:hAnsi="Times New Roman" w:cs="Times New Roman"/>
          <w:color w:val="auto"/>
          <w:szCs w:val="22"/>
        </w:rPr>
        <w:t xml:space="preserve"> </w:t>
      </w:r>
      <w:r w:rsidR="00BB5955">
        <w:rPr>
          <w:rFonts w:ascii="Times New Roman" w:hAnsi="Times New Roman" w:cs="Times New Roman"/>
          <w:color w:val="auto"/>
          <w:szCs w:val="22"/>
        </w:rPr>
        <w:t xml:space="preserve">δείχνει να σχετίζεται </w:t>
      </w:r>
      <w:r w:rsidR="002C2386">
        <w:rPr>
          <w:rFonts w:ascii="Times New Roman" w:hAnsi="Times New Roman" w:cs="Times New Roman"/>
          <w:color w:val="auto"/>
          <w:szCs w:val="22"/>
        </w:rPr>
        <w:t>σε</w:t>
      </w:r>
      <w:r w:rsidR="002C2386" w:rsidRPr="00894925">
        <w:rPr>
          <w:rFonts w:ascii="Times New Roman" w:hAnsi="Times New Roman" w:cs="Times New Roman"/>
          <w:color w:val="auto"/>
          <w:szCs w:val="22"/>
        </w:rPr>
        <w:t xml:space="preserve"> </w:t>
      </w:r>
      <w:r w:rsidR="002C2386">
        <w:rPr>
          <w:rFonts w:ascii="Times New Roman" w:hAnsi="Times New Roman" w:cs="Times New Roman"/>
          <w:color w:val="auto"/>
          <w:szCs w:val="22"/>
        </w:rPr>
        <w:t>υψηλό</w:t>
      </w:r>
      <w:r w:rsidR="002C2386" w:rsidRPr="00894925">
        <w:rPr>
          <w:rFonts w:ascii="Times New Roman" w:hAnsi="Times New Roman" w:cs="Times New Roman"/>
          <w:color w:val="auto"/>
          <w:szCs w:val="22"/>
        </w:rPr>
        <w:t xml:space="preserve"> </w:t>
      </w:r>
      <w:r w:rsidR="002C2386">
        <w:rPr>
          <w:rFonts w:ascii="Times New Roman" w:hAnsi="Times New Roman" w:cs="Times New Roman"/>
          <w:color w:val="auto"/>
          <w:szCs w:val="22"/>
        </w:rPr>
        <w:t>επίπεδο</w:t>
      </w:r>
      <w:r w:rsidR="002C2386" w:rsidRPr="00894925">
        <w:rPr>
          <w:rFonts w:ascii="Times New Roman" w:hAnsi="Times New Roman" w:cs="Times New Roman"/>
          <w:color w:val="auto"/>
          <w:szCs w:val="22"/>
        </w:rPr>
        <w:t xml:space="preserve"> </w:t>
      </w:r>
      <w:r w:rsidR="002C2386">
        <w:rPr>
          <w:rFonts w:ascii="Times New Roman" w:hAnsi="Times New Roman" w:cs="Times New Roman"/>
          <w:color w:val="auto"/>
          <w:szCs w:val="22"/>
        </w:rPr>
        <w:t>με</w:t>
      </w:r>
      <w:r w:rsidR="002C2386" w:rsidRPr="00894925">
        <w:rPr>
          <w:rFonts w:ascii="Times New Roman" w:hAnsi="Times New Roman" w:cs="Times New Roman"/>
          <w:color w:val="auto"/>
          <w:szCs w:val="22"/>
        </w:rPr>
        <w:t xml:space="preserve"> </w:t>
      </w:r>
      <w:r w:rsidR="002C2386">
        <w:rPr>
          <w:rFonts w:ascii="Times New Roman" w:hAnsi="Times New Roman" w:cs="Times New Roman"/>
          <w:color w:val="auto"/>
          <w:szCs w:val="22"/>
        </w:rPr>
        <w:t>το</w:t>
      </w:r>
      <w:r w:rsidR="002C2386" w:rsidRPr="00894925">
        <w:rPr>
          <w:rFonts w:ascii="Times New Roman" w:hAnsi="Times New Roman" w:cs="Times New Roman"/>
          <w:color w:val="auto"/>
          <w:szCs w:val="22"/>
        </w:rPr>
        <w:t xml:space="preserve"> </w:t>
      </w:r>
      <w:r w:rsidR="002C2386">
        <w:rPr>
          <w:rFonts w:ascii="Times New Roman" w:hAnsi="Times New Roman" w:cs="Times New Roman"/>
          <w:color w:val="auto"/>
          <w:szCs w:val="22"/>
        </w:rPr>
        <w:t>βαθμό</w:t>
      </w:r>
      <w:r w:rsidR="002C2386" w:rsidRPr="00894925">
        <w:rPr>
          <w:rFonts w:ascii="Times New Roman" w:hAnsi="Times New Roman" w:cs="Times New Roman"/>
          <w:color w:val="auto"/>
          <w:szCs w:val="22"/>
        </w:rPr>
        <w:t xml:space="preserve"> </w:t>
      </w:r>
      <w:r w:rsidR="002C2386">
        <w:rPr>
          <w:rFonts w:ascii="Times New Roman" w:hAnsi="Times New Roman" w:cs="Times New Roman"/>
          <w:color w:val="auto"/>
          <w:szCs w:val="22"/>
        </w:rPr>
        <w:t>του</w:t>
      </w:r>
      <w:r w:rsidR="002C2386" w:rsidRPr="00894925">
        <w:rPr>
          <w:rFonts w:ascii="Times New Roman" w:hAnsi="Times New Roman" w:cs="Times New Roman"/>
          <w:color w:val="auto"/>
          <w:szCs w:val="22"/>
        </w:rPr>
        <w:t xml:space="preserve"> </w:t>
      </w:r>
      <w:r w:rsidR="002C2386">
        <w:rPr>
          <w:rFonts w:ascii="Times New Roman" w:hAnsi="Times New Roman" w:cs="Times New Roman"/>
          <w:color w:val="auto"/>
          <w:szCs w:val="22"/>
        </w:rPr>
        <w:t>εργαστηρίου</w:t>
      </w:r>
      <w:r w:rsidR="00A8372C">
        <w:rPr>
          <w:rFonts w:ascii="Times New Roman" w:hAnsi="Times New Roman" w:cs="Times New Roman"/>
          <w:color w:val="auto"/>
          <w:szCs w:val="22"/>
        </w:rPr>
        <w:t xml:space="preserve"> </w:t>
      </w:r>
      <w:r w:rsidR="00A8372C">
        <w:rPr>
          <w:rFonts w:ascii="Times New Roman" w:hAnsi="Times New Roman" w:cs="Times New Roman"/>
          <w:color w:val="auto"/>
          <w:sz w:val="24"/>
          <w:szCs w:val="24"/>
        </w:rPr>
        <w:t>(</w:t>
      </w:r>
      <w:r w:rsidR="00A8372C">
        <w:rPr>
          <w:rFonts w:ascii="Times New Roman" w:hAnsi="Times New Roman" w:cs="Times New Roman"/>
          <w:i/>
          <w:color w:val="auto"/>
          <w:szCs w:val="22"/>
          <w:lang w:val="en-US"/>
        </w:rPr>
        <w:t>l</w:t>
      </w:r>
      <w:r w:rsidR="00A8372C" w:rsidRPr="00E22817">
        <w:rPr>
          <w:rFonts w:ascii="Times New Roman" w:hAnsi="Times New Roman" w:cs="Times New Roman"/>
          <w:i/>
          <w:color w:val="auto"/>
          <w:szCs w:val="22"/>
          <w:lang w:val="en-US"/>
        </w:rPr>
        <w:t>ab</w:t>
      </w:r>
      <w:r w:rsidR="00A8372C" w:rsidRPr="00673913">
        <w:rPr>
          <w:rFonts w:ascii="Times New Roman" w:hAnsi="Times New Roman" w:cs="Times New Roman"/>
          <w:i/>
          <w:color w:val="auto"/>
          <w:szCs w:val="22"/>
        </w:rPr>
        <w:t xml:space="preserve"> </w:t>
      </w:r>
      <w:r w:rsidR="00A8372C" w:rsidRPr="00E22817">
        <w:rPr>
          <w:rFonts w:ascii="Times New Roman" w:hAnsi="Times New Roman" w:cs="Times New Roman"/>
          <w:i/>
          <w:color w:val="auto"/>
          <w:szCs w:val="22"/>
          <w:lang w:val="en-US"/>
        </w:rPr>
        <w:t>note</w:t>
      </w:r>
      <w:r w:rsidR="00A8372C">
        <w:rPr>
          <w:rFonts w:ascii="Times New Roman" w:hAnsi="Times New Roman" w:cs="Times New Roman"/>
          <w:color w:val="auto"/>
          <w:sz w:val="24"/>
          <w:szCs w:val="24"/>
        </w:rPr>
        <w:t>)</w:t>
      </w:r>
      <w:r w:rsidR="002C2386" w:rsidRPr="00894925">
        <w:rPr>
          <w:rFonts w:ascii="Times New Roman" w:hAnsi="Times New Roman" w:cs="Times New Roman"/>
          <w:color w:val="auto"/>
          <w:szCs w:val="22"/>
        </w:rPr>
        <w:t>.</w:t>
      </w:r>
      <w:r w:rsidR="00A8372C">
        <w:rPr>
          <w:rFonts w:ascii="Times New Roman" w:hAnsi="Times New Roman" w:cs="Times New Roman"/>
          <w:color w:val="auto"/>
          <w:szCs w:val="22"/>
        </w:rPr>
        <w:t xml:space="preserve"> </w:t>
      </w:r>
    </w:p>
    <w:p w14:paraId="30D8CE06" w14:textId="77777777" w:rsidR="002C2386" w:rsidRPr="00894925" w:rsidRDefault="002C2386" w:rsidP="001E7414">
      <w:pPr>
        <w:spacing w:after="240" w:line="360" w:lineRule="auto"/>
        <w:ind w:firstLine="284"/>
        <w:jc w:val="both"/>
        <w:rPr>
          <w:rFonts w:ascii="Times New Roman" w:hAnsi="Times New Roman" w:cs="Times New Roman"/>
          <w:color w:val="auto"/>
          <w:szCs w:val="22"/>
        </w:rPr>
      </w:pPr>
    </w:p>
    <w:p w14:paraId="08648A2F" w14:textId="68A0B20E" w:rsidR="00E235AC" w:rsidRDefault="00D7163A" w:rsidP="00160B35">
      <w:pPr>
        <w:spacing w:after="240" w:line="360" w:lineRule="auto"/>
        <w:ind w:firstLine="284"/>
        <w:jc w:val="both"/>
        <w:rPr>
          <w:rFonts w:ascii="Times New Roman" w:hAnsi="Times New Roman" w:cs="Times New Roman"/>
          <w:color w:val="auto"/>
          <w:szCs w:val="22"/>
        </w:rPr>
      </w:pPr>
      <w:r>
        <w:rPr>
          <w:rFonts w:ascii="Times New Roman" w:hAnsi="Times New Roman" w:cs="Times New Roman"/>
          <w:color w:val="auto"/>
          <w:szCs w:val="22"/>
        </w:rPr>
        <w:t xml:space="preserve">Η </w:t>
      </w:r>
      <w:r w:rsidR="00683892">
        <w:rPr>
          <w:rFonts w:ascii="Times New Roman" w:hAnsi="Times New Roman" w:cs="Times New Roman"/>
          <w:szCs w:val="22"/>
        </w:rPr>
        <w:t xml:space="preserve">στάση των φοιτητών απέναντι στο σύστημα </w:t>
      </w:r>
      <w:r w:rsidR="00BF604B">
        <w:rPr>
          <w:rFonts w:ascii="Times New Roman" w:hAnsi="Times New Roman" w:cs="Times New Roman"/>
          <w:szCs w:val="22"/>
          <w:lang w:val="en-US"/>
        </w:rPr>
        <w:t>M</w:t>
      </w:r>
      <w:r w:rsidR="00683892">
        <w:rPr>
          <w:rFonts w:ascii="Times New Roman" w:hAnsi="Times New Roman" w:cs="Times New Roman"/>
          <w:szCs w:val="22"/>
          <w:lang w:val="en-US"/>
        </w:rPr>
        <w:t>oodle</w:t>
      </w:r>
      <w:r w:rsidR="00A8372C">
        <w:rPr>
          <w:rFonts w:ascii="Times New Roman" w:hAnsi="Times New Roman" w:cs="Times New Roman"/>
          <w:color w:val="auto"/>
          <w:szCs w:val="22"/>
        </w:rPr>
        <w:t xml:space="preserve"> (</w:t>
      </w:r>
      <w:r w:rsidR="00A8372C">
        <w:rPr>
          <w:rFonts w:ascii="Times New Roman" w:hAnsi="Times New Roman" w:cs="Times New Roman"/>
          <w:i/>
          <w:color w:val="auto"/>
          <w:sz w:val="24"/>
          <w:szCs w:val="24"/>
          <w:lang w:val="en-US"/>
        </w:rPr>
        <w:t>attitude</w:t>
      </w:r>
      <w:r w:rsidR="00A8372C" w:rsidRPr="00A8372C">
        <w:rPr>
          <w:rFonts w:ascii="Times New Roman" w:hAnsi="Times New Roman" w:cs="Times New Roman"/>
          <w:i/>
          <w:color w:val="auto"/>
          <w:sz w:val="24"/>
          <w:szCs w:val="24"/>
        </w:rPr>
        <w:t xml:space="preserve"> </w:t>
      </w:r>
      <w:r w:rsidR="00A8372C">
        <w:rPr>
          <w:rFonts w:ascii="Times New Roman" w:hAnsi="Times New Roman" w:cs="Times New Roman"/>
          <w:i/>
          <w:color w:val="auto"/>
          <w:sz w:val="24"/>
          <w:szCs w:val="24"/>
          <w:lang w:val="en-US"/>
        </w:rPr>
        <w:t>about</w:t>
      </w:r>
      <w:r w:rsidR="00A8372C" w:rsidRPr="00A8372C">
        <w:rPr>
          <w:rFonts w:ascii="Times New Roman" w:hAnsi="Times New Roman" w:cs="Times New Roman"/>
          <w:i/>
          <w:color w:val="auto"/>
          <w:sz w:val="24"/>
          <w:szCs w:val="24"/>
        </w:rPr>
        <w:t xml:space="preserve"> </w:t>
      </w:r>
      <w:r w:rsidR="00A8372C">
        <w:rPr>
          <w:rFonts w:ascii="Times New Roman" w:hAnsi="Times New Roman" w:cs="Times New Roman"/>
          <w:i/>
          <w:color w:val="auto"/>
          <w:sz w:val="24"/>
          <w:szCs w:val="24"/>
          <w:lang w:val="en-US"/>
        </w:rPr>
        <w:t>moodle</w:t>
      </w:r>
      <w:r w:rsidR="00A8372C">
        <w:rPr>
          <w:rFonts w:ascii="Times New Roman" w:hAnsi="Times New Roman" w:cs="Times New Roman"/>
          <w:color w:val="auto"/>
          <w:szCs w:val="22"/>
        </w:rPr>
        <w:t xml:space="preserve">) </w:t>
      </w:r>
      <w:r w:rsidR="00BB5955">
        <w:rPr>
          <w:rFonts w:ascii="Times New Roman" w:hAnsi="Times New Roman" w:cs="Times New Roman"/>
          <w:color w:val="auto"/>
          <w:szCs w:val="22"/>
        </w:rPr>
        <w:t>και</w:t>
      </w:r>
      <w:r w:rsidR="002C2386" w:rsidRPr="002C2386">
        <w:rPr>
          <w:rFonts w:ascii="Times New Roman" w:hAnsi="Times New Roman" w:cs="Times New Roman"/>
          <w:color w:val="auto"/>
          <w:szCs w:val="22"/>
        </w:rPr>
        <w:t xml:space="preserve"> </w:t>
      </w:r>
      <w:r>
        <w:rPr>
          <w:rFonts w:ascii="Times New Roman" w:hAnsi="Times New Roman" w:cs="Times New Roman"/>
          <w:color w:val="auto"/>
          <w:szCs w:val="22"/>
        </w:rPr>
        <w:t xml:space="preserve">το </w:t>
      </w:r>
      <w:r w:rsidR="00683892">
        <w:rPr>
          <w:rFonts w:ascii="Times New Roman" w:hAnsi="Times New Roman" w:cs="Times New Roman"/>
          <w:szCs w:val="22"/>
        </w:rPr>
        <w:t>πόσες φορές μπήκαν οι φοιτητές στο</w:t>
      </w:r>
      <w:r w:rsidR="00160B35">
        <w:rPr>
          <w:rFonts w:ascii="Times New Roman" w:hAnsi="Times New Roman" w:cs="Times New Roman"/>
          <w:szCs w:val="22"/>
        </w:rPr>
        <w:t xml:space="preserve"> τμήμα με τα ερωτηματολόγια</w:t>
      </w:r>
      <w:r w:rsidR="00A8372C">
        <w:rPr>
          <w:rFonts w:ascii="Times New Roman" w:hAnsi="Times New Roman" w:cs="Times New Roman"/>
          <w:szCs w:val="22"/>
        </w:rPr>
        <w:t xml:space="preserve"> (</w:t>
      </w:r>
      <w:r w:rsidR="00A8372C">
        <w:rPr>
          <w:rFonts w:ascii="Times New Roman" w:hAnsi="Times New Roman" w:cs="Times New Roman"/>
          <w:i/>
          <w:color w:val="auto"/>
          <w:szCs w:val="22"/>
          <w:lang w:val="en-US"/>
        </w:rPr>
        <w:t>questionnaire</w:t>
      </w:r>
      <w:r w:rsidR="00A8372C" w:rsidRPr="00A8372C">
        <w:rPr>
          <w:rFonts w:ascii="Times New Roman" w:hAnsi="Times New Roman" w:cs="Times New Roman"/>
          <w:i/>
          <w:color w:val="auto"/>
          <w:szCs w:val="22"/>
        </w:rPr>
        <w:t xml:space="preserve"> </w:t>
      </w:r>
      <w:r w:rsidR="00A8372C">
        <w:rPr>
          <w:rFonts w:ascii="Times New Roman" w:hAnsi="Times New Roman" w:cs="Times New Roman"/>
          <w:i/>
          <w:color w:val="auto"/>
          <w:szCs w:val="22"/>
          <w:lang w:val="en-US"/>
        </w:rPr>
        <w:t>view</w:t>
      </w:r>
      <w:r w:rsidR="00A8372C">
        <w:rPr>
          <w:rFonts w:ascii="Times New Roman" w:hAnsi="Times New Roman" w:cs="Times New Roman"/>
          <w:szCs w:val="22"/>
        </w:rPr>
        <w:t>)</w:t>
      </w:r>
      <w:r w:rsidR="00160B35">
        <w:rPr>
          <w:rFonts w:ascii="Times New Roman" w:hAnsi="Times New Roman" w:cs="Times New Roman"/>
          <w:szCs w:val="22"/>
        </w:rPr>
        <w:t xml:space="preserve"> </w:t>
      </w:r>
      <w:r w:rsidR="000E3FED">
        <w:rPr>
          <w:rFonts w:ascii="Times New Roman" w:hAnsi="Times New Roman" w:cs="Times New Roman"/>
          <w:color w:val="auto"/>
          <w:szCs w:val="22"/>
        </w:rPr>
        <w:t>σχετίζ</w:t>
      </w:r>
      <w:r w:rsidR="002C2386" w:rsidRPr="002C2386">
        <w:rPr>
          <w:rFonts w:ascii="Times New Roman" w:hAnsi="Times New Roman" w:cs="Times New Roman"/>
          <w:color w:val="auto"/>
          <w:szCs w:val="22"/>
        </w:rPr>
        <w:t>ονται</w:t>
      </w:r>
      <w:r w:rsidR="002C2386" w:rsidRPr="002C2386">
        <w:rPr>
          <w:rFonts w:ascii="Times New Roman" w:hAnsi="Times New Roman" w:cs="Times New Roman"/>
          <w:i/>
          <w:color w:val="auto"/>
          <w:szCs w:val="22"/>
        </w:rPr>
        <w:t xml:space="preserve"> </w:t>
      </w:r>
      <w:r w:rsidR="002C2386">
        <w:rPr>
          <w:rFonts w:ascii="Times New Roman" w:hAnsi="Times New Roman" w:cs="Times New Roman"/>
          <w:color w:val="auto"/>
          <w:szCs w:val="22"/>
        </w:rPr>
        <w:t>σε</w:t>
      </w:r>
      <w:r w:rsidR="002C2386" w:rsidRPr="002C2386">
        <w:rPr>
          <w:rFonts w:ascii="Times New Roman" w:hAnsi="Times New Roman" w:cs="Times New Roman"/>
          <w:color w:val="auto"/>
          <w:szCs w:val="22"/>
        </w:rPr>
        <w:t xml:space="preserve"> </w:t>
      </w:r>
      <w:r w:rsidR="002C2386">
        <w:rPr>
          <w:rFonts w:ascii="Times New Roman" w:hAnsi="Times New Roman" w:cs="Times New Roman"/>
          <w:color w:val="auto"/>
          <w:szCs w:val="22"/>
        </w:rPr>
        <w:lastRenderedPageBreak/>
        <w:t>χαμηλό επίπεδο με το</w:t>
      </w:r>
      <w:r w:rsidR="00160B35">
        <w:rPr>
          <w:rFonts w:ascii="Times New Roman" w:hAnsi="Times New Roman" w:cs="Times New Roman"/>
          <w:color w:val="auto"/>
          <w:szCs w:val="22"/>
        </w:rPr>
        <w:t xml:space="preserve"> βαθμό της γραπτής εξέτασης</w:t>
      </w:r>
      <w:r w:rsidR="00A8372C">
        <w:rPr>
          <w:rFonts w:ascii="Times New Roman" w:hAnsi="Times New Roman" w:cs="Times New Roman"/>
          <w:color w:val="auto"/>
          <w:szCs w:val="22"/>
        </w:rPr>
        <w:t xml:space="preserve"> (</w:t>
      </w:r>
      <w:r w:rsidR="00A8372C">
        <w:rPr>
          <w:rFonts w:ascii="Times New Roman" w:hAnsi="Times New Roman" w:cs="Times New Roman"/>
          <w:i/>
          <w:color w:val="auto"/>
          <w:szCs w:val="22"/>
          <w:lang w:val="en-US"/>
        </w:rPr>
        <w:t>e</w:t>
      </w:r>
      <w:r w:rsidR="00A8372C" w:rsidRPr="00E22817">
        <w:rPr>
          <w:rFonts w:ascii="Times New Roman" w:hAnsi="Times New Roman" w:cs="Times New Roman"/>
          <w:i/>
          <w:color w:val="auto"/>
          <w:szCs w:val="22"/>
          <w:lang w:val="en-US"/>
        </w:rPr>
        <w:t>xam</w:t>
      </w:r>
      <w:r w:rsidR="00A8372C" w:rsidRPr="00A8372C">
        <w:rPr>
          <w:rFonts w:ascii="Times New Roman" w:hAnsi="Times New Roman" w:cs="Times New Roman"/>
          <w:i/>
          <w:color w:val="auto"/>
          <w:szCs w:val="22"/>
        </w:rPr>
        <w:t xml:space="preserve"> </w:t>
      </w:r>
      <w:r w:rsidR="00A8372C">
        <w:rPr>
          <w:rFonts w:ascii="Times New Roman" w:hAnsi="Times New Roman" w:cs="Times New Roman"/>
          <w:i/>
          <w:color w:val="auto"/>
          <w:szCs w:val="22"/>
          <w:lang w:val="en-US"/>
        </w:rPr>
        <w:t>note</w:t>
      </w:r>
      <w:r w:rsidR="00A8372C">
        <w:rPr>
          <w:rFonts w:ascii="Times New Roman" w:hAnsi="Times New Roman" w:cs="Times New Roman"/>
          <w:color w:val="auto"/>
          <w:szCs w:val="22"/>
        </w:rPr>
        <w:t>)</w:t>
      </w:r>
      <w:r w:rsidR="00160B35">
        <w:rPr>
          <w:rFonts w:ascii="Times New Roman" w:hAnsi="Times New Roman" w:cs="Times New Roman"/>
          <w:color w:val="auto"/>
          <w:szCs w:val="22"/>
        </w:rPr>
        <w:t>.</w:t>
      </w:r>
      <w:r w:rsidR="00E235AC">
        <w:rPr>
          <w:rFonts w:ascii="Times New Roman" w:hAnsi="Times New Roman" w:cs="Times New Roman"/>
          <w:color w:val="auto"/>
          <w:szCs w:val="22"/>
        </w:rPr>
        <w:t xml:space="preserve"> </w:t>
      </w:r>
      <w:r w:rsidR="00160B35">
        <w:rPr>
          <w:rFonts w:ascii="Times New Roman" w:hAnsi="Times New Roman" w:cs="Times New Roman"/>
          <w:szCs w:val="22"/>
        </w:rPr>
        <w:t>Τ</w:t>
      </w:r>
      <w:r w:rsidR="00683892">
        <w:rPr>
          <w:rFonts w:ascii="Times New Roman" w:hAnsi="Times New Roman" w:cs="Times New Roman"/>
          <w:szCs w:val="22"/>
        </w:rPr>
        <w:t>ο σύ</w:t>
      </w:r>
      <w:r>
        <w:rPr>
          <w:rFonts w:ascii="Times New Roman" w:hAnsi="Times New Roman" w:cs="Times New Roman"/>
          <w:szCs w:val="22"/>
        </w:rPr>
        <w:t>νολο των ενεργειών ενός μαθητή</w:t>
      </w:r>
      <w:r w:rsidR="00E235AC">
        <w:rPr>
          <w:rFonts w:ascii="Times New Roman" w:hAnsi="Times New Roman" w:cs="Times New Roman"/>
          <w:szCs w:val="22"/>
        </w:rPr>
        <w:t xml:space="preserve"> (</w:t>
      </w:r>
      <w:r w:rsidR="00E235AC">
        <w:rPr>
          <w:rFonts w:ascii="Times New Roman" w:hAnsi="Times New Roman" w:cs="Times New Roman"/>
          <w:i/>
          <w:color w:val="auto"/>
          <w:szCs w:val="22"/>
          <w:lang w:val="en-US"/>
        </w:rPr>
        <w:t>total</w:t>
      </w:r>
      <w:r w:rsidR="00E235AC" w:rsidRPr="00E235AC">
        <w:rPr>
          <w:rFonts w:ascii="Times New Roman" w:hAnsi="Times New Roman" w:cs="Times New Roman"/>
          <w:i/>
          <w:color w:val="auto"/>
          <w:szCs w:val="22"/>
        </w:rPr>
        <w:t xml:space="preserve"> </w:t>
      </w:r>
      <w:r w:rsidR="00E235AC">
        <w:rPr>
          <w:rFonts w:ascii="Times New Roman" w:hAnsi="Times New Roman" w:cs="Times New Roman"/>
          <w:i/>
          <w:color w:val="auto"/>
          <w:szCs w:val="22"/>
          <w:lang w:val="en-US"/>
        </w:rPr>
        <w:t>of</w:t>
      </w:r>
      <w:r w:rsidR="00E235AC" w:rsidRPr="00E235AC">
        <w:rPr>
          <w:rFonts w:ascii="Times New Roman" w:hAnsi="Times New Roman" w:cs="Times New Roman"/>
          <w:i/>
          <w:color w:val="auto"/>
          <w:szCs w:val="22"/>
        </w:rPr>
        <w:t xml:space="preserve"> </w:t>
      </w:r>
      <w:r w:rsidR="00E235AC">
        <w:rPr>
          <w:rFonts w:ascii="Times New Roman" w:hAnsi="Times New Roman" w:cs="Times New Roman"/>
          <w:i/>
          <w:color w:val="auto"/>
          <w:szCs w:val="22"/>
          <w:lang w:val="en-US"/>
        </w:rPr>
        <w:t>id</w:t>
      </w:r>
      <w:r w:rsidR="00E235AC">
        <w:rPr>
          <w:rFonts w:ascii="Times New Roman" w:hAnsi="Times New Roman" w:cs="Times New Roman"/>
          <w:szCs w:val="22"/>
        </w:rPr>
        <w:t>)</w:t>
      </w:r>
      <w:r>
        <w:rPr>
          <w:rFonts w:ascii="Times New Roman" w:hAnsi="Times New Roman" w:cs="Times New Roman"/>
          <w:szCs w:val="22"/>
        </w:rPr>
        <w:t xml:space="preserve"> </w:t>
      </w:r>
      <w:r w:rsidR="00BB5955">
        <w:rPr>
          <w:rFonts w:ascii="Times New Roman" w:hAnsi="Times New Roman" w:cs="Times New Roman"/>
          <w:color w:val="auto"/>
          <w:szCs w:val="22"/>
        </w:rPr>
        <w:t xml:space="preserve">και </w:t>
      </w:r>
      <w:r>
        <w:rPr>
          <w:rFonts w:ascii="Times New Roman" w:hAnsi="Times New Roman" w:cs="Times New Roman"/>
          <w:color w:val="auto"/>
          <w:szCs w:val="22"/>
        </w:rPr>
        <w:t>ο βαθμός του εργαστηρίου</w:t>
      </w:r>
      <w:r w:rsidR="00E235AC">
        <w:rPr>
          <w:rFonts w:ascii="Times New Roman" w:hAnsi="Times New Roman" w:cs="Times New Roman"/>
          <w:color w:val="auto"/>
          <w:szCs w:val="22"/>
        </w:rPr>
        <w:t xml:space="preserve"> (</w:t>
      </w:r>
      <w:r w:rsidR="00E235AC">
        <w:rPr>
          <w:rFonts w:ascii="Times New Roman" w:hAnsi="Times New Roman" w:cs="Times New Roman"/>
          <w:i/>
          <w:color w:val="auto"/>
          <w:szCs w:val="22"/>
          <w:lang w:val="en-US"/>
        </w:rPr>
        <w:t>lab</w:t>
      </w:r>
      <w:r w:rsidR="00E235AC" w:rsidRPr="00E235AC">
        <w:rPr>
          <w:rFonts w:ascii="Times New Roman" w:hAnsi="Times New Roman" w:cs="Times New Roman"/>
          <w:i/>
          <w:color w:val="auto"/>
          <w:szCs w:val="22"/>
        </w:rPr>
        <w:t xml:space="preserve"> </w:t>
      </w:r>
      <w:r w:rsidR="00E235AC">
        <w:rPr>
          <w:rFonts w:ascii="Times New Roman" w:hAnsi="Times New Roman" w:cs="Times New Roman"/>
          <w:i/>
          <w:color w:val="auto"/>
          <w:szCs w:val="22"/>
          <w:lang w:val="en-US"/>
        </w:rPr>
        <w:t>note</w:t>
      </w:r>
      <w:r w:rsidR="00E235AC">
        <w:rPr>
          <w:rFonts w:ascii="Times New Roman" w:hAnsi="Times New Roman" w:cs="Times New Roman"/>
          <w:color w:val="auto"/>
          <w:szCs w:val="22"/>
        </w:rPr>
        <w:t>)</w:t>
      </w:r>
      <w:r>
        <w:rPr>
          <w:rFonts w:ascii="Times New Roman" w:hAnsi="Times New Roman" w:cs="Times New Roman"/>
          <w:color w:val="auto"/>
          <w:szCs w:val="22"/>
        </w:rPr>
        <w:t xml:space="preserve"> </w:t>
      </w:r>
      <w:r w:rsidR="002C2386">
        <w:rPr>
          <w:rFonts w:ascii="Times New Roman" w:hAnsi="Times New Roman" w:cs="Times New Roman"/>
          <w:color w:val="auto"/>
          <w:szCs w:val="22"/>
        </w:rPr>
        <w:t>σχετίζονται σε μέτριο επίπεδο μ</w:t>
      </w:r>
      <w:r w:rsidR="000E3FED">
        <w:rPr>
          <w:rFonts w:ascii="Times New Roman" w:hAnsi="Times New Roman" w:cs="Times New Roman"/>
          <w:color w:val="auto"/>
          <w:szCs w:val="22"/>
        </w:rPr>
        <w:t>ε το βαθμό της γραπτής εξέτασης</w:t>
      </w:r>
      <w:r w:rsidR="00E235AC">
        <w:rPr>
          <w:rFonts w:ascii="Times New Roman" w:hAnsi="Times New Roman" w:cs="Times New Roman"/>
          <w:color w:val="auto"/>
          <w:szCs w:val="22"/>
        </w:rPr>
        <w:t xml:space="preserve"> (</w:t>
      </w:r>
      <w:r w:rsidR="00E235AC">
        <w:rPr>
          <w:rFonts w:ascii="Times New Roman" w:hAnsi="Times New Roman" w:cs="Times New Roman"/>
          <w:i/>
          <w:color w:val="auto"/>
          <w:szCs w:val="22"/>
          <w:lang w:val="en-US"/>
        </w:rPr>
        <w:t>e</w:t>
      </w:r>
      <w:r w:rsidR="00E235AC" w:rsidRPr="00E22817">
        <w:rPr>
          <w:rFonts w:ascii="Times New Roman" w:hAnsi="Times New Roman" w:cs="Times New Roman"/>
          <w:i/>
          <w:color w:val="auto"/>
          <w:szCs w:val="22"/>
          <w:lang w:val="en-US"/>
        </w:rPr>
        <w:t>xam</w:t>
      </w:r>
      <w:r w:rsidR="00E235AC" w:rsidRPr="00A8372C">
        <w:rPr>
          <w:rFonts w:ascii="Times New Roman" w:hAnsi="Times New Roman" w:cs="Times New Roman"/>
          <w:i/>
          <w:color w:val="auto"/>
          <w:szCs w:val="22"/>
        </w:rPr>
        <w:t xml:space="preserve"> </w:t>
      </w:r>
      <w:r w:rsidR="00E235AC">
        <w:rPr>
          <w:rFonts w:ascii="Times New Roman" w:hAnsi="Times New Roman" w:cs="Times New Roman"/>
          <w:i/>
          <w:color w:val="auto"/>
          <w:szCs w:val="22"/>
          <w:lang w:val="en-US"/>
        </w:rPr>
        <w:t>note</w:t>
      </w:r>
      <w:r w:rsidR="00E235AC">
        <w:rPr>
          <w:rFonts w:ascii="Times New Roman" w:hAnsi="Times New Roman" w:cs="Times New Roman"/>
          <w:color w:val="auto"/>
          <w:szCs w:val="22"/>
        </w:rPr>
        <w:t>)</w:t>
      </w:r>
      <w:r w:rsidR="000E3FED">
        <w:rPr>
          <w:rFonts w:ascii="Times New Roman" w:hAnsi="Times New Roman" w:cs="Times New Roman"/>
          <w:color w:val="auto"/>
          <w:szCs w:val="22"/>
        </w:rPr>
        <w:t>.</w:t>
      </w:r>
      <w:r w:rsidR="00160B35">
        <w:rPr>
          <w:rFonts w:ascii="Times New Roman" w:hAnsi="Times New Roman" w:cs="Times New Roman"/>
          <w:color w:val="auto"/>
          <w:szCs w:val="22"/>
        </w:rPr>
        <w:t xml:space="preserve"> </w:t>
      </w:r>
    </w:p>
    <w:p w14:paraId="1415E3ED" w14:textId="77777777" w:rsidR="00E235AC" w:rsidRDefault="00E235AC" w:rsidP="00160B35">
      <w:pPr>
        <w:spacing w:after="240" w:line="360" w:lineRule="auto"/>
        <w:ind w:firstLine="284"/>
        <w:jc w:val="both"/>
        <w:rPr>
          <w:rFonts w:ascii="Times New Roman" w:hAnsi="Times New Roman" w:cs="Times New Roman"/>
          <w:color w:val="auto"/>
          <w:szCs w:val="22"/>
        </w:rPr>
      </w:pPr>
    </w:p>
    <w:p w14:paraId="26D5AD14" w14:textId="3F9E7C14" w:rsidR="000E3FED" w:rsidRPr="00B32E57" w:rsidRDefault="00D7163A" w:rsidP="00160B35">
      <w:pPr>
        <w:spacing w:after="240" w:line="360" w:lineRule="auto"/>
        <w:ind w:firstLine="284"/>
        <w:jc w:val="both"/>
        <w:rPr>
          <w:rFonts w:ascii="Times New Roman" w:hAnsi="Times New Roman" w:cs="Times New Roman"/>
          <w:color w:val="auto"/>
          <w:szCs w:val="22"/>
        </w:rPr>
      </w:pPr>
      <w:r>
        <w:rPr>
          <w:rFonts w:ascii="Times New Roman" w:hAnsi="Times New Roman" w:cs="Times New Roman"/>
          <w:color w:val="auto"/>
          <w:szCs w:val="22"/>
        </w:rPr>
        <w:t xml:space="preserve">Το </w:t>
      </w:r>
      <w:r w:rsidR="00683892">
        <w:rPr>
          <w:rFonts w:ascii="Times New Roman" w:hAnsi="Times New Roman" w:cs="Times New Roman"/>
          <w:szCs w:val="22"/>
        </w:rPr>
        <w:t>πόσες φορές ένας φοιτητής έχει μπ</w:t>
      </w:r>
      <w:r w:rsidR="00160B35">
        <w:rPr>
          <w:rFonts w:ascii="Times New Roman" w:hAnsi="Times New Roman" w:cs="Times New Roman"/>
          <w:szCs w:val="22"/>
        </w:rPr>
        <w:t>ει στο τμήμα του λεξιλογίου</w:t>
      </w:r>
      <w:r w:rsidR="00E235AC">
        <w:rPr>
          <w:rFonts w:ascii="Times New Roman" w:hAnsi="Times New Roman" w:cs="Times New Roman"/>
          <w:szCs w:val="22"/>
        </w:rPr>
        <w:t xml:space="preserve"> (</w:t>
      </w:r>
      <w:r w:rsidR="00E235AC">
        <w:rPr>
          <w:rFonts w:ascii="Times New Roman" w:hAnsi="Times New Roman" w:cs="Times New Roman"/>
          <w:i/>
          <w:color w:val="auto"/>
          <w:szCs w:val="22"/>
          <w:lang w:val="en-US"/>
        </w:rPr>
        <w:t>glossary</w:t>
      </w:r>
      <w:r w:rsidR="00E235AC" w:rsidRPr="00E235AC">
        <w:rPr>
          <w:rFonts w:ascii="Times New Roman" w:hAnsi="Times New Roman" w:cs="Times New Roman"/>
          <w:i/>
          <w:color w:val="auto"/>
          <w:szCs w:val="22"/>
        </w:rPr>
        <w:t xml:space="preserve"> </w:t>
      </w:r>
      <w:r w:rsidR="00E235AC">
        <w:rPr>
          <w:rFonts w:ascii="Times New Roman" w:hAnsi="Times New Roman" w:cs="Times New Roman"/>
          <w:i/>
          <w:color w:val="auto"/>
          <w:szCs w:val="22"/>
          <w:lang w:val="en-US"/>
        </w:rPr>
        <w:t>view</w:t>
      </w:r>
      <w:r w:rsidR="00E235AC">
        <w:rPr>
          <w:rFonts w:ascii="Times New Roman" w:hAnsi="Times New Roman" w:cs="Times New Roman"/>
          <w:szCs w:val="22"/>
        </w:rPr>
        <w:t>)</w:t>
      </w:r>
      <w:r w:rsidR="00160B35">
        <w:rPr>
          <w:rFonts w:ascii="Times New Roman" w:hAnsi="Times New Roman" w:cs="Times New Roman"/>
          <w:szCs w:val="22"/>
        </w:rPr>
        <w:t xml:space="preserve"> </w:t>
      </w:r>
      <w:r w:rsidR="00683892">
        <w:rPr>
          <w:rFonts w:ascii="Times New Roman" w:hAnsi="Times New Roman" w:cs="Times New Roman"/>
          <w:color w:val="auto"/>
          <w:szCs w:val="22"/>
        </w:rPr>
        <w:t>σχετίζεται</w:t>
      </w:r>
      <w:r w:rsidR="000E3FED">
        <w:rPr>
          <w:rFonts w:ascii="Times New Roman" w:hAnsi="Times New Roman" w:cs="Times New Roman"/>
          <w:color w:val="auto"/>
          <w:szCs w:val="22"/>
        </w:rPr>
        <w:t xml:space="preserve"> σε χαμηλό επίπεδο με τον τελικό βαθμό</w:t>
      </w:r>
      <w:r w:rsidR="00E235AC">
        <w:rPr>
          <w:rFonts w:ascii="Times New Roman" w:hAnsi="Times New Roman" w:cs="Times New Roman"/>
          <w:color w:val="auto"/>
          <w:szCs w:val="22"/>
        </w:rPr>
        <w:t xml:space="preserve"> (</w:t>
      </w:r>
      <w:r w:rsidR="00E235AC">
        <w:rPr>
          <w:rFonts w:ascii="Times New Roman" w:hAnsi="Times New Roman" w:cs="Times New Roman"/>
          <w:i/>
          <w:color w:val="auto"/>
          <w:szCs w:val="22"/>
          <w:lang w:val="en-US"/>
        </w:rPr>
        <w:t>f</w:t>
      </w:r>
      <w:r w:rsidR="00E235AC" w:rsidRPr="00E22817">
        <w:rPr>
          <w:rFonts w:ascii="Times New Roman" w:hAnsi="Times New Roman" w:cs="Times New Roman"/>
          <w:i/>
          <w:color w:val="auto"/>
          <w:szCs w:val="22"/>
          <w:lang w:val="en-US"/>
        </w:rPr>
        <w:t>inal</w:t>
      </w:r>
      <w:r w:rsidR="00E235AC" w:rsidRPr="00E235AC">
        <w:rPr>
          <w:rFonts w:ascii="Times New Roman" w:hAnsi="Times New Roman" w:cs="Times New Roman"/>
          <w:i/>
          <w:color w:val="auto"/>
          <w:szCs w:val="22"/>
        </w:rPr>
        <w:t xml:space="preserve"> </w:t>
      </w:r>
      <w:r w:rsidR="00E235AC" w:rsidRPr="00E22817">
        <w:rPr>
          <w:rFonts w:ascii="Times New Roman" w:hAnsi="Times New Roman" w:cs="Times New Roman"/>
          <w:i/>
          <w:color w:val="auto"/>
          <w:szCs w:val="22"/>
          <w:lang w:val="en-US"/>
        </w:rPr>
        <w:t>note</w:t>
      </w:r>
      <w:r w:rsidR="00E235AC">
        <w:rPr>
          <w:rFonts w:ascii="Times New Roman" w:hAnsi="Times New Roman" w:cs="Times New Roman"/>
          <w:color w:val="auto"/>
          <w:szCs w:val="22"/>
        </w:rPr>
        <w:t>)</w:t>
      </w:r>
      <w:r w:rsidR="000E3FED">
        <w:rPr>
          <w:rFonts w:ascii="Times New Roman" w:hAnsi="Times New Roman" w:cs="Times New Roman"/>
          <w:color w:val="auto"/>
          <w:szCs w:val="22"/>
        </w:rPr>
        <w:t>.</w:t>
      </w:r>
      <w:r>
        <w:rPr>
          <w:rFonts w:ascii="Times New Roman" w:hAnsi="Times New Roman" w:cs="Times New Roman"/>
          <w:color w:val="auto"/>
          <w:szCs w:val="22"/>
        </w:rPr>
        <w:t xml:space="preserve"> Το </w:t>
      </w:r>
      <w:r w:rsidR="00683892">
        <w:rPr>
          <w:rFonts w:ascii="Times New Roman" w:hAnsi="Times New Roman" w:cs="Times New Roman"/>
          <w:szCs w:val="22"/>
        </w:rPr>
        <w:t xml:space="preserve">πόσο οι φοιτητές χρησιμοποιούν το σύστημα </w:t>
      </w:r>
      <w:r w:rsidR="00BF604B">
        <w:rPr>
          <w:rFonts w:ascii="Times New Roman" w:hAnsi="Times New Roman" w:cs="Times New Roman"/>
          <w:szCs w:val="22"/>
          <w:lang w:val="en-US"/>
        </w:rPr>
        <w:t>M</w:t>
      </w:r>
      <w:r w:rsidR="00683892">
        <w:rPr>
          <w:rFonts w:ascii="Times New Roman" w:hAnsi="Times New Roman" w:cs="Times New Roman"/>
          <w:szCs w:val="22"/>
          <w:lang w:val="en-US"/>
        </w:rPr>
        <w:t>oodle</w:t>
      </w:r>
      <w:r>
        <w:rPr>
          <w:rFonts w:ascii="Times New Roman" w:hAnsi="Times New Roman" w:cs="Times New Roman"/>
          <w:szCs w:val="22"/>
        </w:rPr>
        <w:t xml:space="preserve"> με κάποια κανονικότητα ή όχι</w:t>
      </w:r>
      <w:r w:rsidR="00E235AC">
        <w:rPr>
          <w:rFonts w:ascii="Times New Roman" w:hAnsi="Times New Roman" w:cs="Times New Roman"/>
          <w:szCs w:val="22"/>
        </w:rPr>
        <w:t xml:space="preserve"> (</w:t>
      </w:r>
      <w:r w:rsidR="00E235AC">
        <w:rPr>
          <w:rFonts w:ascii="Times New Roman" w:hAnsi="Times New Roman" w:cs="Times New Roman"/>
          <w:i/>
          <w:color w:val="auto"/>
          <w:szCs w:val="22"/>
          <w:lang w:val="en-US"/>
        </w:rPr>
        <w:t>spectrum</w:t>
      </w:r>
      <w:r w:rsidR="00E235AC" w:rsidRPr="00E235AC">
        <w:rPr>
          <w:rFonts w:ascii="Times New Roman" w:hAnsi="Times New Roman" w:cs="Times New Roman"/>
          <w:i/>
          <w:color w:val="auto"/>
          <w:szCs w:val="22"/>
        </w:rPr>
        <w:t xml:space="preserve"> </w:t>
      </w:r>
      <w:r w:rsidR="00E235AC">
        <w:rPr>
          <w:rFonts w:ascii="Times New Roman" w:hAnsi="Times New Roman" w:cs="Times New Roman"/>
          <w:i/>
          <w:color w:val="auto"/>
          <w:szCs w:val="22"/>
          <w:lang w:val="en-US"/>
        </w:rPr>
        <w:t>of</w:t>
      </w:r>
      <w:r w:rsidR="00E235AC" w:rsidRPr="00E235AC">
        <w:rPr>
          <w:rFonts w:ascii="Times New Roman" w:hAnsi="Times New Roman" w:cs="Times New Roman"/>
          <w:i/>
          <w:color w:val="auto"/>
          <w:szCs w:val="22"/>
        </w:rPr>
        <w:t xml:space="preserve"> </w:t>
      </w:r>
      <w:r w:rsidR="00E235AC" w:rsidRPr="00E22817">
        <w:rPr>
          <w:rFonts w:ascii="Times New Roman" w:hAnsi="Times New Roman" w:cs="Times New Roman"/>
          <w:i/>
          <w:color w:val="auto"/>
          <w:szCs w:val="22"/>
          <w:lang w:val="en-US"/>
        </w:rPr>
        <w:t>use</w:t>
      </w:r>
      <w:r w:rsidR="00E235AC">
        <w:rPr>
          <w:rFonts w:ascii="Times New Roman" w:hAnsi="Times New Roman" w:cs="Times New Roman"/>
          <w:szCs w:val="22"/>
        </w:rPr>
        <w:t>)</w:t>
      </w:r>
      <w:r>
        <w:rPr>
          <w:rFonts w:ascii="Times New Roman" w:hAnsi="Times New Roman" w:cs="Times New Roman"/>
          <w:color w:val="auto"/>
          <w:szCs w:val="22"/>
        </w:rPr>
        <w:t xml:space="preserve">, το </w:t>
      </w:r>
      <w:r w:rsidR="00683892">
        <w:rPr>
          <w:rFonts w:ascii="Times New Roman" w:hAnsi="Times New Roman" w:cs="Times New Roman"/>
          <w:szCs w:val="22"/>
        </w:rPr>
        <w:t>σ</w:t>
      </w:r>
      <w:r>
        <w:rPr>
          <w:rFonts w:ascii="Times New Roman" w:hAnsi="Times New Roman" w:cs="Times New Roman"/>
          <w:szCs w:val="22"/>
        </w:rPr>
        <w:t>ύνολο των ενεργειών ενός μαθητή</w:t>
      </w:r>
      <w:r w:rsidR="00E235AC">
        <w:rPr>
          <w:rFonts w:ascii="Times New Roman" w:hAnsi="Times New Roman" w:cs="Times New Roman"/>
          <w:szCs w:val="22"/>
        </w:rPr>
        <w:t xml:space="preserve"> (</w:t>
      </w:r>
      <w:r w:rsidR="00E235AC">
        <w:rPr>
          <w:rFonts w:ascii="Times New Roman" w:hAnsi="Times New Roman" w:cs="Times New Roman"/>
          <w:i/>
          <w:color w:val="auto"/>
          <w:szCs w:val="22"/>
          <w:lang w:val="en-US"/>
        </w:rPr>
        <w:t>total</w:t>
      </w:r>
      <w:r w:rsidR="00E235AC" w:rsidRPr="00E235AC">
        <w:rPr>
          <w:rFonts w:ascii="Times New Roman" w:hAnsi="Times New Roman" w:cs="Times New Roman"/>
          <w:i/>
          <w:color w:val="auto"/>
          <w:szCs w:val="22"/>
        </w:rPr>
        <w:t xml:space="preserve"> </w:t>
      </w:r>
      <w:r w:rsidR="00E235AC">
        <w:rPr>
          <w:rFonts w:ascii="Times New Roman" w:hAnsi="Times New Roman" w:cs="Times New Roman"/>
          <w:i/>
          <w:color w:val="auto"/>
          <w:szCs w:val="22"/>
          <w:lang w:val="en-US"/>
        </w:rPr>
        <w:t>of</w:t>
      </w:r>
      <w:r w:rsidR="00E235AC" w:rsidRPr="00E235AC">
        <w:rPr>
          <w:rFonts w:ascii="Times New Roman" w:hAnsi="Times New Roman" w:cs="Times New Roman"/>
          <w:i/>
          <w:color w:val="auto"/>
          <w:szCs w:val="22"/>
        </w:rPr>
        <w:t xml:space="preserve"> </w:t>
      </w:r>
      <w:r w:rsidR="00E235AC">
        <w:rPr>
          <w:rFonts w:ascii="Times New Roman" w:hAnsi="Times New Roman" w:cs="Times New Roman"/>
          <w:i/>
          <w:color w:val="auto"/>
          <w:szCs w:val="22"/>
          <w:lang w:val="en-US"/>
        </w:rPr>
        <w:t>id</w:t>
      </w:r>
      <w:r w:rsidR="00E235AC">
        <w:rPr>
          <w:rFonts w:ascii="Times New Roman" w:hAnsi="Times New Roman" w:cs="Times New Roman"/>
          <w:szCs w:val="22"/>
        </w:rPr>
        <w:t>)</w:t>
      </w:r>
      <w:r>
        <w:rPr>
          <w:rFonts w:ascii="Times New Roman" w:hAnsi="Times New Roman" w:cs="Times New Roman"/>
          <w:color w:val="auto"/>
          <w:szCs w:val="22"/>
        </w:rPr>
        <w:t xml:space="preserve">, το </w:t>
      </w:r>
      <w:r w:rsidR="00683892">
        <w:rPr>
          <w:rFonts w:ascii="Times New Roman" w:hAnsi="Times New Roman" w:cs="Times New Roman"/>
          <w:szCs w:val="22"/>
        </w:rPr>
        <w:t>πόσες φορές ένας φοιτητής μπήκε στην περιγραφή και στα βασικά εργαλεία του κάθε εβδομ</w:t>
      </w:r>
      <w:r>
        <w:rPr>
          <w:rFonts w:ascii="Times New Roman" w:hAnsi="Times New Roman" w:cs="Times New Roman"/>
          <w:szCs w:val="22"/>
        </w:rPr>
        <w:t>αδιαίου εργαστηριακού μαθήματος</w:t>
      </w:r>
      <w:r w:rsidR="00E235AC">
        <w:rPr>
          <w:rFonts w:ascii="Times New Roman" w:hAnsi="Times New Roman" w:cs="Times New Roman"/>
          <w:szCs w:val="22"/>
        </w:rPr>
        <w:t xml:space="preserve"> (</w:t>
      </w:r>
      <w:r w:rsidR="00E235AC">
        <w:rPr>
          <w:rFonts w:ascii="Times New Roman" w:hAnsi="Times New Roman" w:cs="Times New Roman"/>
          <w:i/>
          <w:color w:val="auto"/>
          <w:szCs w:val="22"/>
          <w:lang w:val="en-US"/>
        </w:rPr>
        <w:t>course</w:t>
      </w:r>
      <w:r w:rsidR="00E235AC" w:rsidRPr="00E235AC">
        <w:rPr>
          <w:rFonts w:ascii="Times New Roman" w:hAnsi="Times New Roman" w:cs="Times New Roman"/>
          <w:i/>
          <w:color w:val="auto"/>
          <w:szCs w:val="22"/>
        </w:rPr>
        <w:t xml:space="preserve"> </w:t>
      </w:r>
      <w:r w:rsidR="00E235AC">
        <w:rPr>
          <w:rFonts w:ascii="Times New Roman" w:hAnsi="Times New Roman" w:cs="Times New Roman"/>
          <w:i/>
          <w:color w:val="auto"/>
          <w:szCs w:val="22"/>
          <w:lang w:val="en-US"/>
        </w:rPr>
        <w:t>view</w:t>
      </w:r>
      <w:r w:rsidR="00E235AC">
        <w:rPr>
          <w:rFonts w:ascii="Times New Roman" w:hAnsi="Times New Roman" w:cs="Times New Roman"/>
          <w:szCs w:val="22"/>
        </w:rPr>
        <w:t>)</w:t>
      </w:r>
      <w:r w:rsidR="008D0614">
        <w:rPr>
          <w:rFonts w:ascii="Times New Roman" w:hAnsi="Times New Roman" w:cs="Times New Roman"/>
          <w:color w:val="auto"/>
          <w:szCs w:val="22"/>
        </w:rPr>
        <w:t xml:space="preserve"> και</w:t>
      </w:r>
      <w:r>
        <w:rPr>
          <w:rFonts w:ascii="Times New Roman" w:hAnsi="Times New Roman" w:cs="Times New Roman"/>
          <w:color w:val="auto"/>
          <w:szCs w:val="22"/>
        </w:rPr>
        <w:t xml:space="preserve"> το</w:t>
      </w:r>
      <w:r w:rsidR="00B32E57" w:rsidRPr="00B32E57">
        <w:rPr>
          <w:rFonts w:ascii="Times New Roman" w:hAnsi="Times New Roman" w:cs="Times New Roman"/>
          <w:color w:val="auto"/>
          <w:szCs w:val="22"/>
        </w:rPr>
        <w:t xml:space="preserve"> </w:t>
      </w:r>
      <w:r w:rsidR="00683892">
        <w:rPr>
          <w:rFonts w:ascii="Times New Roman" w:hAnsi="Times New Roman" w:cs="Times New Roman"/>
          <w:szCs w:val="22"/>
        </w:rPr>
        <w:t>πόσες φορές μπήκαν οι φοιτητές στο</w:t>
      </w:r>
      <w:r w:rsidR="00160B35">
        <w:rPr>
          <w:rFonts w:ascii="Times New Roman" w:hAnsi="Times New Roman" w:cs="Times New Roman"/>
          <w:szCs w:val="22"/>
        </w:rPr>
        <w:t xml:space="preserve"> τμήμα με τα ερωτηματολόγια</w:t>
      </w:r>
      <w:r w:rsidR="00E235AC">
        <w:rPr>
          <w:rFonts w:ascii="Times New Roman" w:hAnsi="Times New Roman" w:cs="Times New Roman"/>
          <w:szCs w:val="22"/>
        </w:rPr>
        <w:t xml:space="preserve"> (</w:t>
      </w:r>
      <w:r w:rsidR="00E235AC" w:rsidRPr="00E22817">
        <w:rPr>
          <w:rFonts w:ascii="Times New Roman" w:hAnsi="Times New Roman" w:cs="Times New Roman"/>
          <w:i/>
          <w:color w:val="auto"/>
          <w:szCs w:val="22"/>
          <w:lang w:val="en-US"/>
        </w:rPr>
        <w:t>questio</w:t>
      </w:r>
      <w:r w:rsidR="00E235AC">
        <w:rPr>
          <w:rFonts w:ascii="Times New Roman" w:hAnsi="Times New Roman" w:cs="Times New Roman"/>
          <w:i/>
          <w:color w:val="auto"/>
          <w:szCs w:val="22"/>
          <w:lang w:val="en-US"/>
        </w:rPr>
        <w:t>nnaire</w:t>
      </w:r>
      <w:r w:rsidR="00E235AC" w:rsidRPr="00E235AC">
        <w:rPr>
          <w:rFonts w:ascii="Times New Roman" w:hAnsi="Times New Roman" w:cs="Times New Roman"/>
          <w:i/>
          <w:color w:val="auto"/>
          <w:szCs w:val="22"/>
        </w:rPr>
        <w:t xml:space="preserve"> </w:t>
      </w:r>
      <w:r w:rsidR="00E235AC">
        <w:rPr>
          <w:rFonts w:ascii="Times New Roman" w:hAnsi="Times New Roman" w:cs="Times New Roman"/>
          <w:i/>
          <w:color w:val="auto"/>
          <w:szCs w:val="22"/>
          <w:lang w:val="en-US"/>
        </w:rPr>
        <w:t>view</w:t>
      </w:r>
      <w:r w:rsidR="00E235AC">
        <w:rPr>
          <w:rFonts w:ascii="Times New Roman" w:hAnsi="Times New Roman" w:cs="Times New Roman"/>
          <w:szCs w:val="22"/>
        </w:rPr>
        <w:t>)</w:t>
      </w:r>
      <w:r w:rsidR="00160B35">
        <w:rPr>
          <w:rFonts w:ascii="Times New Roman" w:hAnsi="Times New Roman" w:cs="Times New Roman"/>
          <w:szCs w:val="22"/>
        </w:rPr>
        <w:t xml:space="preserve"> </w:t>
      </w:r>
      <w:r w:rsidR="00B32E57">
        <w:rPr>
          <w:rFonts w:ascii="Times New Roman" w:hAnsi="Times New Roman" w:cs="Times New Roman"/>
          <w:color w:val="auto"/>
          <w:szCs w:val="22"/>
        </w:rPr>
        <w:t>σχετίζονται</w:t>
      </w:r>
      <w:r w:rsidR="00B32E57" w:rsidRPr="00B32E57">
        <w:rPr>
          <w:rFonts w:ascii="Times New Roman" w:hAnsi="Times New Roman" w:cs="Times New Roman"/>
          <w:color w:val="auto"/>
          <w:szCs w:val="22"/>
        </w:rPr>
        <w:t xml:space="preserve"> </w:t>
      </w:r>
      <w:r w:rsidR="00B32E57">
        <w:rPr>
          <w:rFonts w:ascii="Times New Roman" w:hAnsi="Times New Roman" w:cs="Times New Roman"/>
          <w:color w:val="auto"/>
          <w:szCs w:val="22"/>
        </w:rPr>
        <w:t>σε</w:t>
      </w:r>
      <w:r w:rsidR="00B32E57" w:rsidRPr="00B32E57">
        <w:rPr>
          <w:rFonts w:ascii="Times New Roman" w:hAnsi="Times New Roman" w:cs="Times New Roman"/>
          <w:color w:val="auto"/>
          <w:szCs w:val="22"/>
        </w:rPr>
        <w:t xml:space="preserve"> </w:t>
      </w:r>
      <w:r w:rsidR="00B32E57">
        <w:rPr>
          <w:rFonts w:ascii="Times New Roman" w:hAnsi="Times New Roman" w:cs="Times New Roman"/>
          <w:color w:val="auto"/>
          <w:szCs w:val="22"/>
        </w:rPr>
        <w:t>μέτριο</w:t>
      </w:r>
      <w:r w:rsidR="00B32E57" w:rsidRPr="00B32E57">
        <w:rPr>
          <w:rFonts w:ascii="Times New Roman" w:hAnsi="Times New Roman" w:cs="Times New Roman"/>
          <w:color w:val="auto"/>
          <w:szCs w:val="22"/>
        </w:rPr>
        <w:t xml:space="preserve"> </w:t>
      </w:r>
      <w:r w:rsidR="00B32E57">
        <w:rPr>
          <w:rFonts w:ascii="Times New Roman" w:hAnsi="Times New Roman" w:cs="Times New Roman"/>
          <w:color w:val="auto"/>
          <w:szCs w:val="22"/>
        </w:rPr>
        <w:t>επίπε</w:t>
      </w:r>
      <w:r w:rsidR="00160B35">
        <w:rPr>
          <w:rFonts w:ascii="Times New Roman" w:hAnsi="Times New Roman" w:cs="Times New Roman"/>
          <w:color w:val="auto"/>
          <w:szCs w:val="22"/>
        </w:rPr>
        <w:t>δο με τον τελικό βαθμό</w:t>
      </w:r>
      <w:r w:rsidR="00E235AC">
        <w:rPr>
          <w:rFonts w:ascii="Times New Roman" w:hAnsi="Times New Roman" w:cs="Times New Roman"/>
          <w:color w:val="auto"/>
          <w:szCs w:val="22"/>
        </w:rPr>
        <w:t xml:space="preserve"> (</w:t>
      </w:r>
      <w:r w:rsidR="00E235AC">
        <w:rPr>
          <w:rFonts w:ascii="Times New Roman" w:hAnsi="Times New Roman" w:cs="Times New Roman"/>
          <w:i/>
          <w:color w:val="auto"/>
          <w:szCs w:val="22"/>
          <w:lang w:val="en-US"/>
        </w:rPr>
        <w:t>f</w:t>
      </w:r>
      <w:r w:rsidR="00E235AC" w:rsidRPr="00E22817">
        <w:rPr>
          <w:rFonts w:ascii="Times New Roman" w:hAnsi="Times New Roman" w:cs="Times New Roman"/>
          <w:i/>
          <w:color w:val="auto"/>
          <w:szCs w:val="22"/>
          <w:lang w:val="en-US"/>
        </w:rPr>
        <w:t>inal</w:t>
      </w:r>
      <w:r w:rsidR="00E235AC" w:rsidRPr="00E235AC">
        <w:rPr>
          <w:rFonts w:ascii="Times New Roman" w:hAnsi="Times New Roman" w:cs="Times New Roman"/>
          <w:i/>
          <w:color w:val="auto"/>
          <w:szCs w:val="22"/>
        </w:rPr>
        <w:t xml:space="preserve"> </w:t>
      </w:r>
      <w:r w:rsidR="00E235AC" w:rsidRPr="00E22817">
        <w:rPr>
          <w:rFonts w:ascii="Times New Roman" w:hAnsi="Times New Roman" w:cs="Times New Roman"/>
          <w:i/>
          <w:color w:val="auto"/>
          <w:szCs w:val="22"/>
          <w:lang w:val="en-US"/>
        </w:rPr>
        <w:t>note</w:t>
      </w:r>
      <w:r w:rsidR="00E235AC">
        <w:rPr>
          <w:rFonts w:ascii="Times New Roman" w:hAnsi="Times New Roman" w:cs="Times New Roman"/>
          <w:color w:val="auto"/>
          <w:szCs w:val="22"/>
        </w:rPr>
        <w:t>)</w:t>
      </w:r>
      <w:r w:rsidR="00160B35">
        <w:rPr>
          <w:rFonts w:ascii="Times New Roman" w:hAnsi="Times New Roman" w:cs="Times New Roman"/>
          <w:color w:val="auto"/>
          <w:szCs w:val="22"/>
        </w:rPr>
        <w:t xml:space="preserve">. Τέλος, </w:t>
      </w:r>
      <w:r w:rsidR="00A22A31">
        <w:rPr>
          <w:rFonts w:ascii="Times New Roman" w:hAnsi="Times New Roman" w:cs="Times New Roman"/>
          <w:color w:val="auto"/>
          <w:szCs w:val="22"/>
        </w:rPr>
        <w:t xml:space="preserve">το αν ο φοιτητής </w:t>
      </w:r>
      <w:r w:rsidR="00A22A31">
        <w:rPr>
          <w:rFonts w:ascii="Times New Roman" w:hAnsi="Times New Roman" w:cs="Times New Roman"/>
          <w:szCs w:val="22"/>
        </w:rPr>
        <w:t>έχει ή όχι υπολογιστή</w:t>
      </w:r>
      <w:r w:rsidR="00731F39">
        <w:rPr>
          <w:rFonts w:ascii="Times New Roman" w:hAnsi="Times New Roman" w:cs="Times New Roman"/>
          <w:szCs w:val="22"/>
        </w:rPr>
        <w:t xml:space="preserve"> (</w:t>
      </w:r>
      <w:r w:rsidR="00731F39">
        <w:rPr>
          <w:rFonts w:ascii="Times New Roman" w:hAnsi="Times New Roman" w:cs="Times New Roman"/>
          <w:i/>
          <w:color w:val="auto"/>
          <w:szCs w:val="22"/>
          <w:lang w:val="en-US"/>
        </w:rPr>
        <w:t>c</w:t>
      </w:r>
      <w:r w:rsidR="00731F39" w:rsidRPr="00E22817">
        <w:rPr>
          <w:rFonts w:ascii="Times New Roman" w:hAnsi="Times New Roman" w:cs="Times New Roman"/>
          <w:i/>
          <w:color w:val="auto"/>
          <w:szCs w:val="22"/>
          <w:lang w:val="en-US"/>
        </w:rPr>
        <w:t>omputer</w:t>
      </w:r>
      <w:r w:rsidR="00731F39" w:rsidRPr="00C94C2E">
        <w:rPr>
          <w:rFonts w:ascii="Times New Roman" w:hAnsi="Times New Roman" w:cs="Times New Roman"/>
          <w:i/>
          <w:color w:val="auto"/>
          <w:szCs w:val="22"/>
        </w:rPr>
        <w:t xml:space="preserve"> </w:t>
      </w:r>
      <w:r w:rsidR="00731F39" w:rsidRPr="00E22817">
        <w:rPr>
          <w:rFonts w:ascii="Times New Roman" w:hAnsi="Times New Roman" w:cs="Times New Roman"/>
          <w:i/>
          <w:color w:val="auto"/>
          <w:szCs w:val="22"/>
          <w:lang w:val="en-US"/>
        </w:rPr>
        <w:t>at</w:t>
      </w:r>
      <w:r w:rsidR="00731F39" w:rsidRPr="00C94C2E">
        <w:rPr>
          <w:rFonts w:ascii="Times New Roman" w:hAnsi="Times New Roman" w:cs="Times New Roman"/>
          <w:i/>
          <w:color w:val="auto"/>
          <w:szCs w:val="22"/>
        </w:rPr>
        <w:t xml:space="preserve"> </w:t>
      </w:r>
      <w:r w:rsidR="00731F39">
        <w:rPr>
          <w:rFonts w:ascii="Times New Roman" w:hAnsi="Times New Roman" w:cs="Times New Roman"/>
          <w:i/>
          <w:color w:val="auto"/>
          <w:szCs w:val="22"/>
          <w:lang w:val="en-US"/>
        </w:rPr>
        <w:t>home</w:t>
      </w:r>
      <w:r w:rsidR="00731F39">
        <w:rPr>
          <w:rFonts w:ascii="Times New Roman" w:hAnsi="Times New Roman" w:cs="Times New Roman"/>
          <w:szCs w:val="22"/>
        </w:rPr>
        <w:t>)</w:t>
      </w:r>
      <w:r w:rsidR="00A22A31">
        <w:rPr>
          <w:rFonts w:ascii="Times New Roman" w:hAnsi="Times New Roman" w:cs="Times New Roman"/>
          <w:szCs w:val="22"/>
        </w:rPr>
        <w:t xml:space="preserve"> </w:t>
      </w:r>
      <w:r w:rsidR="00B32E57">
        <w:rPr>
          <w:rFonts w:ascii="Times New Roman" w:hAnsi="Times New Roman" w:cs="Times New Roman"/>
          <w:color w:val="auto"/>
          <w:szCs w:val="22"/>
        </w:rPr>
        <w:t>σχετίζεται σε υψηλό επίπεδο με τον τελικό βαθμό</w:t>
      </w:r>
      <w:r w:rsidR="00731F39">
        <w:rPr>
          <w:rFonts w:ascii="Times New Roman" w:hAnsi="Times New Roman" w:cs="Times New Roman"/>
          <w:color w:val="auto"/>
          <w:szCs w:val="22"/>
        </w:rPr>
        <w:t xml:space="preserve"> (</w:t>
      </w:r>
      <w:r w:rsidR="00731F39">
        <w:rPr>
          <w:rFonts w:ascii="Times New Roman" w:hAnsi="Times New Roman" w:cs="Times New Roman"/>
          <w:i/>
          <w:color w:val="auto"/>
          <w:szCs w:val="22"/>
          <w:lang w:val="en-US"/>
        </w:rPr>
        <w:t>f</w:t>
      </w:r>
      <w:r w:rsidR="00731F39" w:rsidRPr="00E22817">
        <w:rPr>
          <w:rFonts w:ascii="Times New Roman" w:hAnsi="Times New Roman" w:cs="Times New Roman"/>
          <w:i/>
          <w:color w:val="auto"/>
          <w:szCs w:val="22"/>
          <w:lang w:val="en-US"/>
        </w:rPr>
        <w:t>inal</w:t>
      </w:r>
      <w:r w:rsidR="00731F39" w:rsidRPr="00E235AC">
        <w:rPr>
          <w:rFonts w:ascii="Times New Roman" w:hAnsi="Times New Roman" w:cs="Times New Roman"/>
          <w:i/>
          <w:color w:val="auto"/>
          <w:szCs w:val="22"/>
        </w:rPr>
        <w:t xml:space="preserve"> </w:t>
      </w:r>
      <w:r w:rsidR="00731F39" w:rsidRPr="00E22817">
        <w:rPr>
          <w:rFonts w:ascii="Times New Roman" w:hAnsi="Times New Roman" w:cs="Times New Roman"/>
          <w:i/>
          <w:color w:val="auto"/>
          <w:szCs w:val="22"/>
          <w:lang w:val="en-US"/>
        </w:rPr>
        <w:t>note</w:t>
      </w:r>
      <w:r w:rsidR="00731F39">
        <w:rPr>
          <w:rFonts w:ascii="Times New Roman" w:hAnsi="Times New Roman" w:cs="Times New Roman"/>
          <w:color w:val="auto"/>
          <w:szCs w:val="22"/>
        </w:rPr>
        <w:t>)</w:t>
      </w:r>
      <w:r w:rsidR="00B32E57">
        <w:rPr>
          <w:rFonts w:ascii="Times New Roman" w:hAnsi="Times New Roman" w:cs="Times New Roman"/>
          <w:color w:val="auto"/>
          <w:szCs w:val="22"/>
        </w:rPr>
        <w:t>.</w:t>
      </w:r>
      <w:r w:rsidR="00B32E57">
        <w:rPr>
          <w:rFonts w:ascii="Times New Roman" w:hAnsi="Times New Roman" w:cs="Times New Roman"/>
          <w:i/>
          <w:color w:val="auto"/>
          <w:szCs w:val="22"/>
        </w:rPr>
        <w:t xml:space="preserve"> </w:t>
      </w:r>
      <w:r w:rsidR="00B32E57" w:rsidRPr="00B32E57">
        <w:rPr>
          <w:rFonts w:ascii="Times New Roman" w:hAnsi="Times New Roman" w:cs="Times New Roman"/>
          <w:i/>
          <w:color w:val="auto"/>
          <w:szCs w:val="22"/>
        </w:rPr>
        <w:t xml:space="preserve"> </w:t>
      </w:r>
    </w:p>
    <w:p w14:paraId="6E5D91A8" w14:textId="77777777" w:rsidR="002C2386" w:rsidRPr="00B32E57" w:rsidRDefault="002C2386" w:rsidP="001E7414">
      <w:pPr>
        <w:spacing w:line="360" w:lineRule="auto"/>
        <w:ind w:firstLine="284"/>
        <w:jc w:val="both"/>
        <w:rPr>
          <w:rFonts w:ascii="Times New Roman" w:hAnsi="Times New Roman" w:cs="Times New Roman"/>
          <w:color w:val="auto"/>
          <w:szCs w:val="22"/>
        </w:rPr>
      </w:pPr>
    </w:p>
    <w:p w14:paraId="16A9DF7B" w14:textId="77777777" w:rsidR="00373D13" w:rsidRPr="00B32E57" w:rsidRDefault="00373D13" w:rsidP="001E7414">
      <w:pPr>
        <w:spacing w:line="360" w:lineRule="auto"/>
        <w:ind w:firstLine="284"/>
        <w:contextualSpacing w:val="0"/>
        <w:jc w:val="both"/>
        <w:rPr>
          <w:rFonts w:ascii="Times New Roman" w:hAnsi="Times New Roman" w:cs="Times New Roman"/>
          <w:szCs w:val="22"/>
        </w:rPr>
      </w:pPr>
    </w:p>
    <w:p w14:paraId="0DEF387F" w14:textId="77777777" w:rsidR="00A21B45" w:rsidRDefault="00E235AC" w:rsidP="005D6EBD">
      <w:pPr>
        <w:spacing w:line="360" w:lineRule="auto"/>
        <w:contextualSpacing w:val="0"/>
        <w:jc w:val="both"/>
        <w:rPr>
          <w:rFonts w:ascii="Times New Roman" w:hAnsi="Times New Roman" w:cs="Times New Roman"/>
          <w:szCs w:val="22"/>
        </w:rPr>
        <w:sectPr w:rsidR="00A21B45" w:rsidSect="00A21B45">
          <w:pgSz w:w="12240" w:h="15840"/>
          <w:pgMar w:top="1440" w:right="1797" w:bottom="1440" w:left="1797" w:header="720" w:footer="720" w:gutter="0"/>
          <w:cols w:space="720"/>
          <w:docGrid w:linePitch="299"/>
        </w:sectPr>
      </w:pPr>
      <w:r>
        <w:rPr>
          <w:rFonts w:ascii="Times New Roman" w:hAnsi="Times New Roman" w:cs="Times New Roman"/>
          <w:szCs w:val="22"/>
        </w:rPr>
        <w:t xml:space="preserve"> </w:t>
      </w:r>
    </w:p>
    <w:p w14:paraId="2D570634" w14:textId="77777777" w:rsidR="0094208B" w:rsidRDefault="0094208B" w:rsidP="0094208B">
      <w:pPr>
        <w:spacing w:before="240" w:line="360" w:lineRule="auto"/>
        <w:contextualSpacing w:val="0"/>
        <w:jc w:val="center"/>
        <w:rPr>
          <w:rFonts w:ascii="Times New Roman" w:hAnsi="Times New Roman" w:cs="Times New Roman"/>
          <w:szCs w:val="22"/>
        </w:rPr>
      </w:pPr>
      <w:r w:rsidRPr="002A7FC3">
        <w:rPr>
          <w:rFonts w:ascii="Times New Roman" w:hAnsi="Times New Roman" w:cs="Times New Roman"/>
          <w:b/>
          <w:color w:val="auto"/>
          <w:szCs w:val="22"/>
        </w:rPr>
        <w:lastRenderedPageBreak/>
        <w:t>Πίνακας</w:t>
      </w:r>
      <w:r w:rsidRPr="001C5DE9">
        <w:rPr>
          <w:rFonts w:ascii="Times New Roman" w:hAnsi="Times New Roman" w:cs="Times New Roman"/>
          <w:b/>
          <w:color w:val="auto"/>
          <w:szCs w:val="22"/>
        </w:rPr>
        <w:t xml:space="preserve"> </w:t>
      </w:r>
      <w:r>
        <w:rPr>
          <w:rFonts w:ascii="Times New Roman" w:hAnsi="Times New Roman" w:cs="Times New Roman"/>
          <w:b/>
          <w:color w:val="auto"/>
          <w:szCs w:val="22"/>
        </w:rPr>
        <w:t>6</w:t>
      </w:r>
      <w:r w:rsidRPr="001C5DE9">
        <w:rPr>
          <w:rFonts w:ascii="Times New Roman" w:hAnsi="Times New Roman" w:cs="Times New Roman"/>
          <w:b/>
          <w:color w:val="auto"/>
          <w:szCs w:val="22"/>
        </w:rPr>
        <w:t>.</w:t>
      </w:r>
      <w:r w:rsidRPr="001C5DE9">
        <w:rPr>
          <w:rFonts w:ascii="Times New Roman" w:hAnsi="Times New Roman" w:cs="Times New Roman"/>
          <w:szCs w:val="22"/>
        </w:rPr>
        <w:t xml:space="preserve"> </w:t>
      </w:r>
      <w:r>
        <w:rPr>
          <w:rFonts w:ascii="Times New Roman" w:hAnsi="Times New Roman" w:cs="Times New Roman"/>
          <w:szCs w:val="22"/>
        </w:rPr>
        <w:t>Στατιστικά Σημαντικές Σχέσεις (για το 3</w:t>
      </w:r>
      <w:r w:rsidRPr="006F2AE6">
        <w:rPr>
          <w:rFonts w:ascii="Times New Roman" w:hAnsi="Times New Roman" w:cs="Times New Roman"/>
          <w:szCs w:val="22"/>
          <w:vertAlign w:val="superscript"/>
        </w:rPr>
        <w:t>ο</w:t>
      </w:r>
      <w:r>
        <w:rPr>
          <w:rFonts w:ascii="Times New Roman" w:hAnsi="Times New Roman" w:cs="Times New Roman"/>
          <w:szCs w:val="22"/>
        </w:rPr>
        <w:t xml:space="preserve"> Έτος)</w:t>
      </w:r>
    </w:p>
    <w:tbl>
      <w:tblPr>
        <w:tblpPr w:leftFromText="180" w:rightFromText="180" w:vertAnchor="text" w:horzAnchor="margin" w:tblpY="192"/>
        <w:tblW w:w="14616" w:type="dxa"/>
        <w:tblLook w:val="04A0" w:firstRow="1" w:lastRow="0" w:firstColumn="1" w:lastColumn="0" w:noHBand="0" w:noVBand="1"/>
      </w:tblPr>
      <w:tblGrid>
        <w:gridCol w:w="966"/>
        <w:gridCol w:w="599"/>
        <w:gridCol w:w="557"/>
        <w:gridCol w:w="710"/>
        <w:gridCol w:w="886"/>
        <w:gridCol w:w="915"/>
        <w:gridCol w:w="669"/>
        <w:gridCol w:w="965"/>
        <w:gridCol w:w="897"/>
        <w:gridCol w:w="558"/>
        <w:gridCol w:w="523"/>
        <w:gridCol w:w="553"/>
        <w:gridCol w:w="523"/>
        <w:gridCol w:w="535"/>
        <w:gridCol w:w="523"/>
        <w:gridCol w:w="523"/>
        <w:gridCol w:w="594"/>
        <w:gridCol w:w="523"/>
        <w:gridCol w:w="505"/>
        <w:gridCol w:w="523"/>
        <w:gridCol w:w="523"/>
        <w:gridCol w:w="523"/>
        <w:gridCol w:w="523"/>
      </w:tblGrid>
      <w:tr w:rsidR="003E798E" w:rsidRPr="0048642F" w14:paraId="534C049F" w14:textId="77777777" w:rsidTr="00A24B2A">
        <w:trPr>
          <w:trHeight w:val="1185"/>
        </w:trPr>
        <w:tc>
          <w:tcPr>
            <w:tcW w:w="966"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E95B6DA" w14:textId="77777777" w:rsidR="003E798E" w:rsidRPr="0048642F" w:rsidRDefault="003E798E" w:rsidP="00A24B2A">
            <w:pPr>
              <w:spacing w:line="240" w:lineRule="auto"/>
              <w:jc w:val="center"/>
              <w:rPr>
                <w:rFonts w:eastAsia="Times New Roman"/>
                <w:sz w:val="12"/>
                <w:szCs w:val="12"/>
              </w:rPr>
            </w:pPr>
          </w:p>
        </w:tc>
        <w:tc>
          <w:tcPr>
            <w:tcW w:w="599"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5094D1B7" w14:textId="77777777" w:rsidR="003E798E" w:rsidRPr="0048642F" w:rsidRDefault="003E798E"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Computer_at_home (Ονομαστική)</w:t>
            </w:r>
          </w:p>
        </w:tc>
        <w:tc>
          <w:tcPr>
            <w:tcW w:w="557"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783E3185" w14:textId="77777777" w:rsidR="003E798E" w:rsidRPr="0048642F" w:rsidRDefault="003E798E"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Internet_at_home (Ονομαστική)</w:t>
            </w:r>
          </w:p>
        </w:tc>
        <w:tc>
          <w:tcPr>
            <w:tcW w:w="710"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04FEA592" w14:textId="77777777" w:rsidR="003E798E" w:rsidRPr="0048642F" w:rsidRDefault="003E798E" w:rsidP="00A24B2A">
            <w:pPr>
              <w:spacing w:line="240" w:lineRule="auto"/>
              <w:jc w:val="center"/>
              <w:rPr>
                <w:rFonts w:eastAsia="Times New Roman"/>
                <w:b/>
                <w:bCs/>
                <w:color w:val="0C343D"/>
                <w:sz w:val="12"/>
                <w:szCs w:val="12"/>
                <w:lang w:val="en-US"/>
              </w:rPr>
            </w:pPr>
            <w:r w:rsidRPr="0048642F">
              <w:rPr>
                <w:rFonts w:eastAsia="Times New Roman"/>
                <w:b/>
                <w:bCs/>
                <w:color w:val="0C343D"/>
                <w:sz w:val="12"/>
                <w:szCs w:val="12"/>
                <w:lang w:val="en-US"/>
              </w:rPr>
              <w:t>Computer_use_per_week (</w:t>
            </w:r>
            <w:r w:rsidRPr="0048642F">
              <w:rPr>
                <w:rFonts w:eastAsia="Times New Roman"/>
                <w:b/>
                <w:bCs/>
                <w:color w:val="0C343D"/>
                <w:sz w:val="12"/>
                <w:szCs w:val="12"/>
              </w:rPr>
              <w:t>Τακτική</w:t>
            </w:r>
            <w:r w:rsidRPr="0048642F">
              <w:rPr>
                <w:rFonts w:eastAsia="Times New Roman"/>
                <w:b/>
                <w:bCs/>
                <w:color w:val="0C343D"/>
                <w:sz w:val="12"/>
                <w:szCs w:val="12"/>
                <w:lang w:val="en-US"/>
              </w:rPr>
              <w:t>)</w:t>
            </w:r>
          </w:p>
        </w:tc>
        <w:tc>
          <w:tcPr>
            <w:tcW w:w="886"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38227508" w14:textId="77777777" w:rsidR="003E798E" w:rsidRPr="0048642F" w:rsidRDefault="003E798E" w:rsidP="00A24B2A">
            <w:pPr>
              <w:spacing w:line="240" w:lineRule="auto"/>
              <w:jc w:val="center"/>
              <w:rPr>
                <w:rFonts w:eastAsia="Times New Roman"/>
                <w:b/>
                <w:bCs/>
                <w:color w:val="0C343D"/>
                <w:sz w:val="12"/>
                <w:szCs w:val="12"/>
                <w:lang w:val="en-US"/>
              </w:rPr>
            </w:pPr>
            <w:r w:rsidRPr="0048642F">
              <w:rPr>
                <w:rFonts w:eastAsia="Times New Roman"/>
                <w:b/>
                <w:bCs/>
                <w:color w:val="0C343D"/>
                <w:sz w:val="12"/>
                <w:szCs w:val="12"/>
                <w:lang w:val="en-US"/>
              </w:rPr>
              <w:t>Ease_of_moodle_use_perceptions (</w:t>
            </w:r>
            <w:r w:rsidRPr="0048642F">
              <w:rPr>
                <w:rFonts w:eastAsia="Times New Roman"/>
                <w:b/>
                <w:bCs/>
                <w:color w:val="0C343D"/>
                <w:sz w:val="12"/>
                <w:szCs w:val="12"/>
              </w:rPr>
              <w:t>Ισοδιαστημική</w:t>
            </w:r>
            <w:r w:rsidRPr="0048642F">
              <w:rPr>
                <w:rFonts w:eastAsia="Times New Roman"/>
                <w:b/>
                <w:bCs/>
                <w:color w:val="0C343D"/>
                <w:sz w:val="12"/>
                <w:szCs w:val="12"/>
                <w:lang w:val="en-US"/>
              </w:rPr>
              <w:t>)</w:t>
            </w:r>
          </w:p>
        </w:tc>
        <w:tc>
          <w:tcPr>
            <w:tcW w:w="915"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1CF08714" w14:textId="77777777" w:rsidR="003E798E" w:rsidRPr="0048642F" w:rsidRDefault="003E798E" w:rsidP="00A24B2A">
            <w:pPr>
              <w:spacing w:line="240" w:lineRule="auto"/>
              <w:jc w:val="center"/>
              <w:rPr>
                <w:rFonts w:eastAsia="Times New Roman"/>
                <w:b/>
                <w:bCs/>
                <w:color w:val="0C343D"/>
                <w:sz w:val="12"/>
                <w:szCs w:val="12"/>
                <w:lang w:val="en-US"/>
              </w:rPr>
            </w:pPr>
            <w:r w:rsidRPr="0048642F">
              <w:rPr>
                <w:rFonts w:eastAsia="Times New Roman"/>
                <w:b/>
                <w:bCs/>
                <w:color w:val="0C343D"/>
                <w:sz w:val="12"/>
                <w:szCs w:val="12"/>
                <w:lang w:val="en-US"/>
              </w:rPr>
              <w:t>Moodle_use_capability_perceptions (</w:t>
            </w:r>
            <w:r w:rsidRPr="0048642F">
              <w:rPr>
                <w:rFonts w:eastAsia="Times New Roman"/>
                <w:b/>
                <w:bCs/>
                <w:color w:val="0C343D"/>
                <w:sz w:val="12"/>
                <w:szCs w:val="12"/>
              </w:rPr>
              <w:t>Ισοδιαστημική</w:t>
            </w:r>
            <w:r w:rsidRPr="0048642F">
              <w:rPr>
                <w:rFonts w:eastAsia="Times New Roman"/>
                <w:b/>
                <w:bCs/>
                <w:color w:val="0C343D"/>
                <w:sz w:val="12"/>
                <w:szCs w:val="12"/>
                <w:lang w:val="en-US"/>
              </w:rPr>
              <w:t>)</w:t>
            </w:r>
          </w:p>
        </w:tc>
        <w:tc>
          <w:tcPr>
            <w:tcW w:w="669"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527AD591" w14:textId="77777777" w:rsidR="003E798E" w:rsidRPr="0048642F" w:rsidRDefault="003E798E"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Attitude_about_Moodle (Ισοδιαστημική)</w:t>
            </w:r>
          </w:p>
        </w:tc>
        <w:tc>
          <w:tcPr>
            <w:tcW w:w="965"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4D600A92" w14:textId="77777777" w:rsidR="003E798E" w:rsidRPr="0048642F" w:rsidRDefault="003E798E" w:rsidP="00A24B2A">
            <w:pPr>
              <w:spacing w:line="240" w:lineRule="auto"/>
              <w:jc w:val="center"/>
              <w:rPr>
                <w:rFonts w:eastAsia="Times New Roman"/>
                <w:b/>
                <w:bCs/>
                <w:color w:val="0C343D"/>
                <w:sz w:val="12"/>
                <w:szCs w:val="12"/>
                <w:lang w:val="en-US"/>
              </w:rPr>
            </w:pPr>
            <w:r w:rsidRPr="0048642F">
              <w:rPr>
                <w:rFonts w:eastAsia="Times New Roman"/>
                <w:b/>
                <w:bCs/>
                <w:color w:val="0C343D"/>
                <w:sz w:val="12"/>
                <w:szCs w:val="12"/>
                <w:lang w:val="en-US"/>
              </w:rPr>
              <w:t>Perceived_Moodle_Usefulness_lesson (</w:t>
            </w:r>
            <w:r w:rsidRPr="0048642F">
              <w:rPr>
                <w:rFonts w:eastAsia="Times New Roman"/>
                <w:b/>
                <w:bCs/>
                <w:color w:val="0C343D"/>
                <w:sz w:val="12"/>
                <w:szCs w:val="12"/>
              </w:rPr>
              <w:t>Ισοδιαστημική</w:t>
            </w:r>
            <w:r w:rsidRPr="0048642F">
              <w:rPr>
                <w:rFonts w:eastAsia="Times New Roman"/>
                <w:b/>
                <w:bCs/>
                <w:color w:val="0C343D"/>
                <w:sz w:val="12"/>
                <w:szCs w:val="12"/>
                <w:lang w:val="en-US"/>
              </w:rPr>
              <w:t>)</w:t>
            </w:r>
          </w:p>
        </w:tc>
        <w:tc>
          <w:tcPr>
            <w:tcW w:w="897"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78825648" w14:textId="77777777" w:rsidR="003E798E" w:rsidRPr="0048642F" w:rsidRDefault="003E798E"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Perceived_Usefulness_assignment (Ισοδιαστημική)</w:t>
            </w:r>
          </w:p>
        </w:tc>
        <w:tc>
          <w:tcPr>
            <w:tcW w:w="558"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3B3500CB" w14:textId="77777777" w:rsidR="003E798E" w:rsidRPr="0048642F" w:rsidRDefault="003E798E" w:rsidP="00A24B2A">
            <w:pPr>
              <w:spacing w:line="240" w:lineRule="auto"/>
              <w:jc w:val="center"/>
              <w:rPr>
                <w:rFonts w:eastAsia="Times New Roman"/>
                <w:b/>
                <w:bCs/>
                <w:color w:val="660000"/>
                <w:sz w:val="12"/>
                <w:szCs w:val="12"/>
              </w:rPr>
            </w:pPr>
            <w:r w:rsidRPr="0048642F">
              <w:rPr>
                <w:rFonts w:eastAsia="Times New Roman"/>
                <w:b/>
                <w:bCs/>
                <w:color w:val="660000"/>
                <w:sz w:val="12"/>
                <w:szCs w:val="12"/>
              </w:rPr>
              <w:t>Spectrum_of_use (Ισοδιαστημική)</w:t>
            </w:r>
          </w:p>
        </w:tc>
        <w:tc>
          <w:tcPr>
            <w:tcW w:w="523"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7B6C304D" w14:textId="77777777" w:rsidR="003E798E" w:rsidRPr="0048642F" w:rsidRDefault="003E798E"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Total_Of_ id (Ισοδιαστημική)</w:t>
            </w:r>
          </w:p>
        </w:tc>
        <w:tc>
          <w:tcPr>
            <w:tcW w:w="553"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008601E6" w14:textId="77777777" w:rsidR="003E798E" w:rsidRPr="0048642F" w:rsidRDefault="003E798E"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assignment_view (Ισοδιαστημική)</w:t>
            </w:r>
          </w:p>
        </w:tc>
        <w:tc>
          <w:tcPr>
            <w:tcW w:w="523"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300374DA" w14:textId="77777777" w:rsidR="003E798E" w:rsidRPr="0048642F" w:rsidRDefault="003E798E"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course_view (Ισοδιαστημική)</w:t>
            </w:r>
          </w:p>
        </w:tc>
        <w:tc>
          <w:tcPr>
            <w:tcW w:w="535"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0FA68DB1" w14:textId="77777777" w:rsidR="003E798E" w:rsidRPr="0048642F" w:rsidRDefault="003E798E"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forum_add_post (Ισοδιαστημική)</w:t>
            </w:r>
          </w:p>
        </w:tc>
        <w:tc>
          <w:tcPr>
            <w:tcW w:w="523"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03966AA7" w14:textId="77777777" w:rsidR="003E798E" w:rsidRPr="0048642F" w:rsidRDefault="003E798E"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forum_view (Ισοδιαστημική)</w:t>
            </w:r>
          </w:p>
        </w:tc>
        <w:tc>
          <w:tcPr>
            <w:tcW w:w="523"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3C862BFF" w14:textId="77777777" w:rsidR="003E798E" w:rsidRPr="0048642F" w:rsidRDefault="003E798E"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glossary_view (Ισοδιαστημική)</w:t>
            </w:r>
          </w:p>
        </w:tc>
        <w:tc>
          <w:tcPr>
            <w:tcW w:w="594"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0252B4FD" w14:textId="77777777" w:rsidR="003E798E" w:rsidRPr="0048642F" w:rsidRDefault="003E798E"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questionnaire_view (Ισοδιαστημική)</w:t>
            </w:r>
          </w:p>
        </w:tc>
        <w:tc>
          <w:tcPr>
            <w:tcW w:w="523"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39F5F386" w14:textId="77777777" w:rsidR="003E798E" w:rsidRPr="0048642F" w:rsidRDefault="003E798E"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resource_view (Ισοδιαστημική)</w:t>
            </w:r>
          </w:p>
        </w:tc>
        <w:tc>
          <w:tcPr>
            <w:tcW w:w="505"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2B8C3C91" w14:textId="77777777" w:rsidR="003E798E" w:rsidRPr="0048642F" w:rsidRDefault="003E798E"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user_view (Ισοδιασημική)</w:t>
            </w:r>
          </w:p>
        </w:tc>
        <w:tc>
          <w:tcPr>
            <w:tcW w:w="523"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3DFC4BD6" w14:textId="77777777" w:rsidR="003E798E" w:rsidRPr="0048642F" w:rsidRDefault="003E798E"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user_view_all (Ισοδιαστημική)</w:t>
            </w:r>
          </w:p>
        </w:tc>
        <w:tc>
          <w:tcPr>
            <w:tcW w:w="523"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12F61D52" w14:textId="77777777" w:rsidR="003E798E" w:rsidRPr="0048642F" w:rsidRDefault="003E798E" w:rsidP="00A24B2A">
            <w:pPr>
              <w:spacing w:line="240" w:lineRule="auto"/>
              <w:jc w:val="center"/>
              <w:rPr>
                <w:rFonts w:eastAsia="Times New Roman"/>
                <w:b/>
                <w:bCs/>
                <w:color w:val="274E13"/>
                <w:sz w:val="12"/>
                <w:szCs w:val="12"/>
              </w:rPr>
            </w:pPr>
            <w:r w:rsidRPr="0048642F">
              <w:rPr>
                <w:rFonts w:eastAsia="Times New Roman"/>
                <w:b/>
                <w:bCs/>
                <w:color w:val="274E13"/>
                <w:sz w:val="12"/>
                <w:szCs w:val="12"/>
              </w:rPr>
              <w:t>Lab_Note (Ισοδιαστημική)</w:t>
            </w:r>
          </w:p>
        </w:tc>
        <w:tc>
          <w:tcPr>
            <w:tcW w:w="523" w:type="dxa"/>
            <w:tcBorders>
              <w:top w:val="single" w:sz="8" w:space="0" w:color="CCCCCC"/>
              <w:left w:val="single" w:sz="8" w:space="0" w:color="CCCCCC"/>
              <w:bottom w:val="single" w:sz="8" w:space="0" w:color="000000"/>
              <w:right w:val="single" w:sz="8" w:space="0" w:color="000000"/>
            </w:tcBorders>
            <w:shd w:val="clear" w:color="000000" w:fill="CFE2F3"/>
            <w:vAlign w:val="center"/>
            <w:hideMark/>
          </w:tcPr>
          <w:p w14:paraId="06CF9EB2" w14:textId="77777777" w:rsidR="003E798E" w:rsidRPr="0048642F" w:rsidRDefault="003E798E" w:rsidP="00A24B2A">
            <w:pPr>
              <w:spacing w:line="240" w:lineRule="auto"/>
              <w:jc w:val="center"/>
              <w:rPr>
                <w:rFonts w:eastAsia="Times New Roman"/>
                <w:b/>
                <w:bCs/>
                <w:color w:val="274E13"/>
                <w:sz w:val="12"/>
                <w:szCs w:val="12"/>
              </w:rPr>
            </w:pPr>
            <w:r w:rsidRPr="0048642F">
              <w:rPr>
                <w:rFonts w:eastAsia="Times New Roman"/>
                <w:b/>
                <w:bCs/>
                <w:color w:val="274E13"/>
                <w:sz w:val="12"/>
                <w:szCs w:val="12"/>
              </w:rPr>
              <w:t>Exam_note (Ισοδιαστημική)</w:t>
            </w:r>
          </w:p>
        </w:tc>
        <w:tc>
          <w:tcPr>
            <w:tcW w:w="523" w:type="dxa"/>
            <w:tcBorders>
              <w:top w:val="single" w:sz="8" w:space="0" w:color="CCCCCC"/>
              <w:left w:val="single" w:sz="8" w:space="0" w:color="CCCCCC"/>
              <w:bottom w:val="single" w:sz="8" w:space="0" w:color="000000"/>
              <w:right w:val="single" w:sz="8" w:space="0" w:color="CCCCCC"/>
            </w:tcBorders>
            <w:shd w:val="clear" w:color="000000" w:fill="CFE2F3"/>
            <w:vAlign w:val="center"/>
            <w:hideMark/>
          </w:tcPr>
          <w:p w14:paraId="6607C636" w14:textId="77777777" w:rsidR="003E798E" w:rsidRPr="0048642F" w:rsidRDefault="003E798E" w:rsidP="00A24B2A">
            <w:pPr>
              <w:spacing w:line="240" w:lineRule="auto"/>
              <w:jc w:val="center"/>
              <w:rPr>
                <w:rFonts w:eastAsia="Times New Roman"/>
                <w:b/>
                <w:bCs/>
                <w:color w:val="274E13"/>
                <w:sz w:val="12"/>
                <w:szCs w:val="12"/>
              </w:rPr>
            </w:pPr>
            <w:r w:rsidRPr="0048642F">
              <w:rPr>
                <w:rFonts w:eastAsia="Times New Roman"/>
                <w:b/>
                <w:bCs/>
                <w:color w:val="274E13"/>
                <w:sz w:val="12"/>
                <w:szCs w:val="12"/>
              </w:rPr>
              <w:t>Final_Note (Ισοδιαστημική)</w:t>
            </w:r>
          </w:p>
        </w:tc>
      </w:tr>
      <w:tr w:rsidR="0048642F" w:rsidRPr="0048642F" w14:paraId="2FBCE08E" w14:textId="77777777" w:rsidTr="00A24B2A">
        <w:trPr>
          <w:trHeight w:val="851"/>
        </w:trPr>
        <w:tc>
          <w:tcPr>
            <w:tcW w:w="966"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265A1D08" w14:textId="77777777" w:rsidR="0048642F" w:rsidRPr="0048642F" w:rsidRDefault="0048642F"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Computer_at_home (Ονομαστική)</w:t>
            </w:r>
          </w:p>
        </w:tc>
        <w:tc>
          <w:tcPr>
            <w:tcW w:w="599" w:type="dxa"/>
            <w:tcBorders>
              <w:top w:val="single" w:sz="8" w:space="0" w:color="CCCCCC"/>
              <w:left w:val="single" w:sz="8" w:space="0" w:color="CCCCCC"/>
              <w:bottom w:val="single" w:sz="8" w:space="0" w:color="CCCCCC"/>
              <w:right w:val="single" w:sz="8" w:space="0" w:color="CCCCCC"/>
            </w:tcBorders>
            <w:shd w:val="clear" w:color="auto" w:fill="FFFFFF" w:themeFill="background1"/>
            <w:vAlign w:val="center"/>
            <w:hideMark/>
          </w:tcPr>
          <w:p w14:paraId="6A188A81" w14:textId="77777777" w:rsidR="0048642F" w:rsidRPr="0048642F" w:rsidRDefault="0048642F" w:rsidP="00A24B2A">
            <w:pPr>
              <w:jc w:val="center"/>
              <w:rPr>
                <w:sz w:val="12"/>
                <w:szCs w:val="12"/>
              </w:rPr>
            </w:pPr>
            <w:r w:rsidRPr="0048642F">
              <w:rPr>
                <w:sz w:val="12"/>
                <w:szCs w:val="12"/>
              </w:rPr>
              <w:t>-</w:t>
            </w:r>
          </w:p>
        </w:tc>
        <w:tc>
          <w:tcPr>
            <w:tcW w:w="557" w:type="dxa"/>
            <w:tcBorders>
              <w:top w:val="single" w:sz="8" w:space="0" w:color="CCCCCC"/>
              <w:left w:val="nil"/>
              <w:bottom w:val="single" w:sz="8" w:space="0" w:color="CCCCCC"/>
              <w:right w:val="single" w:sz="8" w:space="0" w:color="CCCCCC"/>
            </w:tcBorders>
            <w:shd w:val="clear" w:color="auto" w:fill="auto"/>
            <w:vAlign w:val="center"/>
            <w:hideMark/>
          </w:tcPr>
          <w:p w14:paraId="4A866575" w14:textId="77777777" w:rsidR="0048642F" w:rsidRPr="0048642F" w:rsidRDefault="0048642F" w:rsidP="00A24B2A">
            <w:pPr>
              <w:jc w:val="center"/>
              <w:rPr>
                <w:sz w:val="12"/>
                <w:szCs w:val="12"/>
              </w:rPr>
            </w:pPr>
            <w:r w:rsidRPr="0048642F">
              <w:rPr>
                <w:sz w:val="12"/>
                <w:szCs w:val="12"/>
              </w:rPr>
              <w:t>0,39 (p= 0,00) **</w:t>
            </w:r>
          </w:p>
        </w:tc>
        <w:tc>
          <w:tcPr>
            <w:tcW w:w="710" w:type="dxa"/>
            <w:tcBorders>
              <w:top w:val="single" w:sz="8" w:space="0" w:color="CCCCCC"/>
              <w:left w:val="nil"/>
              <w:bottom w:val="single" w:sz="8" w:space="0" w:color="CCCCCC"/>
              <w:right w:val="single" w:sz="8" w:space="0" w:color="CCCCCC"/>
            </w:tcBorders>
            <w:shd w:val="clear" w:color="auto" w:fill="auto"/>
            <w:vAlign w:val="center"/>
            <w:hideMark/>
          </w:tcPr>
          <w:p w14:paraId="20EF173E" w14:textId="77777777" w:rsidR="0048642F" w:rsidRPr="0048642F" w:rsidRDefault="0048642F" w:rsidP="00A24B2A">
            <w:pPr>
              <w:jc w:val="center"/>
              <w:rPr>
                <w:sz w:val="12"/>
                <w:szCs w:val="12"/>
              </w:rPr>
            </w:pPr>
            <w:r w:rsidRPr="0048642F">
              <w:rPr>
                <w:sz w:val="12"/>
                <w:szCs w:val="12"/>
              </w:rPr>
              <w:t>0,36 (p= 0,00) **</w:t>
            </w:r>
          </w:p>
        </w:tc>
        <w:tc>
          <w:tcPr>
            <w:tcW w:w="886" w:type="dxa"/>
            <w:tcBorders>
              <w:top w:val="single" w:sz="8" w:space="0" w:color="CCCCCC"/>
              <w:left w:val="nil"/>
              <w:bottom w:val="single" w:sz="8" w:space="0" w:color="CCCCCC"/>
              <w:right w:val="single" w:sz="8" w:space="0" w:color="CCCCCC"/>
            </w:tcBorders>
            <w:shd w:val="clear" w:color="auto" w:fill="auto"/>
            <w:vAlign w:val="center"/>
            <w:hideMark/>
          </w:tcPr>
          <w:p w14:paraId="0F5B61EB" w14:textId="77777777" w:rsidR="0048642F" w:rsidRPr="0048642F" w:rsidRDefault="0048642F" w:rsidP="00A24B2A">
            <w:pPr>
              <w:jc w:val="center"/>
              <w:rPr>
                <w:sz w:val="12"/>
                <w:szCs w:val="12"/>
              </w:rPr>
            </w:pPr>
            <w:r w:rsidRPr="0048642F">
              <w:rPr>
                <w:sz w:val="12"/>
                <w:szCs w:val="12"/>
              </w:rPr>
              <w:t>0,15 (p= 0,23)</w:t>
            </w:r>
          </w:p>
        </w:tc>
        <w:tc>
          <w:tcPr>
            <w:tcW w:w="915" w:type="dxa"/>
            <w:tcBorders>
              <w:top w:val="single" w:sz="8" w:space="0" w:color="CCCCCC"/>
              <w:left w:val="nil"/>
              <w:bottom w:val="single" w:sz="8" w:space="0" w:color="CCCCCC"/>
              <w:right w:val="single" w:sz="8" w:space="0" w:color="CCCCCC"/>
            </w:tcBorders>
            <w:shd w:val="clear" w:color="auto" w:fill="auto"/>
            <w:vAlign w:val="center"/>
            <w:hideMark/>
          </w:tcPr>
          <w:p w14:paraId="3FC83748" w14:textId="77777777" w:rsidR="0048642F" w:rsidRPr="0048642F" w:rsidRDefault="0048642F" w:rsidP="00A24B2A">
            <w:pPr>
              <w:jc w:val="center"/>
              <w:rPr>
                <w:sz w:val="12"/>
                <w:szCs w:val="12"/>
              </w:rPr>
            </w:pPr>
            <w:r w:rsidRPr="0048642F">
              <w:rPr>
                <w:sz w:val="12"/>
                <w:szCs w:val="12"/>
              </w:rPr>
              <w:t>0,22 (p= 0,04) *</w:t>
            </w:r>
          </w:p>
        </w:tc>
        <w:tc>
          <w:tcPr>
            <w:tcW w:w="669" w:type="dxa"/>
            <w:tcBorders>
              <w:top w:val="single" w:sz="8" w:space="0" w:color="CCCCCC"/>
              <w:left w:val="nil"/>
              <w:bottom w:val="single" w:sz="8" w:space="0" w:color="CCCCCC"/>
              <w:right w:val="single" w:sz="8" w:space="0" w:color="CCCCCC"/>
            </w:tcBorders>
            <w:shd w:val="clear" w:color="auto" w:fill="auto"/>
            <w:vAlign w:val="center"/>
            <w:hideMark/>
          </w:tcPr>
          <w:p w14:paraId="7EFDA6DC" w14:textId="77777777" w:rsidR="0048642F" w:rsidRPr="0048642F" w:rsidRDefault="0048642F" w:rsidP="00A24B2A">
            <w:pPr>
              <w:jc w:val="center"/>
              <w:rPr>
                <w:sz w:val="12"/>
                <w:szCs w:val="12"/>
              </w:rPr>
            </w:pPr>
            <w:r w:rsidRPr="0048642F">
              <w:rPr>
                <w:sz w:val="12"/>
                <w:szCs w:val="12"/>
              </w:rPr>
              <w:t>0,26 (p= 0,03) *</w:t>
            </w:r>
          </w:p>
        </w:tc>
        <w:tc>
          <w:tcPr>
            <w:tcW w:w="965" w:type="dxa"/>
            <w:tcBorders>
              <w:top w:val="single" w:sz="8" w:space="0" w:color="CCCCCC"/>
              <w:left w:val="nil"/>
              <w:bottom w:val="single" w:sz="8" w:space="0" w:color="CCCCCC"/>
              <w:right w:val="single" w:sz="8" w:space="0" w:color="CCCCCC"/>
            </w:tcBorders>
            <w:shd w:val="clear" w:color="auto" w:fill="auto"/>
            <w:vAlign w:val="center"/>
            <w:hideMark/>
          </w:tcPr>
          <w:p w14:paraId="63F740BA" w14:textId="77777777" w:rsidR="0048642F" w:rsidRPr="0048642F" w:rsidRDefault="0048642F" w:rsidP="00A24B2A">
            <w:pPr>
              <w:jc w:val="center"/>
              <w:rPr>
                <w:sz w:val="12"/>
                <w:szCs w:val="12"/>
              </w:rPr>
            </w:pPr>
            <w:r w:rsidRPr="0048642F">
              <w:rPr>
                <w:sz w:val="12"/>
                <w:szCs w:val="12"/>
              </w:rPr>
              <w:t>0,22 (p= 0,11)</w:t>
            </w:r>
          </w:p>
        </w:tc>
        <w:tc>
          <w:tcPr>
            <w:tcW w:w="897" w:type="dxa"/>
            <w:tcBorders>
              <w:top w:val="single" w:sz="8" w:space="0" w:color="CCCCCC"/>
              <w:left w:val="nil"/>
              <w:bottom w:val="single" w:sz="8" w:space="0" w:color="CCCCCC"/>
              <w:right w:val="single" w:sz="8" w:space="0" w:color="CCCCCC"/>
            </w:tcBorders>
            <w:shd w:val="clear" w:color="auto" w:fill="auto"/>
            <w:vAlign w:val="center"/>
            <w:hideMark/>
          </w:tcPr>
          <w:p w14:paraId="1F7B14AF" w14:textId="77777777" w:rsidR="0048642F" w:rsidRPr="0048642F" w:rsidRDefault="0048642F" w:rsidP="00A24B2A">
            <w:pPr>
              <w:jc w:val="center"/>
              <w:rPr>
                <w:sz w:val="12"/>
                <w:szCs w:val="12"/>
              </w:rPr>
            </w:pPr>
            <w:r w:rsidRPr="0048642F">
              <w:rPr>
                <w:sz w:val="12"/>
                <w:szCs w:val="12"/>
              </w:rPr>
              <w:t>0,15 (p= 0,43)</w:t>
            </w:r>
          </w:p>
        </w:tc>
        <w:tc>
          <w:tcPr>
            <w:tcW w:w="558" w:type="dxa"/>
            <w:tcBorders>
              <w:top w:val="single" w:sz="8" w:space="0" w:color="CCCCCC"/>
              <w:left w:val="nil"/>
              <w:bottom w:val="single" w:sz="8" w:space="0" w:color="CCCCCC"/>
              <w:right w:val="single" w:sz="8" w:space="0" w:color="CCCCCC"/>
            </w:tcBorders>
            <w:shd w:val="clear" w:color="auto" w:fill="auto"/>
            <w:vAlign w:val="center"/>
            <w:hideMark/>
          </w:tcPr>
          <w:p w14:paraId="4FD553BE" w14:textId="77777777" w:rsidR="0048642F" w:rsidRPr="0048642F" w:rsidRDefault="0048642F" w:rsidP="00A24B2A">
            <w:pPr>
              <w:jc w:val="center"/>
              <w:rPr>
                <w:sz w:val="12"/>
                <w:szCs w:val="12"/>
              </w:rPr>
            </w:pPr>
            <w:r w:rsidRPr="0048642F">
              <w:rPr>
                <w:sz w:val="12"/>
                <w:szCs w:val="12"/>
              </w:rPr>
              <w:t>0,11 (p= 0,65)</w:t>
            </w:r>
          </w:p>
        </w:tc>
        <w:tc>
          <w:tcPr>
            <w:tcW w:w="523" w:type="dxa"/>
            <w:tcBorders>
              <w:top w:val="single" w:sz="8" w:space="0" w:color="CCCCCC"/>
              <w:left w:val="nil"/>
              <w:bottom w:val="single" w:sz="8" w:space="0" w:color="CCCCCC"/>
              <w:right w:val="single" w:sz="8" w:space="0" w:color="CCCCCC"/>
            </w:tcBorders>
            <w:shd w:val="clear" w:color="auto" w:fill="auto"/>
            <w:vAlign w:val="center"/>
            <w:hideMark/>
          </w:tcPr>
          <w:p w14:paraId="45FA7584" w14:textId="77777777" w:rsidR="0048642F" w:rsidRPr="0048642F" w:rsidRDefault="0048642F" w:rsidP="00A24B2A">
            <w:pPr>
              <w:jc w:val="center"/>
              <w:rPr>
                <w:sz w:val="12"/>
                <w:szCs w:val="12"/>
              </w:rPr>
            </w:pPr>
            <w:r w:rsidRPr="0048642F">
              <w:rPr>
                <w:sz w:val="12"/>
                <w:szCs w:val="12"/>
              </w:rPr>
              <w:t>0,93 (p= 0,74)</w:t>
            </w:r>
          </w:p>
        </w:tc>
        <w:tc>
          <w:tcPr>
            <w:tcW w:w="553" w:type="dxa"/>
            <w:tcBorders>
              <w:top w:val="single" w:sz="8" w:space="0" w:color="CCCCCC"/>
              <w:left w:val="nil"/>
              <w:bottom w:val="single" w:sz="8" w:space="0" w:color="CCCCCC"/>
              <w:right w:val="single" w:sz="8" w:space="0" w:color="CCCCCC"/>
            </w:tcBorders>
            <w:shd w:val="clear" w:color="auto" w:fill="auto"/>
            <w:vAlign w:val="center"/>
            <w:hideMark/>
          </w:tcPr>
          <w:p w14:paraId="347B2C75" w14:textId="77777777" w:rsidR="0048642F" w:rsidRPr="0048642F" w:rsidRDefault="0048642F" w:rsidP="00A24B2A">
            <w:pPr>
              <w:jc w:val="center"/>
              <w:rPr>
                <w:sz w:val="12"/>
                <w:szCs w:val="12"/>
              </w:rPr>
            </w:pPr>
            <w:r w:rsidRPr="0048642F">
              <w:rPr>
                <w:sz w:val="12"/>
                <w:szCs w:val="12"/>
              </w:rPr>
              <w:t>0,83 (p= 0,30)</w:t>
            </w:r>
          </w:p>
        </w:tc>
        <w:tc>
          <w:tcPr>
            <w:tcW w:w="523" w:type="dxa"/>
            <w:tcBorders>
              <w:top w:val="single" w:sz="8" w:space="0" w:color="CCCCCC"/>
              <w:left w:val="nil"/>
              <w:bottom w:val="single" w:sz="8" w:space="0" w:color="CCCCCC"/>
              <w:right w:val="single" w:sz="8" w:space="0" w:color="CCCCCC"/>
            </w:tcBorders>
            <w:shd w:val="clear" w:color="auto" w:fill="auto"/>
            <w:vAlign w:val="center"/>
            <w:hideMark/>
          </w:tcPr>
          <w:p w14:paraId="746566BB" w14:textId="77777777" w:rsidR="0048642F" w:rsidRPr="0048642F" w:rsidRDefault="0048642F" w:rsidP="00A24B2A">
            <w:pPr>
              <w:jc w:val="center"/>
              <w:rPr>
                <w:sz w:val="12"/>
                <w:szCs w:val="12"/>
              </w:rPr>
            </w:pPr>
            <w:r w:rsidRPr="0048642F">
              <w:rPr>
                <w:sz w:val="12"/>
                <w:szCs w:val="12"/>
              </w:rPr>
              <w:t>0,86 (p= 0,76)</w:t>
            </w:r>
          </w:p>
        </w:tc>
        <w:tc>
          <w:tcPr>
            <w:tcW w:w="535" w:type="dxa"/>
            <w:tcBorders>
              <w:top w:val="single" w:sz="8" w:space="0" w:color="CCCCCC"/>
              <w:left w:val="nil"/>
              <w:bottom w:val="single" w:sz="8" w:space="0" w:color="CCCCCC"/>
              <w:right w:val="single" w:sz="8" w:space="0" w:color="CCCCCC"/>
            </w:tcBorders>
            <w:shd w:val="clear" w:color="auto" w:fill="auto"/>
            <w:vAlign w:val="center"/>
            <w:hideMark/>
          </w:tcPr>
          <w:p w14:paraId="71231927" w14:textId="77777777" w:rsidR="0048642F" w:rsidRPr="0048642F" w:rsidRDefault="0048642F" w:rsidP="00A24B2A">
            <w:pPr>
              <w:jc w:val="center"/>
              <w:rPr>
                <w:sz w:val="12"/>
                <w:szCs w:val="12"/>
              </w:rPr>
            </w:pPr>
            <w:r w:rsidRPr="0048642F">
              <w:rPr>
                <w:sz w:val="12"/>
                <w:szCs w:val="12"/>
              </w:rPr>
              <w:t>0,08 (p= 0,68)</w:t>
            </w:r>
          </w:p>
        </w:tc>
        <w:tc>
          <w:tcPr>
            <w:tcW w:w="523" w:type="dxa"/>
            <w:tcBorders>
              <w:top w:val="single" w:sz="8" w:space="0" w:color="CCCCCC"/>
              <w:left w:val="nil"/>
              <w:bottom w:val="single" w:sz="8" w:space="0" w:color="CCCCCC"/>
              <w:right w:val="single" w:sz="8" w:space="0" w:color="CCCCCC"/>
            </w:tcBorders>
            <w:shd w:val="clear" w:color="auto" w:fill="auto"/>
            <w:vAlign w:val="center"/>
            <w:hideMark/>
          </w:tcPr>
          <w:p w14:paraId="6A88EBDF" w14:textId="77777777" w:rsidR="0048642F" w:rsidRPr="0048642F" w:rsidRDefault="0048642F" w:rsidP="00A24B2A">
            <w:pPr>
              <w:jc w:val="center"/>
              <w:rPr>
                <w:sz w:val="12"/>
                <w:szCs w:val="12"/>
              </w:rPr>
            </w:pPr>
            <w:r w:rsidRPr="0048642F">
              <w:rPr>
                <w:sz w:val="12"/>
                <w:szCs w:val="12"/>
              </w:rPr>
              <w:t>0,38 (p= 1)</w:t>
            </w:r>
          </w:p>
        </w:tc>
        <w:tc>
          <w:tcPr>
            <w:tcW w:w="523" w:type="dxa"/>
            <w:tcBorders>
              <w:top w:val="single" w:sz="8" w:space="0" w:color="CCCCCC"/>
              <w:left w:val="nil"/>
              <w:bottom w:val="single" w:sz="8" w:space="0" w:color="CCCCCC"/>
              <w:right w:val="single" w:sz="8" w:space="0" w:color="CCCCCC"/>
            </w:tcBorders>
            <w:shd w:val="clear" w:color="auto" w:fill="auto"/>
            <w:vAlign w:val="center"/>
            <w:hideMark/>
          </w:tcPr>
          <w:p w14:paraId="21CDA9D9" w14:textId="77777777" w:rsidR="0048642F" w:rsidRPr="0048642F" w:rsidRDefault="0048642F" w:rsidP="00A24B2A">
            <w:pPr>
              <w:jc w:val="center"/>
              <w:rPr>
                <w:sz w:val="12"/>
                <w:szCs w:val="12"/>
              </w:rPr>
            </w:pPr>
            <w:r w:rsidRPr="0048642F">
              <w:rPr>
                <w:sz w:val="12"/>
                <w:szCs w:val="12"/>
              </w:rPr>
              <w:t>0,26 (p= 0,99)</w:t>
            </w:r>
          </w:p>
        </w:tc>
        <w:tc>
          <w:tcPr>
            <w:tcW w:w="594" w:type="dxa"/>
            <w:tcBorders>
              <w:top w:val="single" w:sz="8" w:space="0" w:color="CCCCCC"/>
              <w:left w:val="nil"/>
              <w:bottom w:val="single" w:sz="8" w:space="0" w:color="CCCCCC"/>
              <w:right w:val="single" w:sz="8" w:space="0" w:color="CCCCCC"/>
            </w:tcBorders>
            <w:shd w:val="clear" w:color="auto" w:fill="auto"/>
            <w:vAlign w:val="center"/>
            <w:hideMark/>
          </w:tcPr>
          <w:p w14:paraId="69F9A985" w14:textId="77777777" w:rsidR="0048642F" w:rsidRPr="0048642F" w:rsidRDefault="0048642F" w:rsidP="00A24B2A">
            <w:pPr>
              <w:jc w:val="center"/>
              <w:rPr>
                <w:sz w:val="12"/>
                <w:szCs w:val="12"/>
              </w:rPr>
            </w:pPr>
            <w:r w:rsidRPr="0048642F">
              <w:rPr>
                <w:sz w:val="12"/>
                <w:szCs w:val="12"/>
              </w:rPr>
              <w:t>0,83 (p= 0,77)</w:t>
            </w:r>
          </w:p>
        </w:tc>
        <w:tc>
          <w:tcPr>
            <w:tcW w:w="523" w:type="dxa"/>
            <w:tcBorders>
              <w:top w:val="single" w:sz="8" w:space="0" w:color="CCCCCC"/>
              <w:left w:val="nil"/>
              <w:bottom w:val="single" w:sz="8" w:space="0" w:color="CCCCCC"/>
              <w:right w:val="single" w:sz="8" w:space="0" w:color="CCCCCC"/>
            </w:tcBorders>
            <w:shd w:val="clear" w:color="auto" w:fill="auto"/>
            <w:vAlign w:val="center"/>
            <w:hideMark/>
          </w:tcPr>
          <w:p w14:paraId="29E93C4B" w14:textId="77777777" w:rsidR="0048642F" w:rsidRPr="0048642F" w:rsidRDefault="0048642F" w:rsidP="00A24B2A">
            <w:pPr>
              <w:jc w:val="center"/>
              <w:rPr>
                <w:sz w:val="12"/>
                <w:szCs w:val="12"/>
              </w:rPr>
            </w:pPr>
            <w:r w:rsidRPr="0048642F">
              <w:rPr>
                <w:sz w:val="12"/>
                <w:szCs w:val="12"/>
              </w:rPr>
              <w:t>0,80 (p= 0,73)</w:t>
            </w:r>
          </w:p>
        </w:tc>
        <w:tc>
          <w:tcPr>
            <w:tcW w:w="505" w:type="dxa"/>
            <w:tcBorders>
              <w:top w:val="single" w:sz="8" w:space="0" w:color="CCCCCC"/>
              <w:left w:val="nil"/>
              <w:bottom w:val="single" w:sz="8" w:space="0" w:color="CCCCCC"/>
              <w:right w:val="single" w:sz="8" w:space="0" w:color="CCCCCC"/>
            </w:tcBorders>
            <w:shd w:val="clear" w:color="auto" w:fill="auto"/>
            <w:vAlign w:val="center"/>
            <w:hideMark/>
          </w:tcPr>
          <w:p w14:paraId="73BACF14" w14:textId="77777777" w:rsidR="0048642F" w:rsidRPr="0048642F" w:rsidRDefault="0048642F" w:rsidP="00A24B2A">
            <w:pPr>
              <w:jc w:val="center"/>
              <w:rPr>
                <w:sz w:val="12"/>
                <w:szCs w:val="12"/>
              </w:rPr>
            </w:pPr>
            <w:r w:rsidRPr="0048642F">
              <w:rPr>
                <w:sz w:val="12"/>
                <w:szCs w:val="12"/>
              </w:rPr>
              <w:t>0,53 (p= 0,55)</w:t>
            </w:r>
          </w:p>
        </w:tc>
        <w:tc>
          <w:tcPr>
            <w:tcW w:w="523" w:type="dxa"/>
            <w:tcBorders>
              <w:top w:val="single" w:sz="8" w:space="0" w:color="CCCCCC"/>
              <w:left w:val="nil"/>
              <w:bottom w:val="single" w:sz="8" w:space="0" w:color="CCCCCC"/>
              <w:right w:val="single" w:sz="8" w:space="0" w:color="CCCCCC"/>
            </w:tcBorders>
            <w:shd w:val="clear" w:color="auto" w:fill="auto"/>
            <w:vAlign w:val="center"/>
            <w:hideMark/>
          </w:tcPr>
          <w:p w14:paraId="60A71731" w14:textId="77777777" w:rsidR="0048642F" w:rsidRPr="0048642F" w:rsidRDefault="0048642F" w:rsidP="00A24B2A">
            <w:pPr>
              <w:jc w:val="center"/>
              <w:rPr>
                <w:sz w:val="12"/>
                <w:szCs w:val="12"/>
              </w:rPr>
            </w:pPr>
            <w:r w:rsidRPr="0048642F">
              <w:rPr>
                <w:sz w:val="12"/>
                <w:szCs w:val="12"/>
              </w:rPr>
              <w:t>0,46 (p= 0,91)</w:t>
            </w:r>
          </w:p>
        </w:tc>
        <w:tc>
          <w:tcPr>
            <w:tcW w:w="523" w:type="dxa"/>
            <w:tcBorders>
              <w:top w:val="single" w:sz="8" w:space="0" w:color="CCCCCC"/>
              <w:left w:val="nil"/>
              <w:bottom w:val="single" w:sz="8" w:space="0" w:color="CCCCCC"/>
              <w:right w:val="single" w:sz="8" w:space="0" w:color="CCCCCC"/>
            </w:tcBorders>
            <w:shd w:val="clear" w:color="auto" w:fill="auto"/>
            <w:vAlign w:val="center"/>
            <w:hideMark/>
          </w:tcPr>
          <w:p w14:paraId="0531A66B" w14:textId="77777777" w:rsidR="0048642F" w:rsidRPr="0048642F" w:rsidRDefault="0048642F" w:rsidP="00A24B2A">
            <w:pPr>
              <w:jc w:val="center"/>
              <w:rPr>
                <w:sz w:val="12"/>
                <w:szCs w:val="12"/>
              </w:rPr>
            </w:pPr>
            <w:r w:rsidRPr="0048642F">
              <w:rPr>
                <w:sz w:val="12"/>
                <w:szCs w:val="12"/>
              </w:rPr>
              <w:t>0,42 (p= 0,02) *</w:t>
            </w:r>
          </w:p>
        </w:tc>
        <w:tc>
          <w:tcPr>
            <w:tcW w:w="523" w:type="dxa"/>
            <w:tcBorders>
              <w:top w:val="single" w:sz="8" w:space="0" w:color="CCCCCC"/>
              <w:left w:val="nil"/>
              <w:bottom w:val="single" w:sz="8" w:space="0" w:color="CCCCCC"/>
              <w:right w:val="single" w:sz="8" w:space="0" w:color="CCCCCC"/>
            </w:tcBorders>
            <w:shd w:val="clear" w:color="auto" w:fill="auto"/>
            <w:vAlign w:val="center"/>
            <w:hideMark/>
          </w:tcPr>
          <w:p w14:paraId="5CCA14C3" w14:textId="77777777" w:rsidR="0048642F" w:rsidRPr="0048642F" w:rsidRDefault="0048642F" w:rsidP="00A24B2A">
            <w:pPr>
              <w:jc w:val="center"/>
              <w:rPr>
                <w:sz w:val="12"/>
                <w:szCs w:val="12"/>
              </w:rPr>
            </w:pPr>
            <w:r w:rsidRPr="0048642F">
              <w:rPr>
                <w:sz w:val="12"/>
                <w:szCs w:val="12"/>
              </w:rPr>
              <w:t>0,38 (p= 0,18)</w:t>
            </w:r>
          </w:p>
        </w:tc>
        <w:tc>
          <w:tcPr>
            <w:tcW w:w="523" w:type="dxa"/>
            <w:tcBorders>
              <w:top w:val="single" w:sz="8" w:space="0" w:color="CCCCCC"/>
              <w:left w:val="nil"/>
              <w:bottom w:val="single" w:sz="8" w:space="0" w:color="CCCCCC"/>
              <w:right w:val="single" w:sz="8" w:space="0" w:color="CCCCCC"/>
            </w:tcBorders>
            <w:shd w:val="clear" w:color="auto" w:fill="auto"/>
            <w:vAlign w:val="center"/>
            <w:hideMark/>
          </w:tcPr>
          <w:p w14:paraId="4F8B5807" w14:textId="77777777" w:rsidR="0048642F" w:rsidRPr="0048642F" w:rsidRDefault="0048642F" w:rsidP="00A24B2A">
            <w:pPr>
              <w:jc w:val="center"/>
              <w:rPr>
                <w:sz w:val="12"/>
                <w:szCs w:val="12"/>
              </w:rPr>
            </w:pPr>
            <w:r w:rsidRPr="0048642F">
              <w:rPr>
                <w:sz w:val="12"/>
                <w:szCs w:val="12"/>
              </w:rPr>
              <w:t>0,57 (p= 0,00) **</w:t>
            </w:r>
          </w:p>
        </w:tc>
      </w:tr>
      <w:tr w:rsidR="0048642F" w:rsidRPr="0048642F" w14:paraId="769C8147" w14:textId="77777777" w:rsidTr="00A24B2A">
        <w:trPr>
          <w:trHeight w:val="240"/>
        </w:trPr>
        <w:tc>
          <w:tcPr>
            <w:tcW w:w="966"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7BFF8385" w14:textId="77777777" w:rsidR="0048642F" w:rsidRPr="0048642F" w:rsidRDefault="0048642F"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Internet_at_home (Ονομαστική)</w:t>
            </w:r>
          </w:p>
        </w:tc>
        <w:tc>
          <w:tcPr>
            <w:tcW w:w="599"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146580A7" w14:textId="77777777" w:rsidR="0048642F" w:rsidRPr="0048642F" w:rsidRDefault="00A24B2A" w:rsidP="00A24B2A">
            <w:pPr>
              <w:jc w:val="center"/>
              <w:rPr>
                <w:sz w:val="12"/>
                <w:szCs w:val="12"/>
              </w:rPr>
            </w:pPr>
            <w:r>
              <w:rPr>
                <w:sz w:val="12"/>
                <w:szCs w:val="12"/>
              </w:rPr>
              <w:t>-</w:t>
            </w:r>
          </w:p>
        </w:tc>
        <w:tc>
          <w:tcPr>
            <w:tcW w:w="557" w:type="dxa"/>
            <w:tcBorders>
              <w:top w:val="nil"/>
              <w:left w:val="nil"/>
              <w:bottom w:val="single" w:sz="8" w:space="0" w:color="CCCCCC"/>
              <w:right w:val="single" w:sz="8" w:space="0" w:color="CCCCCC"/>
            </w:tcBorders>
            <w:shd w:val="clear" w:color="auto" w:fill="FFFFFF" w:themeFill="background1"/>
            <w:vAlign w:val="center"/>
            <w:hideMark/>
          </w:tcPr>
          <w:p w14:paraId="1505398C" w14:textId="77777777" w:rsidR="0048642F" w:rsidRPr="0048642F" w:rsidRDefault="0048642F" w:rsidP="00A24B2A">
            <w:pPr>
              <w:jc w:val="center"/>
              <w:rPr>
                <w:sz w:val="12"/>
                <w:szCs w:val="12"/>
              </w:rPr>
            </w:pPr>
            <w:r w:rsidRPr="0048642F">
              <w:rPr>
                <w:sz w:val="12"/>
                <w:szCs w:val="12"/>
              </w:rPr>
              <w:t>-</w:t>
            </w:r>
          </w:p>
        </w:tc>
        <w:tc>
          <w:tcPr>
            <w:tcW w:w="710" w:type="dxa"/>
            <w:tcBorders>
              <w:top w:val="nil"/>
              <w:left w:val="nil"/>
              <w:bottom w:val="single" w:sz="8" w:space="0" w:color="CCCCCC"/>
              <w:right w:val="single" w:sz="8" w:space="0" w:color="CCCCCC"/>
            </w:tcBorders>
            <w:shd w:val="clear" w:color="auto" w:fill="auto"/>
            <w:vAlign w:val="center"/>
            <w:hideMark/>
          </w:tcPr>
          <w:p w14:paraId="047D7027" w14:textId="77777777" w:rsidR="0048642F" w:rsidRPr="0048642F" w:rsidRDefault="0048642F" w:rsidP="00A24B2A">
            <w:pPr>
              <w:jc w:val="center"/>
              <w:rPr>
                <w:sz w:val="12"/>
                <w:szCs w:val="12"/>
              </w:rPr>
            </w:pPr>
            <w:r w:rsidRPr="0048642F">
              <w:rPr>
                <w:sz w:val="12"/>
                <w:szCs w:val="12"/>
              </w:rPr>
              <w:t>0,44 (p= 0,00) **</w:t>
            </w:r>
          </w:p>
        </w:tc>
        <w:tc>
          <w:tcPr>
            <w:tcW w:w="886" w:type="dxa"/>
            <w:tcBorders>
              <w:top w:val="nil"/>
              <w:left w:val="nil"/>
              <w:bottom w:val="single" w:sz="8" w:space="0" w:color="CCCCCC"/>
              <w:right w:val="single" w:sz="8" w:space="0" w:color="CCCCCC"/>
            </w:tcBorders>
            <w:shd w:val="clear" w:color="auto" w:fill="auto"/>
            <w:vAlign w:val="center"/>
            <w:hideMark/>
          </w:tcPr>
          <w:p w14:paraId="5B4435CC" w14:textId="77777777" w:rsidR="0048642F" w:rsidRPr="0048642F" w:rsidRDefault="0048642F" w:rsidP="00A24B2A">
            <w:pPr>
              <w:jc w:val="center"/>
              <w:rPr>
                <w:sz w:val="12"/>
                <w:szCs w:val="12"/>
              </w:rPr>
            </w:pPr>
            <w:r w:rsidRPr="0048642F">
              <w:rPr>
                <w:sz w:val="12"/>
                <w:szCs w:val="12"/>
              </w:rPr>
              <w:t>0,34 (p= 0,00) **</w:t>
            </w:r>
          </w:p>
        </w:tc>
        <w:tc>
          <w:tcPr>
            <w:tcW w:w="915" w:type="dxa"/>
            <w:tcBorders>
              <w:top w:val="nil"/>
              <w:left w:val="nil"/>
              <w:bottom w:val="single" w:sz="8" w:space="0" w:color="CCCCCC"/>
              <w:right w:val="single" w:sz="8" w:space="0" w:color="CCCCCC"/>
            </w:tcBorders>
            <w:shd w:val="clear" w:color="auto" w:fill="auto"/>
            <w:vAlign w:val="center"/>
            <w:hideMark/>
          </w:tcPr>
          <w:p w14:paraId="62D0C4B3" w14:textId="77777777" w:rsidR="0048642F" w:rsidRPr="0048642F" w:rsidRDefault="0048642F" w:rsidP="00A24B2A">
            <w:pPr>
              <w:jc w:val="center"/>
              <w:rPr>
                <w:sz w:val="12"/>
                <w:szCs w:val="12"/>
              </w:rPr>
            </w:pPr>
            <w:r w:rsidRPr="0048642F">
              <w:rPr>
                <w:sz w:val="12"/>
                <w:szCs w:val="12"/>
              </w:rPr>
              <w:t>0,40 (p= 0,00) **</w:t>
            </w:r>
          </w:p>
        </w:tc>
        <w:tc>
          <w:tcPr>
            <w:tcW w:w="669" w:type="dxa"/>
            <w:tcBorders>
              <w:top w:val="nil"/>
              <w:left w:val="nil"/>
              <w:bottom w:val="single" w:sz="8" w:space="0" w:color="CCCCCC"/>
              <w:right w:val="single" w:sz="8" w:space="0" w:color="CCCCCC"/>
            </w:tcBorders>
            <w:shd w:val="clear" w:color="auto" w:fill="auto"/>
            <w:vAlign w:val="center"/>
            <w:hideMark/>
          </w:tcPr>
          <w:p w14:paraId="7E16EEF3" w14:textId="77777777" w:rsidR="0048642F" w:rsidRPr="0048642F" w:rsidRDefault="0048642F" w:rsidP="00A24B2A">
            <w:pPr>
              <w:jc w:val="center"/>
              <w:rPr>
                <w:sz w:val="12"/>
                <w:szCs w:val="12"/>
              </w:rPr>
            </w:pPr>
            <w:r w:rsidRPr="0048642F">
              <w:rPr>
                <w:sz w:val="12"/>
                <w:szCs w:val="12"/>
              </w:rPr>
              <w:t>0,34 (p= 0,00) **</w:t>
            </w:r>
          </w:p>
        </w:tc>
        <w:tc>
          <w:tcPr>
            <w:tcW w:w="965" w:type="dxa"/>
            <w:tcBorders>
              <w:top w:val="nil"/>
              <w:left w:val="nil"/>
              <w:bottom w:val="single" w:sz="8" w:space="0" w:color="CCCCCC"/>
              <w:right w:val="single" w:sz="8" w:space="0" w:color="CCCCCC"/>
            </w:tcBorders>
            <w:shd w:val="clear" w:color="auto" w:fill="auto"/>
            <w:vAlign w:val="center"/>
            <w:hideMark/>
          </w:tcPr>
          <w:p w14:paraId="50D9DE02" w14:textId="77777777" w:rsidR="0048642F" w:rsidRPr="0048642F" w:rsidRDefault="0048642F" w:rsidP="00A24B2A">
            <w:pPr>
              <w:jc w:val="center"/>
              <w:rPr>
                <w:sz w:val="12"/>
                <w:szCs w:val="12"/>
              </w:rPr>
            </w:pPr>
            <w:r w:rsidRPr="0048642F">
              <w:rPr>
                <w:sz w:val="12"/>
                <w:szCs w:val="12"/>
              </w:rPr>
              <w:t>0,23 (p= 0,08)</w:t>
            </w:r>
          </w:p>
        </w:tc>
        <w:tc>
          <w:tcPr>
            <w:tcW w:w="897" w:type="dxa"/>
            <w:tcBorders>
              <w:top w:val="nil"/>
              <w:left w:val="nil"/>
              <w:bottom w:val="single" w:sz="8" w:space="0" w:color="CCCCCC"/>
              <w:right w:val="single" w:sz="8" w:space="0" w:color="CCCCCC"/>
            </w:tcBorders>
            <w:shd w:val="clear" w:color="auto" w:fill="auto"/>
            <w:vAlign w:val="center"/>
            <w:hideMark/>
          </w:tcPr>
          <w:p w14:paraId="5126C4C6" w14:textId="77777777" w:rsidR="0048642F" w:rsidRPr="0048642F" w:rsidRDefault="0048642F" w:rsidP="00A24B2A">
            <w:pPr>
              <w:jc w:val="center"/>
              <w:rPr>
                <w:sz w:val="12"/>
                <w:szCs w:val="12"/>
              </w:rPr>
            </w:pPr>
            <w:r w:rsidRPr="0048642F">
              <w:rPr>
                <w:sz w:val="12"/>
                <w:szCs w:val="12"/>
              </w:rPr>
              <w:t>0,18 (p= 0,25)</w:t>
            </w:r>
          </w:p>
        </w:tc>
        <w:tc>
          <w:tcPr>
            <w:tcW w:w="558" w:type="dxa"/>
            <w:tcBorders>
              <w:top w:val="nil"/>
              <w:left w:val="nil"/>
              <w:bottom w:val="single" w:sz="8" w:space="0" w:color="CCCCCC"/>
              <w:right w:val="single" w:sz="8" w:space="0" w:color="CCCCCC"/>
            </w:tcBorders>
            <w:shd w:val="clear" w:color="auto" w:fill="auto"/>
            <w:vAlign w:val="center"/>
            <w:hideMark/>
          </w:tcPr>
          <w:p w14:paraId="5757B5CC" w14:textId="77777777" w:rsidR="0048642F" w:rsidRPr="0048642F" w:rsidRDefault="0048642F" w:rsidP="00A24B2A">
            <w:pPr>
              <w:jc w:val="center"/>
              <w:rPr>
                <w:sz w:val="12"/>
                <w:szCs w:val="12"/>
              </w:rPr>
            </w:pPr>
            <w:r w:rsidRPr="0048642F">
              <w:rPr>
                <w:sz w:val="12"/>
                <w:szCs w:val="12"/>
              </w:rPr>
              <w:t>0,32 (p= 0,00) **</w:t>
            </w:r>
          </w:p>
        </w:tc>
        <w:tc>
          <w:tcPr>
            <w:tcW w:w="523" w:type="dxa"/>
            <w:tcBorders>
              <w:top w:val="nil"/>
              <w:left w:val="nil"/>
              <w:bottom w:val="single" w:sz="8" w:space="0" w:color="CCCCCC"/>
              <w:right w:val="single" w:sz="8" w:space="0" w:color="CCCCCC"/>
            </w:tcBorders>
            <w:shd w:val="clear" w:color="auto" w:fill="auto"/>
            <w:vAlign w:val="center"/>
            <w:hideMark/>
          </w:tcPr>
          <w:p w14:paraId="5AE63317" w14:textId="77777777" w:rsidR="0048642F" w:rsidRPr="0048642F" w:rsidRDefault="0048642F" w:rsidP="00A24B2A">
            <w:pPr>
              <w:jc w:val="center"/>
              <w:rPr>
                <w:sz w:val="12"/>
                <w:szCs w:val="12"/>
              </w:rPr>
            </w:pPr>
            <w:r w:rsidRPr="0048642F">
              <w:rPr>
                <w:sz w:val="12"/>
                <w:szCs w:val="12"/>
              </w:rPr>
              <w:t>0,98 (p= 0,43)</w:t>
            </w:r>
          </w:p>
        </w:tc>
        <w:tc>
          <w:tcPr>
            <w:tcW w:w="553" w:type="dxa"/>
            <w:tcBorders>
              <w:top w:val="nil"/>
              <w:left w:val="nil"/>
              <w:bottom w:val="single" w:sz="8" w:space="0" w:color="CCCCCC"/>
              <w:right w:val="single" w:sz="8" w:space="0" w:color="CCCCCC"/>
            </w:tcBorders>
            <w:shd w:val="clear" w:color="auto" w:fill="auto"/>
            <w:vAlign w:val="center"/>
            <w:hideMark/>
          </w:tcPr>
          <w:p w14:paraId="4C42ED58" w14:textId="77777777" w:rsidR="0048642F" w:rsidRPr="0048642F" w:rsidRDefault="0048642F" w:rsidP="00A24B2A">
            <w:pPr>
              <w:jc w:val="center"/>
              <w:rPr>
                <w:sz w:val="12"/>
                <w:szCs w:val="12"/>
              </w:rPr>
            </w:pPr>
            <w:r w:rsidRPr="0048642F">
              <w:rPr>
                <w:sz w:val="12"/>
                <w:szCs w:val="12"/>
              </w:rPr>
              <w:t>0,86 (p= 0,19)</w:t>
            </w:r>
          </w:p>
        </w:tc>
        <w:tc>
          <w:tcPr>
            <w:tcW w:w="523" w:type="dxa"/>
            <w:tcBorders>
              <w:top w:val="nil"/>
              <w:left w:val="nil"/>
              <w:bottom w:val="single" w:sz="8" w:space="0" w:color="CCCCCC"/>
              <w:right w:val="single" w:sz="8" w:space="0" w:color="CCCCCC"/>
            </w:tcBorders>
            <w:shd w:val="clear" w:color="auto" w:fill="auto"/>
            <w:vAlign w:val="center"/>
            <w:hideMark/>
          </w:tcPr>
          <w:p w14:paraId="3E9829B4" w14:textId="77777777" w:rsidR="0048642F" w:rsidRPr="0048642F" w:rsidRDefault="0048642F" w:rsidP="00A24B2A">
            <w:pPr>
              <w:jc w:val="center"/>
              <w:rPr>
                <w:sz w:val="12"/>
                <w:szCs w:val="12"/>
              </w:rPr>
            </w:pPr>
            <w:r w:rsidRPr="0048642F">
              <w:rPr>
                <w:sz w:val="12"/>
                <w:szCs w:val="12"/>
              </w:rPr>
              <w:t>0,95 (p= 0,22)</w:t>
            </w:r>
          </w:p>
        </w:tc>
        <w:tc>
          <w:tcPr>
            <w:tcW w:w="535" w:type="dxa"/>
            <w:tcBorders>
              <w:top w:val="nil"/>
              <w:left w:val="nil"/>
              <w:bottom w:val="single" w:sz="8" w:space="0" w:color="CCCCCC"/>
              <w:right w:val="single" w:sz="8" w:space="0" w:color="CCCCCC"/>
            </w:tcBorders>
            <w:shd w:val="clear" w:color="auto" w:fill="auto"/>
            <w:vAlign w:val="center"/>
            <w:hideMark/>
          </w:tcPr>
          <w:p w14:paraId="6E84A4F8" w14:textId="77777777" w:rsidR="0048642F" w:rsidRPr="0048642F" w:rsidRDefault="0048642F" w:rsidP="00A24B2A">
            <w:pPr>
              <w:jc w:val="center"/>
              <w:rPr>
                <w:sz w:val="12"/>
                <w:szCs w:val="12"/>
              </w:rPr>
            </w:pPr>
            <w:r w:rsidRPr="0048642F">
              <w:rPr>
                <w:sz w:val="12"/>
                <w:szCs w:val="12"/>
              </w:rPr>
              <w:t>0,20 (p= 0,08)</w:t>
            </w:r>
          </w:p>
        </w:tc>
        <w:tc>
          <w:tcPr>
            <w:tcW w:w="523" w:type="dxa"/>
            <w:tcBorders>
              <w:top w:val="nil"/>
              <w:left w:val="nil"/>
              <w:bottom w:val="single" w:sz="8" w:space="0" w:color="CCCCCC"/>
              <w:right w:val="single" w:sz="8" w:space="0" w:color="CCCCCC"/>
            </w:tcBorders>
            <w:shd w:val="clear" w:color="auto" w:fill="auto"/>
            <w:vAlign w:val="center"/>
            <w:hideMark/>
          </w:tcPr>
          <w:p w14:paraId="71B9C257" w14:textId="77777777" w:rsidR="0048642F" w:rsidRPr="0048642F" w:rsidRDefault="0048642F" w:rsidP="00A24B2A">
            <w:pPr>
              <w:jc w:val="center"/>
              <w:rPr>
                <w:sz w:val="12"/>
                <w:szCs w:val="12"/>
              </w:rPr>
            </w:pPr>
            <w:r w:rsidRPr="0048642F">
              <w:rPr>
                <w:sz w:val="12"/>
                <w:szCs w:val="12"/>
              </w:rPr>
              <w:t>0,52 (p= 0,94)</w:t>
            </w:r>
          </w:p>
        </w:tc>
        <w:tc>
          <w:tcPr>
            <w:tcW w:w="523" w:type="dxa"/>
            <w:tcBorders>
              <w:top w:val="nil"/>
              <w:left w:val="nil"/>
              <w:bottom w:val="single" w:sz="8" w:space="0" w:color="CCCCCC"/>
              <w:right w:val="single" w:sz="8" w:space="0" w:color="CCCCCC"/>
            </w:tcBorders>
            <w:shd w:val="clear" w:color="auto" w:fill="auto"/>
            <w:vAlign w:val="center"/>
            <w:hideMark/>
          </w:tcPr>
          <w:p w14:paraId="7E61745E" w14:textId="77777777" w:rsidR="0048642F" w:rsidRPr="0048642F" w:rsidRDefault="0048642F" w:rsidP="00A24B2A">
            <w:pPr>
              <w:jc w:val="center"/>
              <w:rPr>
                <w:sz w:val="12"/>
                <w:szCs w:val="12"/>
              </w:rPr>
            </w:pPr>
            <w:r w:rsidRPr="0048642F">
              <w:rPr>
                <w:sz w:val="12"/>
                <w:szCs w:val="12"/>
              </w:rPr>
              <w:t>0,39 (p= 0,74)</w:t>
            </w:r>
          </w:p>
        </w:tc>
        <w:tc>
          <w:tcPr>
            <w:tcW w:w="594" w:type="dxa"/>
            <w:tcBorders>
              <w:top w:val="nil"/>
              <w:left w:val="nil"/>
              <w:bottom w:val="single" w:sz="8" w:space="0" w:color="CCCCCC"/>
              <w:right w:val="single" w:sz="8" w:space="0" w:color="CCCCCC"/>
            </w:tcBorders>
            <w:shd w:val="clear" w:color="auto" w:fill="auto"/>
            <w:vAlign w:val="center"/>
            <w:hideMark/>
          </w:tcPr>
          <w:p w14:paraId="7BBA4895" w14:textId="77777777" w:rsidR="0048642F" w:rsidRPr="0048642F" w:rsidRDefault="0048642F" w:rsidP="00A24B2A">
            <w:pPr>
              <w:jc w:val="center"/>
              <w:rPr>
                <w:sz w:val="12"/>
                <w:szCs w:val="12"/>
              </w:rPr>
            </w:pPr>
            <w:r w:rsidRPr="0048642F">
              <w:rPr>
                <w:sz w:val="12"/>
                <w:szCs w:val="12"/>
              </w:rPr>
              <w:t>0,87 (p= 0,58)</w:t>
            </w:r>
          </w:p>
        </w:tc>
        <w:tc>
          <w:tcPr>
            <w:tcW w:w="523" w:type="dxa"/>
            <w:tcBorders>
              <w:top w:val="nil"/>
              <w:left w:val="nil"/>
              <w:bottom w:val="single" w:sz="8" w:space="0" w:color="CCCCCC"/>
              <w:right w:val="single" w:sz="8" w:space="0" w:color="CCCCCC"/>
            </w:tcBorders>
            <w:shd w:val="clear" w:color="auto" w:fill="auto"/>
            <w:vAlign w:val="center"/>
            <w:hideMark/>
          </w:tcPr>
          <w:p w14:paraId="347F87DF" w14:textId="77777777" w:rsidR="0048642F" w:rsidRPr="0048642F" w:rsidRDefault="0048642F" w:rsidP="00A24B2A">
            <w:pPr>
              <w:jc w:val="center"/>
              <w:rPr>
                <w:sz w:val="12"/>
                <w:szCs w:val="12"/>
              </w:rPr>
            </w:pPr>
            <w:r w:rsidRPr="0048642F">
              <w:rPr>
                <w:sz w:val="12"/>
                <w:szCs w:val="12"/>
              </w:rPr>
              <w:t>0,90 (p= 0,21)</w:t>
            </w:r>
          </w:p>
        </w:tc>
        <w:tc>
          <w:tcPr>
            <w:tcW w:w="505" w:type="dxa"/>
            <w:tcBorders>
              <w:top w:val="nil"/>
              <w:left w:val="nil"/>
              <w:bottom w:val="single" w:sz="8" w:space="0" w:color="CCCCCC"/>
              <w:right w:val="single" w:sz="8" w:space="0" w:color="CCCCCC"/>
            </w:tcBorders>
            <w:shd w:val="clear" w:color="auto" w:fill="auto"/>
            <w:vAlign w:val="center"/>
            <w:hideMark/>
          </w:tcPr>
          <w:p w14:paraId="1B8C46B6" w14:textId="77777777" w:rsidR="0048642F" w:rsidRPr="0048642F" w:rsidRDefault="0048642F" w:rsidP="00A24B2A">
            <w:pPr>
              <w:jc w:val="center"/>
              <w:rPr>
                <w:sz w:val="12"/>
                <w:szCs w:val="12"/>
              </w:rPr>
            </w:pPr>
            <w:r w:rsidRPr="0048642F">
              <w:rPr>
                <w:sz w:val="12"/>
                <w:szCs w:val="12"/>
              </w:rPr>
              <w:t>0,49 (p= 0,78)</w:t>
            </w:r>
          </w:p>
        </w:tc>
        <w:tc>
          <w:tcPr>
            <w:tcW w:w="523" w:type="dxa"/>
            <w:tcBorders>
              <w:top w:val="nil"/>
              <w:left w:val="nil"/>
              <w:bottom w:val="single" w:sz="8" w:space="0" w:color="CCCCCC"/>
              <w:right w:val="single" w:sz="8" w:space="0" w:color="CCCCCC"/>
            </w:tcBorders>
            <w:shd w:val="clear" w:color="auto" w:fill="auto"/>
            <w:vAlign w:val="center"/>
            <w:hideMark/>
          </w:tcPr>
          <w:p w14:paraId="6F817FA4" w14:textId="77777777" w:rsidR="0048642F" w:rsidRPr="0048642F" w:rsidRDefault="0048642F" w:rsidP="00A24B2A">
            <w:pPr>
              <w:jc w:val="center"/>
              <w:rPr>
                <w:sz w:val="12"/>
                <w:szCs w:val="12"/>
              </w:rPr>
            </w:pPr>
            <w:r w:rsidRPr="0048642F">
              <w:rPr>
                <w:sz w:val="12"/>
                <w:szCs w:val="12"/>
              </w:rPr>
              <w:t>0,55 (p= 0,51)</w:t>
            </w:r>
          </w:p>
        </w:tc>
        <w:tc>
          <w:tcPr>
            <w:tcW w:w="523" w:type="dxa"/>
            <w:tcBorders>
              <w:top w:val="nil"/>
              <w:left w:val="nil"/>
              <w:bottom w:val="single" w:sz="8" w:space="0" w:color="CCCCCC"/>
              <w:right w:val="single" w:sz="8" w:space="0" w:color="CCCCCC"/>
            </w:tcBorders>
            <w:shd w:val="clear" w:color="auto" w:fill="auto"/>
            <w:vAlign w:val="center"/>
            <w:hideMark/>
          </w:tcPr>
          <w:p w14:paraId="560ABA60" w14:textId="77777777" w:rsidR="0048642F" w:rsidRPr="0048642F" w:rsidRDefault="0048642F" w:rsidP="00A24B2A">
            <w:pPr>
              <w:jc w:val="center"/>
              <w:rPr>
                <w:sz w:val="12"/>
                <w:szCs w:val="12"/>
              </w:rPr>
            </w:pPr>
            <w:r w:rsidRPr="0048642F">
              <w:rPr>
                <w:sz w:val="12"/>
                <w:szCs w:val="12"/>
              </w:rPr>
              <w:t>0,30 (p= 0,37)</w:t>
            </w:r>
          </w:p>
        </w:tc>
        <w:tc>
          <w:tcPr>
            <w:tcW w:w="523" w:type="dxa"/>
            <w:tcBorders>
              <w:top w:val="nil"/>
              <w:left w:val="nil"/>
              <w:bottom w:val="single" w:sz="8" w:space="0" w:color="CCCCCC"/>
              <w:right w:val="single" w:sz="8" w:space="0" w:color="CCCCCC"/>
            </w:tcBorders>
            <w:shd w:val="clear" w:color="auto" w:fill="auto"/>
            <w:vAlign w:val="center"/>
            <w:hideMark/>
          </w:tcPr>
          <w:p w14:paraId="749CE231" w14:textId="77777777" w:rsidR="0048642F" w:rsidRPr="0048642F" w:rsidRDefault="0048642F" w:rsidP="00A24B2A">
            <w:pPr>
              <w:jc w:val="center"/>
              <w:rPr>
                <w:sz w:val="12"/>
                <w:szCs w:val="12"/>
              </w:rPr>
            </w:pPr>
            <w:r w:rsidRPr="0048642F">
              <w:rPr>
                <w:sz w:val="12"/>
                <w:szCs w:val="12"/>
              </w:rPr>
              <w:t>0,38 (p= 0,18)</w:t>
            </w:r>
          </w:p>
        </w:tc>
        <w:tc>
          <w:tcPr>
            <w:tcW w:w="523" w:type="dxa"/>
            <w:tcBorders>
              <w:top w:val="nil"/>
              <w:left w:val="nil"/>
              <w:bottom w:val="single" w:sz="8" w:space="0" w:color="CCCCCC"/>
              <w:right w:val="single" w:sz="8" w:space="0" w:color="CCCCCC"/>
            </w:tcBorders>
            <w:shd w:val="clear" w:color="auto" w:fill="auto"/>
            <w:vAlign w:val="center"/>
            <w:hideMark/>
          </w:tcPr>
          <w:p w14:paraId="419E7287" w14:textId="77777777" w:rsidR="0048642F" w:rsidRPr="0048642F" w:rsidRDefault="0048642F" w:rsidP="00A24B2A">
            <w:pPr>
              <w:jc w:val="center"/>
              <w:rPr>
                <w:sz w:val="12"/>
                <w:szCs w:val="12"/>
              </w:rPr>
            </w:pPr>
            <w:r w:rsidRPr="0048642F">
              <w:rPr>
                <w:sz w:val="12"/>
                <w:szCs w:val="12"/>
              </w:rPr>
              <w:t>0,31 (p= 0,54)</w:t>
            </w:r>
          </w:p>
        </w:tc>
      </w:tr>
      <w:tr w:rsidR="0048642F" w:rsidRPr="0048642F" w14:paraId="16E37007" w14:textId="77777777" w:rsidTr="00A24B2A">
        <w:trPr>
          <w:trHeight w:val="240"/>
        </w:trPr>
        <w:tc>
          <w:tcPr>
            <w:tcW w:w="966"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6D1871A2" w14:textId="77777777" w:rsidR="0048642F" w:rsidRPr="0048642F" w:rsidRDefault="0048642F" w:rsidP="00A24B2A">
            <w:pPr>
              <w:spacing w:line="240" w:lineRule="auto"/>
              <w:jc w:val="center"/>
              <w:rPr>
                <w:rFonts w:eastAsia="Times New Roman"/>
                <w:b/>
                <w:bCs/>
                <w:color w:val="0C343D"/>
                <w:sz w:val="12"/>
                <w:szCs w:val="12"/>
                <w:lang w:val="en-US"/>
              </w:rPr>
            </w:pPr>
            <w:r w:rsidRPr="0048642F">
              <w:rPr>
                <w:rFonts w:eastAsia="Times New Roman"/>
                <w:b/>
                <w:bCs/>
                <w:color w:val="0C343D"/>
                <w:sz w:val="12"/>
                <w:szCs w:val="12"/>
                <w:lang w:val="en-US"/>
              </w:rPr>
              <w:t>Computer_use_per_week (</w:t>
            </w:r>
            <w:r w:rsidRPr="0048642F">
              <w:rPr>
                <w:rFonts w:eastAsia="Times New Roman"/>
                <w:b/>
                <w:bCs/>
                <w:color w:val="0C343D"/>
                <w:sz w:val="12"/>
                <w:szCs w:val="12"/>
              </w:rPr>
              <w:t>Τακτική</w:t>
            </w:r>
            <w:r w:rsidRPr="0048642F">
              <w:rPr>
                <w:rFonts w:eastAsia="Times New Roman"/>
                <w:b/>
                <w:bCs/>
                <w:color w:val="0C343D"/>
                <w:sz w:val="12"/>
                <w:szCs w:val="12"/>
                <w:lang w:val="en-US"/>
              </w:rPr>
              <w:t>)</w:t>
            </w:r>
          </w:p>
        </w:tc>
        <w:tc>
          <w:tcPr>
            <w:tcW w:w="599"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5DCC42F8" w14:textId="77777777" w:rsidR="0048642F" w:rsidRPr="00A24B2A" w:rsidRDefault="00A24B2A" w:rsidP="00A24B2A">
            <w:pPr>
              <w:jc w:val="center"/>
              <w:rPr>
                <w:sz w:val="12"/>
                <w:szCs w:val="12"/>
              </w:rPr>
            </w:pPr>
            <w:r>
              <w:rPr>
                <w:sz w:val="12"/>
                <w:szCs w:val="12"/>
              </w:rPr>
              <w:t>-</w:t>
            </w:r>
          </w:p>
        </w:tc>
        <w:tc>
          <w:tcPr>
            <w:tcW w:w="557" w:type="dxa"/>
            <w:tcBorders>
              <w:top w:val="nil"/>
              <w:left w:val="nil"/>
              <w:bottom w:val="single" w:sz="8" w:space="0" w:color="CCCCCC"/>
              <w:right w:val="single" w:sz="8" w:space="0" w:color="CCCCCC"/>
            </w:tcBorders>
            <w:shd w:val="clear" w:color="auto" w:fill="FFFFFF" w:themeFill="background1"/>
            <w:vAlign w:val="center"/>
            <w:hideMark/>
          </w:tcPr>
          <w:p w14:paraId="00320C53" w14:textId="77777777" w:rsidR="0048642F" w:rsidRPr="00A24B2A" w:rsidRDefault="00A24B2A" w:rsidP="00A24B2A">
            <w:pPr>
              <w:jc w:val="center"/>
              <w:rPr>
                <w:sz w:val="12"/>
                <w:szCs w:val="12"/>
              </w:rPr>
            </w:pPr>
            <w:r>
              <w:rPr>
                <w:sz w:val="12"/>
                <w:szCs w:val="12"/>
              </w:rPr>
              <w:t>-</w:t>
            </w:r>
          </w:p>
        </w:tc>
        <w:tc>
          <w:tcPr>
            <w:tcW w:w="710" w:type="dxa"/>
            <w:tcBorders>
              <w:top w:val="nil"/>
              <w:left w:val="nil"/>
              <w:bottom w:val="single" w:sz="8" w:space="0" w:color="CCCCCC"/>
              <w:right w:val="single" w:sz="8" w:space="0" w:color="CCCCCC"/>
            </w:tcBorders>
            <w:shd w:val="clear" w:color="auto" w:fill="FFFFFF" w:themeFill="background1"/>
            <w:vAlign w:val="center"/>
            <w:hideMark/>
          </w:tcPr>
          <w:p w14:paraId="1B0F72AB" w14:textId="77777777" w:rsidR="0048642F" w:rsidRPr="0048642F" w:rsidRDefault="0048642F" w:rsidP="00A24B2A">
            <w:pPr>
              <w:jc w:val="center"/>
              <w:rPr>
                <w:sz w:val="12"/>
                <w:szCs w:val="12"/>
              </w:rPr>
            </w:pPr>
            <w:r w:rsidRPr="0048642F">
              <w:rPr>
                <w:sz w:val="12"/>
                <w:szCs w:val="12"/>
              </w:rPr>
              <w:t>-</w:t>
            </w:r>
          </w:p>
        </w:tc>
        <w:tc>
          <w:tcPr>
            <w:tcW w:w="886" w:type="dxa"/>
            <w:tcBorders>
              <w:top w:val="nil"/>
              <w:left w:val="nil"/>
              <w:bottom w:val="single" w:sz="8" w:space="0" w:color="CCCCCC"/>
              <w:right w:val="single" w:sz="8" w:space="0" w:color="CCCCCC"/>
            </w:tcBorders>
            <w:shd w:val="clear" w:color="auto" w:fill="auto"/>
            <w:vAlign w:val="center"/>
            <w:hideMark/>
          </w:tcPr>
          <w:p w14:paraId="3AAECB89" w14:textId="77777777" w:rsidR="0048642F" w:rsidRPr="0048642F" w:rsidRDefault="0048642F" w:rsidP="00A24B2A">
            <w:pPr>
              <w:jc w:val="center"/>
              <w:rPr>
                <w:sz w:val="12"/>
                <w:szCs w:val="12"/>
              </w:rPr>
            </w:pPr>
            <w:r w:rsidRPr="0048642F">
              <w:rPr>
                <w:sz w:val="12"/>
                <w:szCs w:val="12"/>
              </w:rPr>
              <w:t>0,17 (p= 0,06)</w:t>
            </w:r>
          </w:p>
        </w:tc>
        <w:tc>
          <w:tcPr>
            <w:tcW w:w="915" w:type="dxa"/>
            <w:tcBorders>
              <w:top w:val="nil"/>
              <w:left w:val="nil"/>
              <w:bottom w:val="single" w:sz="8" w:space="0" w:color="CCCCCC"/>
              <w:right w:val="single" w:sz="8" w:space="0" w:color="CCCCCC"/>
            </w:tcBorders>
            <w:shd w:val="clear" w:color="auto" w:fill="auto"/>
            <w:vAlign w:val="center"/>
            <w:hideMark/>
          </w:tcPr>
          <w:p w14:paraId="5EC31E95" w14:textId="77777777" w:rsidR="0048642F" w:rsidRPr="0048642F" w:rsidRDefault="0048642F" w:rsidP="00A24B2A">
            <w:pPr>
              <w:jc w:val="center"/>
              <w:rPr>
                <w:sz w:val="12"/>
                <w:szCs w:val="12"/>
              </w:rPr>
            </w:pPr>
            <w:r w:rsidRPr="0048642F">
              <w:rPr>
                <w:sz w:val="12"/>
                <w:szCs w:val="12"/>
              </w:rPr>
              <w:t>0,28 (p= 0,00) **</w:t>
            </w:r>
          </w:p>
        </w:tc>
        <w:tc>
          <w:tcPr>
            <w:tcW w:w="669" w:type="dxa"/>
            <w:tcBorders>
              <w:top w:val="nil"/>
              <w:left w:val="nil"/>
              <w:bottom w:val="single" w:sz="8" w:space="0" w:color="CCCCCC"/>
              <w:right w:val="single" w:sz="8" w:space="0" w:color="CCCCCC"/>
            </w:tcBorders>
            <w:shd w:val="clear" w:color="auto" w:fill="auto"/>
            <w:vAlign w:val="center"/>
            <w:hideMark/>
          </w:tcPr>
          <w:p w14:paraId="7E7935D5" w14:textId="77777777" w:rsidR="0048642F" w:rsidRPr="0048642F" w:rsidRDefault="0048642F" w:rsidP="00A24B2A">
            <w:pPr>
              <w:jc w:val="center"/>
              <w:rPr>
                <w:sz w:val="12"/>
                <w:szCs w:val="12"/>
              </w:rPr>
            </w:pPr>
            <w:r w:rsidRPr="0048642F">
              <w:rPr>
                <w:sz w:val="12"/>
                <w:szCs w:val="12"/>
              </w:rPr>
              <w:t>0,13 (p= 0,15)</w:t>
            </w:r>
          </w:p>
        </w:tc>
        <w:tc>
          <w:tcPr>
            <w:tcW w:w="965" w:type="dxa"/>
            <w:tcBorders>
              <w:top w:val="nil"/>
              <w:left w:val="nil"/>
              <w:bottom w:val="single" w:sz="8" w:space="0" w:color="CCCCCC"/>
              <w:right w:val="single" w:sz="8" w:space="0" w:color="CCCCCC"/>
            </w:tcBorders>
            <w:shd w:val="clear" w:color="auto" w:fill="auto"/>
            <w:vAlign w:val="center"/>
            <w:hideMark/>
          </w:tcPr>
          <w:p w14:paraId="0B132850" w14:textId="77777777" w:rsidR="0048642F" w:rsidRPr="0048642F" w:rsidRDefault="0048642F" w:rsidP="00A24B2A">
            <w:pPr>
              <w:jc w:val="center"/>
              <w:rPr>
                <w:sz w:val="12"/>
                <w:szCs w:val="12"/>
              </w:rPr>
            </w:pPr>
            <w:r w:rsidRPr="0048642F">
              <w:rPr>
                <w:sz w:val="12"/>
                <w:szCs w:val="12"/>
              </w:rPr>
              <w:t>0,05 (p= 0,52)</w:t>
            </w:r>
          </w:p>
        </w:tc>
        <w:tc>
          <w:tcPr>
            <w:tcW w:w="897" w:type="dxa"/>
            <w:tcBorders>
              <w:top w:val="nil"/>
              <w:left w:val="nil"/>
              <w:bottom w:val="single" w:sz="8" w:space="0" w:color="CCCCCC"/>
              <w:right w:val="single" w:sz="8" w:space="0" w:color="CCCCCC"/>
            </w:tcBorders>
            <w:shd w:val="clear" w:color="auto" w:fill="auto"/>
            <w:vAlign w:val="center"/>
            <w:hideMark/>
          </w:tcPr>
          <w:p w14:paraId="78FE4952" w14:textId="77777777" w:rsidR="0048642F" w:rsidRPr="0048642F" w:rsidRDefault="0048642F" w:rsidP="00A24B2A">
            <w:pPr>
              <w:jc w:val="center"/>
              <w:rPr>
                <w:sz w:val="12"/>
                <w:szCs w:val="12"/>
              </w:rPr>
            </w:pPr>
            <w:r w:rsidRPr="0048642F">
              <w:rPr>
                <w:sz w:val="12"/>
                <w:szCs w:val="12"/>
              </w:rPr>
              <w:t>0,03 (p= 0,68)</w:t>
            </w:r>
          </w:p>
        </w:tc>
        <w:tc>
          <w:tcPr>
            <w:tcW w:w="558" w:type="dxa"/>
            <w:tcBorders>
              <w:top w:val="nil"/>
              <w:left w:val="nil"/>
              <w:bottom w:val="single" w:sz="8" w:space="0" w:color="CCCCCC"/>
              <w:right w:val="single" w:sz="8" w:space="0" w:color="CCCCCC"/>
            </w:tcBorders>
            <w:shd w:val="clear" w:color="auto" w:fill="auto"/>
            <w:vAlign w:val="center"/>
            <w:hideMark/>
          </w:tcPr>
          <w:p w14:paraId="4E4FBAD6" w14:textId="77777777" w:rsidR="0048642F" w:rsidRPr="0048642F" w:rsidRDefault="0048642F" w:rsidP="00A24B2A">
            <w:pPr>
              <w:jc w:val="center"/>
              <w:rPr>
                <w:sz w:val="12"/>
                <w:szCs w:val="12"/>
              </w:rPr>
            </w:pPr>
            <w:r w:rsidRPr="0048642F">
              <w:rPr>
                <w:sz w:val="12"/>
                <w:szCs w:val="12"/>
              </w:rPr>
              <w:t>0,11 (p= 0,22)</w:t>
            </w:r>
          </w:p>
        </w:tc>
        <w:tc>
          <w:tcPr>
            <w:tcW w:w="523" w:type="dxa"/>
            <w:tcBorders>
              <w:top w:val="nil"/>
              <w:left w:val="nil"/>
              <w:bottom w:val="single" w:sz="8" w:space="0" w:color="CCCCCC"/>
              <w:right w:val="single" w:sz="8" w:space="0" w:color="CCCCCC"/>
            </w:tcBorders>
            <w:shd w:val="clear" w:color="auto" w:fill="auto"/>
            <w:vAlign w:val="center"/>
            <w:hideMark/>
          </w:tcPr>
          <w:p w14:paraId="63BF7AE2" w14:textId="77777777" w:rsidR="0048642F" w:rsidRPr="0048642F" w:rsidRDefault="0048642F" w:rsidP="00A24B2A">
            <w:pPr>
              <w:jc w:val="center"/>
              <w:rPr>
                <w:sz w:val="12"/>
                <w:szCs w:val="12"/>
              </w:rPr>
            </w:pPr>
            <w:r w:rsidRPr="0048642F">
              <w:rPr>
                <w:sz w:val="12"/>
                <w:szCs w:val="12"/>
              </w:rPr>
              <w:t>0,15 (p= 0,09)</w:t>
            </w:r>
          </w:p>
        </w:tc>
        <w:tc>
          <w:tcPr>
            <w:tcW w:w="553" w:type="dxa"/>
            <w:tcBorders>
              <w:top w:val="nil"/>
              <w:left w:val="nil"/>
              <w:bottom w:val="single" w:sz="8" w:space="0" w:color="CCCCCC"/>
              <w:right w:val="single" w:sz="8" w:space="0" w:color="CCCCCC"/>
            </w:tcBorders>
            <w:shd w:val="clear" w:color="auto" w:fill="auto"/>
            <w:vAlign w:val="center"/>
            <w:hideMark/>
          </w:tcPr>
          <w:p w14:paraId="43DA1375" w14:textId="77777777" w:rsidR="0048642F" w:rsidRPr="0048642F" w:rsidRDefault="0048642F" w:rsidP="00A24B2A">
            <w:pPr>
              <w:jc w:val="center"/>
              <w:rPr>
                <w:sz w:val="12"/>
                <w:szCs w:val="12"/>
              </w:rPr>
            </w:pPr>
            <w:r w:rsidRPr="0048642F">
              <w:rPr>
                <w:sz w:val="12"/>
                <w:szCs w:val="12"/>
              </w:rPr>
              <w:t>0,05 (p= 0,54)</w:t>
            </w:r>
          </w:p>
        </w:tc>
        <w:tc>
          <w:tcPr>
            <w:tcW w:w="523" w:type="dxa"/>
            <w:tcBorders>
              <w:top w:val="nil"/>
              <w:left w:val="nil"/>
              <w:bottom w:val="single" w:sz="8" w:space="0" w:color="CCCCCC"/>
              <w:right w:val="single" w:sz="8" w:space="0" w:color="CCCCCC"/>
            </w:tcBorders>
            <w:shd w:val="clear" w:color="auto" w:fill="auto"/>
            <w:vAlign w:val="center"/>
            <w:hideMark/>
          </w:tcPr>
          <w:p w14:paraId="202943CD" w14:textId="77777777" w:rsidR="0048642F" w:rsidRPr="0048642F" w:rsidRDefault="0048642F" w:rsidP="00A24B2A">
            <w:pPr>
              <w:jc w:val="center"/>
              <w:rPr>
                <w:sz w:val="12"/>
                <w:szCs w:val="12"/>
              </w:rPr>
            </w:pPr>
            <w:r w:rsidRPr="0048642F">
              <w:rPr>
                <w:sz w:val="12"/>
                <w:szCs w:val="12"/>
              </w:rPr>
              <w:t>0,24 (p= 0,00) **</w:t>
            </w:r>
          </w:p>
        </w:tc>
        <w:tc>
          <w:tcPr>
            <w:tcW w:w="535" w:type="dxa"/>
            <w:tcBorders>
              <w:top w:val="nil"/>
              <w:left w:val="nil"/>
              <w:bottom w:val="single" w:sz="8" w:space="0" w:color="CCCCCC"/>
              <w:right w:val="single" w:sz="8" w:space="0" w:color="CCCCCC"/>
            </w:tcBorders>
            <w:shd w:val="clear" w:color="auto" w:fill="auto"/>
            <w:vAlign w:val="center"/>
            <w:hideMark/>
          </w:tcPr>
          <w:p w14:paraId="6A1AD035" w14:textId="77777777" w:rsidR="0048642F" w:rsidRPr="0048642F" w:rsidRDefault="0048642F" w:rsidP="00A24B2A">
            <w:pPr>
              <w:jc w:val="center"/>
              <w:rPr>
                <w:sz w:val="12"/>
                <w:szCs w:val="12"/>
              </w:rPr>
            </w:pPr>
            <w:r w:rsidRPr="0048642F">
              <w:rPr>
                <w:sz w:val="12"/>
                <w:szCs w:val="12"/>
              </w:rPr>
              <w:t>0,15 (p= 0,09)</w:t>
            </w:r>
          </w:p>
        </w:tc>
        <w:tc>
          <w:tcPr>
            <w:tcW w:w="523" w:type="dxa"/>
            <w:tcBorders>
              <w:top w:val="nil"/>
              <w:left w:val="nil"/>
              <w:bottom w:val="single" w:sz="8" w:space="0" w:color="CCCCCC"/>
              <w:right w:val="single" w:sz="8" w:space="0" w:color="CCCCCC"/>
            </w:tcBorders>
            <w:shd w:val="clear" w:color="auto" w:fill="auto"/>
            <w:vAlign w:val="center"/>
            <w:hideMark/>
          </w:tcPr>
          <w:p w14:paraId="21B27F10" w14:textId="77777777" w:rsidR="0048642F" w:rsidRPr="0048642F" w:rsidRDefault="0048642F" w:rsidP="00A24B2A">
            <w:pPr>
              <w:jc w:val="center"/>
              <w:rPr>
                <w:sz w:val="12"/>
                <w:szCs w:val="12"/>
              </w:rPr>
            </w:pPr>
            <w:r w:rsidRPr="0048642F">
              <w:rPr>
                <w:sz w:val="12"/>
                <w:szCs w:val="12"/>
              </w:rPr>
              <w:t>0,17 (p= 0,06)</w:t>
            </w:r>
          </w:p>
        </w:tc>
        <w:tc>
          <w:tcPr>
            <w:tcW w:w="523" w:type="dxa"/>
            <w:tcBorders>
              <w:top w:val="nil"/>
              <w:left w:val="nil"/>
              <w:bottom w:val="single" w:sz="8" w:space="0" w:color="CCCCCC"/>
              <w:right w:val="single" w:sz="8" w:space="0" w:color="CCCCCC"/>
            </w:tcBorders>
            <w:shd w:val="clear" w:color="auto" w:fill="auto"/>
            <w:vAlign w:val="center"/>
            <w:hideMark/>
          </w:tcPr>
          <w:p w14:paraId="57C13B50" w14:textId="77777777" w:rsidR="0048642F" w:rsidRPr="0048642F" w:rsidRDefault="0048642F" w:rsidP="00A24B2A">
            <w:pPr>
              <w:jc w:val="center"/>
              <w:rPr>
                <w:sz w:val="12"/>
                <w:szCs w:val="12"/>
              </w:rPr>
            </w:pPr>
            <w:r w:rsidRPr="0048642F">
              <w:rPr>
                <w:sz w:val="12"/>
                <w:szCs w:val="12"/>
              </w:rPr>
              <w:t>0,10 (p= 0,27)</w:t>
            </w:r>
          </w:p>
        </w:tc>
        <w:tc>
          <w:tcPr>
            <w:tcW w:w="594" w:type="dxa"/>
            <w:tcBorders>
              <w:top w:val="nil"/>
              <w:left w:val="nil"/>
              <w:bottom w:val="single" w:sz="8" w:space="0" w:color="CCCCCC"/>
              <w:right w:val="single" w:sz="8" w:space="0" w:color="CCCCCC"/>
            </w:tcBorders>
            <w:shd w:val="clear" w:color="auto" w:fill="auto"/>
            <w:vAlign w:val="center"/>
            <w:hideMark/>
          </w:tcPr>
          <w:p w14:paraId="2B0D563D" w14:textId="77777777" w:rsidR="0048642F" w:rsidRPr="0048642F" w:rsidRDefault="0048642F" w:rsidP="00A24B2A">
            <w:pPr>
              <w:jc w:val="center"/>
              <w:rPr>
                <w:sz w:val="12"/>
                <w:szCs w:val="12"/>
              </w:rPr>
            </w:pPr>
            <w:r w:rsidRPr="0048642F">
              <w:rPr>
                <w:sz w:val="12"/>
                <w:szCs w:val="12"/>
              </w:rPr>
              <w:t>0,04 (p= 0,66)</w:t>
            </w:r>
          </w:p>
        </w:tc>
        <w:tc>
          <w:tcPr>
            <w:tcW w:w="523" w:type="dxa"/>
            <w:tcBorders>
              <w:top w:val="nil"/>
              <w:left w:val="nil"/>
              <w:bottom w:val="single" w:sz="8" w:space="0" w:color="CCCCCC"/>
              <w:right w:val="single" w:sz="8" w:space="0" w:color="CCCCCC"/>
            </w:tcBorders>
            <w:shd w:val="clear" w:color="auto" w:fill="auto"/>
            <w:vAlign w:val="center"/>
            <w:hideMark/>
          </w:tcPr>
          <w:p w14:paraId="39B22466" w14:textId="77777777" w:rsidR="0048642F" w:rsidRPr="0048642F" w:rsidRDefault="0048642F" w:rsidP="00A24B2A">
            <w:pPr>
              <w:jc w:val="center"/>
              <w:rPr>
                <w:sz w:val="12"/>
                <w:szCs w:val="12"/>
              </w:rPr>
            </w:pPr>
            <w:r w:rsidRPr="0048642F">
              <w:rPr>
                <w:sz w:val="12"/>
                <w:szCs w:val="12"/>
              </w:rPr>
              <w:t>0,11 (p= 0,23)</w:t>
            </w:r>
          </w:p>
        </w:tc>
        <w:tc>
          <w:tcPr>
            <w:tcW w:w="505" w:type="dxa"/>
            <w:tcBorders>
              <w:top w:val="nil"/>
              <w:left w:val="nil"/>
              <w:bottom w:val="single" w:sz="8" w:space="0" w:color="CCCCCC"/>
              <w:right w:val="single" w:sz="8" w:space="0" w:color="CCCCCC"/>
            </w:tcBorders>
            <w:shd w:val="clear" w:color="auto" w:fill="auto"/>
            <w:vAlign w:val="center"/>
            <w:hideMark/>
          </w:tcPr>
          <w:p w14:paraId="022B266A" w14:textId="77777777" w:rsidR="0048642F" w:rsidRPr="0048642F" w:rsidRDefault="0048642F" w:rsidP="00A24B2A">
            <w:pPr>
              <w:jc w:val="center"/>
              <w:rPr>
                <w:sz w:val="12"/>
                <w:szCs w:val="12"/>
              </w:rPr>
            </w:pPr>
            <w:r w:rsidRPr="0048642F">
              <w:rPr>
                <w:sz w:val="12"/>
                <w:szCs w:val="12"/>
              </w:rPr>
              <w:t>0,13 (p= 0,13)</w:t>
            </w:r>
          </w:p>
        </w:tc>
        <w:tc>
          <w:tcPr>
            <w:tcW w:w="523" w:type="dxa"/>
            <w:tcBorders>
              <w:top w:val="nil"/>
              <w:left w:val="nil"/>
              <w:bottom w:val="single" w:sz="8" w:space="0" w:color="CCCCCC"/>
              <w:right w:val="single" w:sz="8" w:space="0" w:color="CCCCCC"/>
            </w:tcBorders>
            <w:shd w:val="clear" w:color="auto" w:fill="auto"/>
            <w:vAlign w:val="center"/>
            <w:hideMark/>
          </w:tcPr>
          <w:p w14:paraId="4C6D5D51" w14:textId="77777777" w:rsidR="0048642F" w:rsidRPr="0048642F" w:rsidRDefault="0048642F" w:rsidP="00A24B2A">
            <w:pPr>
              <w:jc w:val="center"/>
              <w:rPr>
                <w:sz w:val="12"/>
                <w:szCs w:val="12"/>
              </w:rPr>
            </w:pPr>
            <w:r w:rsidRPr="0048642F">
              <w:rPr>
                <w:sz w:val="12"/>
                <w:szCs w:val="12"/>
              </w:rPr>
              <w:t>0,12 (p= 0,18)</w:t>
            </w:r>
          </w:p>
        </w:tc>
        <w:tc>
          <w:tcPr>
            <w:tcW w:w="523" w:type="dxa"/>
            <w:tcBorders>
              <w:top w:val="nil"/>
              <w:left w:val="nil"/>
              <w:bottom w:val="single" w:sz="8" w:space="0" w:color="CCCCCC"/>
              <w:right w:val="single" w:sz="8" w:space="0" w:color="CCCCCC"/>
            </w:tcBorders>
            <w:shd w:val="clear" w:color="auto" w:fill="auto"/>
            <w:vAlign w:val="center"/>
            <w:hideMark/>
          </w:tcPr>
          <w:p w14:paraId="1AA1B7BC" w14:textId="77777777" w:rsidR="0048642F" w:rsidRPr="0048642F" w:rsidRDefault="0048642F" w:rsidP="00A24B2A">
            <w:pPr>
              <w:jc w:val="center"/>
              <w:rPr>
                <w:sz w:val="12"/>
                <w:szCs w:val="12"/>
              </w:rPr>
            </w:pPr>
            <w:r w:rsidRPr="0048642F">
              <w:rPr>
                <w:sz w:val="12"/>
                <w:szCs w:val="12"/>
              </w:rPr>
              <w:t>0,04 (p= 0,64)</w:t>
            </w:r>
          </w:p>
        </w:tc>
        <w:tc>
          <w:tcPr>
            <w:tcW w:w="523" w:type="dxa"/>
            <w:tcBorders>
              <w:top w:val="nil"/>
              <w:left w:val="nil"/>
              <w:bottom w:val="single" w:sz="8" w:space="0" w:color="CCCCCC"/>
              <w:right w:val="single" w:sz="8" w:space="0" w:color="CCCCCC"/>
            </w:tcBorders>
            <w:shd w:val="clear" w:color="auto" w:fill="auto"/>
            <w:vAlign w:val="center"/>
            <w:hideMark/>
          </w:tcPr>
          <w:p w14:paraId="49126078" w14:textId="77777777" w:rsidR="0048642F" w:rsidRPr="0048642F" w:rsidRDefault="0048642F" w:rsidP="00A24B2A">
            <w:pPr>
              <w:jc w:val="center"/>
              <w:rPr>
                <w:sz w:val="12"/>
                <w:szCs w:val="12"/>
              </w:rPr>
            </w:pPr>
            <w:r w:rsidRPr="0048642F">
              <w:rPr>
                <w:sz w:val="12"/>
                <w:szCs w:val="12"/>
              </w:rPr>
              <w:t>0,05 (p= 0,52)</w:t>
            </w:r>
          </w:p>
        </w:tc>
        <w:tc>
          <w:tcPr>
            <w:tcW w:w="523" w:type="dxa"/>
            <w:tcBorders>
              <w:top w:val="nil"/>
              <w:left w:val="nil"/>
              <w:bottom w:val="single" w:sz="8" w:space="0" w:color="CCCCCC"/>
              <w:right w:val="single" w:sz="8" w:space="0" w:color="CCCCCC"/>
            </w:tcBorders>
            <w:shd w:val="clear" w:color="auto" w:fill="auto"/>
            <w:vAlign w:val="center"/>
            <w:hideMark/>
          </w:tcPr>
          <w:p w14:paraId="610BA5C5" w14:textId="77777777" w:rsidR="0048642F" w:rsidRPr="0048642F" w:rsidRDefault="0048642F" w:rsidP="00A24B2A">
            <w:pPr>
              <w:jc w:val="center"/>
              <w:rPr>
                <w:sz w:val="12"/>
                <w:szCs w:val="12"/>
              </w:rPr>
            </w:pPr>
            <w:r w:rsidRPr="0048642F">
              <w:rPr>
                <w:sz w:val="12"/>
                <w:szCs w:val="12"/>
              </w:rPr>
              <w:t>0,07 (p= 0,41)</w:t>
            </w:r>
          </w:p>
        </w:tc>
      </w:tr>
      <w:tr w:rsidR="0048642F" w:rsidRPr="0048642F" w14:paraId="7384B068" w14:textId="77777777" w:rsidTr="00A24B2A">
        <w:trPr>
          <w:trHeight w:val="345"/>
        </w:trPr>
        <w:tc>
          <w:tcPr>
            <w:tcW w:w="966"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2E4D80E1" w14:textId="77777777" w:rsidR="0048642F" w:rsidRPr="0048642F" w:rsidRDefault="0048642F" w:rsidP="00A24B2A">
            <w:pPr>
              <w:spacing w:line="240" w:lineRule="auto"/>
              <w:jc w:val="center"/>
              <w:rPr>
                <w:rFonts w:eastAsia="Times New Roman"/>
                <w:b/>
                <w:bCs/>
                <w:color w:val="0C343D"/>
                <w:sz w:val="12"/>
                <w:szCs w:val="12"/>
                <w:lang w:val="en-US"/>
              </w:rPr>
            </w:pPr>
            <w:r w:rsidRPr="0048642F">
              <w:rPr>
                <w:rFonts w:eastAsia="Times New Roman"/>
                <w:b/>
                <w:bCs/>
                <w:color w:val="0C343D"/>
                <w:sz w:val="12"/>
                <w:szCs w:val="12"/>
                <w:lang w:val="en-US"/>
              </w:rPr>
              <w:t>Ease_of_moodle_use_perceptions (</w:t>
            </w:r>
            <w:r w:rsidRPr="0048642F">
              <w:rPr>
                <w:rFonts w:eastAsia="Times New Roman"/>
                <w:b/>
                <w:bCs/>
                <w:color w:val="0C343D"/>
                <w:sz w:val="12"/>
                <w:szCs w:val="12"/>
              </w:rPr>
              <w:t>Ισοδιαστημική</w:t>
            </w:r>
            <w:r w:rsidRPr="0048642F">
              <w:rPr>
                <w:rFonts w:eastAsia="Times New Roman"/>
                <w:b/>
                <w:bCs/>
                <w:color w:val="0C343D"/>
                <w:sz w:val="12"/>
                <w:szCs w:val="12"/>
                <w:lang w:val="en-US"/>
              </w:rPr>
              <w:t>)</w:t>
            </w:r>
          </w:p>
        </w:tc>
        <w:tc>
          <w:tcPr>
            <w:tcW w:w="599"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6E560463" w14:textId="77777777" w:rsidR="0048642F" w:rsidRPr="00A24B2A" w:rsidRDefault="00A24B2A" w:rsidP="00A24B2A">
            <w:pPr>
              <w:jc w:val="center"/>
              <w:rPr>
                <w:sz w:val="12"/>
                <w:szCs w:val="12"/>
              </w:rPr>
            </w:pPr>
            <w:r>
              <w:rPr>
                <w:sz w:val="12"/>
                <w:szCs w:val="12"/>
              </w:rPr>
              <w:t>-</w:t>
            </w:r>
          </w:p>
        </w:tc>
        <w:tc>
          <w:tcPr>
            <w:tcW w:w="557" w:type="dxa"/>
            <w:tcBorders>
              <w:top w:val="nil"/>
              <w:left w:val="nil"/>
              <w:bottom w:val="single" w:sz="8" w:space="0" w:color="CCCCCC"/>
              <w:right w:val="single" w:sz="8" w:space="0" w:color="CCCCCC"/>
            </w:tcBorders>
            <w:shd w:val="clear" w:color="auto" w:fill="FFFFFF" w:themeFill="background1"/>
            <w:vAlign w:val="center"/>
            <w:hideMark/>
          </w:tcPr>
          <w:p w14:paraId="74F34332" w14:textId="77777777" w:rsidR="0048642F" w:rsidRPr="00A24B2A" w:rsidRDefault="00A24B2A" w:rsidP="00A24B2A">
            <w:pPr>
              <w:jc w:val="center"/>
              <w:rPr>
                <w:sz w:val="12"/>
                <w:szCs w:val="12"/>
              </w:rPr>
            </w:pPr>
            <w:r>
              <w:rPr>
                <w:sz w:val="12"/>
                <w:szCs w:val="12"/>
              </w:rPr>
              <w:t>-</w:t>
            </w:r>
          </w:p>
        </w:tc>
        <w:tc>
          <w:tcPr>
            <w:tcW w:w="710" w:type="dxa"/>
            <w:tcBorders>
              <w:top w:val="nil"/>
              <w:left w:val="nil"/>
              <w:bottom w:val="single" w:sz="8" w:space="0" w:color="CCCCCC"/>
              <w:right w:val="single" w:sz="8" w:space="0" w:color="CCCCCC"/>
            </w:tcBorders>
            <w:shd w:val="clear" w:color="auto" w:fill="FFFFFF" w:themeFill="background1"/>
            <w:vAlign w:val="center"/>
            <w:hideMark/>
          </w:tcPr>
          <w:p w14:paraId="3365D179" w14:textId="77777777" w:rsidR="0048642F" w:rsidRPr="00A24B2A" w:rsidRDefault="00A24B2A" w:rsidP="00A24B2A">
            <w:pPr>
              <w:jc w:val="center"/>
              <w:rPr>
                <w:sz w:val="12"/>
                <w:szCs w:val="12"/>
              </w:rPr>
            </w:pPr>
            <w:r>
              <w:rPr>
                <w:sz w:val="12"/>
                <w:szCs w:val="12"/>
              </w:rPr>
              <w:t>-</w:t>
            </w:r>
          </w:p>
        </w:tc>
        <w:tc>
          <w:tcPr>
            <w:tcW w:w="886" w:type="dxa"/>
            <w:tcBorders>
              <w:top w:val="nil"/>
              <w:left w:val="nil"/>
              <w:bottom w:val="single" w:sz="8" w:space="0" w:color="CCCCCC"/>
              <w:right w:val="single" w:sz="8" w:space="0" w:color="CCCCCC"/>
            </w:tcBorders>
            <w:shd w:val="clear" w:color="auto" w:fill="FFFFFF" w:themeFill="background1"/>
            <w:vAlign w:val="center"/>
            <w:hideMark/>
          </w:tcPr>
          <w:p w14:paraId="6421CF9E" w14:textId="77777777" w:rsidR="0048642F" w:rsidRPr="0048642F" w:rsidRDefault="0048642F" w:rsidP="00A24B2A">
            <w:pPr>
              <w:jc w:val="center"/>
              <w:rPr>
                <w:sz w:val="12"/>
                <w:szCs w:val="12"/>
              </w:rPr>
            </w:pPr>
            <w:r w:rsidRPr="0048642F">
              <w:rPr>
                <w:sz w:val="12"/>
                <w:szCs w:val="12"/>
              </w:rPr>
              <w:t>-</w:t>
            </w:r>
          </w:p>
        </w:tc>
        <w:tc>
          <w:tcPr>
            <w:tcW w:w="915" w:type="dxa"/>
            <w:tcBorders>
              <w:top w:val="nil"/>
              <w:left w:val="nil"/>
              <w:bottom w:val="single" w:sz="8" w:space="0" w:color="CCCCCC"/>
              <w:right w:val="single" w:sz="8" w:space="0" w:color="CCCCCC"/>
            </w:tcBorders>
            <w:shd w:val="clear" w:color="000000" w:fill="FFFFFF"/>
            <w:vAlign w:val="center"/>
            <w:hideMark/>
          </w:tcPr>
          <w:p w14:paraId="0026D73D" w14:textId="77777777" w:rsidR="0048642F" w:rsidRPr="0048642F" w:rsidRDefault="0048642F" w:rsidP="00A24B2A">
            <w:pPr>
              <w:jc w:val="center"/>
              <w:rPr>
                <w:sz w:val="12"/>
                <w:szCs w:val="12"/>
              </w:rPr>
            </w:pPr>
            <w:r w:rsidRPr="0048642F">
              <w:rPr>
                <w:sz w:val="12"/>
                <w:szCs w:val="12"/>
              </w:rPr>
              <w:t>0,42 (p= 0,00) **</w:t>
            </w:r>
          </w:p>
        </w:tc>
        <w:tc>
          <w:tcPr>
            <w:tcW w:w="669" w:type="dxa"/>
            <w:tcBorders>
              <w:top w:val="nil"/>
              <w:left w:val="nil"/>
              <w:bottom w:val="single" w:sz="8" w:space="0" w:color="CCCCCC"/>
              <w:right w:val="single" w:sz="8" w:space="0" w:color="CCCCCC"/>
            </w:tcBorders>
            <w:shd w:val="clear" w:color="000000" w:fill="FFFFFF"/>
            <w:vAlign w:val="center"/>
            <w:hideMark/>
          </w:tcPr>
          <w:p w14:paraId="6D1BF5C8" w14:textId="77777777" w:rsidR="0048642F" w:rsidRPr="0048642F" w:rsidRDefault="0048642F" w:rsidP="00A24B2A">
            <w:pPr>
              <w:jc w:val="center"/>
              <w:rPr>
                <w:sz w:val="12"/>
                <w:szCs w:val="12"/>
              </w:rPr>
            </w:pPr>
            <w:r w:rsidRPr="0048642F">
              <w:rPr>
                <w:sz w:val="12"/>
                <w:szCs w:val="12"/>
              </w:rPr>
              <w:t>0,23 (p= 0,01) *</w:t>
            </w:r>
          </w:p>
        </w:tc>
        <w:tc>
          <w:tcPr>
            <w:tcW w:w="965" w:type="dxa"/>
            <w:tcBorders>
              <w:top w:val="nil"/>
              <w:left w:val="nil"/>
              <w:bottom w:val="single" w:sz="8" w:space="0" w:color="CCCCCC"/>
              <w:right w:val="single" w:sz="8" w:space="0" w:color="CCCCCC"/>
            </w:tcBorders>
            <w:shd w:val="clear" w:color="000000" w:fill="FFFFFF"/>
            <w:vAlign w:val="center"/>
            <w:hideMark/>
          </w:tcPr>
          <w:p w14:paraId="64B0E374" w14:textId="77777777" w:rsidR="0048642F" w:rsidRPr="0048642F" w:rsidRDefault="0048642F" w:rsidP="00A24B2A">
            <w:pPr>
              <w:jc w:val="center"/>
              <w:rPr>
                <w:sz w:val="12"/>
                <w:szCs w:val="12"/>
              </w:rPr>
            </w:pPr>
            <w:r w:rsidRPr="0048642F">
              <w:rPr>
                <w:sz w:val="12"/>
                <w:szCs w:val="12"/>
              </w:rPr>
              <w:t>0,17 (p= 0,05) *</w:t>
            </w:r>
          </w:p>
        </w:tc>
        <w:tc>
          <w:tcPr>
            <w:tcW w:w="897" w:type="dxa"/>
            <w:tcBorders>
              <w:top w:val="nil"/>
              <w:left w:val="nil"/>
              <w:bottom w:val="single" w:sz="8" w:space="0" w:color="CCCCCC"/>
              <w:right w:val="single" w:sz="8" w:space="0" w:color="CCCCCC"/>
            </w:tcBorders>
            <w:shd w:val="clear" w:color="000000" w:fill="FFFFFF"/>
            <w:vAlign w:val="center"/>
            <w:hideMark/>
          </w:tcPr>
          <w:p w14:paraId="7112D3A5" w14:textId="77777777" w:rsidR="0048642F" w:rsidRPr="0048642F" w:rsidRDefault="0048642F" w:rsidP="00A24B2A">
            <w:pPr>
              <w:jc w:val="center"/>
              <w:rPr>
                <w:sz w:val="12"/>
                <w:szCs w:val="12"/>
              </w:rPr>
            </w:pPr>
            <w:r w:rsidRPr="0048642F">
              <w:rPr>
                <w:sz w:val="12"/>
                <w:szCs w:val="12"/>
              </w:rPr>
              <w:t>0,26 (p= 0,00) **</w:t>
            </w:r>
          </w:p>
        </w:tc>
        <w:tc>
          <w:tcPr>
            <w:tcW w:w="558" w:type="dxa"/>
            <w:tcBorders>
              <w:top w:val="nil"/>
              <w:left w:val="nil"/>
              <w:bottom w:val="single" w:sz="8" w:space="0" w:color="CCCCCC"/>
              <w:right w:val="single" w:sz="8" w:space="0" w:color="CCCCCC"/>
            </w:tcBorders>
            <w:shd w:val="clear" w:color="000000" w:fill="FFFFFF"/>
            <w:vAlign w:val="center"/>
            <w:hideMark/>
          </w:tcPr>
          <w:p w14:paraId="7A4E6077" w14:textId="77777777" w:rsidR="0048642F" w:rsidRPr="0048642F" w:rsidRDefault="0048642F" w:rsidP="00A24B2A">
            <w:pPr>
              <w:jc w:val="center"/>
              <w:rPr>
                <w:sz w:val="12"/>
                <w:szCs w:val="12"/>
              </w:rPr>
            </w:pPr>
            <w:r w:rsidRPr="0048642F">
              <w:rPr>
                <w:sz w:val="12"/>
                <w:szCs w:val="12"/>
              </w:rPr>
              <w:t>0,17 (p= 0,05) *</w:t>
            </w:r>
          </w:p>
        </w:tc>
        <w:tc>
          <w:tcPr>
            <w:tcW w:w="523" w:type="dxa"/>
            <w:tcBorders>
              <w:top w:val="nil"/>
              <w:left w:val="nil"/>
              <w:bottom w:val="single" w:sz="8" w:space="0" w:color="CCCCCC"/>
              <w:right w:val="single" w:sz="8" w:space="0" w:color="CCCCCC"/>
            </w:tcBorders>
            <w:shd w:val="clear" w:color="000000" w:fill="FFFFFF"/>
            <w:vAlign w:val="center"/>
            <w:hideMark/>
          </w:tcPr>
          <w:p w14:paraId="2BD7BB6E" w14:textId="77777777" w:rsidR="0048642F" w:rsidRPr="0048642F" w:rsidRDefault="0048642F" w:rsidP="00A24B2A">
            <w:pPr>
              <w:jc w:val="center"/>
              <w:rPr>
                <w:sz w:val="12"/>
                <w:szCs w:val="12"/>
              </w:rPr>
            </w:pPr>
            <w:r w:rsidRPr="0048642F">
              <w:rPr>
                <w:sz w:val="12"/>
                <w:szCs w:val="12"/>
              </w:rPr>
              <w:t>0,16 (p= 0,07)</w:t>
            </w:r>
          </w:p>
        </w:tc>
        <w:tc>
          <w:tcPr>
            <w:tcW w:w="553" w:type="dxa"/>
            <w:tcBorders>
              <w:top w:val="nil"/>
              <w:left w:val="nil"/>
              <w:bottom w:val="single" w:sz="8" w:space="0" w:color="CCCCCC"/>
              <w:right w:val="single" w:sz="8" w:space="0" w:color="CCCCCC"/>
            </w:tcBorders>
            <w:shd w:val="clear" w:color="000000" w:fill="FFFFFF"/>
            <w:vAlign w:val="center"/>
            <w:hideMark/>
          </w:tcPr>
          <w:p w14:paraId="0E3E2ABA" w14:textId="77777777" w:rsidR="0048642F" w:rsidRPr="0048642F" w:rsidRDefault="0048642F" w:rsidP="00A24B2A">
            <w:pPr>
              <w:jc w:val="center"/>
              <w:rPr>
                <w:sz w:val="12"/>
                <w:szCs w:val="12"/>
              </w:rPr>
            </w:pPr>
            <w:r w:rsidRPr="0048642F">
              <w:rPr>
                <w:sz w:val="12"/>
                <w:szCs w:val="12"/>
              </w:rPr>
              <w:t>0,18 (p= 0,05) *</w:t>
            </w:r>
          </w:p>
        </w:tc>
        <w:tc>
          <w:tcPr>
            <w:tcW w:w="523" w:type="dxa"/>
            <w:tcBorders>
              <w:top w:val="nil"/>
              <w:left w:val="nil"/>
              <w:bottom w:val="single" w:sz="8" w:space="0" w:color="CCCCCC"/>
              <w:right w:val="single" w:sz="8" w:space="0" w:color="CCCCCC"/>
            </w:tcBorders>
            <w:shd w:val="clear" w:color="000000" w:fill="FFFFFF"/>
            <w:vAlign w:val="center"/>
            <w:hideMark/>
          </w:tcPr>
          <w:p w14:paraId="01F9EB27" w14:textId="77777777" w:rsidR="0048642F" w:rsidRPr="0048642F" w:rsidRDefault="0048642F" w:rsidP="00A24B2A">
            <w:pPr>
              <w:jc w:val="center"/>
              <w:rPr>
                <w:sz w:val="12"/>
                <w:szCs w:val="12"/>
              </w:rPr>
            </w:pPr>
            <w:r w:rsidRPr="0048642F">
              <w:rPr>
                <w:sz w:val="12"/>
                <w:szCs w:val="12"/>
              </w:rPr>
              <w:t>0,17 (p= 0,05) *</w:t>
            </w:r>
          </w:p>
        </w:tc>
        <w:tc>
          <w:tcPr>
            <w:tcW w:w="535" w:type="dxa"/>
            <w:tcBorders>
              <w:top w:val="nil"/>
              <w:left w:val="nil"/>
              <w:bottom w:val="single" w:sz="8" w:space="0" w:color="CCCCCC"/>
              <w:right w:val="single" w:sz="8" w:space="0" w:color="CCCCCC"/>
            </w:tcBorders>
            <w:shd w:val="clear" w:color="000000" w:fill="FFFFFF"/>
            <w:vAlign w:val="center"/>
            <w:hideMark/>
          </w:tcPr>
          <w:p w14:paraId="6BBEF8E1" w14:textId="77777777" w:rsidR="0048642F" w:rsidRPr="0048642F" w:rsidRDefault="0048642F" w:rsidP="00A24B2A">
            <w:pPr>
              <w:jc w:val="center"/>
              <w:rPr>
                <w:sz w:val="12"/>
                <w:szCs w:val="12"/>
              </w:rPr>
            </w:pPr>
            <w:r w:rsidRPr="0048642F">
              <w:rPr>
                <w:sz w:val="12"/>
                <w:szCs w:val="12"/>
              </w:rPr>
              <w:t>0,06 (p= 0,51)</w:t>
            </w:r>
          </w:p>
        </w:tc>
        <w:tc>
          <w:tcPr>
            <w:tcW w:w="523" w:type="dxa"/>
            <w:tcBorders>
              <w:top w:val="nil"/>
              <w:left w:val="nil"/>
              <w:bottom w:val="single" w:sz="8" w:space="0" w:color="CCCCCC"/>
              <w:right w:val="single" w:sz="8" w:space="0" w:color="CCCCCC"/>
            </w:tcBorders>
            <w:shd w:val="clear" w:color="000000" w:fill="FFFFFF"/>
            <w:vAlign w:val="center"/>
            <w:hideMark/>
          </w:tcPr>
          <w:p w14:paraId="185EB50C" w14:textId="77777777" w:rsidR="0048642F" w:rsidRPr="0048642F" w:rsidRDefault="0048642F" w:rsidP="00A24B2A">
            <w:pPr>
              <w:jc w:val="center"/>
              <w:rPr>
                <w:sz w:val="12"/>
                <w:szCs w:val="12"/>
              </w:rPr>
            </w:pPr>
            <w:r w:rsidRPr="0048642F">
              <w:rPr>
                <w:sz w:val="12"/>
                <w:szCs w:val="12"/>
              </w:rPr>
              <w:t>0,15 (p= 0,09)</w:t>
            </w:r>
          </w:p>
        </w:tc>
        <w:tc>
          <w:tcPr>
            <w:tcW w:w="523" w:type="dxa"/>
            <w:tcBorders>
              <w:top w:val="nil"/>
              <w:left w:val="nil"/>
              <w:bottom w:val="single" w:sz="8" w:space="0" w:color="CCCCCC"/>
              <w:right w:val="single" w:sz="8" w:space="0" w:color="CCCCCC"/>
            </w:tcBorders>
            <w:shd w:val="clear" w:color="000000" w:fill="FFFFFF"/>
            <w:vAlign w:val="center"/>
            <w:hideMark/>
          </w:tcPr>
          <w:p w14:paraId="045447BC" w14:textId="77777777" w:rsidR="0048642F" w:rsidRPr="0048642F" w:rsidRDefault="0048642F" w:rsidP="00A24B2A">
            <w:pPr>
              <w:jc w:val="center"/>
              <w:rPr>
                <w:sz w:val="12"/>
                <w:szCs w:val="12"/>
              </w:rPr>
            </w:pPr>
            <w:r w:rsidRPr="0048642F">
              <w:rPr>
                <w:sz w:val="12"/>
                <w:szCs w:val="12"/>
              </w:rPr>
              <w:t>0,09 (p= 0,33)</w:t>
            </w:r>
          </w:p>
        </w:tc>
        <w:tc>
          <w:tcPr>
            <w:tcW w:w="594" w:type="dxa"/>
            <w:tcBorders>
              <w:top w:val="nil"/>
              <w:left w:val="nil"/>
              <w:bottom w:val="single" w:sz="8" w:space="0" w:color="CCCCCC"/>
              <w:right w:val="single" w:sz="8" w:space="0" w:color="CCCCCC"/>
            </w:tcBorders>
            <w:shd w:val="clear" w:color="000000" w:fill="FFFFFF"/>
            <w:vAlign w:val="center"/>
            <w:hideMark/>
          </w:tcPr>
          <w:p w14:paraId="30509784" w14:textId="77777777" w:rsidR="0048642F" w:rsidRPr="0048642F" w:rsidRDefault="0048642F" w:rsidP="00A24B2A">
            <w:pPr>
              <w:jc w:val="center"/>
              <w:rPr>
                <w:sz w:val="12"/>
                <w:szCs w:val="12"/>
              </w:rPr>
            </w:pPr>
            <w:r w:rsidRPr="0048642F">
              <w:rPr>
                <w:sz w:val="12"/>
                <w:szCs w:val="12"/>
              </w:rPr>
              <w:t>0,13 (p= 0,15)</w:t>
            </w:r>
          </w:p>
        </w:tc>
        <w:tc>
          <w:tcPr>
            <w:tcW w:w="523" w:type="dxa"/>
            <w:tcBorders>
              <w:top w:val="nil"/>
              <w:left w:val="nil"/>
              <w:bottom w:val="single" w:sz="8" w:space="0" w:color="CCCCCC"/>
              <w:right w:val="single" w:sz="8" w:space="0" w:color="CCCCCC"/>
            </w:tcBorders>
            <w:shd w:val="clear" w:color="000000" w:fill="FFFFFF"/>
            <w:vAlign w:val="center"/>
            <w:hideMark/>
          </w:tcPr>
          <w:p w14:paraId="1ED180D7" w14:textId="77777777" w:rsidR="0048642F" w:rsidRPr="0048642F" w:rsidRDefault="0048642F" w:rsidP="00A24B2A">
            <w:pPr>
              <w:jc w:val="center"/>
              <w:rPr>
                <w:sz w:val="12"/>
                <w:szCs w:val="12"/>
              </w:rPr>
            </w:pPr>
            <w:r w:rsidRPr="0048642F">
              <w:rPr>
                <w:sz w:val="12"/>
                <w:szCs w:val="12"/>
              </w:rPr>
              <w:t>0,06 (p= 0,50)</w:t>
            </w:r>
          </w:p>
        </w:tc>
        <w:tc>
          <w:tcPr>
            <w:tcW w:w="505" w:type="dxa"/>
            <w:tcBorders>
              <w:top w:val="nil"/>
              <w:left w:val="nil"/>
              <w:bottom w:val="single" w:sz="8" w:space="0" w:color="CCCCCC"/>
              <w:right w:val="single" w:sz="8" w:space="0" w:color="CCCCCC"/>
            </w:tcBorders>
            <w:shd w:val="clear" w:color="000000" w:fill="FFFFFF"/>
            <w:vAlign w:val="center"/>
            <w:hideMark/>
          </w:tcPr>
          <w:p w14:paraId="6648826F" w14:textId="77777777" w:rsidR="0048642F" w:rsidRPr="0048642F" w:rsidRDefault="0048642F" w:rsidP="00A24B2A">
            <w:pPr>
              <w:jc w:val="center"/>
              <w:rPr>
                <w:sz w:val="12"/>
                <w:szCs w:val="12"/>
              </w:rPr>
            </w:pPr>
            <w:r w:rsidRPr="0048642F">
              <w:rPr>
                <w:sz w:val="12"/>
                <w:szCs w:val="12"/>
              </w:rPr>
              <w:t>-0,02 (p= 0,78)</w:t>
            </w:r>
          </w:p>
        </w:tc>
        <w:tc>
          <w:tcPr>
            <w:tcW w:w="523" w:type="dxa"/>
            <w:tcBorders>
              <w:top w:val="nil"/>
              <w:left w:val="nil"/>
              <w:bottom w:val="single" w:sz="8" w:space="0" w:color="CCCCCC"/>
              <w:right w:val="single" w:sz="8" w:space="0" w:color="CCCCCC"/>
            </w:tcBorders>
            <w:shd w:val="clear" w:color="000000" w:fill="FFFFFF"/>
            <w:vAlign w:val="center"/>
            <w:hideMark/>
          </w:tcPr>
          <w:p w14:paraId="06C0BD5C" w14:textId="77777777" w:rsidR="0048642F" w:rsidRPr="0048642F" w:rsidRDefault="0048642F" w:rsidP="00A24B2A">
            <w:pPr>
              <w:jc w:val="center"/>
              <w:rPr>
                <w:sz w:val="12"/>
                <w:szCs w:val="12"/>
              </w:rPr>
            </w:pPr>
            <w:r w:rsidRPr="0048642F">
              <w:rPr>
                <w:sz w:val="12"/>
                <w:szCs w:val="12"/>
              </w:rPr>
              <w:t>0,01 (p= 0,91)</w:t>
            </w:r>
          </w:p>
        </w:tc>
        <w:tc>
          <w:tcPr>
            <w:tcW w:w="523" w:type="dxa"/>
            <w:tcBorders>
              <w:top w:val="nil"/>
              <w:left w:val="nil"/>
              <w:bottom w:val="single" w:sz="8" w:space="0" w:color="CCCCCC"/>
              <w:right w:val="single" w:sz="8" w:space="0" w:color="CCCCCC"/>
            </w:tcBorders>
            <w:shd w:val="clear" w:color="000000" w:fill="FFFFFF"/>
            <w:vAlign w:val="center"/>
            <w:hideMark/>
          </w:tcPr>
          <w:p w14:paraId="2B2D2E84" w14:textId="77777777" w:rsidR="0048642F" w:rsidRPr="0048642F" w:rsidRDefault="0048642F" w:rsidP="00A24B2A">
            <w:pPr>
              <w:jc w:val="center"/>
              <w:rPr>
                <w:sz w:val="12"/>
                <w:szCs w:val="12"/>
              </w:rPr>
            </w:pPr>
            <w:r w:rsidRPr="0048642F">
              <w:rPr>
                <w:sz w:val="12"/>
                <w:szCs w:val="12"/>
              </w:rPr>
              <w:t>0,18 (p= 0,04) *</w:t>
            </w:r>
          </w:p>
        </w:tc>
        <w:tc>
          <w:tcPr>
            <w:tcW w:w="523" w:type="dxa"/>
            <w:tcBorders>
              <w:top w:val="nil"/>
              <w:left w:val="nil"/>
              <w:bottom w:val="single" w:sz="8" w:space="0" w:color="CCCCCC"/>
              <w:right w:val="single" w:sz="8" w:space="0" w:color="CCCCCC"/>
            </w:tcBorders>
            <w:shd w:val="clear" w:color="000000" w:fill="FFFFFF"/>
            <w:vAlign w:val="center"/>
            <w:hideMark/>
          </w:tcPr>
          <w:p w14:paraId="7F5E4B5A" w14:textId="77777777" w:rsidR="0048642F" w:rsidRPr="0048642F" w:rsidRDefault="0048642F" w:rsidP="00A24B2A">
            <w:pPr>
              <w:jc w:val="center"/>
              <w:rPr>
                <w:sz w:val="12"/>
                <w:szCs w:val="12"/>
              </w:rPr>
            </w:pPr>
            <w:r w:rsidRPr="0048642F">
              <w:rPr>
                <w:sz w:val="12"/>
                <w:szCs w:val="12"/>
              </w:rPr>
              <w:t>0,17 (p= 0,06)</w:t>
            </w:r>
          </w:p>
        </w:tc>
        <w:tc>
          <w:tcPr>
            <w:tcW w:w="523" w:type="dxa"/>
            <w:tcBorders>
              <w:top w:val="nil"/>
              <w:left w:val="nil"/>
              <w:bottom w:val="single" w:sz="8" w:space="0" w:color="CCCCCC"/>
              <w:right w:val="single" w:sz="8" w:space="0" w:color="CCCCCC"/>
            </w:tcBorders>
            <w:shd w:val="clear" w:color="000000" w:fill="FFFFFF"/>
            <w:vAlign w:val="center"/>
            <w:hideMark/>
          </w:tcPr>
          <w:p w14:paraId="5F7DADE2" w14:textId="77777777" w:rsidR="0048642F" w:rsidRPr="0048642F" w:rsidRDefault="0048642F" w:rsidP="00A24B2A">
            <w:pPr>
              <w:jc w:val="center"/>
              <w:rPr>
                <w:sz w:val="12"/>
                <w:szCs w:val="12"/>
              </w:rPr>
            </w:pPr>
            <w:r w:rsidRPr="0048642F">
              <w:rPr>
                <w:sz w:val="12"/>
                <w:szCs w:val="12"/>
              </w:rPr>
              <w:t>0,25 (p= 0,00) **</w:t>
            </w:r>
          </w:p>
        </w:tc>
      </w:tr>
      <w:tr w:rsidR="0048642F" w:rsidRPr="0048642F" w14:paraId="3C27BC09" w14:textId="77777777" w:rsidTr="00A24B2A">
        <w:trPr>
          <w:trHeight w:val="345"/>
        </w:trPr>
        <w:tc>
          <w:tcPr>
            <w:tcW w:w="966"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447088E8" w14:textId="77777777" w:rsidR="0048642F" w:rsidRPr="0048642F" w:rsidRDefault="0048642F" w:rsidP="00A24B2A">
            <w:pPr>
              <w:spacing w:line="240" w:lineRule="auto"/>
              <w:jc w:val="center"/>
              <w:rPr>
                <w:rFonts w:eastAsia="Times New Roman"/>
                <w:b/>
                <w:bCs/>
                <w:color w:val="0C343D"/>
                <w:sz w:val="12"/>
                <w:szCs w:val="12"/>
                <w:lang w:val="en-US"/>
              </w:rPr>
            </w:pPr>
            <w:r w:rsidRPr="0048642F">
              <w:rPr>
                <w:rFonts w:eastAsia="Times New Roman"/>
                <w:b/>
                <w:bCs/>
                <w:color w:val="0C343D"/>
                <w:sz w:val="12"/>
                <w:szCs w:val="12"/>
                <w:lang w:val="en-US"/>
              </w:rPr>
              <w:t>Moodle_use_capability_perceptions (</w:t>
            </w:r>
            <w:r w:rsidRPr="0048642F">
              <w:rPr>
                <w:rFonts w:eastAsia="Times New Roman"/>
                <w:b/>
                <w:bCs/>
                <w:color w:val="0C343D"/>
                <w:sz w:val="12"/>
                <w:szCs w:val="12"/>
              </w:rPr>
              <w:t>Ισοδιαστημική</w:t>
            </w:r>
            <w:r w:rsidRPr="0048642F">
              <w:rPr>
                <w:rFonts w:eastAsia="Times New Roman"/>
                <w:b/>
                <w:bCs/>
                <w:color w:val="0C343D"/>
                <w:sz w:val="12"/>
                <w:szCs w:val="12"/>
                <w:lang w:val="en-US"/>
              </w:rPr>
              <w:t>)</w:t>
            </w:r>
          </w:p>
        </w:tc>
        <w:tc>
          <w:tcPr>
            <w:tcW w:w="599"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2C410154" w14:textId="77777777" w:rsidR="0048642F" w:rsidRPr="00A24B2A" w:rsidRDefault="00A24B2A" w:rsidP="00A24B2A">
            <w:pPr>
              <w:jc w:val="center"/>
              <w:rPr>
                <w:sz w:val="12"/>
                <w:szCs w:val="12"/>
              </w:rPr>
            </w:pPr>
            <w:r>
              <w:rPr>
                <w:sz w:val="12"/>
                <w:szCs w:val="12"/>
              </w:rPr>
              <w:t>-</w:t>
            </w:r>
          </w:p>
        </w:tc>
        <w:tc>
          <w:tcPr>
            <w:tcW w:w="557" w:type="dxa"/>
            <w:tcBorders>
              <w:top w:val="nil"/>
              <w:left w:val="nil"/>
              <w:bottom w:val="single" w:sz="8" w:space="0" w:color="CCCCCC"/>
              <w:right w:val="single" w:sz="8" w:space="0" w:color="CCCCCC"/>
            </w:tcBorders>
            <w:shd w:val="clear" w:color="auto" w:fill="FFFFFF" w:themeFill="background1"/>
            <w:vAlign w:val="center"/>
            <w:hideMark/>
          </w:tcPr>
          <w:p w14:paraId="54DCAD36" w14:textId="77777777" w:rsidR="0048642F" w:rsidRPr="00A24B2A" w:rsidRDefault="00A24B2A" w:rsidP="00A24B2A">
            <w:pPr>
              <w:jc w:val="center"/>
              <w:rPr>
                <w:sz w:val="12"/>
                <w:szCs w:val="12"/>
              </w:rPr>
            </w:pPr>
            <w:r>
              <w:rPr>
                <w:sz w:val="12"/>
                <w:szCs w:val="12"/>
              </w:rPr>
              <w:t>-</w:t>
            </w:r>
          </w:p>
        </w:tc>
        <w:tc>
          <w:tcPr>
            <w:tcW w:w="710" w:type="dxa"/>
            <w:tcBorders>
              <w:top w:val="nil"/>
              <w:left w:val="nil"/>
              <w:bottom w:val="single" w:sz="8" w:space="0" w:color="CCCCCC"/>
              <w:right w:val="single" w:sz="8" w:space="0" w:color="CCCCCC"/>
            </w:tcBorders>
            <w:shd w:val="clear" w:color="auto" w:fill="FFFFFF" w:themeFill="background1"/>
            <w:vAlign w:val="center"/>
            <w:hideMark/>
          </w:tcPr>
          <w:p w14:paraId="30EDC536" w14:textId="77777777" w:rsidR="0048642F" w:rsidRPr="00A24B2A" w:rsidRDefault="00A24B2A" w:rsidP="00A24B2A">
            <w:pPr>
              <w:jc w:val="center"/>
              <w:rPr>
                <w:sz w:val="12"/>
                <w:szCs w:val="12"/>
              </w:rPr>
            </w:pPr>
            <w:r>
              <w:rPr>
                <w:sz w:val="12"/>
                <w:szCs w:val="12"/>
              </w:rPr>
              <w:t>-</w:t>
            </w:r>
          </w:p>
        </w:tc>
        <w:tc>
          <w:tcPr>
            <w:tcW w:w="886" w:type="dxa"/>
            <w:tcBorders>
              <w:top w:val="nil"/>
              <w:left w:val="nil"/>
              <w:bottom w:val="single" w:sz="8" w:space="0" w:color="CCCCCC"/>
              <w:right w:val="single" w:sz="8" w:space="0" w:color="CCCCCC"/>
            </w:tcBorders>
            <w:shd w:val="clear" w:color="auto" w:fill="FFFFFF" w:themeFill="background1"/>
            <w:vAlign w:val="center"/>
            <w:hideMark/>
          </w:tcPr>
          <w:p w14:paraId="2CB3853B" w14:textId="77777777" w:rsidR="0048642F" w:rsidRPr="00A24B2A" w:rsidRDefault="00A24B2A" w:rsidP="00A24B2A">
            <w:pPr>
              <w:jc w:val="center"/>
              <w:rPr>
                <w:sz w:val="12"/>
                <w:szCs w:val="12"/>
              </w:rPr>
            </w:pPr>
            <w:r>
              <w:rPr>
                <w:sz w:val="12"/>
                <w:szCs w:val="12"/>
              </w:rPr>
              <w:t>-</w:t>
            </w:r>
          </w:p>
        </w:tc>
        <w:tc>
          <w:tcPr>
            <w:tcW w:w="915" w:type="dxa"/>
            <w:tcBorders>
              <w:top w:val="nil"/>
              <w:left w:val="nil"/>
              <w:bottom w:val="single" w:sz="8" w:space="0" w:color="CCCCCC"/>
              <w:right w:val="single" w:sz="8" w:space="0" w:color="CCCCCC"/>
            </w:tcBorders>
            <w:shd w:val="clear" w:color="auto" w:fill="FFFFFF" w:themeFill="background1"/>
            <w:vAlign w:val="center"/>
            <w:hideMark/>
          </w:tcPr>
          <w:p w14:paraId="7E0AEF63" w14:textId="77777777" w:rsidR="0048642F" w:rsidRPr="0048642F" w:rsidRDefault="0048642F" w:rsidP="00A24B2A">
            <w:pPr>
              <w:jc w:val="center"/>
              <w:rPr>
                <w:sz w:val="12"/>
                <w:szCs w:val="12"/>
              </w:rPr>
            </w:pPr>
            <w:r w:rsidRPr="0048642F">
              <w:rPr>
                <w:sz w:val="12"/>
                <w:szCs w:val="12"/>
              </w:rPr>
              <w:t>-</w:t>
            </w:r>
          </w:p>
        </w:tc>
        <w:tc>
          <w:tcPr>
            <w:tcW w:w="669" w:type="dxa"/>
            <w:tcBorders>
              <w:top w:val="nil"/>
              <w:left w:val="nil"/>
              <w:bottom w:val="single" w:sz="8" w:space="0" w:color="CCCCCC"/>
              <w:right w:val="single" w:sz="8" w:space="0" w:color="CCCCCC"/>
            </w:tcBorders>
            <w:shd w:val="clear" w:color="auto" w:fill="auto"/>
            <w:vAlign w:val="center"/>
            <w:hideMark/>
          </w:tcPr>
          <w:p w14:paraId="048EA9B2" w14:textId="77777777" w:rsidR="0048642F" w:rsidRPr="0048642F" w:rsidRDefault="0048642F" w:rsidP="00A24B2A">
            <w:pPr>
              <w:jc w:val="center"/>
              <w:rPr>
                <w:sz w:val="12"/>
                <w:szCs w:val="12"/>
              </w:rPr>
            </w:pPr>
            <w:r w:rsidRPr="0048642F">
              <w:rPr>
                <w:sz w:val="12"/>
                <w:szCs w:val="12"/>
              </w:rPr>
              <w:t>0,15 (p= 0,08)</w:t>
            </w:r>
          </w:p>
        </w:tc>
        <w:tc>
          <w:tcPr>
            <w:tcW w:w="965" w:type="dxa"/>
            <w:tcBorders>
              <w:top w:val="nil"/>
              <w:left w:val="nil"/>
              <w:bottom w:val="single" w:sz="8" w:space="0" w:color="CCCCCC"/>
              <w:right w:val="single" w:sz="8" w:space="0" w:color="CCCCCC"/>
            </w:tcBorders>
            <w:shd w:val="clear" w:color="auto" w:fill="auto"/>
            <w:vAlign w:val="center"/>
            <w:hideMark/>
          </w:tcPr>
          <w:p w14:paraId="7010C789" w14:textId="77777777" w:rsidR="0048642F" w:rsidRPr="0048642F" w:rsidRDefault="0048642F" w:rsidP="00A24B2A">
            <w:pPr>
              <w:jc w:val="center"/>
              <w:rPr>
                <w:sz w:val="12"/>
                <w:szCs w:val="12"/>
              </w:rPr>
            </w:pPr>
            <w:r w:rsidRPr="0048642F">
              <w:rPr>
                <w:sz w:val="12"/>
                <w:szCs w:val="12"/>
              </w:rPr>
              <w:t>0,15 (p= 0,09)</w:t>
            </w:r>
          </w:p>
        </w:tc>
        <w:tc>
          <w:tcPr>
            <w:tcW w:w="897" w:type="dxa"/>
            <w:tcBorders>
              <w:top w:val="nil"/>
              <w:left w:val="nil"/>
              <w:bottom w:val="single" w:sz="8" w:space="0" w:color="CCCCCC"/>
              <w:right w:val="single" w:sz="8" w:space="0" w:color="CCCCCC"/>
            </w:tcBorders>
            <w:shd w:val="clear" w:color="auto" w:fill="auto"/>
            <w:vAlign w:val="center"/>
            <w:hideMark/>
          </w:tcPr>
          <w:p w14:paraId="4EC3C39C" w14:textId="77777777" w:rsidR="0048642F" w:rsidRPr="0048642F" w:rsidRDefault="0048642F" w:rsidP="00A24B2A">
            <w:pPr>
              <w:jc w:val="center"/>
              <w:rPr>
                <w:sz w:val="12"/>
                <w:szCs w:val="12"/>
              </w:rPr>
            </w:pPr>
            <w:r w:rsidRPr="0048642F">
              <w:rPr>
                <w:sz w:val="12"/>
                <w:szCs w:val="12"/>
              </w:rPr>
              <w:t>0,06 (p= 0,45)</w:t>
            </w:r>
          </w:p>
        </w:tc>
        <w:tc>
          <w:tcPr>
            <w:tcW w:w="558" w:type="dxa"/>
            <w:tcBorders>
              <w:top w:val="nil"/>
              <w:left w:val="nil"/>
              <w:bottom w:val="single" w:sz="8" w:space="0" w:color="CCCCCC"/>
              <w:right w:val="single" w:sz="8" w:space="0" w:color="CCCCCC"/>
            </w:tcBorders>
            <w:shd w:val="clear" w:color="auto" w:fill="auto"/>
            <w:vAlign w:val="center"/>
            <w:hideMark/>
          </w:tcPr>
          <w:p w14:paraId="473426CA" w14:textId="77777777" w:rsidR="0048642F" w:rsidRPr="0048642F" w:rsidRDefault="0048642F" w:rsidP="00A24B2A">
            <w:pPr>
              <w:jc w:val="center"/>
              <w:rPr>
                <w:sz w:val="12"/>
                <w:szCs w:val="12"/>
              </w:rPr>
            </w:pPr>
            <w:r w:rsidRPr="0048642F">
              <w:rPr>
                <w:sz w:val="12"/>
                <w:szCs w:val="12"/>
              </w:rPr>
              <w:t>0,21 (p= 0,01) *</w:t>
            </w:r>
          </w:p>
        </w:tc>
        <w:tc>
          <w:tcPr>
            <w:tcW w:w="523" w:type="dxa"/>
            <w:tcBorders>
              <w:top w:val="nil"/>
              <w:left w:val="nil"/>
              <w:bottom w:val="single" w:sz="8" w:space="0" w:color="CCCCCC"/>
              <w:right w:val="single" w:sz="8" w:space="0" w:color="CCCCCC"/>
            </w:tcBorders>
            <w:shd w:val="clear" w:color="auto" w:fill="auto"/>
            <w:vAlign w:val="center"/>
            <w:hideMark/>
          </w:tcPr>
          <w:p w14:paraId="36C0FB89" w14:textId="77777777" w:rsidR="0048642F" w:rsidRPr="0048642F" w:rsidRDefault="0048642F" w:rsidP="00A24B2A">
            <w:pPr>
              <w:jc w:val="center"/>
              <w:rPr>
                <w:sz w:val="12"/>
                <w:szCs w:val="12"/>
              </w:rPr>
            </w:pPr>
            <w:r w:rsidRPr="0048642F">
              <w:rPr>
                <w:sz w:val="12"/>
                <w:szCs w:val="12"/>
              </w:rPr>
              <w:t>0,21 (p= 0,02) *</w:t>
            </w:r>
          </w:p>
        </w:tc>
        <w:tc>
          <w:tcPr>
            <w:tcW w:w="553" w:type="dxa"/>
            <w:tcBorders>
              <w:top w:val="nil"/>
              <w:left w:val="nil"/>
              <w:bottom w:val="single" w:sz="8" w:space="0" w:color="CCCCCC"/>
              <w:right w:val="single" w:sz="8" w:space="0" w:color="CCCCCC"/>
            </w:tcBorders>
            <w:shd w:val="clear" w:color="auto" w:fill="auto"/>
            <w:vAlign w:val="center"/>
            <w:hideMark/>
          </w:tcPr>
          <w:p w14:paraId="247E7CAE" w14:textId="77777777" w:rsidR="0048642F" w:rsidRPr="0048642F" w:rsidRDefault="0048642F" w:rsidP="00A24B2A">
            <w:pPr>
              <w:jc w:val="center"/>
              <w:rPr>
                <w:sz w:val="12"/>
                <w:szCs w:val="12"/>
              </w:rPr>
            </w:pPr>
            <w:r w:rsidRPr="0048642F">
              <w:rPr>
                <w:sz w:val="12"/>
                <w:szCs w:val="12"/>
              </w:rPr>
              <w:t>0,15 (p= 0,10)</w:t>
            </w:r>
          </w:p>
        </w:tc>
        <w:tc>
          <w:tcPr>
            <w:tcW w:w="523" w:type="dxa"/>
            <w:tcBorders>
              <w:top w:val="nil"/>
              <w:left w:val="nil"/>
              <w:bottom w:val="single" w:sz="8" w:space="0" w:color="CCCCCC"/>
              <w:right w:val="single" w:sz="8" w:space="0" w:color="CCCCCC"/>
            </w:tcBorders>
            <w:shd w:val="clear" w:color="auto" w:fill="auto"/>
            <w:vAlign w:val="center"/>
            <w:hideMark/>
          </w:tcPr>
          <w:p w14:paraId="2381E4BF" w14:textId="77777777" w:rsidR="0048642F" w:rsidRPr="0048642F" w:rsidRDefault="0048642F" w:rsidP="00A24B2A">
            <w:pPr>
              <w:jc w:val="center"/>
              <w:rPr>
                <w:sz w:val="12"/>
                <w:szCs w:val="12"/>
              </w:rPr>
            </w:pPr>
            <w:r w:rsidRPr="0048642F">
              <w:rPr>
                <w:sz w:val="12"/>
                <w:szCs w:val="12"/>
              </w:rPr>
              <w:t>0,24 (p= 0,00) **</w:t>
            </w:r>
          </w:p>
        </w:tc>
        <w:tc>
          <w:tcPr>
            <w:tcW w:w="535" w:type="dxa"/>
            <w:tcBorders>
              <w:top w:val="nil"/>
              <w:left w:val="nil"/>
              <w:bottom w:val="single" w:sz="8" w:space="0" w:color="CCCCCC"/>
              <w:right w:val="single" w:sz="8" w:space="0" w:color="CCCCCC"/>
            </w:tcBorders>
            <w:shd w:val="clear" w:color="auto" w:fill="auto"/>
            <w:vAlign w:val="center"/>
            <w:hideMark/>
          </w:tcPr>
          <w:p w14:paraId="49313C71" w14:textId="77777777" w:rsidR="0048642F" w:rsidRPr="0048642F" w:rsidRDefault="0048642F" w:rsidP="00A24B2A">
            <w:pPr>
              <w:jc w:val="center"/>
              <w:rPr>
                <w:sz w:val="12"/>
                <w:szCs w:val="12"/>
              </w:rPr>
            </w:pPr>
            <w:r w:rsidRPr="0048642F">
              <w:rPr>
                <w:sz w:val="12"/>
                <w:szCs w:val="12"/>
              </w:rPr>
              <w:t>0,13 (p= 0,14)</w:t>
            </w:r>
          </w:p>
        </w:tc>
        <w:tc>
          <w:tcPr>
            <w:tcW w:w="523" w:type="dxa"/>
            <w:tcBorders>
              <w:top w:val="nil"/>
              <w:left w:val="nil"/>
              <w:bottom w:val="single" w:sz="8" w:space="0" w:color="CCCCCC"/>
              <w:right w:val="single" w:sz="8" w:space="0" w:color="CCCCCC"/>
            </w:tcBorders>
            <w:shd w:val="clear" w:color="auto" w:fill="auto"/>
            <w:vAlign w:val="center"/>
            <w:hideMark/>
          </w:tcPr>
          <w:p w14:paraId="00E898B7" w14:textId="77777777" w:rsidR="0048642F" w:rsidRPr="0048642F" w:rsidRDefault="0048642F" w:rsidP="00A24B2A">
            <w:pPr>
              <w:jc w:val="center"/>
              <w:rPr>
                <w:sz w:val="12"/>
                <w:szCs w:val="12"/>
              </w:rPr>
            </w:pPr>
            <w:r w:rsidRPr="0048642F">
              <w:rPr>
                <w:sz w:val="12"/>
                <w:szCs w:val="12"/>
              </w:rPr>
              <w:t>0,21 (p= 0,02) *</w:t>
            </w:r>
          </w:p>
        </w:tc>
        <w:tc>
          <w:tcPr>
            <w:tcW w:w="523" w:type="dxa"/>
            <w:tcBorders>
              <w:top w:val="nil"/>
              <w:left w:val="nil"/>
              <w:bottom w:val="single" w:sz="8" w:space="0" w:color="CCCCCC"/>
              <w:right w:val="single" w:sz="8" w:space="0" w:color="CCCCCC"/>
            </w:tcBorders>
            <w:shd w:val="clear" w:color="auto" w:fill="auto"/>
            <w:vAlign w:val="center"/>
            <w:hideMark/>
          </w:tcPr>
          <w:p w14:paraId="763759E7" w14:textId="77777777" w:rsidR="0048642F" w:rsidRPr="0048642F" w:rsidRDefault="0048642F" w:rsidP="00A24B2A">
            <w:pPr>
              <w:jc w:val="center"/>
              <w:rPr>
                <w:sz w:val="12"/>
                <w:szCs w:val="12"/>
              </w:rPr>
            </w:pPr>
            <w:r w:rsidRPr="0048642F">
              <w:rPr>
                <w:sz w:val="12"/>
                <w:szCs w:val="12"/>
              </w:rPr>
              <w:t>0,07 (p= 0,45)</w:t>
            </w:r>
          </w:p>
        </w:tc>
        <w:tc>
          <w:tcPr>
            <w:tcW w:w="594" w:type="dxa"/>
            <w:tcBorders>
              <w:top w:val="nil"/>
              <w:left w:val="nil"/>
              <w:bottom w:val="single" w:sz="8" w:space="0" w:color="CCCCCC"/>
              <w:right w:val="single" w:sz="8" w:space="0" w:color="CCCCCC"/>
            </w:tcBorders>
            <w:shd w:val="clear" w:color="auto" w:fill="auto"/>
            <w:vAlign w:val="center"/>
            <w:hideMark/>
          </w:tcPr>
          <w:p w14:paraId="4480E051" w14:textId="77777777" w:rsidR="0048642F" w:rsidRPr="0048642F" w:rsidRDefault="0048642F" w:rsidP="00A24B2A">
            <w:pPr>
              <w:jc w:val="center"/>
              <w:rPr>
                <w:sz w:val="12"/>
                <w:szCs w:val="12"/>
              </w:rPr>
            </w:pPr>
            <w:r w:rsidRPr="0048642F">
              <w:rPr>
                <w:sz w:val="12"/>
                <w:szCs w:val="12"/>
              </w:rPr>
              <w:t>0,13 (p= 0,15)</w:t>
            </w:r>
          </w:p>
        </w:tc>
        <w:tc>
          <w:tcPr>
            <w:tcW w:w="523" w:type="dxa"/>
            <w:tcBorders>
              <w:top w:val="nil"/>
              <w:left w:val="nil"/>
              <w:bottom w:val="single" w:sz="8" w:space="0" w:color="CCCCCC"/>
              <w:right w:val="single" w:sz="8" w:space="0" w:color="CCCCCC"/>
            </w:tcBorders>
            <w:shd w:val="clear" w:color="auto" w:fill="auto"/>
            <w:vAlign w:val="center"/>
            <w:hideMark/>
          </w:tcPr>
          <w:p w14:paraId="1F2A49F0" w14:textId="77777777" w:rsidR="0048642F" w:rsidRPr="0048642F" w:rsidRDefault="0048642F" w:rsidP="00A24B2A">
            <w:pPr>
              <w:jc w:val="center"/>
              <w:rPr>
                <w:sz w:val="12"/>
                <w:szCs w:val="12"/>
              </w:rPr>
            </w:pPr>
            <w:r w:rsidRPr="0048642F">
              <w:rPr>
                <w:sz w:val="12"/>
                <w:szCs w:val="12"/>
              </w:rPr>
              <w:t>0,05 (p= 0,56)</w:t>
            </w:r>
          </w:p>
        </w:tc>
        <w:tc>
          <w:tcPr>
            <w:tcW w:w="505" w:type="dxa"/>
            <w:tcBorders>
              <w:top w:val="nil"/>
              <w:left w:val="nil"/>
              <w:bottom w:val="single" w:sz="8" w:space="0" w:color="CCCCCC"/>
              <w:right w:val="single" w:sz="8" w:space="0" w:color="CCCCCC"/>
            </w:tcBorders>
            <w:shd w:val="clear" w:color="auto" w:fill="auto"/>
            <w:vAlign w:val="center"/>
            <w:hideMark/>
          </w:tcPr>
          <w:p w14:paraId="34632CBE" w14:textId="77777777" w:rsidR="0048642F" w:rsidRPr="0048642F" w:rsidRDefault="0048642F" w:rsidP="00A24B2A">
            <w:pPr>
              <w:jc w:val="center"/>
              <w:rPr>
                <w:sz w:val="12"/>
                <w:szCs w:val="12"/>
              </w:rPr>
            </w:pPr>
            <w:r w:rsidRPr="0048642F">
              <w:rPr>
                <w:sz w:val="12"/>
                <w:szCs w:val="12"/>
              </w:rPr>
              <w:t>0,18 (p= 0,04) *</w:t>
            </w:r>
          </w:p>
        </w:tc>
        <w:tc>
          <w:tcPr>
            <w:tcW w:w="523" w:type="dxa"/>
            <w:tcBorders>
              <w:top w:val="nil"/>
              <w:left w:val="nil"/>
              <w:bottom w:val="single" w:sz="8" w:space="0" w:color="CCCCCC"/>
              <w:right w:val="single" w:sz="8" w:space="0" w:color="CCCCCC"/>
            </w:tcBorders>
            <w:shd w:val="clear" w:color="auto" w:fill="auto"/>
            <w:vAlign w:val="center"/>
            <w:hideMark/>
          </w:tcPr>
          <w:p w14:paraId="5BB84379" w14:textId="77777777" w:rsidR="0048642F" w:rsidRPr="0048642F" w:rsidRDefault="0048642F" w:rsidP="00A24B2A">
            <w:pPr>
              <w:jc w:val="center"/>
              <w:rPr>
                <w:sz w:val="12"/>
                <w:szCs w:val="12"/>
              </w:rPr>
            </w:pPr>
            <w:r w:rsidRPr="0048642F">
              <w:rPr>
                <w:sz w:val="12"/>
                <w:szCs w:val="12"/>
              </w:rPr>
              <w:t>0,06 (p= 0,49)</w:t>
            </w:r>
          </w:p>
        </w:tc>
        <w:tc>
          <w:tcPr>
            <w:tcW w:w="523" w:type="dxa"/>
            <w:tcBorders>
              <w:top w:val="nil"/>
              <w:left w:val="nil"/>
              <w:bottom w:val="single" w:sz="8" w:space="0" w:color="CCCCCC"/>
              <w:right w:val="single" w:sz="8" w:space="0" w:color="CCCCCC"/>
            </w:tcBorders>
            <w:shd w:val="clear" w:color="auto" w:fill="auto"/>
            <w:vAlign w:val="center"/>
            <w:hideMark/>
          </w:tcPr>
          <w:p w14:paraId="4701599D" w14:textId="77777777" w:rsidR="0048642F" w:rsidRPr="0048642F" w:rsidRDefault="0048642F" w:rsidP="00A24B2A">
            <w:pPr>
              <w:jc w:val="center"/>
              <w:rPr>
                <w:sz w:val="12"/>
                <w:szCs w:val="12"/>
              </w:rPr>
            </w:pPr>
            <w:r w:rsidRPr="0048642F">
              <w:rPr>
                <w:sz w:val="12"/>
                <w:szCs w:val="12"/>
              </w:rPr>
              <w:t>0,23 (p= 0,01) *</w:t>
            </w:r>
          </w:p>
        </w:tc>
        <w:tc>
          <w:tcPr>
            <w:tcW w:w="523" w:type="dxa"/>
            <w:tcBorders>
              <w:top w:val="nil"/>
              <w:left w:val="nil"/>
              <w:bottom w:val="single" w:sz="8" w:space="0" w:color="CCCCCC"/>
              <w:right w:val="single" w:sz="8" w:space="0" w:color="CCCCCC"/>
            </w:tcBorders>
            <w:shd w:val="clear" w:color="auto" w:fill="auto"/>
            <w:vAlign w:val="center"/>
            <w:hideMark/>
          </w:tcPr>
          <w:p w14:paraId="19D7C204" w14:textId="77777777" w:rsidR="0048642F" w:rsidRPr="0048642F" w:rsidRDefault="0048642F" w:rsidP="00A24B2A">
            <w:pPr>
              <w:jc w:val="center"/>
              <w:rPr>
                <w:sz w:val="12"/>
                <w:szCs w:val="12"/>
              </w:rPr>
            </w:pPr>
            <w:r w:rsidRPr="0048642F">
              <w:rPr>
                <w:sz w:val="12"/>
                <w:szCs w:val="12"/>
              </w:rPr>
              <w:t>0,28 (p= 0,00) **</w:t>
            </w:r>
          </w:p>
        </w:tc>
        <w:tc>
          <w:tcPr>
            <w:tcW w:w="523" w:type="dxa"/>
            <w:tcBorders>
              <w:top w:val="nil"/>
              <w:left w:val="nil"/>
              <w:bottom w:val="single" w:sz="8" w:space="0" w:color="CCCCCC"/>
              <w:right w:val="single" w:sz="8" w:space="0" w:color="CCCCCC"/>
            </w:tcBorders>
            <w:shd w:val="clear" w:color="auto" w:fill="auto"/>
            <w:vAlign w:val="center"/>
            <w:hideMark/>
          </w:tcPr>
          <w:p w14:paraId="053ACF1A" w14:textId="77777777" w:rsidR="0048642F" w:rsidRPr="0048642F" w:rsidRDefault="0048642F" w:rsidP="00A24B2A">
            <w:pPr>
              <w:jc w:val="center"/>
              <w:rPr>
                <w:sz w:val="12"/>
                <w:szCs w:val="12"/>
              </w:rPr>
            </w:pPr>
            <w:r w:rsidRPr="0048642F">
              <w:rPr>
                <w:sz w:val="12"/>
                <w:szCs w:val="12"/>
              </w:rPr>
              <w:t>0,27 (p= 0,00) **</w:t>
            </w:r>
          </w:p>
        </w:tc>
      </w:tr>
      <w:tr w:rsidR="0048642F" w:rsidRPr="0048642F" w14:paraId="36B96AA2" w14:textId="77777777" w:rsidTr="00A24B2A">
        <w:trPr>
          <w:trHeight w:val="240"/>
        </w:trPr>
        <w:tc>
          <w:tcPr>
            <w:tcW w:w="966"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5B6589D2" w14:textId="77777777" w:rsidR="0048642F" w:rsidRPr="0048642F" w:rsidRDefault="0048642F"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Attitude_about_Moodle (Ισοδιαστημική)</w:t>
            </w:r>
          </w:p>
        </w:tc>
        <w:tc>
          <w:tcPr>
            <w:tcW w:w="599"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61653459" w14:textId="77777777" w:rsidR="0048642F" w:rsidRPr="0048642F" w:rsidRDefault="00A24B2A" w:rsidP="00A24B2A">
            <w:pPr>
              <w:jc w:val="center"/>
              <w:rPr>
                <w:sz w:val="12"/>
                <w:szCs w:val="12"/>
              </w:rPr>
            </w:pPr>
            <w:r>
              <w:rPr>
                <w:sz w:val="12"/>
                <w:szCs w:val="12"/>
              </w:rPr>
              <w:t>-</w:t>
            </w:r>
          </w:p>
        </w:tc>
        <w:tc>
          <w:tcPr>
            <w:tcW w:w="557" w:type="dxa"/>
            <w:tcBorders>
              <w:top w:val="nil"/>
              <w:left w:val="nil"/>
              <w:bottom w:val="single" w:sz="8" w:space="0" w:color="CCCCCC"/>
              <w:right w:val="single" w:sz="8" w:space="0" w:color="CCCCCC"/>
            </w:tcBorders>
            <w:shd w:val="clear" w:color="auto" w:fill="FFFFFF" w:themeFill="background1"/>
            <w:vAlign w:val="center"/>
            <w:hideMark/>
          </w:tcPr>
          <w:p w14:paraId="02962C3A" w14:textId="77777777" w:rsidR="0048642F" w:rsidRPr="0048642F" w:rsidRDefault="00A24B2A" w:rsidP="00A24B2A">
            <w:pPr>
              <w:jc w:val="center"/>
              <w:rPr>
                <w:sz w:val="12"/>
                <w:szCs w:val="12"/>
              </w:rPr>
            </w:pPr>
            <w:r>
              <w:rPr>
                <w:sz w:val="12"/>
                <w:szCs w:val="12"/>
              </w:rPr>
              <w:t>-</w:t>
            </w:r>
          </w:p>
        </w:tc>
        <w:tc>
          <w:tcPr>
            <w:tcW w:w="710" w:type="dxa"/>
            <w:tcBorders>
              <w:top w:val="nil"/>
              <w:left w:val="nil"/>
              <w:bottom w:val="single" w:sz="8" w:space="0" w:color="CCCCCC"/>
              <w:right w:val="single" w:sz="8" w:space="0" w:color="CCCCCC"/>
            </w:tcBorders>
            <w:shd w:val="clear" w:color="auto" w:fill="FFFFFF" w:themeFill="background1"/>
            <w:vAlign w:val="center"/>
            <w:hideMark/>
          </w:tcPr>
          <w:p w14:paraId="562B6424" w14:textId="77777777" w:rsidR="0048642F" w:rsidRPr="0048642F" w:rsidRDefault="00A24B2A" w:rsidP="00A24B2A">
            <w:pPr>
              <w:jc w:val="center"/>
              <w:rPr>
                <w:sz w:val="12"/>
                <w:szCs w:val="12"/>
              </w:rPr>
            </w:pPr>
            <w:r>
              <w:rPr>
                <w:sz w:val="12"/>
                <w:szCs w:val="12"/>
              </w:rPr>
              <w:t>-</w:t>
            </w:r>
          </w:p>
        </w:tc>
        <w:tc>
          <w:tcPr>
            <w:tcW w:w="886" w:type="dxa"/>
            <w:tcBorders>
              <w:top w:val="nil"/>
              <w:left w:val="nil"/>
              <w:bottom w:val="single" w:sz="8" w:space="0" w:color="CCCCCC"/>
              <w:right w:val="single" w:sz="8" w:space="0" w:color="CCCCCC"/>
            </w:tcBorders>
            <w:shd w:val="clear" w:color="auto" w:fill="FFFFFF" w:themeFill="background1"/>
            <w:vAlign w:val="center"/>
            <w:hideMark/>
          </w:tcPr>
          <w:p w14:paraId="59ADA653" w14:textId="77777777" w:rsidR="0048642F" w:rsidRPr="0048642F" w:rsidRDefault="00A24B2A" w:rsidP="00A24B2A">
            <w:pPr>
              <w:jc w:val="center"/>
              <w:rPr>
                <w:sz w:val="12"/>
                <w:szCs w:val="12"/>
              </w:rPr>
            </w:pPr>
            <w:r>
              <w:rPr>
                <w:sz w:val="12"/>
                <w:szCs w:val="12"/>
              </w:rPr>
              <w:t>-</w:t>
            </w:r>
          </w:p>
        </w:tc>
        <w:tc>
          <w:tcPr>
            <w:tcW w:w="915" w:type="dxa"/>
            <w:tcBorders>
              <w:top w:val="nil"/>
              <w:left w:val="nil"/>
              <w:bottom w:val="single" w:sz="8" w:space="0" w:color="CCCCCC"/>
              <w:right w:val="single" w:sz="8" w:space="0" w:color="CCCCCC"/>
            </w:tcBorders>
            <w:shd w:val="clear" w:color="auto" w:fill="FFFFFF" w:themeFill="background1"/>
            <w:vAlign w:val="center"/>
            <w:hideMark/>
          </w:tcPr>
          <w:p w14:paraId="75D2A88C" w14:textId="77777777" w:rsidR="0048642F" w:rsidRPr="0048642F" w:rsidRDefault="00A24B2A" w:rsidP="00A24B2A">
            <w:pPr>
              <w:jc w:val="center"/>
              <w:rPr>
                <w:sz w:val="12"/>
                <w:szCs w:val="12"/>
              </w:rPr>
            </w:pPr>
            <w:r>
              <w:rPr>
                <w:sz w:val="12"/>
                <w:szCs w:val="12"/>
              </w:rPr>
              <w:t>-</w:t>
            </w:r>
          </w:p>
        </w:tc>
        <w:tc>
          <w:tcPr>
            <w:tcW w:w="669" w:type="dxa"/>
            <w:tcBorders>
              <w:top w:val="nil"/>
              <w:left w:val="nil"/>
              <w:bottom w:val="single" w:sz="8" w:space="0" w:color="CCCCCC"/>
              <w:right w:val="single" w:sz="8" w:space="0" w:color="CCCCCC"/>
            </w:tcBorders>
            <w:shd w:val="clear" w:color="auto" w:fill="FFFFFF" w:themeFill="background1"/>
            <w:vAlign w:val="center"/>
            <w:hideMark/>
          </w:tcPr>
          <w:p w14:paraId="2D99005E" w14:textId="77777777" w:rsidR="0048642F" w:rsidRPr="0048642F" w:rsidRDefault="0048642F" w:rsidP="00A24B2A">
            <w:pPr>
              <w:jc w:val="center"/>
              <w:rPr>
                <w:sz w:val="12"/>
                <w:szCs w:val="12"/>
              </w:rPr>
            </w:pPr>
            <w:r w:rsidRPr="0048642F">
              <w:rPr>
                <w:sz w:val="12"/>
                <w:szCs w:val="12"/>
              </w:rPr>
              <w:t>-</w:t>
            </w:r>
          </w:p>
        </w:tc>
        <w:tc>
          <w:tcPr>
            <w:tcW w:w="965" w:type="dxa"/>
            <w:tcBorders>
              <w:top w:val="nil"/>
              <w:left w:val="nil"/>
              <w:bottom w:val="single" w:sz="8" w:space="0" w:color="CCCCCC"/>
              <w:right w:val="single" w:sz="8" w:space="0" w:color="CCCCCC"/>
            </w:tcBorders>
            <w:shd w:val="clear" w:color="auto" w:fill="auto"/>
            <w:vAlign w:val="center"/>
            <w:hideMark/>
          </w:tcPr>
          <w:p w14:paraId="61AFD337" w14:textId="77777777" w:rsidR="0048642F" w:rsidRPr="0048642F" w:rsidRDefault="0048642F" w:rsidP="00A24B2A">
            <w:pPr>
              <w:jc w:val="center"/>
              <w:rPr>
                <w:sz w:val="12"/>
                <w:szCs w:val="12"/>
              </w:rPr>
            </w:pPr>
            <w:r w:rsidRPr="0048642F">
              <w:rPr>
                <w:sz w:val="12"/>
                <w:szCs w:val="12"/>
              </w:rPr>
              <w:t>0,35 (p= 0,00) **</w:t>
            </w:r>
          </w:p>
        </w:tc>
        <w:tc>
          <w:tcPr>
            <w:tcW w:w="897" w:type="dxa"/>
            <w:tcBorders>
              <w:top w:val="nil"/>
              <w:left w:val="nil"/>
              <w:bottom w:val="single" w:sz="8" w:space="0" w:color="CCCCCC"/>
              <w:right w:val="single" w:sz="8" w:space="0" w:color="CCCCCC"/>
            </w:tcBorders>
            <w:shd w:val="clear" w:color="auto" w:fill="auto"/>
            <w:vAlign w:val="center"/>
            <w:hideMark/>
          </w:tcPr>
          <w:p w14:paraId="3146C03F" w14:textId="77777777" w:rsidR="0048642F" w:rsidRPr="0048642F" w:rsidRDefault="0048642F" w:rsidP="00A24B2A">
            <w:pPr>
              <w:jc w:val="center"/>
              <w:rPr>
                <w:sz w:val="12"/>
                <w:szCs w:val="12"/>
              </w:rPr>
            </w:pPr>
            <w:r w:rsidRPr="0048642F">
              <w:rPr>
                <w:sz w:val="12"/>
                <w:szCs w:val="12"/>
              </w:rPr>
              <w:t>0,31 (p= 0,00) **</w:t>
            </w:r>
          </w:p>
        </w:tc>
        <w:tc>
          <w:tcPr>
            <w:tcW w:w="558" w:type="dxa"/>
            <w:tcBorders>
              <w:top w:val="nil"/>
              <w:left w:val="nil"/>
              <w:bottom w:val="single" w:sz="8" w:space="0" w:color="CCCCCC"/>
              <w:right w:val="single" w:sz="8" w:space="0" w:color="CCCCCC"/>
            </w:tcBorders>
            <w:shd w:val="clear" w:color="auto" w:fill="auto"/>
            <w:vAlign w:val="center"/>
            <w:hideMark/>
          </w:tcPr>
          <w:p w14:paraId="0249ED82" w14:textId="77777777" w:rsidR="0048642F" w:rsidRPr="0048642F" w:rsidRDefault="0048642F" w:rsidP="00A24B2A">
            <w:pPr>
              <w:jc w:val="center"/>
              <w:rPr>
                <w:sz w:val="12"/>
                <w:szCs w:val="12"/>
              </w:rPr>
            </w:pPr>
            <w:r w:rsidRPr="0048642F">
              <w:rPr>
                <w:sz w:val="12"/>
                <w:szCs w:val="12"/>
              </w:rPr>
              <w:t>0,17 (p= 0,06)</w:t>
            </w:r>
          </w:p>
        </w:tc>
        <w:tc>
          <w:tcPr>
            <w:tcW w:w="523" w:type="dxa"/>
            <w:tcBorders>
              <w:top w:val="nil"/>
              <w:left w:val="nil"/>
              <w:bottom w:val="single" w:sz="8" w:space="0" w:color="CCCCCC"/>
              <w:right w:val="single" w:sz="8" w:space="0" w:color="CCCCCC"/>
            </w:tcBorders>
            <w:shd w:val="clear" w:color="auto" w:fill="auto"/>
            <w:vAlign w:val="center"/>
            <w:hideMark/>
          </w:tcPr>
          <w:p w14:paraId="692945AD" w14:textId="77777777" w:rsidR="0048642F" w:rsidRPr="0048642F" w:rsidRDefault="0048642F" w:rsidP="00A24B2A">
            <w:pPr>
              <w:jc w:val="center"/>
              <w:rPr>
                <w:sz w:val="12"/>
                <w:szCs w:val="12"/>
              </w:rPr>
            </w:pPr>
            <w:r w:rsidRPr="0048642F">
              <w:rPr>
                <w:sz w:val="12"/>
                <w:szCs w:val="12"/>
              </w:rPr>
              <w:t>0,23 (p= 0,01) *</w:t>
            </w:r>
          </w:p>
        </w:tc>
        <w:tc>
          <w:tcPr>
            <w:tcW w:w="553" w:type="dxa"/>
            <w:tcBorders>
              <w:top w:val="nil"/>
              <w:left w:val="nil"/>
              <w:bottom w:val="single" w:sz="8" w:space="0" w:color="CCCCCC"/>
              <w:right w:val="single" w:sz="8" w:space="0" w:color="CCCCCC"/>
            </w:tcBorders>
            <w:shd w:val="clear" w:color="auto" w:fill="auto"/>
            <w:vAlign w:val="center"/>
            <w:hideMark/>
          </w:tcPr>
          <w:p w14:paraId="6F62F98E" w14:textId="77777777" w:rsidR="0048642F" w:rsidRPr="0048642F" w:rsidRDefault="0048642F" w:rsidP="00A24B2A">
            <w:pPr>
              <w:jc w:val="center"/>
              <w:rPr>
                <w:sz w:val="12"/>
                <w:szCs w:val="12"/>
              </w:rPr>
            </w:pPr>
            <w:r w:rsidRPr="0048642F">
              <w:rPr>
                <w:sz w:val="12"/>
                <w:szCs w:val="12"/>
              </w:rPr>
              <w:t>0,17 (p= 0,05) *</w:t>
            </w:r>
          </w:p>
        </w:tc>
        <w:tc>
          <w:tcPr>
            <w:tcW w:w="523" w:type="dxa"/>
            <w:tcBorders>
              <w:top w:val="nil"/>
              <w:left w:val="nil"/>
              <w:bottom w:val="single" w:sz="8" w:space="0" w:color="CCCCCC"/>
              <w:right w:val="single" w:sz="8" w:space="0" w:color="CCCCCC"/>
            </w:tcBorders>
            <w:shd w:val="clear" w:color="auto" w:fill="auto"/>
            <w:vAlign w:val="center"/>
            <w:hideMark/>
          </w:tcPr>
          <w:p w14:paraId="430CA928" w14:textId="77777777" w:rsidR="0048642F" w:rsidRPr="0048642F" w:rsidRDefault="0048642F" w:rsidP="00A24B2A">
            <w:pPr>
              <w:jc w:val="center"/>
              <w:rPr>
                <w:sz w:val="12"/>
                <w:szCs w:val="12"/>
              </w:rPr>
            </w:pPr>
            <w:r w:rsidRPr="0048642F">
              <w:rPr>
                <w:sz w:val="12"/>
                <w:szCs w:val="12"/>
              </w:rPr>
              <w:t>0,19 (p= 0,03) *</w:t>
            </w:r>
          </w:p>
        </w:tc>
        <w:tc>
          <w:tcPr>
            <w:tcW w:w="535" w:type="dxa"/>
            <w:tcBorders>
              <w:top w:val="nil"/>
              <w:left w:val="nil"/>
              <w:bottom w:val="single" w:sz="8" w:space="0" w:color="CCCCCC"/>
              <w:right w:val="single" w:sz="8" w:space="0" w:color="CCCCCC"/>
            </w:tcBorders>
            <w:shd w:val="clear" w:color="auto" w:fill="auto"/>
            <w:vAlign w:val="center"/>
            <w:hideMark/>
          </w:tcPr>
          <w:p w14:paraId="57C24503" w14:textId="77777777" w:rsidR="0048642F" w:rsidRPr="0048642F" w:rsidRDefault="0048642F" w:rsidP="00A24B2A">
            <w:pPr>
              <w:jc w:val="center"/>
              <w:rPr>
                <w:sz w:val="12"/>
                <w:szCs w:val="12"/>
              </w:rPr>
            </w:pPr>
            <w:r w:rsidRPr="0048642F">
              <w:rPr>
                <w:sz w:val="12"/>
                <w:szCs w:val="12"/>
              </w:rPr>
              <w:t>0,05 (p= 0,54)</w:t>
            </w:r>
          </w:p>
        </w:tc>
        <w:tc>
          <w:tcPr>
            <w:tcW w:w="523" w:type="dxa"/>
            <w:tcBorders>
              <w:top w:val="nil"/>
              <w:left w:val="nil"/>
              <w:bottom w:val="single" w:sz="8" w:space="0" w:color="CCCCCC"/>
              <w:right w:val="single" w:sz="8" w:space="0" w:color="CCCCCC"/>
            </w:tcBorders>
            <w:shd w:val="clear" w:color="auto" w:fill="auto"/>
            <w:vAlign w:val="center"/>
            <w:hideMark/>
          </w:tcPr>
          <w:p w14:paraId="52DE69FE" w14:textId="77777777" w:rsidR="0048642F" w:rsidRPr="0048642F" w:rsidRDefault="0048642F" w:rsidP="00A24B2A">
            <w:pPr>
              <w:jc w:val="center"/>
              <w:rPr>
                <w:sz w:val="12"/>
                <w:szCs w:val="12"/>
              </w:rPr>
            </w:pPr>
            <w:r w:rsidRPr="0048642F">
              <w:rPr>
                <w:sz w:val="12"/>
                <w:szCs w:val="12"/>
              </w:rPr>
              <w:t>0,31 (p= 0,00) **</w:t>
            </w:r>
          </w:p>
        </w:tc>
        <w:tc>
          <w:tcPr>
            <w:tcW w:w="523" w:type="dxa"/>
            <w:tcBorders>
              <w:top w:val="nil"/>
              <w:left w:val="nil"/>
              <w:bottom w:val="single" w:sz="8" w:space="0" w:color="CCCCCC"/>
              <w:right w:val="single" w:sz="8" w:space="0" w:color="CCCCCC"/>
            </w:tcBorders>
            <w:shd w:val="clear" w:color="auto" w:fill="auto"/>
            <w:vAlign w:val="center"/>
            <w:hideMark/>
          </w:tcPr>
          <w:p w14:paraId="39951050" w14:textId="77777777" w:rsidR="0048642F" w:rsidRPr="0048642F" w:rsidRDefault="0048642F" w:rsidP="00A24B2A">
            <w:pPr>
              <w:jc w:val="center"/>
              <w:rPr>
                <w:sz w:val="12"/>
                <w:szCs w:val="12"/>
              </w:rPr>
            </w:pPr>
            <w:r w:rsidRPr="0048642F">
              <w:rPr>
                <w:sz w:val="12"/>
                <w:szCs w:val="12"/>
              </w:rPr>
              <w:t>0,24 (p= 0,00) **</w:t>
            </w:r>
          </w:p>
        </w:tc>
        <w:tc>
          <w:tcPr>
            <w:tcW w:w="594" w:type="dxa"/>
            <w:tcBorders>
              <w:top w:val="nil"/>
              <w:left w:val="nil"/>
              <w:bottom w:val="single" w:sz="8" w:space="0" w:color="CCCCCC"/>
              <w:right w:val="single" w:sz="8" w:space="0" w:color="CCCCCC"/>
            </w:tcBorders>
            <w:shd w:val="clear" w:color="auto" w:fill="auto"/>
            <w:vAlign w:val="center"/>
            <w:hideMark/>
          </w:tcPr>
          <w:p w14:paraId="269F9B24" w14:textId="77777777" w:rsidR="0048642F" w:rsidRPr="0048642F" w:rsidRDefault="0048642F" w:rsidP="00A24B2A">
            <w:pPr>
              <w:jc w:val="center"/>
              <w:rPr>
                <w:sz w:val="12"/>
                <w:szCs w:val="12"/>
              </w:rPr>
            </w:pPr>
            <w:r w:rsidRPr="0048642F">
              <w:rPr>
                <w:sz w:val="12"/>
                <w:szCs w:val="12"/>
              </w:rPr>
              <w:t>0,09 (p= 0,31)</w:t>
            </w:r>
          </w:p>
        </w:tc>
        <w:tc>
          <w:tcPr>
            <w:tcW w:w="523" w:type="dxa"/>
            <w:tcBorders>
              <w:top w:val="nil"/>
              <w:left w:val="nil"/>
              <w:bottom w:val="single" w:sz="8" w:space="0" w:color="CCCCCC"/>
              <w:right w:val="single" w:sz="8" w:space="0" w:color="CCCCCC"/>
            </w:tcBorders>
            <w:shd w:val="clear" w:color="auto" w:fill="auto"/>
            <w:vAlign w:val="center"/>
            <w:hideMark/>
          </w:tcPr>
          <w:p w14:paraId="540F71E5" w14:textId="77777777" w:rsidR="0048642F" w:rsidRPr="0048642F" w:rsidRDefault="0048642F" w:rsidP="00A24B2A">
            <w:pPr>
              <w:jc w:val="center"/>
              <w:rPr>
                <w:sz w:val="12"/>
                <w:szCs w:val="12"/>
              </w:rPr>
            </w:pPr>
            <w:r w:rsidRPr="0048642F">
              <w:rPr>
                <w:sz w:val="12"/>
                <w:szCs w:val="12"/>
              </w:rPr>
              <w:t>0,16 (p= 0,07)</w:t>
            </w:r>
          </w:p>
        </w:tc>
        <w:tc>
          <w:tcPr>
            <w:tcW w:w="505" w:type="dxa"/>
            <w:tcBorders>
              <w:top w:val="nil"/>
              <w:left w:val="nil"/>
              <w:bottom w:val="single" w:sz="8" w:space="0" w:color="CCCCCC"/>
              <w:right w:val="single" w:sz="8" w:space="0" w:color="CCCCCC"/>
            </w:tcBorders>
            <w:shd w:val="clear" w:color="auto" w:fill="auto"/>
            <w:vAlign w:val="center"/>
            <w:hideMark/>
          </w:tcPr>
          <w:p w14:paraId="6F913269" w14:textId="77777777" w:rsidR="0048642F" w:rsidRPr="0048642F" w:rsidRDefault="0048642F" w:rsidP="00A24B2A">
            <w:pPr>
              <w:jc w:val="center"/>
              <w:rPr>
                <w:sz w:val="12"/>
                <w:szCs w:val="12"/>
              </w:rPr>
            </w:pPr>
            <w:r w:rsidRPr="0048642F">
              <w:rPr>
                <w:sz w:val="12"/>
                <w:szCs w:val="12"/>
              </w:rPr>
              <w:t>0,25 (p= 0,00) **</w:t>
            </w:r>
          </w:p>
        </w:tc>
        <w:tc>
          <w:tcPr>
            <w:tcW w:w="523" w:type="dxa"/>
            <w:tcBorders>
              <w:top w:val="nil"/>
              <w:left w:val="nil"/>
              <w:bottom w:val="single" w:sz="8" w:space="0" w:color="CCCCCC"/>
              <w:right w:val="single" w:sz="8" w:space="0" w:color="CCCCCC"/>
            </w:tcBorders>
            <w:shd w:val="clear" w:color="auto" w:fill="auto"/>
            <w:vAlign w:val="center"/>
            <w:hideMark/>
          </w:tcPr>
          <w:p w14:paraId="3047C647" w14:textId="77777777" w:rsidR="0048642F" w:rsidRPr="0048642F" w:rsidRDefault="0048642F" w:rsidP="00A24B2A">
            <w:pPr>
              <w:jc w:val="center"/>
              <w:rPr>
                <w:sz w:val="12"/>
                <w:szCs w:val="12"/>
              </w:rPr>
            </w:pPr>
            <w:r w:rsidRPr="0048642F">
              <w:rPr>
                <w:sz w:val="12"/>
                <w:szCs w:val="12"/>
              </w:rPr>
              <w:t>0,17 (p= 0,06)</w:t>
            </w:r>
          </w:p>
        </w:tc>
        <w:tc>
          <w:tcPr>
            <w:tcW w:w="523" w:type="dxa"/>
            <w:tcBorders>
              <w:top w:val="nil"/>
              <w:left w:val="nil"/>
              <w:bottom w:val="single" w:sz="8" w:space="0" w:color="CCCCCC"/>
              <w:right w:val="single" w:sz="8" w:space="0" w:color="CCCCCC"/>
            </w:tcBorders>
            <w:shd w:val="clear" w:color="auto" w:fill="auto"/>
            <w:vAlign w:val="center"/>
            <w:hideMark/>
          </w:tcPr>
          <w:p w14:paraId="4C8E6D6E" w14:textId="77777777" w:rsidR="0048642F" w:rsidRPr="0048642F" w:rsidRDefault="0048642F" w:rsidP="00A24B2A">
            <w:pPr>
              <w:jc w:val="center"/>
              <w:rPr>
                <w:sz w:val="12"/>
                <w:szCs w:val="12"/>
              </w:rPr>
            </w:pPr>
            <w:r w:rsidRPr="0048642F">
              <w:rPr>
                <w:sz w:val="12"/>
                <w:szCs w:val="12"/>
              </w:rPr>
              <w:t>0,19 (p= 0,03) *</w:t>
            </w:r>
          </w:p>
        </w:tc>
        <w:tc>
          <w:tcPr>
            <w:tcW w:w="523" w:type="dxa"/>
            <w:tcBorders>
              <w:top w:val="nil"/>
              <w:left w:val="nil"/>
              <w:bottom w:val="single" w:sz="8" w:space="0" w:color="CCCCCC"/>
              <w:right w:val="single" w:sz="8" w:space="0" w:color="CCCCCC"/>
            </w:tcBorders>
            <w:shd w:val="clear" w:color="auto" w:fill="auto"/>
            <w:vAlign w:val="center"/>
            <w:hideMark/>
          </w:tcPr>
          <w:p w14:paraId="0F08F46C" w14:textId="77777777" w:rsidR="0048642F" w:rsidRPr="0048642F" w:rsidRDefault="0048642F" w:rsidP="00A24B2A">
            <w:pPr>
              <w:jc w:val="center"/>
              <w:rPr>
                <w:sz w:val="12"/>
                <w:szCs w:val="12"/>
              </w:rPr>
            </w:pPr>
            <w:r w:rsidRPr="0048642F">
              <w:rPr>
                <w:sz w:val="12"/>
                <w:szCs w:val="12"/>
              </w:rPr>
              <w:t>0,18 (p= 0,04) *</w:t>
            </w:r>
          </w:p>
        </w:tc>
        <w:tc>
          <w:tcPr>
            <w:tcW w:w="523" w:type="dxa"/>
            <w:tcBorders>
              <w:top w:val="nil"/>
              <w:left w:val="nil"/>
              <w:bottom w:val="single" w:sz="8" w:space="0" w:color="CCCCCC"/>
              <w:right w:val="single" w:sz="8" w:space="0" w:color="CCCCCC"/>
            </w:tcBorders>
            <w:shd w:val="clear" w:color="auto" w:fill="auto"/>
            <w:vAlign w:val="center"/>
            <w:hideMark/>
          </w:tcPr>
          <w:p w14:paraId="65959671" w14:textId="77777777" w:rsidR="0048642F" w:rsidRPr="0048642F" w:rsidRDefault="0048642F" w:rsidP="00A24B2A">
            <w:pPr>
              <w:jc w:val="center"/>
              <w:rPr>
                <w:sz w:val="12"/>
                <w:szCs w:val="12"/>
              </w:rPr>
            </w:pPr>
            <w:r w:rsidRPr="0048642F">
              <w:rPr>
                <w:sz w:val="12"/>
                <w:szCs w:val="12"/>
              </w:rPr>
              <w:t>0,10 (p= 0,27)</w:t>
            </w:r>
          </w:p>
        </w:tc>
      </w:tr>
      <w:tr w:rsidR="0048642F" w:rsidRPr="0048642F" w14:paraId="4FBF79B4" w14:textId="77777777" w:rsidTr="00A24B2A">
        <w:trPr>
          <w:trHeight w:val="345"/>
        </w:trPr>
        <w:tc>
          <w:tcPr>
            <w:tcW w:w="966"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023C8CD1" w14:textId="77777777" w:rsidR="0048642F" w:rsidRPr="0048642F" w:rsidRDefault="0048642F" w:rsidP="00A24B2A">
            <w:pPr>
              <w:spacing w:line="240" w:lineRule="auto"/>
              <w:jc w:val="center"/>
              <w:rPr>
                <w:rFonts w:eastAsia="Times New Roman"/>
                <w:b/>
                <w:bCs/>
                <w:color w:val="0C343D"/>
                <w:sz w:val="12"/>
                <w:szCs w:val="12"/>
                <w:lang w:val="en-US"/>
              </w:rPr>
            </w:pPr>
            <w:r w:rsidRPr="0048642F">
              <w:rPr>
                <w:rFonts w:eastAsia="Times New Roman"/>
                <w:b/>
                <w:bCs/>
                <w:color w:val="0C343D"/>
                <w:sz w:val="12"/>
                <w:szCs w:val="12"/>
                <w:lang w:val="en-US"/>
              </w:rPr>
              <w:t>Perceived_Moodle_Usefulness_lesson (</w:t>
            </w:r>
            <w:r w:rsidRPr="0048642F">
              <w:rPr>
                <w:rFonts w:eastAsia="Times New Roman"/>
                <w:b/>
                <w:bCs/>
                <w:color w:val="0C343D"/>
                <w:sz w:val="12"/>
                <w:szCs w:val="12"/>
              </w:rPr>
              <w:t>Ισοδιαστημική</w:t>
            </w:r>
            <w:r w:rsidRPr="0048642F">
              <w:rPr>
                <w:rFonts w:eastAsia="Times New Roman"/>
                <w:b/>
                <w:bCs/>
                <w:color w:val="0C343D"/>
                <w:sz w:val="12"/>
                <w:szCs w:val="12"/>
                <w:lang w:val="en-US"/>
              </w:rPr>
              <w:t>)</w:t>
            </w:r>
          </w:p>
        </w:tc>
        <w:tc>
          <w:tcPr>
            <w:tcW w:w="599"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67F2D7BC" w14:textId="77777777" w:rsidR="0048642F" w:rsidRPr="00A24B2A" w:rsidRDefault="00A24B2A" w:rsidP="00A24B2A">
            <w:pPr>
              <w:jc w:val="center"/>
              <w:rPr>
                <w:sz w:val="12"/>
                <w:szCs w:val="12"/>
              </w:rPr>
            </w:pPr>
            <w:r>
              <w:rPr>
                <w:sz w:val="12"/>
                <w:szCs w:val="12"/>
              </w:rPr>
              <w:t>-</w:t>
            </w:r>
          </w:p>
        </w:tc>
        <w:tc>
          <w:tcPr>
            <w:tcW w:w="557" w:type="dxa"/>
            <w:tcBorders>
              <w:top w:val="nil"/>
              <w:left w:val="nil"/>
              <w:bottom w:val="single" w:sz="8" w:space="0" w:color="CCCCCC"/>
              <w:right w:val="single" w:sz="8" w:space="0" w:color="CCCCCC"/>
            </w:tcBorders>
            <w:shd w:val="clear" w:color="auto" w:fill="FFFFFF" w:themeFill="background1"/>
            <w:vAlign w:val="center"/>
            <w:hideMark/>
          </w:tcPr>
          <w:p w14:paraId="6A4B2EC6" w14:textId="77777777" w:rsidR="0048642F" w:rsidRPr="00A24B2A" w:rsidRDefault="00A24B2A" w:rsidP="00A24B2A">
            <w:pPr>
              <w:jc w:val="center"/>
              <w:rPr>
                <w:sz w:val="12"/>
                <w:szCs w:val="12"/>
              </w:rPr>
            </w:pPr>
            <w:r>
              <w:rPr>
                <w:sz w:val="12"/>
                <w:szCs w:val="12"/>
              </w:rPr>
              <w:t>-</w:t>
            </w:r>
          </w:p>
        </w:tc>
        <w:tc>
          <w:tcPr>
            <w:tcW w:w="710" w:type="dxa"/>
            <w:tcBorders>
              <w:top w:val="nil"/>
              <w:left w:val="nil"/>
              <w:bottom w:val="single" w:sz="8" w:space="0" w:color="CCCCCC"/>
              <w:right w:val="single" w:sz="8" w:space="0" w:color="CCCCCC"/>
            </w:tcBorders>
            <w:shd w:val="clear" w:color="auto" w:fill="FFFFFF" w:themeFill="background1"/>
            <w:vAlign w:val="center"/>
            <w:hideMark/>
          </w:tcPr>
          <w:p w14:paraId="614E4CDA" w14:textId="77777777" w:rsidR="0048642F" w:rsidRPr="00A24B2A" w:rsidRDefault="00A24B2A" w:rsidP="00A24B2A">
            <w:pPr>
              <w:jc w:val="center"/>
              <w:rPr>
                <w:sz w:val="12"/>
                <w:szCs w:val="12"/>
              </w:rPr>
            </w:pPr>
            <w:r>
              <w:rPr>
                <w:sz w:val="12"/>
                <w:szCs w:val="12"/>
              </w:rPr>
              <w:t>-</w:t>
            </w:r>
          </w:p>
        </w:tc>
        <w:tc>
          <w:tcPr>
            <w:tcW w:w="886" w:type="dxa"/>
            <w:tcBorders>
              <w:top w:val="nil"/>
              <w:left w:val="nil"/>
              <w:bottom w:val="single" w:sz="8" w:space="0" w:color="CCCCCC"/>
              <w:right w:val="single" w:sz="8" w:space="0" w:color="CCCCCC"/>
            </w:tcBorders>
            <w:shd w:val="clear" w:color="auto" w:fill="FFFFFF" w:themeFill="background1"/>
            <w:vAlign w:val="center"/>
            <w:hideMark/>
          </w:tcPr>
          <w:p w14:paraId="13E728C1" w14:textId="77777777" w:rsidR="0048642F" w:rsidRPr="00A24B2A" w:rsidRDefault="00A24B2A" w:rsidP="00A24B2A">
            <w:pPr>
              <w:jc w:val="center"/>
              <w:rPr>
                <w:sz w:val="12"/>
                <w:szCs w:val="12"/>
              </w:rPr>
            </w:pPr>
            <w:r>
              <w:rPr>
                <w:sz w:val="12"/>
                <w:szCs w:val="12"/>
              </w:rPr>
              <w:t>-</w:t>
            </w:r>
          </w:p>
        </w:tc>
        <w:tc>
          <w:tcPr>
            <w:tcW w:w="915" w:type="dxa"/>
            <w:tcBorders>
              <w:top w:val="nil"/>
              <w:left w:val="nil"/>
              <w:bottom w:val="single" w:sz="8" w:space="0" w:color="CCCCCC"/>
              <w:right w:val="single" w:sz="8" w:space="0" w:color="CCCCCC"/>
            </w:tcBorders>
            <w:shd w:val="clear" w:color="auto" w:fill="FFFFFF" w:themeFill="background1"/>
            <w:vAlign w:val="center"/>
            <w:hideMark/>
          </w:tcPr>
          <w:p w14:paraId="26133A9F" w14:textId="77777777" w:rsidR="0048642F" w:rsidRPr="00A24B2A" w:rsidRDefault="00A24B2A" w:rsidP="00A24B2A">
            <w:pPr>
              <w:jc w:val="center"/>
              <w:rPr>
                <w:sz w:val="12"/>
                <w:szCs w:val="12"/>
              </w:rPr>
            </w:pPr>
            <w:r>
              <w:rPr>
                <w:sz w:val="12"/>
                <w:szCs w:val="12"/>
              </w:rPr>
              <w:t>-</w:t>
            </w:r>
          </w:p>
        </w:tc>
        <w:tc>
          <w:tcPr>
            <w:tcW w:w="669" w:type="dxa"/>
            <w:tcBorders>
              <w:top w:val="nil"/>
              <w:left w:val="nil"/>
              <w:bottom w:val="single" w:sz="8" w:space="0" w:color="CCCCCC"/>
              <w:right w:val="single" w:sz="8" w:space="0" w:color="CCCCCC"/>
            </w:tcBorders>
            <w:shd w:val="clear" w:color="auto" w:fill="FFFFFF" w:themeFill="background1"/>
            <w:vAlign w:val="center"/>
            <w:hideMark/>
          </w:tcPr>
          <w:p w14:paraId="4ABCBCAE" w14:textId="77777777" w:rsidR="0048642F" w:rsidRPr="00A24B2A" w:rsidRDefault="00A24B2A" w:rsidP="00A24B2A">
            <w:pPr>
              <w:jc w:val="center"/>
              <w:rPr>
                <w:sz w:val="12"/>
                <w:szCs w:val="12"/>
              </w:rPr>
            </w:pPr>
            <w:r>
              <w:rPr>
                <w:sz w:val="12"/>
                <w:szCs w:val="12"/>
              </w:rPr>
              <w:t>-</w:t>
            </w:r>
          </w:p>
        </w:tc>
        <w:tc>
          <w:tcPr>
            <w:tcW w:w="965" w:type="dxa"/>
            <w:tcBorders>
              <w:top w:val="nil"/>
              <w:left w:val="nil"/>
              <w:bottom w:val="single" w:sz="8" w:space="0" w:color="CCCCCC"/>
              <w:right w:val="single" w:sz="8" w:space="0" w:color="CCCCCC"/>
            </w:tcBorders>
            <w:shd w:val="clear" w:color="auto" w:fill="FFFFFF" w:themeFill="background1"/>
            <w:vAlign w:val="center"/>
            <w:hideMark/>
          </w:tcPr>
          <w:p w14:paraId="459F2DA9" w14:textId="77777777" w:rsidR="0048642F" w:rsidRPr="0048642F" w:rsidRDefault="0048642F" w:rsidP="00A24B2A">
            <w:pPr>
              <w:jc w:val="center"/>
              <w:rPr>
                <w:sz w:val="12"/>
                <w:szCs w:val="12"/>
              </w:rPr>
            </w:pPr>
            <w:r w:rsidRPr="0048642F">
              <w:rPr>
                <w:sz w:val="12"/>
                <w:szCs w:val="12"/>
              </w:rPr>
              <w:t>-</w:t>
            </w:r>
          </w:p>
        </w:tc>
        <w:tc>
          <w:tcPr>
            <w:tcW w:w="897" w:type="dxa"/>
            <w:tcBorders>
              <w:top w:val="nil"/>
              <w:left w:val="nil"/>
              <w:bottom w:val="single" w:sz="8" w:space="0" w:color="CCCCCC"/>
              <w:right w:val="single" w:sz="8" w:space="0" w:color="CCCCCC"/>
            </w:tcBorders>
            <w:shd w:val="clear" w:color="auto" w:fill="auto"/>
            <w:vAlign w:val="center"/>
            <w:hideMark/>
          </w:tcPr>
          <w:p w14:paraId="06A78D0E" w14:textId="77777777" w:rsidR="0048642F" w:rsidRPr="0048642F" w:rsidRDefault="0048642F" w:rsidP="00A24B2A">
            <w:pPr>
              <w:jc w:val="center"/>
              <w:rPr>
                <w:sz w:val="12"/>
                <w:szCs w:val="12"/>
              </w:rPr>
            </w:pPr>
            <w:r w:rsidRPr="0048642F">
              <w:rPr>
                <w:sz w:val="12"/>
                <w:szCs w:val="12"/>
              </w:rPr>
              <w:t>0,79 (p= 0,00) **</w:t>
            </w:r>
          </w:p>
        </w:tc>
        <w:tc>
          <w:tcPr>
            <w:tcW w:w="558" w:type="dxa"/>
            <w:tcBorders>
              <w:top w:val="nil"/>
              <w:left w:val="nil"/>
              <w:bottom w:val="single" w:sz="8" w:space="0" w:color="CCCCCC"/>
              <w:right w:val="single" w:sz="8" w:space="0" w:color="CCCCCC"/>
            </w:tcBorders>
            <w:shd w:val="clear" w:color="auto" w:fill="auto"/>
            <w:vAlign w:val="center"/>
            <w:hideMark/>
          </w:tcPr>
          <w:p w14:paraId="64DB11B3" w14:textId="77777777" w:rsidR="0048642F" w:rsidRPr="0048642F" w:rsidRDefault="0048642F" w:rsidP="00A24B2A">
            <w:pPr>
              <w:jc w:val="center"/>
              <w:rPr>
                <w:sz w:val="12"/>
                <w:szCs w:val="12"/>
              </w:rPr>
            </w:pPr>
            <w:r w:rsidRPr="0048642F">
              <w:rPr>
                <w:sz w:val="12"/>
                <w:szCs w:val="12"/>
              </w:rPr>
              <w:t>0,21 (p= 0,02) *</w:t>
            </w:r>
          </w:p>
        </w:tc>
        <w:tc>
          <w:tcPr>
            <w:tcW w:w="523" w:type="dxa"/>
            <w:tcBorders>
              <w:top w:val="nil"/>
              <w:left w:val="nil"/>
              <w:bottom w:val="single" w:sz="8" w:space="0" w:color="CCCCCC"/>
              <w:right w:val="single" w:sz="8" w:space="0" w:color="CCCCCC"/>
            </w:tcBorders>
            <w:shd w:val="clear" w:color="auto" w:fill="auto"/>
            <w:vAlign w:val="center"/>
            <w:hideMark/>
          </w:tcPr>
          <w:p w14:paraId="4342E209" w14:textId="77777777" w:rsidR="0048642F" w:rsidRPr="0048642F" w:rsidRDefault="0048642F" w:rsidP="00A24B2A">
            <w:pPr>
              <w:jc w:val="center"/>
              <w:rPr>
                <w:sz w:val="12"/>
                <w:szCs w:val="12"/>
              </w:rPr>
            </w:pPr>
            <w:r w:rsidRPr="0048642F">
              <w:rPr>
                <w:sz w:val="12"/>
                <w:szCs w:val="12"/>
              </w:rPr>
              <w:t>0,26 (p= 0,00) **</w:t>
            </w:r>
          </w:p>
        </w:tc>
        <w:tc>
          <w:tcPr>
            <w:tcW w:w="553" w:type="dxa"/>
            <w:tcBorders>
              <w:top w:val="nil"/>
              <w:left w:val="nil"/>
              <w:bottom w:val="single" w:sz="8" w:space="0" w:color="CCCCCC"/>
              <w:right w:val="single" w:sz="8" w:space="0" w:color="CCCCCC"/>
            </w:tcBorders>
            <w:shd w:val="clear" w:color="auto" w:fill="auto"/>
            <w:vAlign w:val="center"/>
            <w:hideMark/>
          </w:tcPr>
          <w:p w14:paraId="77E63D38" w14:textId="77777777" w:rsidR="0048642F" w:rsidRPr="0048642F" w:rsidRDefault="0048642F" w:rsidP="00A24B2A">
            <w:pPr>
              <w:jc w:val="center"/>
              <w:rPr>
                <w:sz w:val="12"/>
                <w:szCs w:val="12"/>
              </w:rPr>
            </w:pPr>
            <w:r w:rsidRPr="0048642F">
              <w:rPr>
                <w:sz w:val="12"/>
                <w:szCs w:val="12"/>
              </w:rPr>
              <w:t>0,13 (p= 0,15)</w:t>
            </w:r>
          </w:p>
        </w:tc>
        <w:tc>
          <w:tcPr>
            <w:tcW w:w="523" w:type="dxa"/>
            <w:tcBorders>
              <w:top w:val="nil"/>
              <w:left w:val="nil"/>
              <w:bottom w:val="single" w:sz="8" w:space="0" w:color="CCCCCC"/>
              <w:right w:val="single" w:sz="8" w:space="0" w:color="CCCCCC"/>
            </w:tcBorders>
            <w:shd w:val="clear" w:color="auto" w:fill="auto"/>
            <w:vAlign w:val="center"/>
            <w:hideMark/>
          </w:tcPr>
          <w:p w14:paraId="56C79842" w14:textId="77777777" w:rsidR="0048642F" w:rsidRPr="0048642F" w:rsidRDefault="0048642F" w:rsidP="00A24B2A">
            <w:pPr>
              <w:jc w:val="center"/>
              <w:rPr>
                <w:sz w:val="12"/>
                <w:szCs w:val="12"/>
              </w:rPr>
            </w:pPr>
            <w:r w:rsidRPr="0048642F">
              <w:rPr>
                <w:sz w:val="12"/>
                <w:szCs w:val="12"/>
              </w:rPr>
              <w:t>0,26 (p= 0,00) **</w:t>
            </w:r>
          </w:p>
        </w:tc>
        <w:tc>
          <w:tcPr>
            <w:tcW w:w="535" w:type="dxa"/>
            <w:tcBorders>
              <w:top w:val="nil"/>
              <w:left w:val="nil"/>
              <w:bottom w:val="single" w:sz="8" w:space="0" w:color="CCCCCC"/>
              <w:right w:val="single" w:sz="8" w:space="0" w:color="CCCCCC"/>
            </w:tcBorders>
            <w:shd w:val="clear" w:color="auto" w:fill="auto"/>
            <w:vAlign w:val="center"/>
            <w:hideMark/>
          </w:tcPr>
          <w:p w14:paraId="42291330" w14:textId="77777777" w:rsidR="0048642F" w:rsidRPr="0048642F" w:rsidRDefault="0048642F" w:rsidP="00A24B2A">
            <w:pPr>
              <w:jc w:val="center"/>
              <w:rPr>
                <w:sz w:val="12"/>
                <w:szCs w:val="12"/>
              </w:rPr>
            </w:pPr>
            <w:r w:rsidRPr="0048642F">
              <w:rPr>
                <w:sz w:val="12"/>
                <w:szCs w:val="12"/>
              </w:rPr>
              <w:t>0,01 (p= 0,86)</w:t>
            </w:r>
          </w:p>
        </w:tc>
        <w:tc>
          <w:tcPr>
            <w:tcW w:w="523" w:type="dxa"/>
            <w:tcBorders>
              <w:top w:val="nil"/>
              <w:left w:val="nil"/>
              <w:bottom w:val="single" w:sz="8" w:space="0" w:color="CCCCCC"/>
              <w:right w:val="single" w:sz="8" w:space="0" w:color="CCCCCC"/>
            </w:tcBorders>
            <w:shd w:val="clear" w:color="auto" w:fill="auto"/>
            <w:vAlign w:val="center"/>
            <w:hideMark/>
          </w:tcPr>
          <w:p w14:paraId="3CD1F1E7" w14:textId="77777777" w:rsidR="0048642F" w:rsidRPr="0048642F" w:rsidRDefault="0048642F" w:rsidP="00A24B2A">
            <w:pPr>
              <w:jc w:val="center"/>
              <w:rPr>
                <w:sz w:val="12"/>
                <w:szCs w:val="12"/>
              </w:rPr>
            </w:pPr>
            <w:r w:rsidRPr="0048642F">
              <w:rPr>
                <w:sz w:val="12"/>
                <w:szCs w:val="12"/>
              </w:rPr>
              <w:t>0,14 (p= 0,12)</w:t>
            </w:r>
          </w:p>
        </w:tc>
        <w:tc>
          <w:tcPr>
            <w:tcW w:w="523" w:type="dxa"/>
            <w:tcBorders>
              <w:top w:val="nil"/>
              <w:left w:val="nil"/>
              <w:bottom w:val="single" w:sz="8" w:space="0" w:color="CCCCCC"/>
              <w:right w:val="single" w:sz="8" w:space="0" w:color="CCCCCC"/>
            </w:tcBorders>
            <w:shd w:val="clear" w:color="auto" w:fill="auto"/>
            <w:vAlign w:val="center"/>
            <w:hideMark/>
          </w:tcPr>
          <w:p w14:paraId="5D3A001C" w14:textId="77777777" w:rsidR="0048642F" w:rsidRPr="0048642F" w:rsidRDefault="0048642F" w:rsidP="00A24B2A">
            <w:pPr>
              <w:jc w:val="center"/>
              <w:rPr>
                <w:sz w:val="12"/>
                <w:szCs w:val="12"/>
              </w:rPr>
            </w:pPr>
            <w:r w:rsidRPr="0048642F">
              <w:rPr>
                <w:sz w:val="12"/>
                <w:szCs w:val="12"/>
              </w:rPr>
              <w:t>0,08 (p= 0,35)</w:t>
            </w:r>
          </w:p>
        </w:tc>
        <w:tc>
          <w:tcPr>
            <w:tcW w:w="594" w:type="dxa"/>
            <w:tcBorders>
              <w:top w:val="nil"/>
              <w:left w:val="nil"/>
              <w:bottom w:val="single" w:sz="8" w:space="0" w:color="CCCCCC"/>
              <w:right w:val="single" w:sz="8" w:space="0" w:color="CCCCCC"/>
            </w:tcBorders>
            <w:shd w:val="clear" w:color="auto" w:fill="auto"/>
            <w:vAlign w:val="center"/>
            <w:hideMark/>
          </w:tcPr>
          <w:p w14:paraId="1523202B" w14:textId="77777777" w:rsidR="0048642F" w:rsidRPr="0048642F" w:rsidRDefault="0048642F" w:rsidP="00A24B2A">
            <w:pPr>
              <w:jc w:val="center"/>
              <w:rPr>
                <w:sz w:val="12"/>
                <w:szCs w:val="12"/>
              </w:rPr>
            </w:pPr>
            <w:r w:rsidRPr="0048642F">
              <w:rPr>
                <w:sz w:val="12"/>
                <w:szCs w:val="12"/>
              </w:rPr>
              <w:t>0,23 (p= 0,01) *</w:t>
            </w:r>
          </w:p>
        </w:tc>
        <w:tc>
          <w:tcPr>
            <w:tcW w:w="523" w:type="dxa"/>
            <w:tcBorders>
              <w:top w:val="nil"/>
              <w:left w:val="nil"/>
              <w:bottom w:val="single" w:sz="8" w:space="0" w:color="CCCCCC"/>
              <w:right w:val="single" w:sz="8" w:space="0" w:color="CCCCCC"/>
            </w:tcBorders>
            <w:shd w:val="clear" w:color="auto" w:fill="auto"/>
            <w:vAlign w:val="center"/>
            <w:hideMark/>
          </w:tcPr>
          <w:p w14:paraId="7F95DDF8" w14:textId="77777777" w:rsidR="0048642F" w:rsidRPr="0048642F" w:rsidRDefault="0048642F" w:rsidP="00A24B2A">
            <w:pPr>
              <w:jc w:val="center"/>
              <w:rPr>
                <w:sz w:val="12"/>
                <w:szCs w:val="12"/>
              </w:rPr>
            </w:pPr>
            <w:r w:rsidRPr="0048642F">
              <w:rPr>
                <w:sz w:val="12"/>
                <w:szCs w:val="12"/>
              </w:rPr>
              <w:t>0,12 (p= 0,18)</w:t>
            </w:r>
          </w:p>
        </w:tc>
        <w:tc>
          <w:tcPr>
            <w:tcW w:w="505" w:type="dxa"/>
            <w:tcBorders>
              <w:top w:val="nil"/>
              <w:left w:val="nil"/>
              <w:bottom w:val="single" w:sz="8" w:space="0" w:color="CCCCCC"/>
              <w:right w:val="single" w:sz="8" w:space="0" w:color="CCCCCC"/>
            </w:tcBorders>
            <w:shd w:val="clear" w:color="auto" w:fill="auto"/>
            <w:vAlign w:val="center"/>
            <w:hideMark/>
          </w:tcPr>
          <w:p w14:paraId="337176D2" w14:textId="77777777" w:rsidR="0048642F" w:rsidRPr="0048642F" w:rsidRDefault="0048642F" w:rsidP="00A24B2A">
            <w:pPr>
              <w:jc w:val="center"/>
              <w:rPr>
                <w:sz w:val="12"/>
                <w:szCs w:val="12"/>
              </w:rPr>
            </w:pPr>
            <w:r w:rsidRPr="0048642F">
              <w:rPr>
                <w:sz w:val="12"/>
                <w:szCs w:val="12"/>
              </w:rPr>
              <w:t>0,16 (p= 0,06)</w:t>
            </w:r>
          </w:p>
        </w:tc>
        <w:tc>
          <w:tcPr>
            <w:tcW w:w="523" w:type="dxa"/>
            <w:tcBorders>
              <w:top w:val="nil"/>
              <w:left w:val="nil"/>
              <w:bottom w:val="single" w:sz="8" w:space="0" w:color="CCCCCC"/>
              <w:right w:val="single" w:sz="8" w:space="0" w:color="CCCCCC"/>
            </w:tcBorders>
            <w:shd w:val="clear" w:color="auto" w:fill="auto"/>
            <w:vAlign w:val="center"/>
            <w:hideMark/>
          </w:tcPr>
          <w:p w14:paraId="22E8165B" w14:textId="77777777" w:rsidR="0048642F" w:rsidRPr="0048642F" w:rsidRDefault="0048642F" w:rsidP="00A24B2A">
            <w:pPr>
              <w:jc w:val="center"/>
              <w:rPr>
                <w:sz w:val="12"/>
                <w:szCs w:val="12"/>
              </w:rPr>
            </w:pPr>
            <w:r w:rsidRPr="0048642F">
              <w:rPr>
                <w:sz w:val="12"/>
                <w:szCs w:val="12"/>
              </w:rPr>
              <w:t>0,14 (p= 0,13)</w:t>
            </w:r>
          </w:p>
        </w:tc>
        <w:tc>
          <w:tcPr>
            <w:tcW w:w="523" w:type="dxa"/>
            <w:tcBorders>
              <w:top w:val="nil"/>
              <w:left w:val="nil"/>
              <w:bottom w:val="single" w:sz="8" w:space="0" w:color="CCCCCC"/>
              <w:right w:val="single" w:sz="8" w:space="0" w:color="CCCCCC"/>
            </w:tcBorders>
            <w:shd w:val="clear" w:color="auto" w:fill="auto"/>
            <w:vAlign w:val="center"/>
            <w:hideMark/>
          </w:tcPr>
          <w:p w14:paraId="3CAE6026" w14:textId="77777777" w:rsidR="0048642F" w:rsidRPr="0048642F" w:rsidRDefault="0048642F" w:rsidP="00A24B2A">
            <w:pPr>
              <w:jc w:val="center"/>
              <w:rPr>
                <w:sz w:val="12"/>
                <w:szCs w:val="12"/>
              </w:rPr>
            </w:pPr>
            <w:r w:rsidRPr="0048642F">
              <w:rPr>
                <w:sz w:val="12"/>
                <w:szCs w:val="12"/>
              </w:rPr>
              <w:t>0,14 (p= 0,11)</w:t>
            </w:r>
          </w:p>
        </w:tc>
        <w:tc>
          <w:tcPr>
            <w:tcW w:w="523" w:type="dxa"/>
            <w:tcBorders>
              <w:top w:val="nil"/>
              <w:left w:val="nil"/>
              <w:bottom w:val="single" w:sz="8" w:space="0" w:color="CCCCCC"/>
              <w:right w:val="single" w:sz="8" w:space="0" w:color="CCCCCC"/>
            </w:tcBorders>
            <w:shd w:val="clear" w:color="auto" w:fill="auto"/>
            <w:vAlign w:val="center"/>
            <w:hideMark/>
          </w:tcPr>
          <w:p w14:paraId="08AB6966" w14:textId="77777777" w:rsidR="0048642F" w:rsidRPr="0048642F" w:rsidRDefault="0048642F" w:rsidP="00A24B2A">
            <w:pPr>
              <w:jc w:val="center"/>
              <w:rPr>
                <w:sz w:val="12"/>
                <w:szCs w:val="12"/>
              </w:rPr>
            </w:pPr>
            <w:r w:rsidRPr="0048642F">
              <w:rPr>
                <w:sz w:val="12"/>
                <w:szCs w:val="12"/>
              </w:rPr>
              <w:t>0,16 (p= 0,07)</w:t>
            </w:r>
          </w:p>
        </w:tc>
        <w:tc>
          <w:tcPr>
            <w:tcW w:w="523" w:type="dxa"/>
            <w:tcBorders>
              <w:top w:val="nil"/>
              <w:left w:val="nil"/>
              <w:bottom w:val="single" w:sz="8" w:space="0" w:color="CCCCCC"/>
              <w:right w:val="single" w:sz="8" w:space="0" w:color="CCCCCC"/>
            </w:tcBorders>
            <w:shd w:val="clear" w:color="auto" w:fill="auto"/>
            <w:vAlign w:val="center"/>
            <w:hideMark/>
          </w:tcPr>
          <w:p w14:paraId="32F72E7F" w14:textId="77777777" w:rsidR="0048642F" w:rsidRPr="0048642F" w:rsidRDefault="0048642F" w:rsidP="00A24B2A">
            <w:pPr>
              <w:jc w:val="center"/>
              <w:rPr>
                <w:sz w:val="12"/>
                <w:szCs w:val="12"/>
              </w:rPr>
            </w:pPr>
            <w:r w:rsidRPr="0048642F">
              <w:rPr>
                <w:sz w:val="12"/>
                <w:szCs w:val="12"/>
              </w:rPr>
              <w:t>0,12 (p= 0,18)</w:t>
            </w:r>
          </w:p>
        </w:tc>
      </w:tr>
      <w:tr w:rsidR="0048642F" w:rsidRPr="0048642F" w14:paraId="1A8E29B1" w14:textId="77777777" w:rsidTr="00A24B2A">
        <w:trPr>
          <w:trHeight w:val="345"/>
        </w:trPr>
        <w:tc>
          <w:tcPr>
            <w:tcW w:w="966"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7FACD7BC" w14:textId="77777777" w:rsidR="0048642F" w:rsidRPr="0048642F" w:rsidRDefault="0048642F"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Perceived_Usefulness_assignment (Ισοδιαστημική)</w:t>
            </w:r>
          </w:p>
        </w:tc>
        <w:tc>
          <w:tcPr>
            <w:tcW w:w="599"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24DD5656" w14:textId="77777777" w:rsidR="0048642F" w:rsidRPr="0048642F" w:rsidRDefault="00A24B2A" w:rsidP="00A24B2A">
            <w:pPr>
              <w:jc w:val="center"/>
              <w:rPr>
                <w:sz w:val="12"/>
                <w:szCs w:val="12"/>
              </w:rPr>
            </w:pPr>
            <w:r>
              <w:rPr>
                <w:sz w:val="12"/>
                <w:szCs w:val="12"/>
              </w:rPr>
              <w:t>-</w:t>
            </w:r>
          </w:p>
        </w:tc>
        <w:tc>
          <w:tcPr>
            <w:tcW w:w="557" w:type="dxa"/>
            <w:tcBorders>
              <w:top w:val="nil"/>
              <w:left w:val="nil"/>
              <w:bottom w:val="single" w:sz="8" w:space="0" w:color="CCCCCC"/>
              <w:right w:val="single" w:sz="8" w:space="0" w:color="CCCCCC"/>
            </w:tcBorders>
            <w:shd w:val="clear" w:color="auto" w:fill="FFFFFF" w:themeFill="background1"/>
            <w:vAlign w:val="center"/>
            <w:hideMark/>
          </w:tcPr>
          <w:p w14:paraId="5A45F1A4" w14:textId="77777777" w:rsidR="0048642F" w:rsidRPr="0048642F" w:rsidRDefault="00A24B2A" w:rsidP="00A24B2A">
            <w:pPr>
              <w:jc w:val="center"/>
              <w:rPr>
                <w:sz w:val="12"/>
                <w:szCs w:val="12"/>
              </w:rPr>
            </w:pPr>
            <w:r>
              <w:rPr>
                <w:sz w:val="12"/>
                <w:szCs w:val="12"/>
              </w:rPr>
              <w:t>-</w:t>
            </w:r>
          </w:p>
        </w:tc>
        <w:tc>
          <w:tcPr>
            <w:tcW w:w="710" w:type="dxa"/>
            <w:tcBorders>
              <w:top w:val="nil"/>
              <w:left w:val="nil"/>
              <w:bottom w:val="single" w:sz="8" w:space="0" w:color="CCCCCC"/>
              <w:right w:val="single" w:sz="8" w:space="0" w:color="CCCCCC"/>
            </w:tcBorders>
            <w:shd w:val="clear" w:color="auto" w:fill="FFFFFF" w:themeFill="background1"/>
            <w:vAlign w:val="center"/>
            <w:hideMark/>
          </w:tcPr>
          <w:p w14:paraId="4853F698" w14:textId="77777777" w:rsidR="0048642F" w:rsidRPr="0048642F" w:rsidRDefault="00A24B2A" w:rsidP="00A24B2A">
            <w:pPr>
              <w:jc w:val="center"/>
              <w:rPr>
                <w:sz w:val="12"/>
                <w:szCs w:val="12"/>
              </w:rPr>
            </w:pPr>
            <w:r>
              <w:rPr>
                <w:sz w:val="12"/>
                <w:szCs w:val="12"/>
              </w:rPr>
              <w:t>-</w:t>
            </w:r>
          </w:p>
        </w:tc>
        <w:tc>
          <w:tcPr>
            <w:tcW w:w="886" w:type="dxa"/>
            <w:tcBorders>
              <w:top w:val="nil"/>
              <w:left w:val="nil"/>
              <w:bottom w:val="single" w:sz="8" w:space="0" w:color="CCCCCC"/>
              <w:right w:val="single" w:sz="8" w:space="0" w:color="CCCCCC"/>
            </w:tcBorders>
            <w:shd w:val="clear" w:color="auto" w:fill="FFFFFF" w:themeFill="background1"/>
            <w:vAlign w:val="center"/>
            <w:hideMark/>
          </w:tcPr>
          <w:p w14:paraId="58281323" w14:textId="77777777" w:rsidR="0048642F" w:rsidRPr="0048642F" w:rsidRDefault="00A24B2A" w:rsidP="00A24B2A">
            <w:pPr>
              <w:jc w:val="center"/>
              <w:rPr>
                <w:sz w:val="12"/>
                <w:szCs w:val="12"/>
              </w:rPr>
            </w:pPr>
            <w:r>
              <w:rPr>
                <w:sz w:val="12"/>
                <w:szCs w:val="12"/>
              </w:rPr>
              <w:t>-</w:t>
            </w:r>
          </w:p>
        </w:tc>
        <w:tc>
          <w:tcPr>
            <w:tcW w:w="915" w:type="dxa"/>
            <w:tcBorders>
              <w:top w:val="nil"/>
              <w:left w:val="nil"/>
              <w:bottom w:val="single" w:sz="8" w:space="0" w:color="CCCCCC"/>
              <w:right w:val="single" w:sz="8" w:space="0" w:color="CCCCCC"/>
            </w:tcBorders>
            <w:shd w:val="clear" w:color="auto" w:fill="FFFFFF" w:themeFill="background1"/>
            <w:vAlign w:val="center"/>
            <w:hideMark/>
          </w:tcPr>
          <w:p w14:paraId="14731177" w14:textId="77777777" w:rsidR="0048642F" w:rsidRPr="0048642F" w:rsidRDefault="00A24B2A" w:rsidP="00A24B2A">
            <w:pPr>
              <w:jc w:val="center"/>
              <w:rPr>
                <w:sz w:val="12"/>
                <w:szCs w:val="12"/>
              </w:rPr>
            </w:pPr>
            <w:r>
              <w:rPr>
                <w:sz w:val="12"/>
                <w:szCs w:val="12"/>
              </w:rPr>
              <w:t>-</w:t>
            </w:r>
          </w:p>
        </w:tc>
        <w:tc>
          <w:tcPr>
            <w:tcW w:w="669" w:type="dxa"/>
            <w:tcBorders>
              <w:top w:val="nil"/>
              <w:left w:val="nil"/>
              <w:bottom w:val="single" w:sz="8" w:space="0" w:color="CCCCCC"/>
              <w:right w:val="single" w:sz="8" w:space="0" w:color="CCCCCC"/>
            </w:tcBorders>
            <w:shd w:val="clear" w:color="auto" w:fill="FFFFFF" w:themeFill="background1"/>
            <w:vAlign w:val="center"/>
            <w:hideMark/>
          </w:tcPr>
          <w:p w14:paraId="1D71BD5A" w14:textId="77777777" w:rsidR="0048642F" w:rsidRPr="0048642F" w:rsidRDefault="00A24B2A" w:rsidP="00A24B2A">
            <w:pPr>
              <w:jc w:val="center"/>
              <w:rPr>
                <w:sz w:val="12"/>
                <w:szCs w:val="12"/>
              </w:rPr>
            </w:pPr>
            <w:r>
              <w:rPr>
                <w:sz w:val="12"/>
                <w:szCs w:val="12"/>
              </w:rPr>
              <w:t>-</w:t>
            </w:r>
          </w:p>
        </w:tc>
        <w:tc>
          <w:tcPr>
            <w:tcW w:w="965" w:type="dxa"/>
            <w:tcBorders>
              <w:top w:val="nil"/>
              <w:left w:val="nil"/>
              <w:bottom w:val="single" w:sz="8" w:space="0" w:color="CCCCCC"/>
              <w:right w:val="single" w:sz="8" w:space="0" w:color="CCCCCC"/>
            </w:tcBorders>
            <w:shd w:val="clear" w:color="auto" w:fill="FFFFFF" w:themeFill="background1"/>
            <w:vAlign w:val="center"/>
            <w:hideMark/>
          </w:tcPr>
          <w:p w14:paraId="2F79E53C" w14:textId="77777777" w:rsidR="0048642F" w:rsidRPr="0048642F" w:rsidRDefault="00A24B2A" w:rsidP="00A24B2A">
            <w:pPr>
              <w:jc w:val="center"/>
              <w:rPr>
                <w:sz w:val="12"/>
                <w:szCs w:val="12"/>
              </w:rPr>
            </w:pPr>
            <w:r>
              <w:rPr>
                <w:sz w:val="12"/>
                <w:szCs w:val="12"/>
              </w:rPr>
              <w:t>-</w:t>
            </w:r>
          </w:p>
        </w:tc>
        <w:tc>
          <w:tcPr>
            <w:tcW w:w="897" w:type="dxa"/>
            <w:tcBorders>
              <w:top w:val="nil"/>
              <w:left w:val="nil"/>
              <w:bottom w:val="single" w:sz="8" w:space="0" w:color="CCCCCC"/>
              <w:right w:val="single" w:sz="8" w:space="0" w:color="CCCCCC"/>
            </w:tcBorders>
            <w:shd w:val="clear" w:color="auto" w:fill="FFFFFF" w:themeFill="background1"/>
            <w:vAlign w:val="center"/>
            <w:hideMark/>
          </w:tcPr>
          <w:p w14:paraId="725C09D5" w14:textId="77777777" w:rsidR="0048642F" w:rsidRPr="0048642F" w:rsidRDefault="0048642F" w:rsidP="00A24B2A">
            <w:pPr>
              <w:jc w:val="center"/>
              <w:rPr>
                <w:sz w:val="12"/>
                <w:szCs w:val="12"/>
              </w:rPr>
            </w:pPr>
            <w:r w:rsidRPr="0048642F">
              <w:rPr>
                <w:sz w:val="12"/>
                <w:szCs w:val="12"/>
              </w:rPr>
              <w:t>-</w:t>
            </w:r>
          </w:p>
        </w:tc>
        <w:tc>
          <w:tcPr>
            <w:tcW w:w="558" w:type="dxa"/>
            <w:tcBorders>
              <w:top w:val="nil"/>
              <w:left w:val="nil"/>
              <w:bottom w:val="single" w:sz="8" w:space="0" w:color="CCCCCC"/>
              <w:right w:val="single" w:sz="8" w:space="0" w:color="CCCCCC"/>
            </w:tcBorders>
            <w:shd w:val="clear" w:color="auto" w:fill="auto"/>
            <w:vAlign w:val="center"/>
            <w:hideMark/>
          </w:tcPr>
          <w:p w14:paraId="4FF224D1" w14:textId="77777777" w:rsidR="0048642F" w:rsidRPr="0048642F" w:rsidRDefault="0048642F" w:rsidP="00A24B2A">
            <w:pPr>
              <w:jc w:val="center"/>
              <w:rPr>
                <w:sz w:val="12"/>
                <w:szCs w:val="12"/>
              </w:rPr>
            </w:pPr>
            <w:r w:rsidRPr="0048642F">
              <w:rPr>
                <w:sz w:val="12"/>
                <w:szCs w:val="12"/>
              </w:rPr>
              <w:t>0,13 (p= 0,14)</w:t>
            </w:r>
          </w:p>
        </w:tc>
        <w:tc>
          <w:tcPr>
            <w:tcW w:w="523" w:type="dxa"/>
            <w:tcBorders>
              <w:top w:val="nil"/>
              <w:left w:val="nil"/>
              <w:bottom w:val="single" w:sz="8" w:space="0" w:color="CCCCCC"/>
              <w:right w:val="single" w:sz="8" w:space="0" w:color="CCCCCC"/>
            </w:tcBorders>
            <w:shd w:val="clear" w:color="auto" w:fill="auto"/>
            <w:vAlign w:val="center"/>
            <w:hideMark/>
          </w:tcPr>
          <w:p w14:paraId="177B4A42" w14:textId="77777777" w:rsidR="0048642F" w:rsidRPr="0048642F" w:rsidRDefault="0048642F" w:rsidP="00A24B2A">
            <w:pPr>
              <w:jc w:val="center"/>
              <w:rPr>
                <w:sz w:val="12"/>
                <w:szCs w:val="12"/>
              </w:rPr>
            </w:pPr>
            <w:r w:rsidRPr="0048642F">
              <w:rPr>
                <w:sz w:val="12"/>
                <w:szCs w:val="12"/>
              </w:rPr>
              <w:t>0,20 (p= 0,02) *</w:t>
            </w:r>
          </w:p>
        </w:tc>
        <w:tc>
          <w:tcPr>
            <w:tcW w:w="553" w:type="dxa"/>
            <w:tcBorders>
              <w:top w:val="nil"/>
              <w:left w:val="nil"/>
              <w:bottom w:val="single" w:sz="8" w:space="0" w:color="CCCCCC"/>
              <w:right w:val="single" w:sz="8" w:space="0" w:color="CCCCCC"/>
            </w:tcBorders>
            <w:shd w:val="clear" w:color="auto" w:fill="auto"/>
            <w:vAlign w:val="center"/>
            <w:hideMark/>
          </w:tcPr>
          <w:p w14:paraId="6FDC81C4" w14:textId="77777777" w:rsidR="0048642F" w:rsidRPr="0048642F" w:rsidRDefault="0048642F" w:rsidP="00A24B2A">
            <w:pPr>
              <w:jc w:val="center"/>
              <w:rPr>
                <w:sz w:val="12"/>
                <w:szCs w:val="12"/>
              </w:rPr>
            </w:pPr>
            <w:r w:rsidRPr="0048642F">
              <w:rPr>
                <w:sz w:val="12"/>
                <w:szCs w:val="12"/>
              </w:rPr>
              <w:t>0,10 (p= 0,24)</w:t>
            </w:r>
          </w:p>
        </w:tc>
        <w:tc>
          <w:tcPr>
            <w:tcW w:w="523" w:type="dxa"/>
            <w:tcBorders>
              <w:top w:val="nil"/>
              <w:left w:val="nil"/>
              <w:bottom w:val="single" w:sz="8" w:space="0" w:color="CCCCCC"/>
              <w:right w:val="single" w:sz="8" w:space="0" w:color="CCCCCC"/>
            </w:tcBorders>
            <w:shd w:val="clear" w:color="auto" w:fill="auto"/>
            <w:vAlign w:val="center"/>
            <w:hideMark/>
          </w:tcPr>
          <w:p w14:paraId="796B3A74" w14:textId="77777777" w:rsidR="0048642F" w:rsidRPr="0048642F" w:rsidRDefault="0048642F" w:rsidP="00A24B2A">
            <w:pPr>
              <w:jc w:val="center"/>
              <w:rPr>
                <w:sz w:val="12"/>
                <w:szCs w:val="12"/>
              </w:rPr>
            </w:pPr>
            <w:r w:rsidRPr="0048642F">
              <w:rPr>
                <w:sz w:val="12"/>
                <w:szCs w:val="12"/>
              </w:rPr>
              <w:t>0,22 (p= 0,01) *</w:t>
            </w:r>
          </w:p>
        </w:tc>
        <w:tc>
          <w:tcPr>
            <w:tcW w:w="535" w:type="dxa"/>
            <w:tcBorders>
              <w:top w:val="nil"/>
              <w:left w:val="nil"/>
              <w:bottom w:val="single" w:sz="8" w:space="0" w:color="CCCCCC"/>
              <w:right w:val="single" w:sz="8" w:space="0" w:color="CCCCCC"/>
            </w:tcBorders>
            <w:shd w:val="clear" w:color="auto" w:fill="auto"/>
            <w:vAlign w:val="center"/>
            <w:hideMark/>
          </w:tcPr>
          <w:p w14:paraId="21AE76E5" w14:textId="77777777" w:rsidR="0048642F" w:rsidRPr="0048642F" w:rsidRDefault="0048642F" w:rsidP="00A24B2A">
            <w:pPr>
              <w:jc w:val="center"/>
              <w:rPr>
                <w:sz w:val="12"/>
                <w:szCs w:val="12"/>
              </w:rPr>
            </w:pPr>
            <w:r w:rsidRPr="0048642F">
              <w:rPr>
                <w:sz w:val="12"/>
                <w:szCs w:val="12"/>
              </w:rPr>
              <w:t>-0,10 (p= 0,24)</w:t>
            </w:r>
          </w:p>
        </w:tc>
        <w:tc>
          <w:tcPr>
            <w:tcW w:w="523" w:type="dxa"/>
            <w:tcBorders>
              <w:top w:val="nil"/>
              <w:left w:val="nil"/>
              <w:bottom w:val="single" w:sz="8" w:space="0" w:color="CCCCCC"/>
              <w:right w:val="single" w:sz="8" w:space="0" w:color="CCCCCC"/>
            </w:tcBorders>
            <w:shd w:val="clear" w:color="auto" w:fill="auto"/>
            <w:vAlign w:val="center"/>
            <w:hideMark/>
          </w:tcPr>
          <w:p w14:paraId="3D13E152" w14:textId="77777777" w:rsidR="0048642F" w:rsidRPr="0048642F" w:rsidRDefault="0048642F" w:rsidP="00A24B2A">
            <w:pPr>
              <w:jc w:val="center"/>
              <w:rPr>
                <w:sz w:val="12"/>
                <w:szCs w:val="12"/>
              </w:rPr>
            </w:pPr>
            <w:r w:rsidRPr="0048642F">
              <w:rPr>
                <w:sz w:val="12"/>
                <w:szCs w:val="12"/>
              </w:rPr>
              <w:t>0,10 (p= 0,26)</w:t>
            </w:r>
          </w:p>
        </w:tc>
        <w:tc>
          <w:tcPr>
            <w:tcW w:w="523" w:type="dxa"/>
            <w:tcBorders>
              <w:top w:val="nil"/>
              <w:left w:val="nil"/>
              <w:bottom w:val="single" w:sz="8" w:space="0" w:color="CCCCCC"/>
              <w:right w:val="single" w:sz="8" w:space="0" w:color="CCCCCC"/>
            </w:tcBorders>
            <w:shd w:val="clear" w:color="auto" w:fill="auto"/>
            <w:vAlign w:val="center"/>
            <w:hideMark/>
          </w:tcPr>
          <w:p w14:paraId="3EB7CE1F" w14:textId="77777777" w:rsidR="0048642F" w:rsidRPr="0048642F" w:rsidRDefault="0048642F" w:rsidP="00A24B2A">
            <w:pPr>
              <w:jc w:val="center"/>
              <w:rPr>
                <w:sz w:val="12"/>
                <w:szCs w:val="12"/>
              </w:rPr>
            </w:pPr>
            <w:r w:rsidRPr="0048642F">
              <w:rPr>
                <w:sz w:val="12"/>
                <w:szCs w:val="12"/>
              </w:rPr>
              <w:t>0,03 (p= 0,71)</w:t>
            </w:r>
          </w:p>
        </w:tc>
        <w:tc>
          <w:tcPr>
            <w:tcW w:w="594" w:type="dxa"/>
            <w:tcBorders>
              <w:top w:val="nil"/>
              <w:left w:val="nil"/>
              <w:bottom w:val="single" w:sz="8" w:space="0" w:color="CCCCCC"/>
              <w:right w:val="single" w:sz="8" w:space="0" w:color="CCCCCC"/>
            </w:tcBorders>
            <w:shd w:val="clear" w:color="auto" w:fill="auto"/>
            <w:vAlign w:val="center"/>
            <w:hideMark/>
          </w:tcPr>
          <w:p w14:paraId="2C6B521B" w14:textId="77777777" w:rsidR="0048642F" w:rsidRPr="0048642F" w:rsidRDefault="0048642F" w:rsidP="00A24B2A">
            <w:pPr>
              <w:jc w:val="center"/>
              <w:rPr>
                <w:sz w:val="12"/>
                <w:szCs w:val="12"/>
              </w:rPr>
            </w:pPr>
            <w:r w:rsidRPr="0048642F">
              <w:rPr>
                <w:sz w:val="12"/>
                <w:szCs w:val="12"/>
              </w:rPr>
              <w:t>0,14 (p= 0,11)</w:t>
            </w:r>
          </w:p>
        </w:tc>
        <w:tc>
          <w:tcPr>
            <w:tcW w:w="523" w:type="dxa"/>
            <w:tcBorders>
              <w:top w:val="nil"/>
              <w:left w:val="nil"/>
              <w:bottom w:val="single" w:sz="8" w:space="0" w:color="CCCCCC"/>
              <w:right w:val="single" w:sz="8" w:space="0" w:color="CCCCCC"/>
            </w:tcBorders>
            <w:shd w:val="clear" w:color="auto" w:fill="auto"/>
            <w:vAlign w:val="center"/>
            <w:hideMark/>
          </w:tcPr>
          <w:p w14:paraId="2C399D4B" w14:textId="77777777" w:rsidR="0048642F" w:rsidRPr="0048642F" w:rsidRDefault="0048642F" w:rsidP="00A24B2A">
            <w:pPr>
              <w:jc w:val="center"/>
              <w:rPr>
                <w:sz w:val="12"/>
                <w:szCs w:val="12"/>
              </w:rPr>
            </w:pPr>
            <w:r w:rsidRPr="0048642F">
              <w:rPr>
                <w:sz w:val="12"/>
                <w:szCs w:val="12"/>
              </w:rPr>
              <w:t>0,07 (p= 0,41)</w:t>
            </w:r>
          </w:p>
        </w:tc>
        <w:tc>
          <w:tcPr>
            <w:tcW w:w="505" w:type="dxa"/>
            <w:tcBorders>
              <w:top w:val="nil"/>
              <w:left w:val="nil"/>
              <w:bottom w:val="single" w:sz="8" w:space="0" w:color="CCCCCC"/>
              <w:right w:val="single" w:sz="8" w:space="0" w:color="CCCCCC"/>
            </w:tcBorders>
            <w:shd w:val="clear" w:color="auto" w:fill="auto"/>
            <w:vAlign w:val="center"/>
            <w:hideMark/>
          </w:tcPr>
          <w:p w14:paraId="395404A9" w14:textId="77777777" w:rsidR="0048642F" w:rsidRPr="0048642F" w:rsidRDefault="0048642F" w:rsidP="00A24B2A">
            <w:pPr>
              <w:jc w:val="center"/>
              <w:rPr>
                <w:sz w:val="12"/>
                <w:szCs w:val="12"/>
              </w:rPr>
            </w:pPr>
            <w:r w:rsidRPr="0048642F">
              <w:rPr>
                <w:sz w:val="12"/>
                <w:szCs w:val="12"/>
              </w:rPr>
              <w:t>0,10 (p= 0,24)</w:t>
            </w:r>
          </w:p>
        </w:tc>
        <w:tc>
          <w:tcPr>
            <w:tcW w:w="523" w:type="dxa"/>
            <w:tcBorders>
              <w:top w:val="nil"/>
              <w:left w:val="nil"/>
              <w:bottom w:val="single" w:sz="8" w:space="0" w:color="CCCCCC"/>
              <w:right w:val="single" w:sz="8" w:space="0" w:color="CCCCCC"/>
            </w:tcBorders>
            <w:shd w:val="clear" w:color="auto" w:fill="auto"/>
            <w:vAlign w:val="center"/>
            <w:hideMark/>
          </w:tcPr>
          <w:p w14:paraId="6743ACFF" w14:textId="77777777" w:rsidR="0048642F" w:rsidRPr="0048642F" w:rsidRDefault="0048642F" w:rsidP="00A24B2A">
            <w:pPr>
              <w:jc w:val="center"/>
              <w:rPr>
                <w:sz w:val="12"/>
                <w:szCs w:val="12"/>
              </w:rPr>
            </w:pPr>
            <w:r w:rsidRPr="0048642F">
              <w:rPr>
                <w:sz w:val="12"/>
                <w:szCs w:val="12"/>
              </w:rPr>
              <w:t>0,12 (p= 0,19)</w:t>
            </w:r>
          </w:p>
        </w:tc>
        <w:tc>
          <w:tcPr>
            <w:tcW w:w="523" w:type="dxa"/>
            <w:tcBorders>
              <w:top w:val="nil"/>
              <w:left w:val="nil"/>
              <w:bottom w:val="single" w:sz="8" w:space="0" w:color="CCCCCC"/>
              <w:right w:val="single" w:sz="8" w:space="0" w:color="CCCCCC"/>
            </w:tcBorders>
            <w:shd w:val="clear" w:color="auto" w:fill="auto"/>
            <w:vAlign w:val="center"/>
            <w:hideMark/>
          </w:tcPr>
          <w:p w14:paraId="2A50982B" w14:textId="77777777" w:rsidR="0048642F" w:rsidRPr="0048642F" w:rsidRDefault="0048642F" w:rsidP="00A24B2A">
            <w:pPr>
              <w:jc w:val="center"/>
              <w:rPr>
                <w:sz w:val="12"/>
                <w:szCs w:val="12"/>
              </w:rPr>
            </w:pPr>
            <w:r w:rsidRPr="0048642F">
              <w:rPr>
                <w:sz w:val="12"/>
                <w:szCs w:val="12"/>
              </w:rPr>
              <w:t>0,11 (p= 0,22)</w:t>
            </w:r>
          </w:p>
        </w:tc>
        <w:tc>
          <w:tcPr>
            <w:tcW w:w="523" w:type="dxa"/>
            <w:tcBorders>
              <w:top w:val="nil"/>
              <w:left w:val="nil"/>
              <w:bottom w:val="single" w:sz="8" w:space="0" w:color="CCCCCC"/>
              <w:right w:val="single" w:sz="8" w:space="0" w:color="CCCCCC"/>
            </w:tcBorders>
            <w:shd w:val="clear" w:color="auto" w:fill="auto"/>
            <w:vAlign w:val="center"/>
            <w:hideMark/>
          </w:tcPr>
          <w:p w14:paraId="70EA61D1" w14:textId="77777777" w:rsidR="0048642F" w:rsidRPr="0048642F" w:rsidRDefault="0048642F" w:rsidP="00A24B2A">
            <w:pPr>
              <w:jc w:val="center"/>
              <w:rPr>
                <w:sz w:val="12"/>
                <w:szCs w:val="12"/>
              </w:rPr>
            </w:pPr>
            <w:r w:rsidRPr="0048642F">
              <w:rPr>
                <w:sz w:val="12"/>
                <w:szCs w:val="12"/>
              </w:rPr>
              <w:t>0,10 (p= 0,25)</w:t>
            </w:r>
          </w:p>
        </w:tc>
        <w:tc>
          <w:tcPr>
            <w:tcW w:w="523" w:type="dxa"/>
            <w:tcBorders>
              <w:top w:val="nil"/>
              <w:left w:val="nil"/>
              <w:bottom w:val="single" w:sz="8" w:space="0" w:color="CCCCCC"/>
              <w:right w:val="single" w:sz="8" w:space="0" w:color="CCCCCC"/>
            </w:tcBorders>
            <w:shd w:val="clear" w:color="auto" w:fill="auto"/>
            <w:vAlign w:val="center"/>
            <w:hideMark/>
          </w:tcPr>
          <w:p w14:paraId="6AB7719B" w14:textId="77777777" w:rsidR="0048642F" w:rsidRPr="0048642F" w:rsidRDefault="0048642F" w:rsidP="00A24B2A">
            <w:pPr>
              <w:jc w:val="center"/>
              <w:rPr>
                <w:sz w:val="12"/>
                <w:szCs w:val="12"/>
              </w:rPr>
            </w:pPr>
            <w:r w:rsidRPr="0048642F">
              <w:rPr>
                <w:sz w:val="12"/>
                <w:szCs w:val="12"/>
              </w:rPr>
              <w:t>0,08 (p= 0,35)</w:t>
            </w:r>
          </w:p>
        </w:tc>
      </w:tr>
      <w:tr w:rsidR="0048642F" w:rsidRPr="0048642F" w14:paraId="6A2A95F3" w14:textId="77777777" w:rsidTr="00A24B2A">
        <w:trPr>
          <w:trHeight w:val="1253"/>
        </w:trPr>
        <w:tc>
          <w:tcPr>
            <w:tcW w:w="966"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5AE231BB" w14:textId="77777777" w:rsidR="0048642F" w:rsidRPr="0048642F" w:rsidRDefault="0048642F" w:rsidP="00A24B2A">
            <w:pPr>
              <w:spacing w:line="240" w:lineRule="auto"/>
              <w:jc w:val="center"/>
              <w:rPr>
                <w:rFonts w:eastAsia="Times New Roman"/>
                <w:b/>
                <w:bCs/>
                <w:color w:val="660000"/>
                <w:sz w:val="12"/>
                <w:szCs w:val="12"/>
              </w:rPr>
            </w:pPr>
            <w:r w:rsidRPr="0048642F">
              <w:rPr>
                <w:rFonts w:eastAsia="Times New Roman"/>
                <w:b/>
                <w:bCs/>
                <w:color w:val="660000"/>
                <w:sz w:val="12"/>
                <w:szCs w:val="12"/>
              </w:rPr>
              <w:t>Spectrum_of_use (Ισοδιαστημική)</w:t>
            </w:r>
          </w:p>
        </w:tc>
        <w:tc>
          <w:tcPr>
            <w:tcW w:w="599"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329AC93F" w14:textId="77777777" w:rsidR="0048642F" w:rsidRPr="0048642F" w:rsidRDefault="00A24B2A" w:rsidP="00A24B2A">
            <w:pPr>
              <w:jc w:val="center"/>
              <w:rPr>
                <w:sz w:val="12"/>
                <w:szCs w:val="12"/>
              </w:rPr>
            </w:pPr>
            <w:r>
              <w:rPr>
                <w:sz w:val="12"/>
                <w:szCs w:val="12"/>
              </w:rPr>
              <w:t>-</w:t>
            </w:r>
          </w:p>
        </w:tc>
        <w:tc>
          <w:tcPr>
            <w:tcW w:w="557" w:type="dxa"/>
            <w:tcBorders>
              <w:top w:val="nil"/>
              <w:left w:val="nil"/>
              <w:bottom w:val="single" w:sz="8" w:space="0" w:color="CCCCCC"/>
              <w:right w:val="single" w:sz="8" w:space="0" w:color="CCCCCC"/>
            </w:tcBorders>
            <w:shd w:val="clear" w:color="auto" w:fill="FFFFFF" w:themeFill="background1"/>
            <w:vAlign w:val="center"/>
            <w:hideMark/>
          </w:tcPr>
          <w:p w14:paraId="77274874" w14:textId="77777777" w:rsidR="0048642F" w:rsidRPr="0048642F" w:rsidRDefault="00A24B2A" w:rsidP="00A24B2A">
            <w:pPr>
              <w:jc w:val="center"/>
              <w:rPr>
                <w:sz w:val="12"/>
                <w:szCs w:val="12"/>
              </w:rPr>
            </w:pPr>
            <w:r>
              <w:rPr>
                <w:sz w:val="12"/>
                <w:szCs w:val="12"/>
              </w:rPr>
              <w:t>-</w:t>
            </w:r>
          </w:p>
        </w:tc>
        <w:tc>
          <w:tcPr>
            <w:tcW w:w="710" w:type="dxa"/>
            <w:tcBorders>
              <w:top w:val="nil"/>
              <w:left w:val="nil"/>
              <w:bottom w:val="single" w:sz="8" w:space="0" w:color="CCCCCC"/>
              <w:right w:val="single" w:sz="8" w:space="0" w:color="CCCCCC"/>
            </w:tcBorders>
            <w:shd w:val="clear" w:color="auto" w:fill="FFFFFF" w:themeFill="background1"/>
            <w:vAlign w:val="center"/>
            <w:hideMark/>
          </w:tcPr>
          <w:p w14:paraId="391390CA" w14:textId="77777777" w:rsidR="0048642F" w:rsidRPr="0048642F" w:rsidRDefault="00A24B2A" w:rsidP="00A24B2A">
            <w:pPr>
              <w:jc w:val="center"/>
              <w:rPr>
                <w:sz w:val="12"/>
                <w:szCs w:val="12"/>
              </w:rPr>
            </w:pPr>
            <w:r>
              <w:rPr>
                <w:sz w:val="12"/>
                <w:szCs w:val="12"/>
              </w:rPr>
              <w:t>-</w:t>
            </w:r>
          </w:p>
        </w:tc>
        <w:tc>
          <w:tcPr>
            <w:tcW w:w="886" w:type="dxa"/>
            <w:tcBorders>
              <w:top w:val="nil"/>
              <w:left w:val="nil"/>
              <w:bottom w:val="single" w:sz="8" w:space="0" w:color="CCCCCC"/>
              <w:right w:val="single" w:sz="8" w:space="0" w:color="CCCCCC"/>
            </w:tcBorders>
            <w:shd w:val="clear" w:color="auto" w:fill="FFFFFF" w:themeFill="background1"/>
            <w:vAlign w:val="center"/>
            <w:hideMark/>
          </w:tcPr>
          <w:p w14:paraId="3EA65898" w14:textId="77777777" w:rsidR="0048642F" w:rsidRPr="0048642F" w:rsidRDefault="00A24B2A" w:rsidP="00A24B2A">
            <w:pPr>
              <w:jc w:val="center"/>
              <w:rPr>
                <w:sz w:val="12"/>
                <w:szCs w:val="12"/>
              </w:rPr>
            </w:pPr>
            <w:r>
              <w:rPr>
                <w:sz w:val="12"/>
                <w:szCs w:val="12"/>
              </w:rPr>
              <w:t>-</w:t>
            </w:r>
          </w:p>
        </w:tc>
        <w:tc>
          <w:tcPr>
            <w:tcW w:w="915" w:type="dxa"/>
            <w:tcBorders>
              <w:top w:val="nil"/>
              <w:left w:val="nil"/>
              <w:bottom w:val="single" w:sz="8" w:space="0" w:color="CCCCCC"/>
              <w:right w:val="single" w:sz="8" w:space="0" w:color="CCCCCC"/>
            </w:tcBorders>
            <w:shd w:val="clear" w:color="auto" w:fill="FFFFFF" w:themeFill="background1"/>
            <w:vAlign w:val="center"/>
            <w:hideMark/>
          </w:tcPr>
          <w:p w14:paraId="0EA19670" w14:textId="77777777" w:rsidR="0048642F" w:rsidRPr="0048642F" w:rsidRDefault="00A24B2A" w:rsidP="00A24B2A">
            <w:pPr>
              <w:jc w:val="center"/>
              <w:rPr>
                <w:sz w:val="12"/>
                <w:szCs w:val="12"/>
              </w:rPr>
            </w:pPr>
            <w:r>
              <w:rPr>
                <w:sz w:val="12"/>
                <w:szCs w:val="12"/>
              </w:rPr>
              <w:t>-</w:t>
            </w:r>
          </w:p>
        </w:tc>
        <w:tc>
          <w:tcPr>
            <w:tcW w:w="669" w:type="dxa"/>
            <w:tcBorders>
              <w:top w:val="nil"/>
              <w:left w:val="nil"/>
              <w:bottom w:val="single" w:sz="8" w:space="0" w:color="CCCCCC"/>
              <w:right w:val="single" w:sz="8" w:space="0" w:color="CCCCCC"/>
            </w:tcBorders>
            <w:shd w:val="clear" w:color="auto" w:fill="FFFFFF" w:themeFill="background1"/>
            <w:vAlign w:val="center"/>
            <w:hideMark/>
          </w:tcPr>
          <w:p w14:paraId="68150AA5" w14:textId="77777777" w:rsidR="0048642F" w:rsidRPr="0048642F" w:rsidRDefault="00A24B2A" w:rsidP="00A24B2A">
            <w:pPr>
              <w:jc w:val="center"/>
              <w:rPr>
                <w:sz w:val="12"/>
                <w:szCs w:val="12"/>
              </w:rPr>
            </w:pPr>
            <w:r>
              <w:rPr>
                <w:sz w:val="12"/>
                <w:szCs w:val="12"/>
              </w:rPr>
              <w:t>-</w:t>
            </w:r>
          </w:p>
        </w:tc>
        <w:tc>
          <w:tcPr>
            <w:tcW w:w="965" w:type="dxa"/>
            <w:tcBorders>
              <w:top w:val="nil"/>
              <w:left w:val="nil"/>
              <w:bottom w:val="single" w:sz="8" w:space="0" w:color="CCCCCC"/>
              <w:right w:val="single" w:sz="8" w:space="0" w:color="CCCCCC"/>
            </w:tcBorders>
            <w:shd w:val="clear" w:color="auto" w:fill="FFFFFF" w:themeFill="background1"/>
            <w:vAlign w:val="center"/>
            <w:hideMark/>
          </w:tcPr>
          <w:p w14:paraId="0A46527B" w14:textId="77777777" w:rsidR="0048642F" w:rsidRPr="0048642F" w:rsidRDefault="00A24B2A" w:rsidP="00A24B2A">
            <w:pPr>
              <w:jc w:val="center"/>
              <w:rPr>
                <w:sz w:val="12"/>
                <w:szCs w:val="12"/>
              </w:rPr>
            </w:pPr>
            <w:r>
              <w:rPr>
                <w:sz w:val="12"/>
                <w:szCs w:val="12"/>
              </w:rPr>
              <w:t>-</w:t>
            </w:r>
          </w:p>
        </w:tc>
        <w:tc>
          <w:tcPr>
            <w:tcW w:w="897" w:type="dxa"/>
            <w:tcBorders>
              <w:top w:val="nil"/>
              <w:left w:val="nil"/>
              <w:bottom w:val="single" w:sz="8" w:space="0" w:color="CCCCCC"/>
              <w:right w:val="single" w:sz="8" w:space="0" w:color="CCCCCC"/>
            </w:tcBorders>
            <w:shd w:val="clear" w:color="auto" w:fill="FFFFFF" w:themeFill="background1"/>
            <w:vAlign w:val="center"/>
            <w:hideMark/>
          </w:tcPr>
          <w:p w14:paraId="46D6F9CC" w14:textId="77777777" w:rsidR="0048642F" w:rsidRPr="0048642F" w:rsidRDefault="00A24B2A" w:rsidP="00A24B2A">
            <w:pPr>
              <w:jc w:val="center"/>
              <w:rPr>
                <w:sz w:val="12"/>
                <w:szCs w:val="12"/>
              </w:rPr>
            </w:pPr>
            <w:r>
              <w:rPr>
                <w:sz w:val="12"/>
                <w:szCs w:val="12"/>
              </w:rPr>
              <w:t>-</w:t>
            </w:r>
          </w:p>
        </w:tc>
        <w:tc>
          <w:tcPr>
            <w:tcW w:w="558" w:type="dxa"/>
            <w:tcBorders>
              <w:top w:val="nil"/>
              <w:left w:val="nil"/>
              <w:bottom w:val="single" w:sz="8" w:space="0" w:color="CCCCCC"/>
              <w:right w:val="single" w:sz="8" w:space="0" w:color="CCCCCC"/>
            </w:tcBorders>
            <w:shd w:val="clear" w:color="auto" w:fill="FFFFFF" w:themeFill="background1"/>
            <w:vAlign w:val="center"/>
            <w:hideMark/>
          </w:tcPr>
          <w:p w14:paraId="4039DB08" w14:textId="77777777" w:rsidR="0048642F" w:rsidRPr="0048642F" w:rsidRDefault="0048642F" w:rsidP="00A24B2A">
            <w:pPr>
              <w:jc w:val="center"/>
              <w:rPr>
                <w:sz w:val="12"/>
                <w:szCs w:val="12"/>
              </w:rPr>
            </w:pPr>
            <w:r w:rsidRPr="0048642F">
              <w:rPr>
                <w:sz w:val="12"/>
                <w:szCs w:val="12"/>
              </w:rPr>
              <w:t>-</w:t>
            </w:r>
          </w:p>
        </w:tc>
        <w:tc>
          <w:tcPr>
            <w:tcW w:w="523" w:type="dxa"/>
            <w:tcBorders>
              <w:top w:val="nil"/>
              <w:left w:val="nil"/>
              <w:bottom w:val="single" w:sz="8" w:space="0" w:color="CCCCCC"/>
              <w:right w:val="single" w:sz="8" w:space="0" w:color="CCCCCC"/>
            </w:tcBorders>
            <w:shd w:val="clear" w:color="auto" w:fill="auto"/>
            <w:vAlign w:val="center"/>
            <w:hideMark/>
          </w:tcPr>
          <w:p w14:paraId="0694862B" w14:textId="77777777" w:rsidR="0048642F" w:rsidRPr="0048642F" w:rsidRDefault="0048642F" w:rsidP="00A24B2A">
            <w:pPr>
              <w:jc w:val="center"/>
              <w:rPr>
                <w:sz w:val="12"/>
                <w:szCs w:val="12"/>
              </w:rPr>
            </w:pPr>
            <w:r w:rsidRPr="0048642F">
              <w:rPr>
                <w:sz w:val="12"/>
                <w:szCs w:val="12"/>
              </w:rPr>
              <w:t>0,76 (p= 0,00) **</w:t>
            </w:r>
          </w:p>
        </w:tc>
        <w:tc>
          <w:tcPr>
            <w:tcW w:w="553" w:type="dxa"/>
            <w:tcBorders>
              <w:top w:val="nil"/>
              <w:left w:val="nil"/>
              <w:bottom w:val="single" w:sz="8" w:space="0" w:color="CCCCCC"/>
              <w:right w:val="single" w:sz="8" w:space="0" w:color="CCCCCC"/>
            </w:tcBorders>
            <w:shd w:val="clear" w:color="auto" w:fill="auto"/>
            <w:vAlign w:val="center"/>
            <w:hideMark/>
          </w:tcPr>
          <w:p w14:paraId="0AEBE54F" w14:textId="77777777" w:rsidR="0048642F" w:rsidRPr="0048642F" w:rsidRDefault="0048642F" w:rsidP="00A24B2A">
            <w:pPr>
              <w:jc w:val="center"/>
              <w:rPr>
                <w:sz w:val="12"/>
                <w:szCs w:val="12"/>
              </w:rPr>
            </w:pPr>
            <w:r w:rsidRPr="0048642F">
              <w:rPr>
                <w:sz w:val="12"/>
                <w:szCs w:val="12"/>
              </w:rPr>
              <w:t>0,58 (p= 0,00) **</w:t>
            </w:r>
          </w:p>
        </w:tc>
        <w:tc>
          <w:tcPr>
            <w:tcW w:w="523" w:type="dxa"/>
            <w:tcBorders>
              <w:top w:val="nil"/>
              <w:left w:val="nil"/>
              <w:bottom w:val="single" w:sz="8" w:space="0" w:color="CCCCCC"/>
              <w:right w:val="single" w:sz="8" w:space="0" w:color="CCCCCC"/>
            </w:tcBorders>
            <w:shd w:val="clear" w:color="auto" w:fill="auto"/>
            <w:vAlign w:val="center"/>
            <w:hideMark/>
          </w:tcPr>
          <w:p w14:paraId="16C8B855" w14:textId="77777777" w:rsidR="0048642F" w:rsidRPr="0048642F" w:rsidRDefault="0048642F" w:rsidP="00A24B2A">
            <w:pPr>
              <w:jc w:val="center"/>
              <w:rPr>
                <w:sz w:val="12"/>
                <w:szCs w:val="12"/>
              </w:rPr>
            </w:pPr>
            <w:r w:rsidRPr="0048642F">
              <w:rPr>
                <w:sz w:val="12"/>
                <w:szCs w:val="12"/>
              </w:rPr>
              <w:t>0,69 (p= 0,00) **</w:t>
            </w:r>
          </w:p>
        </w:tc>
        <w:tc>
          <w:tcPr>
            <w:tcW w:w="535" w:type="dxa"/>
            <w:tcBorders>
              <w:top w:val="nil"/>
              <w:left w:val="nil"/>
              <w:bottom w:val="single" w:sz="8" w:space="0" w:color="CCCCCC"/>
              <w:right w:val="single" w:sz="8" w:space="0" w:color="CCCCCC"/>
            </w:tcBorders>
            <w:shd w:val="clear" w:color="auto" w:fill="auto"/>
            <w:vAlign w:val="center"/>
            <w:hideMark/>
          </w:tcPr>
          <w:p w14:paraId="2D5443EF" w14:textId="77777777" w:rsidR="0048642F" w:rsidRPr="0048642F" w:rsidRDefault="0048642F" w:rsidP="00A24B2A">
            <w:pPr>
              <w:jc w:val="center"/>
              <w:rPr>
                <w:sz w:val="12"/>
                <w:szCs w:val="12"/>
              </w:rPr>
            </w:pPr>
            <w:r w:rsidRPr="0048642F">
              <w:rPr>
                <w:sz w:val="12"/>
                <w:szCs w:val="12"/>
              </w:rPr>
              <w:t>0,05 (p= 0,54)</w:t>
            </w:r>
          </w:p>
        </w:tc>
        <w:tc>
          <w:tcPr>
            <w:tcW w:w="523" w:type="dxa"/>
            <w:tcBorders>
              <w:top w:val="nil"/>
              <w:left w:val="nil"/>
              <w:bottom w:val="single" w:sz="8" w:space="0" w:color="CCCCCC"/>
              <w:right w:val="single" w:sz="8" w:space="0" w:color="CCCCCC"/>
            </w:tcBorders>
            <w:shd w:val="clear" w:color="auto" w:fill="auto"/>
            <w:vAlign w:val="center"/>
            <w:hideMark/>
          </w:tcPr>
          <w:p w14:paraId="14BF045D" w14:textId="77777777" w:rsidR="0048642F" w:rsidRPr="0048642F" w:rsidRDefault="0048642F" w:rsidP="00A24B2A">
            <w:pPr>
              <w:jc w:val="center"/>
              <w:rPr>
                <w:sz w:val="12"/>
                <w:szCs w:val="12"/>
              </w:rPr>
            </w:pPr>
            <w:r w:rsidRPr="0048642F">
              <w:rPr>
                <w:sz w:val="12"/>
                <w:szCs w:val="12"/>
              </w:rPr>
              <w:t>0,57 (p= 0,00) **</w:t>
            </w:r>
          </w:p>
        </w:tc>
        <w:tc>
          <w:tcPr>
            <w:tcW w:w="523" w:type="dxa"/>
            <w:tcBorders>
              <w:top w:val="nil"/>
              <w:left w:val="nil"/>
              <w:bottom w:val="single" w:sz="8" w:space="0" w:color="CCCCCC"/>
              <w:right w:val="single" w:sz="8" w:space="0" w:color="CCCCCC"/>
            </w:tcBorders>
            <w:shd w:val="clear" w:color="auto" w:fill="auto"/>
            <w:vAlign w:val="center"/>
            <w:hideMark/>
          </w:tcPr>
          <w:p w14:paraId="7F1723C5" w14:textId="77777777" w:rsidR="0048642F" w:rsidRPr="0048642F" w:rsidRDefault="0048642F" w:rsidP="00A24B2A">
            <w:pPr>
              <w:jc w:val="center"/>
              <w:rPr>
                <w:sz w:val="12"/>
                <w:szCs w:val="12"/>
              </w:rPr>
            </w:pPr>
            <w:r w:rsidRPr="0048642F">
              <w:rPr>
                <w:sz w:val="12"/>
                <w:szCs w:val="12"/>
              </w:rPr>
              <w:t>0,22 (p= 0,01) *</w:t>
            </w:r>
          </w:p>
        </w:tc>
        <w:tc>
          <w:tcPr>
            <w:tcW w:w="594" w:type="dxa"/>
            <w:tcBorders>
              <w:top w:val="nil"/>
              <w:left w:val="nil"/>
              <w:bottom w:val="single" w:sz="8" w:space="0" w:color="CCCCCC"/>
              <w:right w:val="single" w:sz="8" w:space="0" w:color="CCCCCC"/>
            </w:tcBorders>
            <w:shd w:val="clear" w:color="auto" w:fill="auto"/>
            <w:vAlign w:val="center"/>
            <w:hideMark/>
          </w:tcPr>
          <w:p w14:paraId="35C4416A" w14:textId="77777777" w:rsidR="0048642F" w:rsidRPr="0048642F" w:rsidRDefault="0048642F" w:rsidP="00A24B2A">
            <w:pPr>
              <w:jc w:val="center"/>
              <w:rPr>
                <w:sz w:val="12"/>
                <w:szCs w:val="12"/>
              </w:rPr>
            </w:pPr>
            <w:r w:rsidRPr="0048642F">
              <w:rPr>
                <w:sz w:val="12"/>
                <w:szCs w:val="12"/>
              </w:rPr>
              <w:t>0,52 (p= 0,00) **</w:t>
            </w:r>
          </w:p>
        </w:tc>
        <w:tc>
          <w:tcPr>
            <w:tcW w:w="523" w:type="dxa"/>
            <w:tcBorders>
              <w:top w:val="nil"/>
              <w:left w:val="nil"/>
              <w:bottom w:val="single" w:sz="8" w:space="0" w:color="CCCCCC"/>
              <w:right w:val="single" w:sz="8" w:space="0" w:color="CCCCCC"/>
            </w:tcBorders>
            <w:shd w:val="clear" w:color="auto" w:fill="auto"/>
            <w:vAlign w:val="center"/>
            <w:hideMark/>
          </w:tcPr>
          <w:p w14:paraId="450E5B4C" w14:textId="77777777" w:rsidR="0048642F" w:rsidRPr="0048642F" w:rsidRDefault="0048642F" w:rsidP="00A24B2A">
            <w:pPr>
              <w:jc w:val="center"/>
              <w:rPr>
                <w:sz w:val="12"/>
                <w:szCs w:val="12"/>
              </w:rPr>
            </w:pPr>
            <w:r w:rsidRPr="0048642F">
              <w:rPr>
                <w:sz w:val="12"/>
                <w:szCs w:val="12"/>
              </w:rPr>
              <w:t>0,66 (p= 0,00) **</w:t>
            </w:r>
          </w:p>
        </w:tc>
        <w:tc>
          <w:tcPr>
            <w:tcW w:w="505" w:type="dxa"/>
            <w:tcBorders>
              <w:top w:val="nil"/>
              <w:left w:val="nil"/>
              <w:bottom w:val="single" w:sz="8" w:space="0" w:color="CCCCCC"/>
              <w:right w:val="single" w:sz="8" w:space="0" w:color="CCCCCC"/>
            </w:tcBorders>
            <w:shd w:val="clear" w:color="auto" w:fill="auto"/>
            <w:vAlign w:val="center"/>
            <w:hideMark/>
          </w:tcPr>
          <w:p w14:paraId="52D139A4" w14:textId="77777777" w:rsidR="0048642F" w:rsidRPr="0048642F" w:rsidRDefault="0048642F" w:rsidP="00A24B2A">
            <w:pPr>
              <w:jc w:val="center"/>
              <w:rPr>
                <w:sz w:val="12"/>
                <w:szCs w:val="12"/>
              </w:rPr>
            </w:pPr>
            <w:r w:rsidRPr="0048642F">
              <w:rPr>
                <w:sz w:val="12"/>
                <w:szCs w:val="12"/>
              </w:rPr>
              <w:t>0,45 (p= 0,00) **</w:t>
            </w:r>
          </w:p>
        </w:tc>
        <w:tc>
          <w:tcPr>
            <w:tcW w:w="523" w:type="dxa"/>
            <w:tcBorders>
              <w:top w:val="nil"/>
              <w:left w:val="nil"/>
              <w:bottom w:val="single" w:sz="8" w:space="0" w:color="CCCCCC"/>
              <w:right w:val="single" w:sz="8" w:space="0" w:color="CCCCCC"/>
            </w:tcBorders>
            <w:shd w:val="clear" w:color="auto" w:fill="auto"/>
            <w:vAlign w:val="center"/>
            <w:hideMark/>
          </w:tcPr>
          <w:p w14:paraId="3F9D29E9" w14:textId="77777777" w:rsidR="0048642F" w:rsidRPr="0048642F" w:rsidRDefault="0048642F" w:rsidP="00A24B2A">
            <w:pPr>
              <w:jc w:val="center"/>
              <w:rPr>
                <w:sz w:val="12"/>
                <w:szCs w:val="12"/>
              </w:rPr>
            </w:pPr>
            <w:r w:rsidRPr="0048642F">
              <w:rPr>
                <w:sz w:val="12"/>
                <w:szCs w:val="12"/>
              </w:rPr>
              <w:t>0,32 (p= 0,00) **</w:t>
            </w:r>
          </w:p>
        </w:tc>
        <w:tc>
          <w:tcPr>
            <w:tcW w:w="523" w:type="dxa"/>
            <w:tcBorders>
              <w:top w:val="nil"/>
              <w:left w:val="nil"/>
              <w:bottom w:val="single" w:sz="8" w:space="0" w:color="CCCCCC"/>
              <w:right w:val="single" w:sz="8" w:space="0" w:color="CCCCCC"/>
            </w:tcBorders>
            <w:shd w:val="clear" w:color="auto" w:fill="auto"/>
            <w:vAlign w:val="center"/>
            <w:hideMark/>
          </w:tcPr>
          <w:p w14:paraId="0B5DA79D" w14:textId="77777777" w:rsidR="0048642F" w:rsidRPr="0048642F" w:rsidRDefault="0048642F" w:rsidP="00A24B2A">
            <w:pPr>
              <w:jc w:val="center"/>
              <w:rPr>
                <w:sz w:val="12"/>
                <w:szCs w:val="12"/>
              </w:rPr>
            </w:pPr>
            <w:r w:rsidRPr="0048642F">
              <w:rPr>
                <w:sz w:val="12"/>
                <w:szCs w:val="12"/>
              </w:rPr>
              <w:t>0,51 (p= 0,00) **</w:t>
            </w:r>
          </w:p>
        </w:tc>
        <w:tc>
          <w:tcPr>
            <w:tcW w:w="523" w:type="dxa"/>
            <w:tcBorders>
              <w:top w:val="nil"/>
              <w:left w:val="nil"/>
              <w:bottom w:val="single" w:sz="8" w:space="0" w:color="CCCCCC"/>
              <w:right w:val="single" w:sz="8" w:space="0" w:color="CCCCCC"/>
            </w:tcBorders>
            <w:shd w:val="clear" w:color="auto" w:fill="auto"/>
            <w:vAlign w:val="center"/>
            <w:hideMark/>
          </w:tcPr>
          <w:p w14:paraId="22F3EEF4" w14:textId="77777777" w:rsidR="0048642F" w:rsidRPr="0048642F" w:rsidRDefault="0048642F" w:rsidP="00A24B2A">
            <w:pPr>
              <w:jc w:val="center"/>
              <w:rPr>
                <w:sz w:val="12"/>
                <w:szCs w:val="12"/>
              </w:rPr>
            </w:pPr>
            <w:r w:rsidRPr="0048642F">
              <w:rPr>
                <w:sz w:val="12"/>
                <w:szCs w:val="12"/>
              </w:rPr>
              <w:t>0,28 (p= 0,00) **</w:t>
            </w:r>
          </w:p>
        </w:tc>
        <w:tc>
          <w:tcPr>
            <w:tcW w:w="523" w:type="dxa"/>
            <w:tcBorders>
              <w:top w:val="nil"/>
              <w:left w:val="nil"/>
              <w:bottom w:val="single" w:sz="8" w:space="0" w:color="CCCCCC"/>
              <w:right w:val="single" w:sz="8" w:space="0" w:color="CCCCCC"/>
            </w:tcBorders>
            <w:shd w:val="clear" w:color="auto" w:fill="auto"/>
            <w:vAlign w:val="center"/>
            <w:hideMark/>
          </w:tcPr>
          <w:p w14:paraId="0322D3F8" w14:textId="77777777" w:rsidR="0048642F" w:rsidRPr="0048642F" w:rsidRDefault="0048642F" w:rsidP="00A24B2A">
            <w:pPr>
              <w:jc w:val="center"/>
              <w:rPr>
                <w:sz w:val="12"/>
                <w:szCs w:val="12"/>
              </w:rPr>
            </w:pPr>
            <w:r w:rsidRPr="0048642F">
              <w:rPr>
                <w:sz w:val="12"/>
                <w:szCs w:val="12"/>
              </w:rPr>
              <w:t>0,32 (p= 0,00) **</w:t>
            </w:r>
          </w:p>
        </w:tc>
      </w:tr>
      <w:tr w:rsidR="0048642F" w:rsidRPr="0048642F" w14:paraId="60BFE42B" w14:textId="77777777" w:rsidTr="00A24B2A">
        <w:trPr>
          <w:trHeight w:val="949"/>
        </w:trPr>
        <w:tc>
          <w:tcPr>
            <w:tcW w:w="966"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7EC788B5" w14:textId="77777777" w:rsidR="0048642F" w:rsidRPr="0048642F" w:rsidRDefault="0048642F"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Total_Of_ id (Ισοδιαστημική)</w:t>
            </w:r>
          </w:p>
        </w:tc>
        <w:tc>
          <w:tcPr>
            <w:tcW w:w="599"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47D47B25" w14:textId="77777777" w:rsidR="0048642F" w:rsidRPr="0048642F" w:rsidRDefault="00A24B2A" w:rsidP="00A24B2A">
            <w:pPr>
              <w:jc w:val="center"/>
              <w:rPr>
                <w:sz w:val="12"/>
                <w:szCs w:val="12"/>
              </w:rPr>
            </w:pPr>
            <w:r>
              <w:rPr>
                <w:sz w:val="12"/>
                <w:szCs w:val="12"/>
              </w:rPr>
              <w:t>-</w:t>
            </w:r>
          </w:p>
        </w:tc>
        <w:tc>
          <w:tcPr>
            <w:tcW w:w="557" w:type="dxa"/>
            <w:tcBorders>
              <w:top w:val="nil"/>
              <w:left w:val="nil"/>
              <w:bottom w:val="single" w:sz="8" w:space="0" w:color="CCCCCC"/>
              <w:right w:val="single" w:sz="8" w:space="0" w:color="CCCCCC"/>
            </w:tcBorders>
            <w:shd w:val="clear" w:color="auto" w:fill="FFFFFF" w:themeFill="background1"/>
            <w:vAlign w:val="center"/>
            <w:hideMark/>
          </w:tcPr>
          <w:p w14:paraId="3D8509CA" w14:textId="77777777" w:rsidR="0048642F" w:rsidRPr="0048642F" w:rsidRDefault="00A24B2A" w:rsidP="00A24B2A">
            <w:pPr>
              <w:jc w:val="center"/>
              <w:rPr>
                <w:sz w:val="12"/>
                <w:szCs w:val="12"/>
              </w:rPr>
            </w:pPr>
            <w:r>
              <w:rPr>
                <w:sz w:val="12"/>
                <w:szCs w:val="12"/>
              </w:rPr>
              <w:t>-</w:t>
            </w:r>
          </w:p>
        </w:tc>
        <w:tc>
          <w:tcPr>
            <w:tcW w:w="710" w:type="dxa"/>
            <w:tcBorders>
              <w:top w:val="nil"/>
              <w:left w:val="nil"/>
              <w:bottom w:val="single" w:sz="8" w:space="0" w:color="CCCCCC"/>
              <w:right w:val="single" w:sz="8" w:space="0" w:color="CCCCCC"/>
            </w:tcBorders>
            <w:shd w:val="clear" w:color="auto" w:fill="FFFFFF" w:themeFill="background1"/>
            <w:vAlign w:val="center"/>
            <w:hideMark/>
          </w:tcPr>
          <w:p w14:paraId="33D571EF" w14:textId="77777777" w:rsidR="0048642F" w:rsidRPr="0048642F" w:rsidRDefault="00A24B2A" w:rsidP="00A24B2A">
            <w:pPr>
              <w:jc w:val="center"/>
              <w:rPr>
                <w:sz w:val="12"/>
                <w:szCs w:val="12"/>
              </w:rPr>
            </w:pPr>
            <w:r>
              <w:rPr>
                <w:sz w:val="12"/>
                <w:szCs w:val="12"/>
              </w:rPr>
              <w:t>-</w:t>
            </w:r>
          </w:p>
        </w:tc>
        <w:tc>
          <w:tcPr>
            <w:tcW w:w="886" w:type="dxa"/>
            <w:tcBorders>
              <w:top w:val="nil"/>
              <w:left w:val="nil"/>
              <w:bottom w:val="single" w:sz="8" w:space="0" w:color="CCCCCC"/>
              <w:right w:val="single" w:sz="8" w:space="0" w:color="CCCCCC"/>
            </w:tcBorders>
            <w:shd w:val="clear" w:color="auto" w:fill="FFFFFF" w:themeFill="background1"/>
            <w:vAlign w:val="center"/>
            <w:hideMark/>
          </w:tcPr>
          <w:p w14:paraId="1E80B8B7" w14:textId="77777777" w:rsidR="0048642F" w:rsidRPr="0048642F" w:rsidRDefault="00A24B2A" w:rsidP="00A24B2A">
            <w:pPr>
              <w:jc w:val="center"/>
              <w:rPr>
                <w:sz w:val="12"/>
                <w:szCs w:val="12"/>
              </w:rPr>
            </w:pPr>
            <w:r>
              <w:rPr>
                <w:sz w:val="12"/>
                <w:szCs w:val="12"/>
              </w:rPr>
              <w:t>-</w:t>
            </w:r>
          </w:p>
        </w:tc>
        <w:tc>
          <w:tcPr>
            <w:tcW w:w="915" w:type="dxa"/>
            <w:tcBorders>
              <w:top w:val="nil"/>
              <w:left w:val="nil"/>
              <w:bottom w:val="single" w:sz="8" w:space="0" w:color="CCCCCC"/>
              <w:right w:val="single" w:sz="8" w:space="0" w:color="CCCCCC"/>
            </w:tcBorders>
            <w:shd w:val="clear" w:color="auto" w:fill="FFFFFF" w:themeFill="background1"/>
            <w:vAlign w:val="center"/>
            <w:hideMark/>
          </w:tcPr>
          <w:p w14:paraId="4B3B049E" w14:textId="77777777" w:rsidR="0048642F" w:rsidRPr="0048642F" w:rsidRDefault="00A24B2A" w:rsidP="00A24B2A">
            <w:pPr>
              <w:jc w:val="center"/>
              <w:rPr>
                <w:sz w:val="12"/>
                <w:szCs w:val="12"/>
              </w:rPr>
            </w:pPr>
            <w:r>
              <w:rPr>
                <w:sz w:val="12"/>
                <w:szCs w:val="12"/>
              </w:rPr>
              <w:t>-</w:t>
            </w:r>
          </w:p>
        </w:tc>
        <w:tc>
          <w:tcPr>
            <w:tcW w:w="669" w:type="dxa"/>
            <w:tcBorders>
              <w:top w:val="nil"/>
              <w:left w:val="nil"/>
              <w:bottom w:val="single" w:sz="8" w:space="0" w:color="CCCCCC"/>
              <w:right w:val="single" w:sz="8" w:space="0" w:color="CCCCCC"/>
            </w:tcBorders>
            <w:shd w:val="clear" w:color="auto" w:fill="FFFFFF" w:themeFill="background1"/>
            <w:vAlign w:val="center"/>
            <w:hideMark/>
          </w:tcPr>
          <w:p w14:paraId="322D0DD2" w14:textId="77777777" w:rsidR="0048642F" w:rsidRPr="0048642F" w:rsidRDefault="00A24B2A" w:rsidP="00A24B2A">
            <w:pPr>
              <w:jc w:val="center"/>
              <w:rPr>
                <w:sz w:val="12"/>
                <w:szCs w:val="12"/>
              </w:rPr>
            </w:pPr>
            <w:r>
              <w:rPr>
                <w:sz w:val="12"/>
                <w:szCs w:val="12"/>
              </w:rPr>
              <w:t>-</w:t>
            </w:r>
          </w:p>
        </w:tc>
        <w:tc>
          <w:tcPr>
            <w:tcW w:w="965" w:type="dxa"/>
            <w:tcBorders>
              <w:top w:val="nil"/>
              <w:left w:val="nil"/>
              <w:bottom w:val="single" w:sz="8" w:space="0" w:color="CCCCCC"/>
              <w:right w:val="single" w:sz="8" w:space="0" w:color="CCCCCC"/>
            </w:tcBorders>
            <w:shd w:val="clear" w:color="auto" w:fill="FFFFFF" w:themeFill="background1"/>
            <w:vAlign w:val="center"/>
            <w:hideMark/>
          </w:tcPr>
          <w:p w14:paraId="057804C3" w14:textId="77777777" w:rsidR="0048642F" w:rsidRPr="0048642F" w:rsidRDefault="00A24B2A" w:rsidP="00A24B2A">
            <w:pPr>
              <w:jc w:val="center"/>
              <w:rPr>
                <w:sz w:val="12"/>
                <w:szCs w:val="12"/>
              </w:rPr>
            </w:pPr>
            <w:r>
              <w:rPr>
                <w:sz w:val="12"/>
                <w:szCs w:val="12"/>
              </w:rPr>
              <w:t>-</w:t>
            </w:r>
          </w:p>
        </w:tc>
        <w:tc>
          <w:tcPr>
            <w:tcW w:w="897" w:type="dxa"/>
            <w:tcBorders>
              <w:top w:val="nil"/>
              <w:left w:val="nil"/>
              <w:bottom w:val="single" w:sz="8" w:space="0" w:color="CCCCCC"/>
              <w:right w:val="single" w:sz="8" w:space="0" w:color="CCCCCC"/>
            </w:tcBorders>
            <w:shd w:val="clear" w:color="auto" w:fill="FFFFFF" w:themeFill="background1"/>
            <w:vAlign w:val="center"/>
            <w:hideMark/>
          </w:tcPr>
          <w:p w14:paraId="685B6DA7" w14:textId="77777777" w:rsidR="0048642F" w:rsidRPr="0048642F" w:rsidRDefault="00A24B2A" w:rsidP="00A24B2A">
            <w:pPr>
              <w:jc w:val="center"/>
              <w:rPr>
                <w:sz w:val="12"/>
                <w:szCs w:val="12"/>
              </w:rPr>
            </w:pPr>
            <w:r>
              <w:rPr>
                <w:sz w:val="12"/>
                <w:szCs w:val="12"/>
              </w:rPr>
              <w:t>-</w:t>
            </w:r>
          </w:p>
        </w:tc>
        <w:tc>
          <w:tcPr>
            <w:tcW w:w="558" w:type="dxa"/>
            <w:tcBorders>
              <w:top w:val="nil"/>
              <w:left w:val="nil"/>
              <w:bottom w:val="single" w:sz="8" w:space="0" w:color="CCCCCC"/>
              <w:right w:val="single" w:sz="8" w:space="0" w:color="CCCCCC"/>
            </w:tcBorders>
            <w:shd w:val="clear" w:color="auto" w:fill="FFFFFF" w:themeFill="background1"/>
            <w:vAlign w:val="center"/>
            <w:hideMark/>
          </w:tcPr>
          <w:p w14:paraId="168A7E15" w14:textId="77777777" w:rsidR="0048642F" w:rsidRPr="0048642F" w:rsidRDefault="00A24B2A" w:rsidP="00A24B2A">
            <w:pPr>
              <w:jc w:val="center"/>
              <w:rPr>
                <w:sz w:val="12"/>
                <w:szCs w:val="12"/>
              </w:rPr>
            </w:pPr>
            <w:r>
              <w:rPr>
                <w:sz w:val="12"/>
                <w:szCs w:val="12"/>
              </w:rPr>
              <w:t>-</w:t>
            </w:r>
          </w:p>
        </w:tc>
        <w:tc>
          <w:tcPr>
            <w:tcW w:w="523" w:type="dxa"/>
            <w:tcBorders>
              <w:top w:val="nil"/>
              <w:left w:val="nil"/>
              <w:bottom w:val="single" w:sz="8" w:space="0" w:color="CCCCCC"/>
              <w:right w:val="single" w:sz="8" w:space="0" w:color="CCCCCC"/>
            </w:tcBorders>
            <w:shd w:val="clear" w:color="auto" w:fill="FFFFFF" w:themeFill="background1"/>
            <w:vAlign w:val="center"/>
            <w:hideMark/>
          </w:tcPr>
          <w:p w14:paraId="5A139A02" w14:textId="77777777" w:rsidR="0048642F" w:rsidRPr="0048642F" w:rsidRDefault="0048642F" w:rsidP="00A24B2A">
            <w:pPr>
              <w:jc w:val="center"/>
              <w:rPr>
                <w:sz w:val="12"/>
                <w:szCs w:val="12"/>
              </w:rPr>
            </w:pPr>
            <w:r w:rsidRPr="0048642F">
              <w:rPr>
                <w:sz w:val="12"/>
                <w:szCs w:val="12"/>
              </w:rPr>
              <w:t>-</w:t>
            </w:r>
          </w:p>
        </w:tc>
        <w:tc>
          <w:tcPr>
            <w:tcW w:w="553" w:type="dxa"/>
            <w:tcBorders>
              <w:top w:val="nil"/>
              <w:left w:val="nil"/>
              <w:bottom w:val="single" w:sz="8" w:space="0" w:color="CCCCCC"/>
              <w:right w:val="single" w:sz="8" w:space="0" w:color="CCCCCC"/>
            </w:tcBorders>
            <w:shd w:val="clear" w:color="auto" w:fill="auto"/>
            <w:vAlign w:val="center"/>
            <w:hideMark/>
          </w:tcPr>
          <w:p w14:paraId="3D082946" w14:textId="77777777" w:rsidR="0048642F" w:rsidRPr="0048642F" w:rsidRDefault="0048642F" w:rsidP="00A24B2A">
            <w:pPr>
              <w:jc w:val="center"/>
              <w:rPr>
                <w:sz w:val="12"/>
                <w:szCs w:val="12"/>
              </w:rPr>
            </w:pPr>
            <w:r w:rsidRPr="0048642F">
              <w:rPr>
                <w:sz w:val="12"/>
                <w:szCs w:val="12"/>
              </w:rPr>
              <w:t>0,65 (p= 0,00) **</w:t>
            </w:r>
          </w:p>
        </w:tc>
        <w:tc>
          <w:tcPr>
            <w:tcW w:w="523" w:type="dxa"/>
            <w:tcBorders>
              <w:top w:val="nil"/>
              <w:left w:val="nil"/>
              <w:bottom w:val="single" w:sz="8" w:space="0" w:color="CCCCCC"/>
              <w:right w:val="single" w:sz="8" w:space="0" w:color="CCCCCC"/>
            </w:tcBorders>
            <w:shd w:val="clear" w:color="auto" w:fill="auto"/>
            <w:vAlign w:val="center"/>
            <w:hideMark/>
          </w:tcPr>
          <w:p w14:paraId="7D244781" w14:textId="77777777" w:rsidR="0048642F" w:rsidRPr="0048642F" w:rsidRDefault="0048642F" w:rsidP="00A24B2A">
            <w:pPr>
              <w:jc w:val="center"/>
              <w:rPr>
                <w:sz w:val="12"/>
                <w:szCs w:val="12"/>
              </w:rPr>
            </w:pPr>
            <w:r w:rsidRPr="0048642F">
              <w:rPr>
                <w:sz w:val="12"/>
                <w:szCs w:val="12"/>
              </w:rPr>
              <w:t>0,90 (p= 0,00) **</w:t>
            </w:r>
          </w:p>
        </w:tc>
        <w:tc>
          <w:tcPr>
            <w:tcW w:w="535" w:type="dxa"/>
            <w:tcBorders>
              <w:top w:val="nil"/>
              <w:left w:val="nil"/>
              <w:bottom w:val="single" w:sz="8" w:space="0" w:color="CCCCCC"/>
              <w:right w:val="single" w:sz="8" w:space="0" w:color="CCCCCC"/>
            </w:tcBorders>
            <w:shd w:val="clear" w:color="auto" w:fill="auto"/>
            <w:vAlign w:val="center"/>
            <w:hideMark/>
          </w:tcPr>
          <w:p w14:paraId="73D82156" w14:textId="77777777" w:rsidR="0048642F" w:rsidRPr="0048642F" w:rsidRDefault="0048642F" w:rsidP="00A24B2A">
            <w:pPr>
              <w:jc w:val="center"/>
              <w:rPr>
                <w:sz w:val="12"/>
                <w:szCs w:val="12"/>
              </w:rPr>
            </w:pPr>
            <w:r w:rsidRPr="0048642F">
              <w:rPr>
                <w:sz w:val="12"/>
                <w:szCs w:val="12"/>
              </w:rPr>
              <w:t>0,04 (p= 0,63)</w:t>
            </w:r>
          </w:p>
        </w:tc>
        <w:tc>
          <w:tcPr>
            <w:tcW w:w="523" w:type="dxa"/>
            <w:tcBorders>
              <w:top w:val="nil"/>
              <w:left w:val="nil"/>
              <w:bottom w:val="single" w:sz="8" w:space="0" w:color="CCCCCC"/>
              <w:right w:val="single" w:sz="8" w:space="0" w:color="CCCCCC"/>
            </w:tcBorders>
            <w:shd w:val="clear" w:color="auto" w:fill="auto"/>
            <w:vAlign w:val="center"/>
            <w:hideMark/>
          </w:tcPr>
          <w:p w14:paraId="4583DBA6" w14:textId="77777777" w:rsidR="0048642F" w:rsidRPr="0048642F" w:rsidRDefault="0048642F" w:rsidP="00A24B2A">
            <w:pPr>
              <w:jc w:val="center"/>
              <w:rPr>
                <w:sz w:val="12"/>
                <w:szCs w:val="12"/>
              </w:rPr>
            </w:pPr>
            <w:r w:rsidRPr="0048642F">
              <w:rPr>
                <w:sz w:val="12"/>
                <w:szCs w:val="12"/>
              </w:rPr>
              <w:t>0,72 (p= 0,00) **</w:t>
            </w:r>
          </w:p>
        </w:tc>
        <w:tc>
          <w:tcPr>
            <w:tcW w:w="523" w:type="dxa"/>
            <w:tcBorders>
              <w:top w:val="nil"/>
              <w:left w:val="nil"/>
              <w:bottom w:val="single" w:sz="8" w:space="0" w:color="CCCCCC"/>
              <w:right w:val="single" w:sz="8" w:space="0" w:color="CCCCCC"/>
            </w:tcBorders>
            <w:shd w:val="clear" w:color="auto" w:fill="auto"/>
            <w:vAlign w:val="center"/>
            <w:hideMark/>
          </w:tcPr>
          <w:p w14:paraId="6E8E4F6F" w14:textId="77777777" w:rsidR="0048642F" w:rsidRPr="0048642F" w:rsidRDefault="0048642F" w:rsidP="00A24B2A">
            <w:pPr>
              <w:jc w:val="center"/>
              <w:rPr>
                <w:sz w:val="12"/>
                <w:szCs w:val="12"/>
              </w:rPr>
            </w:pPr>
            <w:r w:rsidRPr="0048642F">
              <w:rPr>
                <w:sz w:val="12"/>
                <w:szCs w:val="12"/>
              </w:rPr>
              <w:t>0,48 (p= 0,00) **</w:t>
            </w:r>
          </w:p>
        </w:tc>
        <w:tc>
          <w:tcPr>
            <w:tcW w:w="594" w:type="dxa"/>
            <w:tcBorders>
              <w:top w:val="nil"/>
              <w:left w:val="nil"/>
              <w:bottom w:val="single" w:sz="8" w:space="0" w:color="CCCCCC"/>
              <w:right w:val="single" w:sz="8" w:space="0" w:color="CCCCCC"/>
            </w:tcBorders>
            <w:shd w:val="clear" w:color="auto" w:fill="auto"/>
            <w:vAlign w:val="center"/>
            <w:hideMark/>
          </w:tcPr>
          <w:p w14:paraId="648A573F" w14:textId="77777777" w:rsidR="0048642F" w:rsidRPr="0048642F" w:rsidRDefault="0048642F" w:rsidP="00A24B2A">
            <w:pPr>
              <w:jc w:val="center"/>
              <w:rPr>
                <w:sz w:val="12"/>
                <w:szCs w:val="12"/>
              </w:rPr>
            </w:pPr>
            <w:r w:rsidRPr="0048642F">
              <w:rPr>
                <w:sz w:val="12"/>
                <w:szCs w:val="12"/>
              </w:rPr>
              <w:t>0,78 (p= 0,00) **</w:t>
            </w:r>
          </w:p>
        </w:tc>
        <w:tc>
          <w:tcPr>
            <w:tcW w:w="523" w:type="dxa"/>
            <w:tcBorders>
              <w:top w:val="nil"/>
              <w:left w:val="nil"/>
              <w:bottom w:val="single" w:sz="8" w:space="0" w:color="CCCCCC"/>
              <w:right w:val="single" w:sz="8" w:space="0" w:color="CCCCCC"/>
            </w:tcBorders>
            <w:shd w:val="clear" w:color="auto" w:fill="auto"/>
            <w:vAlign w:val="center"/>
            <w:hideMark/>
          </w:tcPr>
          <w:p w14:paraId="2A420AE4" w14:textId="77777777" w:rsidR="0048642F" w:rsidRPr="0048642F" w:rsidRDefault="0048642F" w:rsidP="00A24B2A">
            <w:pPr>
              <w:jc w:val="center"/>
              <w:rPr>
                <w:sz w:val="12"/>
                <w:szCs w:val="12"/>
              </w:rPr>
            </w:pPr>
            <w:r w:rsidRPr="0048642F">
              <w:rPr>
                <w:sz w:val="12"/>
                <w:szCs w:val="12"/>
              </w:rPr>
              <w:t>0,81 (p= 0,00) **</w:t>
            </w:r>
          </w:p>
        </w:tc>
        <w:tc>
          <w:tcPr>
            <w:tcW w:w="505" w:type="dxa"/>
            <w:tcBorders>
              <w:top w:val="nil"/>
              <w:left w:val="nil"/>
              <w:bottom w:val="single" w:sz="8" w:space="0" w:color="CCCCCC"/>
              <w:right w:val="single" w:sz="8" w:space="0" w:color="CCCCCC"/>
            </w:tcBorders>
            <w:shd w:val="clear" w:color="auto" w:fill="auto"/>
            <w:vAlign w:val="center"/>
            <w:hideMark/>
          </w:tcPr>
          <w:p w14:paraId="42A8A219" w14:textId="77777777" w:rsidR="0048642F" w:rsidRPr="0048642F" w:rsidRDefault="0048642F" w:rsidP="00A24B2A">
            <w:pPr>
              <w:jc w:val="center"/>
              <w:rPr>
                <w:sz w:val="12"/>
                <w:szCs w:val="12"/>
              </w:rPr>
            </w:pPr>
            <w:r w:rsidRPr="0048642F">
              <w:rPr>
                <w:sz w:val="12"/>
                <w:szCs w:val="12"/>
              </w:rPr>
              <w:t>0,47 (p= 0,00) **</w:t>
            </w:r>
          </w:p>
        </w:tc>
        <w:tc>
          <w:tcPr>
            <w:tcW w:w="523" w:type="dxa"/>
            <w:tcBorders>
              <w:top w:val="nil"/>
              <w:left w:val="nil"/>
              <w:bottom w:val="single" w:sz="8" w:space="0" w:color="CCCCCC"/>
              <w:right w:val="single" w:sz="8" w:space="0" w:color="CCCCCC"/>
            </w:tcBorders>
            <w:shd w:val="clear" w:color="auto" w:fill="auto"/>
            <w:vAlign w:val="center"/>
            <w:hideMark/>
          </w:tcPr>
          <w:p w14:paraId="5A5F67AE" w14:textId="77777777" w:rsidR="0048642F" w:rsidRPr="0048642F" w:rsidRDefault="0048642F" w:rsidP="00A24B2A">
            <w:pPr>
              <w:jc w:val="center"/>
              <w:rPr>
                <w:sz w:val="12"/>
                <w:szCs w:val="12"/>
              </w:rPr>
            </w:pPr>
            <w:r w:rsidRPr="0048642F">
              <w:rPr>
                <w:sz w:val="12"/>
                <w:szCs w:val="12"/>
              </w:rPr>
              <w:t>0,43 (p= 0,00) **</w:t>
            </w:r>
          </w:p>
        </w:tc>
        <w:tc>
          <w:tcPr>
            <w:tcW w:w="523" w:type="dxa"/>
            <w:tcBorders>
              <w:top w:val="nil"/>
              <w:left w:val="nil"/>
              <w:bottom w:val="single" w:sz="8" w:space="0" w:color="CCCCCC"/>
              <w:right w:val="single" w:sz="8" w:space="0" w:color="CCCCCC"/>
            </w:tcBorders>
            <w:shd w:val="clear" w:color="auto" w:fill="auto"/>
            <w:vAlign w:val="center"/>
            <w:hideMark/>
          </w:tcPr>
          <w:p w14:paraId="19196CCF" w14:textId="77777777" w:rsidR="0048642F" w:rsidRPr="0048642F" w:rsidRDefault="0048642F" w:rsidP="00A24B2A">
            <w:pPr>
              <w:jc w:val="center"/>
              <w:rPr>
                <w:sz w:val="12"/>
                <w:szCs w:val="12"/>
              </w:rPr>
            </w:pPr>
            <w:r w:rsidRPr="0048642F">
              <w:rPr>
                <w:sz w:val="12"/>
                <w:szCs w:val="12"/>
              </w:rPr>
              <w:t>0,45 (p= 0,00) **</w:t>
            </w:r>
          </w:p>
        </w:tc>
        <w:tc>
          <w:tcPr>
            <w:tcW w:w="523" w:type="dxa"/>
            <w:tcBorders>
              <w:top w:val="nil"/>
              <w:left w:val="nil"/>
              <w:bottom w:val="single" w:sz="8" w:space="0" w:color="CCCCCC"/>
              <w:right w:val="single" w:sz="8" w:space="0" w:color="CCCCCC"/>
            </w:tcBorders>
            <w:shd w:val="clear" w:color="auto" w:fill="auto"/>
            <w:vAlign w:val="center"/>
            <w:hideMark/>
          </w:tcPr>
          <w:p w14:paraId="7F6FF891" w14:textId="77777777" w:rsidR="0048642F" w:rsidRPr="0048642F" w:rsidRDefault="0048642F" w:rsidP="00A24B2A">
            <w:pPr>
              <w:jc w:val="center"/>
              <w:rPr>
                <w:sz w:val="12"/>
                <w:szCs w:val="12"/>
              </w:rPr>
            </w:pPr>
            <w:r w:rsidRPr="0048642F">
              <w:rPr>
                <w:sz w:val="12"/>
                <w:szCs w:val="12"/>
              </w:rPr>
              <w:t>0,33 (p= 0,00) **</w:t>
            </w:r>
          </w:p>
        </w:tc>
        <w:tc>
          <w:tcPr>
            <w:tcW w:w="523" w:type="dxa"/>
            <w:tcBorders>
              <w:top w:val="nil"/>
              <w:left w:val="nil"/>
              <w:bottom w:val="single" w:sz="8" w:space="0" w:color="CCCCCC"/>
              <w:right w:val="single" w:sz="8" w:space="0" w:color="CCCCCC"/>
            </w:tcBorders>
            <w:shd w:val="clear" w:color="auto" w:fill="auto"/>
            <w:vAlign w:val="center"/>
            <w:hideMark/>
          </w:tcPr>
          <w:p w14:paraId="059FDBCC" w14:textId="77777777" w:rsidR="0048642F" w:rsidRPr="0048642F" w:rsidRDefault="0048642F" w:rsidP="00A24B2A">
            <w:pPr>
              <w:jc w:val="center"/>
              <w:rPr>
                <w:sz w:val="12"/>
                <w:szCs w:val="12"/>
              </w:rPr>
            </w:pPr>
            <w:r w:rsidRPr="0048642F">
              <w:rPr>
                <w:sz w:val="12"/>
                <w:szCs w:val="12"/>
              </w:rPr>
              <w:t>0,32 (p= 0,00) **</w:t>
            </w:r>
          </w:p>
        </w:tc>
      </w:tr>
    </w:tbl>
    <w:p w14:paraId="0F853DE9" w14:textId="5F37AEF2" w:rsidR="003E798E" w:rsidRDefault="003E798E">
      <w:pPr>
        <w:rPr>
          <w:rFonts w:ascii="Times New Roman" w:hAnsi="Times New Roman" w:cs="Times New Roman"/>
          <w:b/>
          <w:color w:val="auto"/>
          <w:szCs w:val="22"/>
        </w:rPr>
      </w:pPr>
    </w:p>
    <w:tbl>
      <w:tblPr>
        <w:tblpPr w:leftFromText="180" w:rightFromText="180" w:vertAnchor="page" w:horzAnchor="margin" w:tblpY="1246"/>
        <w:tblW w:w="14647" w:type="dxa"/>
        <w:tblLayout w:type="fixed"/>
        <w:tblLook w:val="04A0" w:firstRow="1" w:lastRow="0" w:firstColumn="1" w:lastColumn="0" w:noHBand="0" w:noVBand="1"/>
      </w:tblPr>
      <w:tblGrid>
        <w:gridCol w:w="901"/>
        <w:gridCol w:w="585"/>
        <w:gridCol w:w="29"/>
        <w:gridCol w:w="706"/>
        <w:gridCol w:w="569"/>
        <w:gridCol w:w="17"/>
        <w:gridCol w:w="696"/>
        <w:gridCol w:w="39"/>
        <w:gridCol w:w="812"/>
        <w:gridCol w:w="72"/>
        <w:gridCol w:w="737"/>
        <w:gridCol w:w="41"/>
        <w:gridCol w:w="993"/>
        <w:gridCol w:w="710"/>
        <w:gridCol w:w="51"/>
        <w:gridCol w:w="516"/>
        <w:gridCol w:w="58"/>
        <w:gridCol w:w="509"/>
        <w:gridCol w:w="30"/>
        <w:gridCol w:w="537"/>
        <w:gridCol w:w="33"/>
        <w:gridCol w:w="539"/>
        <w:gridCol w:w="551"/>
        <w:gridCol w:w="16"/>
        <w:gridCol w:w="523"/>
        <w:gridCol w:w="44"/>
        <w:gridCol w:w="426"/>
        <w:gridCol w:w="69"/>
        <w:gridCol w:w="611"/>
        <w:gridCol w:w="28"/>
        <w:gridCol w:w="511"/>
        <w:gridCol w:w="28"/>
        <w:gridCol w:w="501"/>
        <w:gridCol w:w="513"/>
        <w:gridCol w:w="28"/>
        <w:gridCol w:w="505"/>
        <w:gridCol w:w="34"/>
        <w:gridCol w:w="499"/>
        <w:gridCol w:w="40"/>
        <w:gridCol w:w="524"/>
        <w:gridCol w:w="16"/>
      </w:tblGrid>
      <w:tr w:rsidR="006411E8" w:rsidRPr="0048642F" w14:paraId="6BD4B5EF" w14:textId="77777777" w:rsidTr="00A24B2A">
        <w:trPr>
          <w:trHeight w:val="253"/>
        </w:trPr>
        <w:tc>
          <w:tcPr>
            <w:tcW w:w="901" w:type="dxa"/>
            <w:tcBorders>
              <w:top w:val="single" w:sz="8" w:space="0" w:color="CCCCCC"/>
              <w:left w:val="single" w:sz="8" w:space="0" w:color="CCCCCC"/>
              <w:bottom w:val="single" w:sz="8" w:space="0" w:color="000000"/>
              <w:right w:val="single" w:sz="8" w:space="0" w:color="000000"/>
            </w:tcBorders>
            <w:shd w:val="clear" w:color="000000" w:fill="FFFFFF" w:themeFill="background1"/>
            <w:vAlign w:val="center"/>
            <w:hideMark/>
          </w:tcPr>
          <w:p w14:paraId="05A4BCB6" w14:textId="77777777" w:rsidR="006411E8" w:rsidRPr="0048642F" w:rsidRDefault="006411E8" w:rsidP="00A24B2A">
            <w:pPr>
              <w:spacing w:line="240" w:lineRule="auto"/>
              <w:jc w:val="center"/>
              <w:rPr>
                <w:rFonts w:eastAsia="Times New Roman"/>
                <w:b/>
                <w:bCs/>
                <w:color w:val="0C343D"/>
                <w:sz w:val="12"/>
                <w:szCs w:val="12"/>
              </w:rPr>
            </w:pPr>
          </w:p>
        </w:tc>
        <w:tc>
          <w:tcPr>
            <w:tcW w:w="585" w:type="dxa"/>
            <w:tcBorders>
              <w:top w:val="nil"/>
              <w:left w:val="single" w:sz="8" w:space="0" w:color="CCCCCC"/>
              <w:bottom w:val="single" w:sz="8" w:space="0" w:color="CCCCCC"/>
              <w:right w:val="single" w:sz="8" w:space="0" w:color="CCCCCC"/>
            </w:tcBorders>
            <w:shd w:val="clear" w:color="auto" w:fill="D5DCE4" w:themeFill="text2" w:themeFillTint="33"/>
            <w:vAlign w:val="center"/>
            <w:hideMark/>
          </w:tcPr>
          <w:p w14:paraId="1BE833EA" w14:textId="77777777" w:rsidR="006411E8" w:rsidRPr="0048642F" w:rsidRDefault="006411E8"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Computer_at_home (Ονομαστική)</w:t>
            </w:r>
          </w:p>
        </w:tc>
        <w:tc>
          <w:tcPr>
            <w:tcW w:w="735"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361C486A" w14:textId="77777777" w:rsidR="006411E8" w:rsidRPr="0048642F" w:rsidRDefault="006411E8"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Internet_at_home (Ονομαστική)</w:t>
            </w:r>
          </w:p>
        </w:tc>
        <w:tc>
          <w:tcPr>
            <w:tcW w:w="586"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7612CB05" w14:textId="77777777" w:rsidR="006411E8" w:rsidRPr="0048642F" w:rsidRDefault="006411E8" w:rsidP="00A24B2A">
            <w:pPr>
              <w:spacing w:line="240" w:lineRule="auto"/>
              <w:jc w:val="center"/>
              <w:rPr>
                <w:rFonts w:eastAsia="Times New Roman"/>
                <w:b/>
                <w:bCs/>
                <w:color w:val="0C343D"/>
                <w:sz w:val="12"/>
                <w:szCs w:val="12"/>
                <w:lang w:val="en-US"/>
              </w:rPr>
            </w:pPr>
            <w:r w:rsidRPr="0048642F">
              <w:rPr>
                <w:rFonts w:eastAsia="Times New Roman"/>
                <w:b/>
                <w:bCs/>
                <w:color w:val="0C343D"/>
                <w:sz w:val="12"/>
                <w:szCs w:val="12"/>
                <w:lang w:val="en-US"/>
              </w:rPr>
              <w:t>Computer_use_per_week (</w:t>
            </w:r>
            <w:r w:rsidRPr="0048642F">
              <w:rPr>
                <w:rFonts w:eastAsia="Times New Roman"/>
                <w:b/>
                <w:bCs/>
                <w:color w:val="0C343D"/>
                <w:sz w:val="12"/>
                <w:szCs w:val="12"/>
              </w:rPr>
              <w:t>Τακτική</w:t>
            </w:r>
            <w:r w:rsidRPr="0048642F">
              <w:rPr>
                <w:rFonts w:eastAsia="Times New Roman"/>
                <w:b/>
                <w:bCs/>
                <w:color w:val="0C343D"/>
                <w:sz w:val="12"/>
                <w:szCs w:val="12"/>
                <w:lang w:val="en-US"/>
              </w:rPr>
              <w:t>)</w:t>
            </w:r>
          </w:p>
        </w:tc>
        <w:tc>
          <w:tcPr>
            <w:tcW w:w="735"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4A0367B7" w14:textId="77777777" w:rsidR="006411E8" w:rsidRPr="0048642F" w:rsidRDefault="006411E8" w:rsidP="00A24B2A">
            <w:pPr>
              <w:spacing w:line="240" w:lineRule="auto"/>
              <w:jc w:val="center"/>
              <w:rPr>
                <w:rFonts w:eastAsia="Times New Roman"/>
                <w:b/>
                <w:bCs/>
                <w:color w:val="0C343D"/>
                <w:sz w:val="12"/>
                <w:szCs w:val="12"/>
                <w:lang w:val="en-US"/>
              </w:rPr>
            </w:pPr>
            <w:r w:rsidRPr="0048642F">
              <w:rPr>
                <w:rFonts w:eastAsia="Times New Roman"/>
                <w:b/>
                <w:bCs/>
                <w:color w:val="0C343D"/>
                <w:sz w:val="12"/>
                <w:szCs w:val="12"/>
                <w:lang w:val="en-US"/>
              </w:rPr>
              <w:t>Ease_of_moodle_use_perceptions (</w:t>
            </w:r>
            <w:r w:rsidRPr="0048642F">
              <w:rPr>
                <w:rFonts w:eastAsia="Times New Roman"/>
                <w:b/>
                <w:bCs/>
                <w:color w:val="0C343D"/>
                <w:sz w:val="12"/>
                <w:szCs w:val="12"/>
              </w:rPr>
              <w:t>Ισοδιαστημική</w:t>
            </w:r>
            <w:r w:rsidRPr="0048642F">
              <w:rPr>
                <w:rFonts w:eastAsia="Times New Roman"/>
                <w:b/>
                <w:bCs/>
                <w:color w:val="0C343D"/>
                <w:sz w:val="12"/>
                <w:szCs w:val="12"/>
                <w:lang w:val="en-US"/>
              </w:rPr>
              <w:t>)</w:t>
            </w:r>
          </w:p>
        </w:tc>
        <w:tc>
          <w:tcPr>
            <w:tcW w:w="884"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7FAEBCB4" w14:textId="77777777" w:rsidR="006411E8" w:rsidRPr="0048642F" w:rsidRDefault="006411E8" w:rsidP="00A24B2A">
            <w:pPr>
              <w:spacing w:line="240" w:lineRule="auto"/>
              <w:jc w:val="center"/>
              <w:rPr>
                <w:rFonts w:eastAsia="Times New Roman"/>
                <w:b/>
                <w:bCs/>
                <w:color w:val="0C343D"/>
                <w:sz w:val="12"/>
                <w:szCs w:val="12"/>
                <w:lang w:val="en-US"/>
              </w:rPr>
            </w:pPr>
            <w:r w:rsidRPr="0048642F">
              <w:rPr>
                <w:rFonts w:eastAsia="Times New Roman"/>
                <w:b/>
                <w:bCs/>
                <w:color w:val="0C343D"/>
                <w:sz w:val="12"/>
                <w:szCs w:val="12"/>
                <w:lang w:val="en-US"/>
              </w:rPr>
              <w:t>Moodle_use_capability_perceptions (</w:t>
            </w:r>
            <w:r w:rsidRPr="0048642F">
              <w:rPr>
                <w:rFonts w:eastAsia="Times New Roman"/>
                <w:b/>
                <w:bCs/>
                <w:color w:val="0C343D"/>
                <w:sz w:val="12"/>
                <w:szCs w:val="12"/>
              </w:rPr>
              <w:t>Ισοδιαστημική</w:t>
            </w:r>
            <w:r w:rsidRPr="0048642F">
              <w:rPr>
                <w:rFonts w:eastAsia="Times New Roman"/>
                <w:b/>
                <w:bCs/>
                <w:color w:val="0C343D"/>
                <w:sz w:val="12"/>
                <w:szCs w:val="12"/>
                <w:lang w:val="en-US"/>
              </w:rPr>
              <w:t>)</w:t>
            </w:r>
          </w:p>
        </w:tc>
        <w:tc>
          <w:tcPr>
            <w:tcW w:w="737" w:type="dxa"/>
            <w:tcBorders>
              <w:top w:val="nil"/>
              <w:left w:val="nil"/>
              <w:bottom w:val="single" w:sz="8" w:space="0" w:color="CCCCCC"/>
              <w:right w:val="single" w:sz="8" w:space="0" w:color="CCCCCC"/>
            </w:tcBorders>
            <w:shd w:val="clear" w:color="auto" w:fill="D5DCE4" w:themeFill="text2" w:themeFillTint="33"/>
            <w:vAlign w:val="center"/>
            <w:hideMark/>
          </w:tcPr>
          <w:p w14:paraId="6D8A54CD" w14:textId="77777777" w:rsidR="006411E8" w:rsidRPr="0048642F" w:rsidRDefault="006411E8"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Attitude_about_Moodle (Ισοδιαστημική)</w:t>
            </w:r>
          </w:p>
        </w:tc>
        <w:tc>
          <w:tcPr>
            <w:tcW w:w="1034"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6EE42FC9" w14:textId="77777777" w:rsidR="006411E8" w:rsidRPr="0048642F" w:rsidRDefault="006411E8" w:rsidP="00A24B2A">
            <w:pPr>
              <w:spacing w:line="240" w:lineRule="auto"/>
              <w:jc w:val="center"/>
              <w:rPr>
                <w:rFonts w:eastAsia="Times New Roman"/>
                <w:b/>
                <w:bCs/>
                <w:color w:val="0C343D"/>
                <w:sz w:val="12"/>
                <w:szCs w:val="12"/>
                <w:lang w:val="en-US"/>
              </w:rPr>
            </w:pPr>
            <w:r w:rsidRPr="0048642F">
              <w:rPr>
                <w:rFonts w:eastAsia="Times New Roman"/>
                <w:b/>
                <w:bCs/>
                <w:color w:val="0C343D"/>
                <w:sz w:val="12"/>
                <w:szCs w:val="12"/>
                <w:lang w:val="en-US"/>
              </w:rPr>
              <w:t>Perceived_Moodle_Usefulness_lesson (</w:t>
            </w:r>
            <w:r w:rsidRPr="0048642F">
              <w:rPr>
                <w:rFonts w:eastAsia="Times New Roman"/>
                <w:b/>
                <w:bCs/>
                <w:color w:val="0C343D"/>
                <w:sz w:val="12"/>
                <w:szCs w:val="12"/>
              </w:rPr>
              <w:t>Ισοδιαστημική</w:t>
            </w:r>
            <w:r w:rsidRPr="0048642F">
              <w:rPr>
                <w:rFonts w:eastAsia="Times New Roman"/>
                <w:b/>
                <w:bCs/>
                <w:color w:val="0C343D"/>
                <w:sz w:val="12"/>
                <w:szCs w:val="12"/>
                <w:lang w:val="en-US"/>
              </w:rPr>
              <w:t>)</w:t>
            </w:r>
          </w:p>
        </w:tc>
        <w:tc>
          <w:tcPr>
            <w:tcW w:w="761"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430A20D7" w14:textId="77777777" w:rsidR="006411E8" w:rsidRPr="0048642F" w:rsidRDefault="006411E8"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Perceived_Usefulness_assignment (Ισοδιαστημική)</w:t>
            </w:r>
          </w:p>
        </w:tc>
        <w:tc>
          <w:tcPr>
            <w:tcW w:w="574"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769AA474" w14:textId="77777777" w:rsidR="006411E8" w:rsidRPr="0048642F" w:rsidRDefault="006411E8"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Spectrum_of_use (Ισοδιαστημική)</w:t>
            </w:r>
          </w:p>
        </w:tc>
        <w:tc>
          <w:tcPr>
            <w:tcW w:w="539"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25A3F9DE" w14:textId="77777777" w:rsidR="006411E8" w:rsidRPr="0048642F" w:rsidRDefault="006411E8"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Total_Of_ id (Ισοδιαστημική)</w:t>
            </w:r>
          </w:p>
        </w:tc>
        <w:tc>
          <w:tcPr>
            <w:tcW w:w="570"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1EB579B7" w14:textId="77777777" w:rsidR="006411E8" w:rsidRPr="0048642F" w:rsidRDefault="006411E8"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assignment_view (Ισοδιαστημική)</w:t>
            </w:r>
          </w:p>
        </w:tc>
        <w:tc>
          <w:tcPr>
            <w:tcW w:w="539" w:type="dxa"/>
            <w:tcBorders>
              <w:top w:val="nil"/>
              <w:left w:val="nil"/>
              <w:bottom w:val="single" w:sz="8" w:space="0" w:color="CCCCCC"/>
              <w:right w:val="single" w:sz="8" w:space="0" w:color="CCCCCC"/>
            </w:tcBorders>
            <w:shd w:val="clear" w:color="auto" w:fill="D5DCE4" w:themeFill="text2" w:themeFillTint="33"/>
            <w:vAlign w:val="center"/>
            <w:hideMark/>
          </w:tcPr>
          <w:p w14:paraId="330B2092" w14:textId="77777777" w:rsidR="006411E8" w:rsidRPr="0048642F" w:rsidRDefault="006411E8"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course_view (Ισοδιαστημική)</w:t>
            </w:r>
          </w:p>
        </w:tc>
        <w:tc>
          <w:tcPr>
            <w:tcW w:w="551" w:type="dxa"/>
            <w:tcBorders>
              <w:top w:val="nil"/>
              <w:left w:val="nil"/>
              <w:bottom w:val="single" w:sz="8" w:space="0" w:color="CCCCCC"/>
              <w:right w:val="single" w:sz="8" w:space="0" w:color="CCCCCC"/>
            </w:tcBorders>
            <w:shd w:val="clear" w:color="auto" w:fill="D5DCE4" w:themeFill="text2" w:themeFillTint="33"/>
            <w:vAlign w:val="center"/>
            <w:hideMark/>
          </w:tcPr>
          <w:p w14:paraId="4CED58A1" w14:textId="77777777" w:rsidR="006411E8" w:rsidRPr="0048642F" w:rsidRDefault="006411E8"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forum_add_post (Ισοδιαστημική)</w:t>
            </w:r>
          </w:p>
        </w:tc>
        <w:tc>
          <w:tcPr>
            <w:tcW w:w="539"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486DFF4A" w14:textId="77777777" w:rsidR="006411E8" w:rsidRPr="0048642F" w:rsidRDefault="006411E8"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forum_view (Ισοδιαστημική)</w:t>
            </w:r>
          </w:p>
        </w:tc>
        <w:tc>
          <w:tcPr>
            <w:tcW w:w="539" w:type="dxa"/>
            <w:gridSpan w:val="3"/>
            <w:tcBorders>
              <w:top w:val="nil"/>
              <w:left w:val="nil"/>
              <w:bottom w:val="single" w:sz="8" w:space="0" w:color="CCCCCC"/>
              <w:right w:val="single" w:sz="8" w:space="0" w:color="CCCCCC"/>
            </w:tcBorders>
            <w:shd w:val="clear" w:color="auto" w:fill="D5DCE4" w:themeFill="text2" w:themeFillTint="33"/>
            <w:vAlign w:val="center"/>
            <w:hideMark/>
          </w:tcPr>
          <w:p w14:paraId="3EE79BD1" w14:textId="77777777" w:rsidR="006411E8" w:rsidRPr="0048642F" w:rsidRDefault="006411E8"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glossary_view (Ισοδιαστημική)</w:t>
            </w:r>
          </w:p>
        </w:tc>
        <w:tc>
          <w:tcPr>
            <w:tcW w:w="611" w:type="dxa"/>
            <w:tcBorders>
              <w:top w:val="nil"/>
              <w:left w:val="nil"/>
              <w:bottom w:val="single" w:sz="8" w:space="0" w:color="CCCCCC"/>
              <w:right w:val="single" w:sz="8" w:space="0" w:color="CCCCCC"/>
            </w:tcBorders>
            <w:shd w:val="clear" w:color="auto" w:fill="D5DCE4" w:themeFill="text2" w:themeFillTint="33"/>
            <w:vAlign w:val="center"/>
            <w:hideMark/>
          </w:tcPr>
          <w:p w14:paraId="565163E9" w14:textId="77777777" w:rsidR="006411E8" w:rsidRPr="0048642F" w:rsidRDefault="006411E8"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questionnaire_view (Ισοδιαστημική)</w:t>
            </w:r>
          </w:p>
        </w:tc>
        <w:tc>
          <w:tcPr>
            <w:tcW w:w="539"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0B72CA53" w14:textId="77777777" w:rsidR="006411E8" w:rsidRPr="0048642F" w:rsidRDefault="006411E8"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resource_view (Ισοδιαστημική)</w:t>
            </w:r>
          </w:p>
        </w:tc>
        <w:tc>
          <w:tcPr>
            <w:tcW w:w="529"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4DC87C1D" w14:textId="77777777" w:rsidR="006411E8" w:rsidRPr="0048642F" w:rsidRDefault="006411E8"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user_view (Ισοδιασημική)</w:t>
            </w:r>
          </w:p>
        </w:tc>
        <w:tc>
          <w:tcPr>
            <w:tcW w:w="541"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1F4E3396" w14:textId="77777777" w:rsidR="006411E8" w:rsidRPr="0048642F" w:rsidRDefault="006411E8"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user_view_all (Ισοδιαστημική)</w:t>
            </w:r>
          </w:p>
        </w:tc>
        <w:tc>
          <w:tcPr>
            <w:tcW w:w="539"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161DCD2C" w14:textId="77777777" w:rsidR="006411E8" w:rsidRPr="0048642F" w:rsidRDefault="006411E8"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Lab_Note (Ισοδιαστημική)</w:t>
            </w:r>
          </w:p>
        </w:tc>
        <w:tc>
          <w:tcPr>
            <w:tcW w:w="539"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1054D5FF" w14:textId="77777777" w:rsidR="006411E8" w:rsidRPr="0048642F" w:rsidRDefault="006411E8"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Exam_note (Ισοδιαστημική)</w:t>
            </w:r>
          </w:p>
        </w:tc>
        <w:tc>
          <w:tcPr>
            <w:tcW w:w="540" w:type="dxa"/>
            <w:gridSpan w:val="2"/>
            <w:tcBorders>
              <w:top w:val="nil"/>
              <w:left w:val="nil"/>
              <w:bottom w:val="single" w:sz="8" w:space="0" w:color="CCCCCC"/>
              <w:right w:val="single" w:sz="8" w:space="0" w:color="CCCCCC"/>
            </w:tcBorders>
            <w:shd w:val="clear" w:color="auto" w:fill="D5DCE4" w:themeFill="text2" w:themeFillTint="33"/>
            <w:vAlign w:val="center"/>
            <w:hideMark/>
          </w:tcPr>
          <w:p w14:paraId="21A25647" w14:textId="77777777" w:rsidR="006411E8" w:rsidRPr="0048642F" w:rsidRDefault="006411E8"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Final_Note (Ισοδιαστημική)</w:t>
            </w:r>
          </w:p>
        </w:tc>
      </w:tr>
      <w:tr w:rsidR="00DD19FC" w:rsidRPr="0048642F" w14:paraId="3A4A5B40" w14:textId="77777777" w:rsidTr="00DD19FC">
        <w:trPr>
          <w:trHeight w:val="253"/>
        </w:trPr>
        <w:tc>
          <w:tcPr>
            <w:tcW w:w="901"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5A54915A" w14:textId="77777777" w:rsidR="0048642F" w:rsidRPr="0048642F" w:rsidRDefault="0048642F" w:rsidP="00A24B2A">
            <w:pPr>
              <w:spacing w:line="240" w:lineRule="auto"/>
              <w:jc w:val="center"/>
              <w:rPr>
                <w:rFonts w:eastAsia="Times New Roman"/>
                <w:b/>
                <w:bCs/>
                <w:color w:val="0C343D"/>
                <w:sz w:val="12"/>
                <w:szCs w:val="12"/>
                <w:lang w:val="en-US"/>
              </w:rPr>
            </w:pPr>
            <w:r w:rsidRPr="0048642F">
              <w:rPr>
                <w:rFonts w:eastAsia="Times New Roman"/>
                <w:b/>
                <w:bCs/>
                <w:color w:val="0C343D"/>
                <w:sz w:val="12"/>
                <w:szCs w:val="12"/>
              </w:rPr>
              <w:t>assignment_view (Ισοδιαστ</w:t>
            </w:r>
            <w:r w:rsidRPr="0048642F">
              <w:rPr>
                <w:rFonts w:eastAsia="Times New Roman"/>
                <w:b/>
                <w:bCs/>
                <w:color w:val="0C343D"/>
                <w:sz w:val="12"/>
                <w:szCs w:val="12"/>
                <w:lang w:val="en-US"/>
              </w:rPr>
              <w:t>ημική)</w:t>
            </w:r>
          </w:p>
        </w:tc>
        <w:tc>
          <w:tcPr>
            <w:tcW w:w="585"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79590987" w14:textId="77777777" w:rsidR="0048642F" w:rsidRPr="0048642F" w:rsidRDefault="00DD19FC" w:rsidP="00A24B2A">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67CF6618" w14:textId="77777777" w:rsidR="0048642F" w:rsidRPr="0048642F" w:rsidRDefault="00DD19FC" w:rsidP="00A24B2A">
            <w:pPr>
              <w:jc w:val="center"/>
              <w:rPr>
                <w:sz w:val="12"/>
                <w:szCs w:val="12"/>
              </w:rPr>
            </w:pPr>
            <w:r>
              <w:rPr>
                <w:sz w:val="12"/>
                <w:szCs w:val="12"/>
              </w:rPr>
              <w:t>-</w:t>
            </w:r>
          </w:p>
        </w:tc>
        <w:tc>
          <w:tcPr>
            <w:tcW w:w="586" w:type="dxa"/>
            <w:gridSpan w:val="2"/>
            <w:tcBorders>
              <w:top w:val="nil"/>
              <w:left w:val="nil"/>
              <w:bottom w:val="single" w:sz="8" w:space="0" w:color="CCCCCC"/>
              <w:right w:val="single" w:sz="8" w:space="0" w:color="CCCCCC"/>
            </w:tcBorders>
            <w:shd w:val="clear" w:color="auto" w:fill="FFFFFF" w:themeFill="background1"/>
            <w:vAlign w:val="center"/>
            <w:hideMark/>
          </w:tcPr>
          <w:p w14:paraId="1A8C8FD9" w14:textId="77777777" w:rsidR="0048642F" w:rsidRPr="0048642F" w:rsidRDefault="00DD19FC" w:rsidP="00A24B2A">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1D77253E" w14:textId="77777777" w:rsidR="0048642F" w:rsidRPr="0048642F" w:rsidRDefault="00DD19FC" w:rsidP="00A24B2A">
            <w:pPr>
              <w:jc w:val="center"/>
              <w:rPr>
                <w:sz w:val="12"/>
                <w:szCs w:val="12"/>
              </w:rPr>
            </w:pPr>
            <w:r>
              <w:rPr>
                <w:sz w:val="12"/>
                <w:szCs w:val="12"/>
              </w:rPr>
              <w:t>-</w:t>
            </w:r>
          </w:p>
        </w:tc>
        <w:tc>
          <w:tcPr>
            <w:tcW w:w="884" w:type="dxa"/>
            <w:gridSpan w:val="2"/>
            <w:tcBorders>
              <w:top w:val="nil"/>
              <w:left w:val="nil"/>
              <w:bottom w:val="single" w:sz="8" w:space="0" w:color="CCCCCC"/>
              <w:right w:val="single" w:sz="8" w:space="0" w:color="CCCCCC"/>
            </w:tcBorders>
            <w:shd w:val="clear" w:color="auto" w:fill="FFFFFF" w:themeFill="background1"/>
            <w:vAlign w:val="center"/>
            <w:hideMark/>
          </w:tcPr>
          <w:p w14:paraId="7EDC71D8" w14:textId="77777777" w:rsidR="0048642F" w:rsidRPr="0048642F" w:rsidRDefault="00DD19FC" w:rsidP="00A24B2A">
            <w:pPr>
              <w:jc w:val="center"/>
              <w:rPr>
                <w:sz w:val="12"/>
                <w:szCs w:val="12"/>
              </w:rPr>
            </w:pPr>
            <w:r>
              <w:rPr>
                <w:sz w:val="12"/>
                <w:szCs w:val="12"/>
              </w:rPr>
              <w:t>-</w:t>
            </w:r>
          </w:p>
        </w:tc>
        <w:tc>
          <w:tcPr>
            <w:tcW w:w="737" w:type="dxa"/>
            <w:tcBorders>
              <w:top w:val="nil"/>
              <w:left w:val="nil"/>
              <w:bottom w:val="single" w:sz="8" w:space="0" w:color="CCCCCC"/>
              <w:right w:val="single" w:sz="8" w:space="0" w:color="CCCCCC"/>
            </w:tcBorders>
            <w:shd w:val="clear" w:color="auto" w:fill="FFFFFF" w:themeFill="background1"/>
            <w:vAlign w:val="center"/>
            <w:hideMark/>
          </w:tcPr>
          <w:p w14:paraId="6A085FC1" w14:textId="77777777" w:rsidR="0048642F" w:rsidRPr="0048642F" w:rsidRDefault="00DD19FC" w:rsidP="00A24B2A">
            <w:pPr>
              <w:jc w:val="center"/>
              <w:rPr>
                <w:sz w:val="12"/>
                <w:szCs w:val="12"/>
              </w:rPr>
            </w:pPr>
            <w:r>
              <w:rPr>
                <w:sz w:val="12"/>
                <w:szCs w:val="12"/>
              </w:rPr>
              <w:t>-</w:t>
            </w:r>
          </w:p>
        </w:tc>
        <w:tc>
          <w:tcPr>
            <w:tcW w:w="1034" w:type="dxa"/>
            <w:gridSpan w:val="2"/>
            <w:tcBorders>
              <w:top w:val="nil"/>
              <w:left w:val="nil"/>
              <w:bottom w:val="single" w:sz="8" w:space="0" w:color="CCCCCC"/>
              <w:right w:val="single" w:sz="8" w:space="0" w:color="CCCCCC"/>
            </w:tcBorders>
            <w:shd w:val="clear" w:color="auto" w:fill="FFFFFF" w:themeFill="background1"/>
            <w:vAlign w:val="center"/>
            <w:hideMark/>
          </w:tcPr>
          <w:p w14:paraId="5E4E6BB8" w14:textId="77777777" w:rsidR="0048642F" w:rsidRPr="0048642F" w:rsidRDefault="00DD19FC" w:rsidP="00A24B2A">
            <w:pPr>
              <w:jc w:val="center"/>
              <w:rPr>
                <w:sz w:val="12"/>
                <w:szCs w:val="12"/>
              </w:rPr>
            </w:pPr>
            <w:r>
              <w:rPr>
                <w:sz w:val="12"/>
                <w:szCs w:val="12"/>
              </w:rPr>
              <w:t>-</w:t>
            </w:r>
          </w:p>
        </w:tc>
        <w:tc>
          <w:tcPr>
            <w:tcW w:w="761" w:type="dxa"/>
            <w:gridSpan w:val="2"/>
            <w:tcBorders>
              <w:top w:val="nil"/>
              <w:left w:val="nil"/>
              <w:bottom w:val="single" w:sz="8" w:space="0" w:color="CCCCCC"/>
              <w:right w:val="single" w:sz="8" w:space="0" w:color="CCCCCC"/>
            </w:tcBorders>
            <w:shd w:val="clear" w:color="auto" w:fill="FFFFFF" w:themeFill="background1"/>
            <w:vAlign w:val="center"/>
            <w:hideMark/>
          </w:tcPr>
          <w:p w14:paraId="01874E4F" w14:textId="77777777" w:rsidR="0048642F" w:rsidRPr="0048642F" w:rsidRDefault="00DD19FC" w:rsidP="00A24B2A">
            <w:pPr>
              <w:jc w:val="center"/>
              <w:rPr>
                <w:sz w:val="12"/>
                <w:szCs w:val="12"/>
              </w:rPr>
            </w:pPr>
            <w:r>
              <w:rPr>
                <w:sz w:val="12"/>
                <w:szCs w:val="12"/>
              </w:rPr>
              <w:t>-</w:t>
            </w:r>
          </w:p>
        </w:tc>
        <w:tc>
          <w:tcPr>
            <w:tcW w:w="574" w:type="dxa"/>
            <w:gridSpan w:val="2"/>
            <w:tcBorders>
              <w:top w:val="nil"/>
              <w:left w:val="nil"/>
              <w:bottom w:val="single" w:sz="8" w:space="0" w:color="CCCCCC"/>
              <w:right w:val="single" w:sz="8" w:space="0" w:color="CCCCCC"/>
            </w:tcBorders>
            <w:shd w:val="clear" w:color="auto" w:fill="FFFFFF" w:themeFill="background1"/>
            <w:vAlign w:val="center"/>
            <w:hideMark/>
          </w:tcPr>
          <w:p w14:paraId="3ED3E5B8" w14:textId="77777777" w:rsidR="0048642F" w:rsidRPr="0048642F" w:rsidRDefault="00DD19FC" w:rsidP="00A24B2A">
            <w:pPr>
              <w:jc w:val="center"/>
              <w:rPr>
                <w:sz w:val="12"/>
                <w:szCs w:val="12"/>
              </w:rPr>
            </w:pPr>
            <w:r>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6220A673" w14:textId="77777777" w:rsidR="0048642F" w:rsidRPr="0048642F" w:rsidRDefault="00DD19FC" w:rsidP="00A24B2A">
            <w:pPr>
              <w:jc w:val="center"/>
              <w:rPr>
                <w:sz w:val="12"/>
                <w:szCs w:val="12"/>
              </w:rPr>
            </w:pPr>
            <w:r>
              <w:rPr>
                <w:sz w:val="12"/>
                <w:szCs w:val="12"/>
              </w:rPr>
              <w:t>-</w:t>
            </w:r>
          </w:p>
        </w:tc>
        <w:tc>
          <w:tcPr>
            <w:tcW w:w="570" w:type="dxa"/>
            <w:gridSpan w:val="2"/>
            <w:tcBorders>
              <w:top w:val="nil"/>
              <w:left w:val="nil"/>
              <w:bottom w:val="single" w:sz="8" w:space="0" w:color="CCCCCC"/>
              <w:right w:val="single" w:sz="8" w:space="0" w:color="CCCCCC"/>
            </w:tcBorders>
            <w:shd w:val="clear" w:color="auto" w:fill="FFFFFF" w:themeFill="background1"/>
            <w:vAlign w:val="center"/>
            <w:hideMark/>
          </w:tcPr>
          <w:p w14:paraId="199E7095" w14:textId="77777777" w:rsidR="0048642F" w:rsidRPr="0048642F" w:rsidRDefault="0048642F" w:rsidP="00A24B2A">
            <w:pPr>
              <w:jc w:val="center"/>
              <w:rPr>
                <w:sz w:val="12"/>
                <w:szCs w:val="12"/>
              </w:rPr>
            </w:pPr>
            <w:r w:rsidRPr="0048642F">
              <w:rPr>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6E51BFB2" w14:textId="77777777" w:rsidR="0048642F" w:rsidRPr="0048642F" w:rsidRDefault="0048642F" w:rsidP="00A24B2A">
            <w:pPr>
              <w:jc w:val="center"/>
              <w:rPr>
                <w:sz w:val="12"/>
                <w:szCs w:val="12"/>
              </w:rPr>
            </w:pPr>
            <w:r w:rsidRPr="0048642F">
              <w:rPr>
                <w:sz w:val="12"/>
                <w:szCs w:val="12"/>
              </w:rPr>
              <w:t>0,53 (p= 0,00) **</w:t>
            </w:r>
          </w:p>
        </w:tc>
        <w:tc>
          <w:tcPr>
            <w:tcW w:w="551" w:type="dxa"/>
            <w:tcBorders>
              <w:top w:val="nil"/>
              <w:left w:val="nil"/>
              <w:bottom w:val="single" w:sz="8" w:space="0" w:color="CCCCCC"/>
              <w:right w:val="single" w:sz="8" w:space="0" w:color="CCCCCC"/>
            </w:tcBorders>
            <w:shd w:val="clear" w:color="auto" w:fill="FFFFFF" w:themeFill="background1"/>
            <w:vAlign w:val="center"/>
            <w:hideMark/>
          </w:tcPr>
          <w:p w14:paraId="5133F903" w14:textId="77777777" w:rsidR="0048642F" w:rsidRPr="0048642F" w:rsidRDefault="0048642F" w:rsidP="00A24B2A">
            <w:pPr>
              <w:jc w:val="center"/>
              <w:rPr>
                <w:sz w:val="12"/>
                <w:szCs w:val="12"/>
              </w:rPr>
            </w:pPr>
            <w:r w:rsidRPr="0048642F">
              <w:rPr>
                <w:sz w:val="12"/>
                <w:szCs w:val="12"/>
              </w:rPr>
              <w:t>-0,04 (p= 0,63)</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51E4D0EA" w14:textId="77777777" w:rsidR="0048642F" w:rsidRPr="0048642F" w:rsidRDefault="0048642F" w:rsidP="00A24B2A">
            <w:pPr>
              <w:jc w:val="center"/>
              <w:rPr>
                <w:sz w:val="12"/>
                <w:szCs w:val="12"/>
              </w:rPr>
            </w:pPr>
            <w:r w:rsidRPr="0048642F">
              <w:rPr>
                <w:sz w:val="12"/>
                <w:szCs w:val="12"/>
              </w:rPr>
              <w:t>0,46 (p= 0,00) **</w:t>
            </w:r>
          </w:p>
        </w:tc>
        <w:tc>
          <w:tcPr>
            <w:tcW w:w="539" w:type="dxa"/>
            <w:gridSpan w:val="3"/>
            <w:tcBorders>
              <w:top w:val="nil"/>
              <w:left w:val="nil"/>
              <w:bottom w:val="single" w:sz="8" w:space="0" w:color="CCCCCC"/>
              <w:right w:val="single" w:sz="8" w:space="0" w:color="CCCCCC"/>
            </w:tcBorders>
            <w:shd w:val="clear" w:color="auto" w:fill="FFFFFF" w:themeFill="background1"/>
            <w:vAlign w:val="center"/>
            <w:hideMark/>
          </w:tcPr>
          <w:p w14:paraId="522F7F44" w14:textId="77777777" w:rsidR="0048642F" w:rsidRPr="0048642F" w:rsidRDefault="0048642F" w:rsidP="00A24B2A">
            <w:pPr>
              <w:jc w:val="center"/>
              <w:rPr>
                <w:sz w:val="12"/>
                <w:szCs w:val="12"/>
              </w:rPr>
            </w:pPr>
            <w:r w:rsidRPr="0048642F">
              <w:rPr>
                <w:sz w:val="12"/>
                <w:szCs w:val="12"/>
              </w:rPr>
              <w:t>0,29 (p= 0,00) **</w:t>
            </w:r>
          </w:p>
        </w:tc>
        <w:tc>
          <w:tcPr>
            <w:tcW w:w="611" w:type="dxa"/>
            <w:tcBorders>
              <w:top w:val="nil"/>
              <w:left w:val="nil"/>
              <w:bottom w:val="single" w:sz="8" w:space="0" w:color="CCCCCC"/>
              <w:right w:val="single" w:sz="8" w:space="0" w:color="CCCCCC"/>
            </w:tcBorders>
            <w:shd w:val="clear" w:color="auto" w:fill="FFFFFF" w:themeFill="background1"/>
            <w:vAlign w:val="center"/>
            <w:hideMark/>
          </w:tcPr>
          <w:p w14:paraId="033240E1" w14:textId="77777777" w:rsidR="0048642F" w:rsidRPr="0048642F" w:rsidRDefault="0048642F" w:rsidP="00A24B2A">
            <w:pPr>
              <w:jc w:val="center"/>
              <w:rPr>
                <w:sz w:val="12"/>
                <w:szCs w:val="12"/>
              </w:rPr>
            </w:pPr>
            <w:r w:rsidRPr="0048642F">
              <w:rPr>
                <w:sz w:val="12"/>
                <w:szCs w:val="12"/>
              </w:rPr>
              <w:t>0,34 (p= 0,00) **</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39EF9DCD" w14:textId="77777777" w:rsidR="0048642F" w:rsidRPr="0048642F" w:rsidRDefault="0048642F" w:rsidP="00A24B2A">
            <w:pPr>
              <w:jc w:val="center"/>
              <w:rPr>
                <w:sz w:val="12"/>
                <w:szCs w:val="12"/>
              </w:rPr>
            </w:pPr>
            <w:r w:rsidRPr="0048642F">
              <w:rPr>
                <w:sz w:val="12"/>
                <w:szCs w:val="12"/>
              </w:rPr>
              <w:t>0,68 (p= 0,00) **</w:t>
            </w:r>
          </w:p>
        </w:tc>
        <w:tc>
          <w:tcPr>
            <w:tcW w:w="529" w:type="dxa"/>
            <w:gridSpan w:val="2"/>
            <w:tcBorders>
              <w:top w:val="nil"/>
              <w:left w:val="nil"/>
              <w:bottom w:val="single" w:sz="8" w:space="0" w:color="CCCCCC"/>
              <w:right w:val="single" w:sz="8" w:space="0" w:color="CCCCCC"/>
            </w:tcBorders>
            <w:shd w:val="clear" w:color="auto" w:fill="FFFFFF" w:themeFill="background1"/>
            <w:vAlign w:val="center"/>
            <w:hideMark/>
          </w:tcPr>
          <w:p w14:paraId="3885A5CE" w14:textId="77777777" w:rsidR="0048642F" w:rsidRPr="0048642F" w:rsidRDefault="0048642F" w:rsidP="00A24B2A">
            <w:pPr>
              <w:jc w:val="center"/>
              <w:rPr>
                <w:sz w:val="12"/>
                <w:szCs w:val="12"/>
              </w:rPr>
            </w:pPr>
            <w:r w:rsidRPr="0048642F">
              <w:rPr>
                <w:sz w:val="12"/>
                <w:szCs w:val="12"/>
              </w:rPr>
              <w:t>0,23 (p= 0,01) *</w:t>
            </w:r>
          </w:p>
        </w:tc>
        <w:tc>
          <w:tcPr>
            <w:tcW w:w="541" w:type="dxa"/>
            <w:gridSpan w:val="2"/>
            <w:tcBorders>
              <w:top w:val="nil"/>
              <w:left w:val="nil"/>
              <w:bottom w:val="single" w:sz="8" w:space="0" w:color="CCCCCC"/>
              <w:right w:val="single" w:sz="8" w:space="0" w:color="CCCCCC"/>
            </w:tcBorders>
            <w:shd w:val="clear" w:color="auto" w:fill="FFFFFF" w:themeFill="background1"/>
            <w:vAlign w:val="center"/>
            <w:hideMark/>
          </w:tcPr>
          <w:p w14:paraId="7A36A2A1" w14:textId="77777777" w:rsidR="0048642F" w:rsidRPr="0048642F" w:rsidRDefault="0048642F" w:rsidP="00A24B2A">
            <w:pPr>
              <w:jc w:val="center"/>
              <w:rPr>
                <w:sz w:val="12"/>
                <w:szCs w:val="12"/>
              </w:rPr>
            </w:pPr>
            <w:r w:rsidRPr="0048642F">
              <w:rPr>
                <w:sz w:val="12"/>
                <w:szCs w:val="12"/>
              </w:rPr>
              <w:t>0,17 (p= 0,06)</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1D09EFAE" w14:textId="77777777" w:rsidR="0048642F" w:rsidRPr="0048642F" w:rsidRDefault="0048642F" w:rsidP="00A24B2A">
            <w:pPr>
              <w:jc w:val="center"/>
              <w:rPr>
                <w:sz w:val="12"/>
                <w:szCs w:val="12"/>
              </w:rPr>
            </w:pPr>
            <w:r w:rsidRPr="0048642F">
              <w:rPr>
                <w:sz w:val="12"/>
                <w:szCs w:val="12"/>
              </w:rPr>
              <w:t>0,28 (p= 0,00) **</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213C9CFC" w14:textId="77777777" w:rsidR="0048642F" w:rsidRPr="0048642F" w:rsidRDefault="0048642F" w:rsidP="00A24B2A">
            <w:pPr>
              <w:jc w:val="center"/>
              <w:rPr>
                <w:sz w:val="12"/>
                <w:szCs w:val="12"/>
              </w:rPr>
            </w:pPr>
            <w:r w:rsidRPr="0048642F">
              <w:rPr>
                <w:sz w:val="12"/>
                <w:szCs w:val="12"/>
              </w:rPr>
              <w:t>0,18 (p= 0,05)</w:t>
            </w:r>
          </w:p>
        </w:tc>
        <w:tc>
          <w:tcPr>
            <w:tcW w:w="540" w:type="dxa"/>
            <w:gridSpan w:val="2"/>
            <w:tcBorders>
              <w:top w:val="nil"/>
              <w:left w:val="nil"/>
              <w:bottom w:val="single" w:sz="8" w:space="0" w:color="CCCCCC"/>
              <w:right w:val="single" w:sz="8" w:space="0" w:color="CCCCCC"/>
            </w:tcBorders>
            <w:shd w:val="clear" w:color="auto" w:fill="FFFFFF" w:themeFill="background1"/>
            <w:vAlign w:val="center"/>
            <w:hideMark/>
          </w:tcPr>
          <w:p w14:paraId="2D5F40EC" w14:textId="77777777" w:rsidR="0048642F" w:rsidRPr="0048642F" w:rsidRDefault="0048642F" w:rsidP="00A24B2A">
            <w:pPr>
              <w:jc w:val="center"/>
              <w:rPr>
                <w:sz w:val="12"/>
                <w:szCs w:val="12"/>
              </w:rPr>
            </w:pPr>
            <w:r w:rsidRPr="0048642F">
              <w:rPr>
                <w:sz w:val="12"/>
                <w:szCs w:val="12"/>
              </w:rPr>
              <w:t>0,17 (p= 0,06)</w:t>
            </w:r>
          </w:p>
        </w:tc>
      </w:tr>
      <w:tr w:rsidR="00DD19FC" w:rsidRPr="0048642F" w14:paraId="1768618C" w14:textId="77777777" w:rsidTr="00DD19FC">
        <w:trPr>
          <w:trHeight w:val="253"/>
        </w:trPr>
        <w:tc>
          <w:tcPr>
            <w:tcW w:w="901"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519B84F5" w14:textId="77777777" w:rsidR="0048642F" w:rsidRPr="0048642F" w:rsidRDefault="0048642F" w:rsidP="00A24B2A">
            <w:pPr>
              <w:spacing w:line="240" w:lineRule="auto"/>
              <w:jc w:val="center"/>
              <w:rPr>
                <w:rFonts w:eastAsia="Times New Roman"/>
                <w:b/>
                <w:bCs/>
                <w:color w:val="0C343D"/>
                <w:sz w:val="12"/>
                <w:szCs w:val="12"/>
                <w:lang w:val="en-US"/>
              </w:rPr>
            </w:pPr>
            <w:r w:rsidRPr="0048642F">
              <w:rPr>
                <w:rFonts w:eastAsia="Times New Roman"/>
                <w:b/>
                <w:bCs/>
                <w:color w:val="0C343D"/>
                <w:sz w:val="12"/>
                <w:szCs w:val="12"/>
                <w:lang w:val="en-US"/>
              </w:rPr>
              <w:t>course_view (Ισοδιαστημική)</w:t>
            </w:r>
          </w:p>
        </w:tc>
        <w:tc>
          <w:tcPr>
            <w:tcW w:w="585"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56489B9F" w14:textId="77777777" w:rsidR="0048642F" w:rsidRPr="0048642F" w:rsidRDefault="00DD19FC" w:rsidP="00A24B2A">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3A86FCD4" w14:textId="77777777" w:rsidR="0048642F" w:rsidRPr="0048642F" w:rsidRDefault="00DD19FC" w:rsidP="00A24B2A">
            <w:pPr>
              <w:jc w:val="center"/>
              <w:rPr>
                <w:sz w:val="12"/>
                <w:szCs w:val="12"/>
              </w:rPr>
            </w:pPr>
            <w:r>
              <w:rPr>
                <w:sz w:val="12"/>
                <w:szCs w:val="12"/>
              </w:rPr>
              <w:t>-</w:t>
            </w:r>
          </w:p>
        </w:tc>
        <w:tc>
          <w:tcPr>
            <w:tcW w:w="586" w:type="dxa"/>
            <w:gridSpan w:val="2"/>
            <w:tcBorders>
              <w:top w:val="nil"/>
              <w:left w:val="nil"/>
              <w:bottom w:val="single" w:sz="8" w:space="0" w:color="CCCCCC"/>
              <w:right w:val="single" w:sz="8" w:space="0" w:color="CCCCCC"/>
            </w:tcBorders>
            <w:shd w:val="clear" w:color="auto" w:fill="FFFFFF" w:themeFill="background1"/>
            <w:vAlign w:val="center"/>
            <w:hideMark/>
          </w:tcPr>
          <w:p w14:paraId="679E113A" w14:textId="77777777" w:rsidR="0048642F" w:rsidRPr="0048642F" w:rsidRDefault="00DD19FC" w:rsidP="00A24B2A">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3607D176" w14:textId="77777777" w:rsidR="0048642F" w:rsidRPr="0048642F" w:rsidRDefault="00DD19FC" w:rsidP="00A24B2A">
            <w:pPr>
              <w:jc w:val="center"/>
              <w:rPr>
                <w:sz w:val="12"/>
                <w:szCs w:val="12"/>
              </w:rPr>
            </w:pPr>
            <w:r>
              <w:rPr>
                <w:sz w:val="12"/>
                <w:szCs w:val="12"/>
              </w:rPr>
              <w:t>-</w:t>
            </w:r>
          </w:p>
        </w:tc>
        <w:tc>
          <w:tcPr>
            <w:tcW w:w="884" w:type="dxa"/>
            <w:gridSpan w:val="2"/>
            <w:tcBorders>
              <w:top w:val="nil"/>
              <w:left w:val="nil"/>
              <w:bottom w:val="single" w:sz="8" w:space="0" w:color="CCCCCC"/>
              <w:right w:val="single" w:sz="8" w:space="0" w:color="CCCCCC"/>
            </w:tcBorders>
            <w:shd w:val="clear" w:color="auto" w:fill="FFFFFF" w:themeFill="background1"/>
            <w:vAlign w:val="center"/>
            <w:hideMark/>
          </w:tcPr>
          <w:p w14:paraId="64FB6B37" w14:textId="77777777" w:rsidR="0048642F" w:rsidRPr="0048642F" w:rsidRDefault="00DD19FC" w:rsidP="00A24B2A">
            <w:pPr>
              <w:jc w:val="center"/>
              <w:rPr>
                <w:sz w:val="12"/>
                <w:szCs w:val="12"/>
              </w:rPr>
            </w:pPr>
            <w:r>
              <w:rPr>
                <w:sz w:val="12"/>
                <w:szCs w:val="12"/>
              </w:rPr>
              <w:t>-</w:t>
            </w:r>
          </w:p>
        </w:tc>
        <w:tc>
          <w:tcPr>
            <w:tcW w:w="737" w:type="dxa"/>
            <w:tcBorders>
              <w:top w:val="nil"/>
              <w:left w:val="nil"/>
              <w:bottom w:val="single" w:sz="8" w:space="0" w:color="CCCCCC"/>
              <w:right w:val="single" w:sz="8" w:space="0" w:color="CCCCCC"/>
            </w:tcBorders>
            <w:shd w:val="clear" w:color="auto" w:fill="FFFFFF" w:themeFill="background1"/>
            <w:vAlign w:val="center"/>
            <w:hideMark/>
          </w:tcPr>
          <w:p w14:paraId="1C4D0489" w14:textId="77777777" w:rsidR="0048642F" w:rsidRPr="0048642F" w:rsidRDefault="00DD19FC" w:rsidP="00A24B2A">
            <w:pPr>
              <w:jc w:val="center"/>
              <w:rPr>
                <w:sz w:val="12"/>
                <w:szCs w:val="12"/>
              </w:rPr>
            </w:pPr>
            <w:r>
              <w:rPr>
                <w:sz w:val="12"/>
                <w:szCs w:val="12"/>
              </w:rPr>
              <w:t>-</w:t>
            </w:r>
          </w:p>
        </w:tc>
        <w:tc>
          <w:tcPr>
            <w:tcW w:w="1034" w:type="dxa"/>
            <w:gridSpan w:val="2"/>
            <w:tcBorders>
              <w:top w:val="nil"/>
              <w:left w:val="nil"/>
              <w:bottom w:val="single" w:sz="8" w:space="0" w:color="CCCCCC"/>
              <w:right w:val="single" w:sz="8" w:space="0" w:color="CCCCCC"/>
            </w:tcBorders>
            <w:shd w:val="clear" w:color="auto" w:fill="FFFFFF" w:themeFill="background1"/>
            <w:vAlign w:val="center"/>
            <w:hideMark/>
          </w:tcPr>
          <w:p w14:paraId="51B3B04B" w14:textId="77777777" w:rsidR="0048642F" w:rsidRPr="0048642F" w:rsidRDefault="00DD19FC" w:rsidP="00A24B2A">
            <w:pPr>
              <w:jc w:val="center"/>
              <w:rPr>
                <w:sz w:val="12"/>
                <w:szCs w:val="12"/>
              </w:rPr>
            </w:pPr>
            <w:r>
              <w:rPr>
                <w:sz w:val="12"/>
                <w:szCs w:val="12"/>
              </w:rPr>
              <w:t>-</w:t>
            </w:r>
          </w:p>
        </w:tc>
        <w:tc>
          <w:tcPr>
            <w:tcW w:w="761" w:type="dxa"/>
            <w:gridSpan w:val="2"/>
            <w:tcBorders>
              <w:top w:val="nil"/>
              <w:left w:val="nil"/>
              <w:bottom w:val="single" w:sz="8" w:space="0" w:color="CCCCCC"/>
              <w:right w:val="single" w:sz="8" w:space="0" w:color="CCCCCC"/>
            </w:tcBorders>
            <w:shd w:val="clear" w:color="auto" w:fill="FFFFFF" w:themeFill="background1"/>
            <w:vAlign w:val="center"/>
            <w:hideMark/>
          </w:tcPr>
          <w:p w14:paraId="757F13BF" w14:textId="77777777" w:rsidR="0048642F" w:rsidRPr="0048642F" w:rsidRDefault="00DD19FC" w:rsidP="00A24B2A">
            <w:pPr>
              <w:jc w:val="center"/>
              <w:rPr>
                <w:sz w:val="12"/>
                <w:szCs w:val="12"/>
              </w:rPr>
            </w:pPr>
            <w:r>
              <w:rPr>
                <w:sz w:val="12"/>
                <w:szCs w:val="12"/>
              </w:rPr>
              <w:t>-</w:t>
            </w:r>
          </w:p>
        </w:tc>
        <w:tc>
          <w:tcPr>
            <w:tcW w:w="574" w:type="dxa"/>
            <w:gridSpan w:val="2"/>
            <w:tcBorders>
              <w:top w:val="nil"/>
              <w:left w:val="nil"/>
              <w:bottom w:val="single" w:sz="8" w:space="0" w:color="CCCCCC"/>
              <w:right w:val="single" w:sz="8" w:space="0" w:color="CCCCCC"/>
            </w:tcBorders>
            <w:shd w:val="clear" w:color="auto" w:fill="FFFFFF" w:themeFill="background1"/>
            <w:vAlign w:val="center"/>
            <w:hideMark/>
          </w:tcPr>
          <w:p w14:paraId="272572CF" w14:textId="77777777" w:rsidR="0048642F" w:rsidRPr="0048642F" w:rsidRDefault="00DD19FC" w:rsidP="00A24B2A">
            <w:pPr>
              <w:jc w:val="center"/>
              <w:rPr>
                <w:sz w:val="12"/>
                <w:szCs w:val="12"/>
              </w:rPr>
            </w:pPr>
            <w:r>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62B242BE" w14:textId="77777777" w:rsidR="0048642F" w:rsidRPr="0048642F" w:rsidRDefault="00DD19FC" w:rsidP="00A24B2A">
            <w:pPr>
              <w:jc w:val="center"/>
              <w:rPr>
                <w:sz w:val="12"/>
                <w:szCs w:val="12"/>
              </w:rPr>
            </w:pPr>
            <w:r>
              <w:rPr>
                <w:sz w:val="12"/>
                <w:szCs w:val="12"/>
              </w:rPr>
              <w:t>-</w:t>
            </w:r>
          </w:p>
        </w:tc>
        <w:tc>
          <w:tcPr>
            <w:tcW w:w="570" w:type="dxa"/>
            <w:gridSpan w:val="2"/>
            <w:tcBorders>
              <w:top w:val="nil"/>
              <w:left w:val="nil"/>
              <w:bottom w:val="single" w:sz="8" w:space="0" w:color="CCCCCC"/>
              <w:right w:val="single" w:sz="8" w:space="0" w:color="CCCCCC"/>
            </w:tcBorders>
            <w:shd w:val="clear" w:color="auto" w:fill="FFFFFF" w:themeFill="background1"/>
            <w:vAlign w:val="center"/>
            <w:hideMark/>
          </w:tcPr>
          <w:p w14:paraId="6BB7612A" w14:textId="77777777" w:rsidR="0048642F" w:rsidRPr="0048642F" w:rsidRDefault="00DD19FC" w:rsidP="00A24B2A">
            <w:pPr>
              <w:jc w:val="center"/>
              <w:rPr>
                <w:sz w:val="12"/>
                <w:szCs w:val="12"/>
              </w:rPr>
            </w:pPr>
            <w:r>
              <w:rPr>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751788E8" w14:textId="77777777" w:rsidR="0048642F" w:rsidRPr="0048642F" w:rsidRDefault="0048642F" w:rsidP="00A24B2A">
            <w:pPr>
              <w:jc w:val="center"/>
              <w:rPr>
                <w:sz w:val="12"/>
                <w:szCs w:val="12"/>
              </w:rPr>
            </w:pPr>
            <w:r w:rsidRPr="0048642F">
              <w:rPr>
                <w:sz w:val="12"/>
                <w:szCs w:val="12"/>
              </w:rPr>
              <w:t>-</w:t>
            </w:r>
          </w:p>
        </w:tc>
        <w:tc>
          <w:tcPr>
            <w:tcW w:w="551" w:type="dxa"/>
            <w:tcBorders>
              <w:top w:val="nil"/>
              <w:left w:val="nil"/>
              <w:bottom w:val="single" w:sz="8" w:space="0" w:color="CCCCCC"/>
              <w:right w:val="single" w:sz="8" w:space="0" w:color="CCCCCC"/>
            </w:tcBorders>
            <w:shd w:val="clear" w:color="auto" w:fill="FFFFFF" w:themeFill="background1"/>
            <w:vAlign w:val="center"/>
            <w:hideMark/>
          </w:tcPr>
          <w:p w14:paraId="22EC27D7" w14:textId="77777777" w:rsidR="0048642F" w:rsidRPr="0048642F" w:rsidRDefault="0048642F" w:rsidP="00A24B2A">
            <w:pPr>
              <w:jc w:val="center"/>
              <w:rPr>
                <w:sz w:val="12"/>
                <w:szCs w:val="12"/>
              </w:rPr>
            </w:pPr>
            <w:r w:rsidRPr="0048642F">
              <w:rPr>
                <w:sz w:val="12"/>
                <w:szCs w:val="12"/>
              </w:rPr>
              <w:t>0,04 (p= 0,62)</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58C12AD0" w14:textId="77777777" w:rsidR="0048642F" w:rsidRPr="0048642F" w:rsidRDefault="0048642F" w:rsidP="00A24B2A">
            <w:pPr>
              <w:jc w:val="center"/>
              <w:rPr>
                <w:sz w:val="12"/>
                <w:szCs w:val="12"/>
              </w:rPr>
            </w:pPr>
            <w:r w:rsidRPr="0048642F">
              <w:rPr>
                <w:sz w:val="12"/>
                <w:szCs w:val="12"/>
              </w:rPr>
              <w:t>0,63 (p= 0,00) **</w:t>
            </w:r>
          </w:p>
        </w:tc>
        <w:tc>
          <w:tcPr>
            <w:tcW w:w="539" w:type="dxa"/>
            <w:gridSpan w:val="3"/>
            <w:tcBorders>
              <w:top w:val="nil"/>
              <w:left w:val="nil"/>
              <w:bottom w:val="single" w:sz="8" w:space="0" w:color="CCCCCC"/>
              <w:right w:val="single" w:sz="8" w:space="0" w:color="CCCCCC"/>
            </w:tcBorders>
            <w:shd w:val="clear" w:color="auto" w:fill="FFFFFF" w:themeFill="background1"/>
            <w:vAlign w:val="center"/>
            <w:hideMark/>
          </w:tcPr>
          <w:p w14:paraId="059440E3" w14:textId="77777777" w:rsidR="0048642F" w:rsidRPr="0048642F" w:rsidRDefault="0048642F" w:rsidP="00A24B2A">
            <w:pPr>
              <w:jc w:val="center"/>
              <w:rPr>
                <w:sz w:val="12"/>
                <w:szCs w:val="12"/>
              </w:rPr>
            </w:pPr>
            <w:r w:rsidRPr="0048642F">
              <w:rPr>
                <w:sz w:val="12"/>
                <w:szCs w:val="12"/>
              </w:rPr>
              <w:t>0,38 (p= 0,00) **</w:t>
            </w:r>
          </w:p>
        </w:tc>
        <w:tc>
          <w:tcPr>
            <w:tcW w:w="611" w:type="dxa"/>
            <w:tcBorders>
              <w:top w:val="nil"/>
              <w:left w:val="nil"/>
              <w:bottom w:val="single" w:sz="8" w:space="0" w:color="CCCCCC"/>
              <w:right w:val="single" w:sz="8" w:space="0" w:color="CCCCCC"/>
            </w:tcBorders>
            <w:shd w:val="clear" w:color="auto" w:fill="FFFFFF" w:themeFill="background1"/>
            <w:vAlign w:val="center"/>
            <w:hideMark/>
          </w:tcPr>
          <w:p w14:paraId="2389F758" w14:textId="77777777" w:rsidR="0048642F" w:rsidRPr="0048642F" w:rsidRDefault="0048642F" w:rsidP="00A24B2A">
            <w:pPr>
              <w:jc w:val="center"/>
              <w:rPr>
                <w:sz w:val="12"/>
                <w:szCs w:val="12"/>
              </w:rPr>
            </w:pPr>
            <w:r w:rsidRPr="0048642F">
              <w:rPr>
                <w:sz w:val="12"/>
                <w:szCs w:val="12"/>
              </w:rPr>
              <w:t>0,63 (p= 0,00) **</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7EE2AB41" w14:textId="77777777" w:rsidR="0048642F" w:rsidRPr="0048642F" w:rsidRDefault="0048642F" w:rsidP="00A24B2A">
            <w:pPr>
              <w:jc w:val="center"/>
              <w:rPr>
                <w:sz w:val="12"/>
                <w:szCs w:val="12"/>
              </w:rPr>
            </w:pPr>
            <w:r w:rsidRPr="0048642F">
              <w:rPr>
                <w:sz w:val="12"/>
                <w:szCs w:val="12"/>
              </w:rPr>
              <w:t>0,59 (p= 0,00) **</w:t>
            </w:r>
          </w:p>
        </w:tc>
        <w:tc>
          <w:tcPr>
            <w:tcW w:w="529" w:type="dxa"/>
            <w:gridSpan w:val="2"/>
            <w:tcBorders>
              <w:top w:val="nil"/>
              <w:left w:val="nil"/>
              <w:bottom w:val="single" w:sz="8" w:space="0" w:color="CCCCCC"/>
              <w:right w:val="single" w:sz="8" w:space="0" w:color="CCCCCC"/>
            </w:tcBorders>
            <w:shd w:val="clear" w:color="auto" w:fill="FFFFFF" w:themeFill="background1"/>
            <w:vAlign w:val="center"/>
            <w:hideMark/>
          </w:tcPr>
          <w:p w14:paraId="58D0D6F8" w14:textId="77777777" w:rsidR="0048642F" w:rsidRPr="0048642F" w:rsidRDefault="0048642F" w:rsidP="00A24B2A">
            <w:pPr>
              <w:jc w:val="center"/>
              <w:rPr>
                <w:sz w:val="12"/>
                <w:szCs w:val="12"/>
              </w:rPr>
            </w:pPr>
            <w:r w:rsidRPr="0048642F">
              <w:rPr>
                <w:sz w:val="12"/>
                <w:szCs w:val="12"/>
              </w:rPr>
              <w:t>0,42 (p= 0,00) **</w:t>
            </w:r>
          </w:p>
        </w:tc>
        <w:tc>
          <w:tcPr>
            <w:tcW w:w="541" w:type="dxa"/>
            <w:gridSpan w:val="2"/>
            <w:tcBorders>
              <w:top w:val="nil"/>
              <w:left w:val="nil"/>
              <w:bottom w:val="single" w:sz="8" w:space="0" w:color="CCCCCC"/>
              <w:right w:val="single" w:sz="8" w:space="0" w:color="CCCCCC"/>
            </w:tcBorders>
            <w:shd w:val="clear" w:color="auto" w:fill="FFFFFF" w:themeFill="background1"/>
            <w:vAlign w:val="center"/>
            <w:hideMark/>
          </w:tcPr>
          <w:p w14:paraId="5ED3D9C2" w14:textId="77777777" w:rsidR="0048642F" w:rsidRPr="0048642F" w:rsidRDefault="0048642F" w:rsidP="00A24B2A">
            <w:pPr>
              <w:jc w:val="center"/>
              <w:rPr>
                <w:sz w:val="12"/>
                <w:szCs w:val="12"/>
              </w:rPr>
            </w:pPr>
            <w:r w:rsidRPr="0048642F">
              <w:rPr>
                <w:sz w:val="12"/>
                <w:szCs w:val="12"/>
              </w:rPr>
              <w:t>0,42 (p= 0,00) **</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0055D660" w14:textId="77777777" w:rsidR="0048642F" w:rsidRPr="0048642F" w:rsidRDefault="0048642F" w:rsidP="00A24B2A">
            <w:pPr>
              <w:jc w:val="center"/>
              <w:rPr>
                <w:sz w:val="12"/>
                <w:szCs w:val="12"/>
              </w:rPr>
            </w:pPr>
            <w:r w:rsidRPr="0048642F">
              <w:rPr>
                <w:sz w:val="12"/>
                <w:szCs w:val="12"/>
              </w:rPr>
              <w:t>0,39 (p= 0,00) **</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780DCDC1" w14:textId="77777777" w:rsidR="0048642F" w:rsidRPr="0048642F" w:rsidRDefault="0048642F" w:rsidP="00A24B2A">
            <w:pPr>
              <w:jc w:val="center"/>
              <w:rPr>
                <w:sz w:val="12"/>
                <w:szCs w:val="12"/>
              </w:rPr>
            </w:pPr>
            <w:r w:rsidRPr="0048642F">
              <w:rPr>
                <w:sz w:val="12"/>
                <w:szCs w:val="12"/>
              </w:rPr>
              <w:t>0,32 (p= 0,00) **</w:t>
            </w:r>
          </w:p>
        </w:tc>
        <w:tc>
          <w:tcPr>
            <w:tcW w:w="540" w:type="dxa"/>
            <w:gridSpan w:val="2"/>
            <w:tcBorders>
              <w:top w:val="nil"/>
              <w:left w:val="nil"/>
              <w:bottom w:val="single" w:sz="8" w:space="0" w:color="CCCCCC"/>
              <w:right w:val="single" w:sz="8" w:space="0" w:color="CCCCCC"/>
            </w:tcBorders>
            <w:shd w:val="clear" w:color="auto" w:fill="FFFFFF" w:themeFill="background1"/>
            <w:vAlign w:val="center"/>
            <w:hideMark/>
          </w:tcPr>
          <w:p w14:paraId="449B5DC0" w14:textId="77777777" w:rsidR="0048642F" w:rsidRPr="0048642F" w:rsidRDefault="0048642F" w:rsidP="00A24B2A">
            <w:pPr>
              <w:jc w:val="center"/>
              <w:rPr>
                <w:sz w:val="12"/>
                <w:szCs w:val="12"/>
              </w:rPr>
            </w:pPr>
            <w:r w:rsidRPr="0048642F">
              <w:rPr>
                <w:sz w:val="12"/>
                <w:szCs w:val="12"/>
              </w:rPr>
              <w:t>0,31 (p= 0,00) **</w:t>
            </w:r>
          </w:p>
        </w:tc>
      </w:tr>
      <w:tr w:rsidR="00DD19FC" w:rsidRPr="0048642F" w14:paraId="45C75DF3" w14:textId="77777777" w:rsidTr="00DD19FC">
        <w:trPr>
          <w:trHeight w:val="253"/>
        </w:trPr>
        <w:tc>
          <w:tcPr>
            <w:tcW w:w="901"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1A7306B0" w14:textId="77777777" w:rsidR="0048642F" w:rsidRPr="0048642F" w:rsidRDefault="0048642F" w:rsidP="00A24B2A">
            <w:pPr>
              <w:spacing w:line="240" w:lineRule="auto"/>
              <w:jc w:val="center"/>
              <w:rPr>
                <w:rFonts w:eastAsia="Times New Roman"/>
                <w:b/>
                <w:bCs/>
                <w:color w:val="0C343D"/>
                <w:sz w:val="12"/>
                <w:szCs w:val="12"/>
                <w:lang w:val="en-US"/>
              </w:rPr>
            </w:pPr>
            <w:r w:rsidRPr="0048642F">
              <w:rPr>
                <w:rFonts w:eastAsia="Times New Roman"/>
                <w:b/>
                <w:bCs/>
                <w:color w:val="0C343D"/>
                <w:sz w:val="12"/>
                <w:szCs w:val="12"/>
                <w:lang w:val="en-US"/>
              </w:rPr>
              <w:t>forum_add_post (Ισοδιαστημική)</w:t>
            </w:r>
          </w:p>
        </w:tc>
        <w:tc>
          <w:tcPr>
            <w:tcW w:w="585"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49D444B6" w14:textId="77777777" w:rsidR="0048642F" w:rsidRPr="0048642F" w:rsidRDefault="00DD19FC" w:rsidP="00A24B2A">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6F5CCB7D" w14:textId="77777777" w:rsidR="0048642F" w:rsidRPr="0048642F" w:rsidRDefault="00DD19FC" w:rsidP="00A24B2A">
            <w:pPr>
              <w:jc w:val="center"/>
              <w:rPr>
                <w:sz w:val="12"/>
                <w:szCs w:val="12"/>
              </w:rPr>
            </w:pPr>
            <w:r>
              <w:rPr>
                <w:sz w:val="12"/>
                <w:szCs w:val="12"/>
              </w:rPr>
              <w:t>-</w:t>
            </w:r>
          </w:p>
        </w:tc>
        <w:tc>
          <w:tcPr>
            <w:tcW w:w="586" w:type="dxa"/>
            <w:gridSpan w:val="2"/>
            <w:tcBorders>
              <w:top w:val="nil"/>
              <w:left w:val="nil"/>
              <w:bottom w:val="single" w:sz="8" w:space="0" w:color="CCCCCC"/>
              <w:right w:val="single" w:sz="8" w:space="0" w:color="CCCCCC"/>
            </w:tcBorders>
            <w:shd w:val="clear" w:color="auto" w:fill="FFFFFF" w:themeFill="background1"/>
            <w:vAlign w:val="center"/>
            <w:hideMark/>
          </w:tcPr>
          <w:p w14:paraId="55F75E4A" w14:textId="77777777" w:rsidR="0048642F" w:rsidRPr="0048642F" w:rsidRDefault="00DD19FC" w:rsidP="00A24B2A">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0DE91BAC" w14:textId="77777777" w:rsidR="0048642F" w:rsidRPr="0048642F" w:rsidRDefault="00DD19FC" w:rsidP="00A24B2A">
            <w:pPr>
              <w:jc w:val="center"/>
              <w:rPr>
                <w:sz w:val="12"/>
                <w:szCs w:val="12"/>
              </w:rPr>
            </w:pPr>
            <w:r>
              <w:rPr>
                <w:sz w:val="12"/>
                <w:szCs w:val="12"/>
              </w:rPr>
              <w:t>-</w:t>
            </w:r>
          </w:p>
        </w:tc>
        <w:tc>
          <w:tcPr>
            <w:tcW w:w="884" w:type="dxa"/>
            <w:gridSpan w:val="2"/>
            <w:tcBorders>
              <w:top w:val="nil"/>
              <w:left w:val="nil"/>
              <w:bottom w:val="single" w:sz="8" w:space="0" w:color="CCCCCC"/>
              <w:right w:val="single" w:sz="8" w:space="0" w:color="CCCCCC"/>
            </w:tcBorders>
            <w:shd w:val="clear" w:color="auto" w:fill="FFFFFF" w:themeFill="background1"/>
            <w:vAlign w:val="center"/>
            <w:hideMark/>
          </w:tcPr>
          <w:p w14:paraId="42D74058" w14:textId="77777777" w:rsidR="0048642F" w:rsidRPr="0048642F" w:rsidRDefault="00DD19FC" w:rsidP="00A24B2A">
            <w:pPr>
              <w:jc w:val="center"/>
              <w:rPr>
                <w:sz w:val="12"/>
                <w:szCs w:val="12"/>
              </w:rPr>
            </w:pPr>
            <w:r>
              <w:rPr>
                <w:sz w:val="12"/>
                <w:szCs w:val="12"/>
              </w:rPr>
              <w:t>-</w:t>
            </w:r>
          </w:p>
        </w:tc>
        <w:tc>
          <w:tcPr>
            <w:tcW w:w="737" w:type="dxa"/>
            <w:tcBorders>
              <w:top w:val="nil"/>
              <w:left w:val="nil"/>
              <w:bottom w:val="single" w:sz="8" w:space="0" w:color="CCCCCC"/>
              <w:right w:val="single" w:sz="8" w:space="0" w:color="CCCCCC"/>
            </w:tcBorders>
            <w:shd w:val="clear" w:color="auto" w:fill="FFFFFF" w:themeFill="background1"/>
            <w:vAlign w:val="center"/>
            <w:hideMark/>
          </w:tcPr>
          <w:p w14:paraId="56CC45E9" w14:textId="77777777" w:rsidR="0048642F" w:rsidRPr="0048642F" w:rsidRDefault="00DD19FC" w:rsidP="00A24B2A">
            <w:pPr>
              <w:jc w:val="center"/>
              <w:rPr>
                <w:sz w:val="12"/>
                <w:szCs w:val="12"/>
              </w:rPr>
            </w:pPr>
            <w:r>
              <w:rPr>
                <w:sz w:val="12"/>
                <w:szCs w:val="12"/>
              </w:rPr>
              <w:t>-</w:t>
            </w:r>
          </w:p>
        </w:tc>
        <w:tc>
          <w:tcPr>
            <w:tcW w:w="1034" w:type="dxa"/>
            <w:gridSpan w:val="2"/>
            <w:tcBorders>
              <w:top w:val="nil"/>
              <w:left w:val="nil"/>
              <w:bottom w:val="single" w:sz="8" w:space="0" w:color="CCCCCC"/>
              <w:right w:val="single" w:sz="8" w:space="0" w:color="CCCCCC"/>
            </w:tcBorders>
            <w:shd w:val="clear" w:color="auto" w:fill="FFFFFF" w:themeFill="background1"/>
            <w:vAlign w:val="center"/>
            <w:hideMark/>
          </w:tcPr>
          <w:p w14:paraId="75A2E298" w14:textId="77777777" w:rsidR="0048642F" w:rsidRPr="0048642F" w:rsidRDefault="00DD19FC" w:rsidP="00A24B2A">
            <w:pPr>
              <w:jc w:val="center"/>
              <w:rPr>
                <w:sz w:val="12"/>
                <w:szCs w:val="12"/>
              </w:rPr>
            </w:pPr>
            <w:r>
              <w:rPr>
                <w:sz w:val="12"/>
                <w:szCs w:val="12"/>
              </w:rPr>
              <w:t>-</w:t>
            </w:r>
          </w:p>
        </w:tc>
        <w:tc>
          <w:tcPr>
            <w:tcW w:w="761" w:type="dxa"/>
            <w:gridSpan w:val="2"/>
            <w:tcBorders>
              <w:top w:val="nil"/>
              <w:left w:val="nil"/>
              <w:bottom w:val="single" w:sz="8" w:space="0" w:color="CCCCCC"/>
              <w:right w:val="single" w:sz="8" w:space="0" w:color="CCCCCC"/>
            </w:tcBorders>
            <w:shd w:val="clear" w:color="auto" w:fill="FFFFFF" w:themeFill="background1"/>
            <w:vAlign w:val="center"/>
            <w:hideMark/>
          </w:tcPr>
          <w:p w14:paraId="04DBD117" w14:textId="77777777" w:rsidR="0048642F" w:rsidRPr="0048642F" w:rsidRDefault="00DD19FC" w:rsidP="00A24B2A">
            <w:pPr>
              <w:jc w:val="center"/>
              <w:rPr>
                <w:sz w:val="12"/>
                <w:szCs w:val="12"/>
              </w:rPr>
            </w:pPr>
            <w:r>
              <w:rPr>
                <w:sz w:val="12"/>
                <w:szCs w:val="12"/>
              </w:rPr>
              <w:t>-</w:t>
            </w:r>
          </w:p>
        </w:tc>
        <w:tc>
          <w:tcPr>
            <w:tcW w:w="574" w:type="dxa"/>
            <w:gridSpan w:val="2"/>
            <w:tcBorders>
              <w:top w:val="nil"/>
              <w:left w:val="nil"/>
              <w:bottom w:val="single" w:sz="8" w:space="0" w:color="CCCCCC"/>
              <w:right w:val="single" w:sz="8" w:space="0" w:color="CCCCCC"/>
            </w:tcBorders>
            <w:shd w:val="clear" w:color="auto" w:fill="FFFFFF" w:themeFill="background1"/>
            <w:vAlign w:val="center"/>
            <w:hideMark/>
          </w:tcPr>
          <w:p w14:paraId="7FF11A2C" w14:textId="77777777" w:rsidR="0048642F" w:rsidRPr="0048642F" w:rsidRDefault="00DD19FC" w:rsidP="00A24B2A">
            <w:pPr>
              <w:jc w:val="center"/>
              <w:rPr>
                <w:sz w:val="12"/>
                <w:szCs w:val="12"/>
              </w:rPr>
            </w:pPr>
            <w:r>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5F85FA60" w14:textId="77777777" w:rsidR="0048642F" w:rsidRPr="0048642F" w:rsidRDefault="00DD19FC" w:rsidP="00A24B2A">
            <w:pPr>
              <w:jc w:val="center"/>
              <w:rPr>
                <w:sz w:val="12"/>
                <w:szCs w:val="12"/>
              </w:rPr>
            </w:pPr>
            <w:r>
              <w:rPr>
                <w:sz w:val="12"/>
                <w:szCs w:val="12"/>
              </w:rPr>
              <w:t>-</w:t>
            </w:r>
          </w:p>
        </w:tc>
        <w:tc>
          <w:tcPr>
            <w:tcW w:w="570" w:type="dxa"/>
            <w:gridSpan w:val="2"/>
            <w:tcBorders>
              <w:top w:val="nil"/>
              <w:left w:val="nil"/>
              <w:bottom w:val="single" w:sz="8" w:space="0" w:color="CCCCCC"/>
              <w:right w:val="single" w:sz="8" w:space="0" w:color="CCCCCC"/>
            </w:tcBorders>
            <w:shd w:val="clear" w:color="auto" w:fill="FFFFFF" w:themeFill="background1"/>
            <w:vAlign w:val="center"/>
            <w:hideMark/>
          </w:tcPr>
          <w:p w14:paraId="31E32066" w14:textId="77777777" w:rsidR="0048642F" w:rsidRPr="0048642F" w:rsidRDefault="00DD19FC" w:rsidP="00A24B2A">
            <w:pPr>
              <w:jc w:val="center"/>
              <w:rPr>
                <w:sz w:val="12"/>
                <w:szCs w:val="12"/>
              </w:rPr>
            </w:pPr>
            <w:r>
              <w:rPr>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715EB5A1" w14:textId="77777777" w:rsidR="0048642F" w:rsidRPr="0048642F" w:rsidRDefault="00DD19FC" w:rsidP="00A24B2A">
            <w:pPr>
              <w:jc w:val="center"/>
              <w:rPr>
                <w:sz w:val="12"/>
                <w:szCs w:val="12"/>
              </w:rPr>
            </w:pPr>
            <w:r>
              <w:rPr>
                <w:sz w:val="12"/>
                <w:szCs w:val="12"/>
              </w:rPr>
              <w:t>-</w:t>
            </w:r>
          </w:p>
        </w:tc>
        <w:tc>
          <w:tcPr>
            <w:tcW w:w="551" w:type="dxa"/>
            <w:tcBorders>
              <w:top w:val="nil"/>
              <w:left w:val="nil"/>
              <w:bottom w:val="single" w:sz="8" w:space="0" w:color="CCCCCC"/>
              <w:right w:val="single" w:sz="8" w:space="0" w:color="CCCCCC"/>
            </w:tcBorders>
            <w:shd w:val="clear" w:color="auto" w:fill="FFFFFF" w:themeFill="background1"/>
            <w:vAlign w:val="center"/>
            <w:hideMark/>
          </w:tcPr>
          <w:p w14:paraId="596AD3C1" w14:textId="77777777" w:rsidR="0048642F" w:rsidRPr="0048642F" w:rsidRDefault="0048642F" w:rsidP="00A24B2A">
            <w:pPr>
              <w:jc w:val="center"/>
              <w:rPr>
                <w:sz w:val="12"/>
                <w:szCs w:val="12"/>
              </w:rPr>
            </w:pPr>
            <w:r w:rsidRPr="0048642F">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724A6D19" w14:textId="77777777" w:rsidR="0048642F" w:rsidRPr="0048642F" w:rsidRDefault="0048642F" w:rsidP="00A24B2A">
            <w:pPr>
              <w:jc w:val="center"/>
              <w:rPr>
                <w:sz w:val="12"/>
                <w:szCs w:val="12"/>
              </w:rPr>
            </w:pPr>
            <w:r w:rsidRPr="0048642F">
              <w:rPr>
                <w:sz w:val="12"/>
                <w:szCs w:val="12"/>
              </w:rPr>
              <w:t>0,33 (p= 0,00) **</w:t>
            </w:r>
          </w:p>
        </w:tc>
        <w:tc>
          <w:tcPr>
            <w:tcW w:w="539" w:type="dxa"/>
            <w:gridSpan w:val="3"/>
            <w:tcBorders>
              <w:top w:val="nil"/>
              <w:left w:val="nil"/>
              <w:bottom w:val="single" w:sz="8" w:space="0" w:color="CCCCCC"/>
              <w:right w:val="single" w:sz="8" w:space="0" w:color="CCCCCC"/>
            </w:tcBorders>
            <w:shd w:val="clear" w:color="auto" w:fill="FFFFFF" w:themeFill="background1"/>
            <w:vAlign w:val="center"/>
            <w:hideMark/>
          </w:tcPr>
          <w:p w14:paraId="2C485E0E" w14:textId="77777777" w:rsidR="0048642F" w:rsidRPr="0048642F" w:rsidRDefault="0048642F" w:rsidP="00A24B2A">
            <w:pPr>
              <w:jc w:val="center"/>
              <w:rPr>
                <w:sz w:val="12"/>
                <w:szCs w:val="12"/>
              </w:rPr>
            </w:pPr>
            <w:r w:rsidRPr="0048642F">
              <w:rPr>
                <w:sz w:val="12"/>
                <w:szCs w:val="12"/>
              </w:rPr>
              <w:t>0,11 (p= 0,20)</w:t>
            </w:r>
          </w:p>
        </w:tc>
        <w:tc>
          <w:tcPr>
            <w:tcW w:w="611" w:type="dxa"/>
            <w:tcBorders>
              <w:top w:val="nil"/>
              <w:left w:val="nil"/>
              <w:bottom w:val="single" w:sz="8" w:space="0" w:color="CCCCCC"/>
              <w:right w:val="single" w:sz="8" w:space="0" w:color="CCCCCC"/>
            </w:tcBorders>
            <w:shd w:val="clear" w:color="auto" w:fill="FFFFFF" w:themeFill="background1"/>
            <w:vAlign w:val="center"/>
            <w:hideMark/>
          </w:tcPr>
          <w:p w14:paraId="6F4D103B" w14:textId="77777777" w:rsidR="0048642F" w:rsidRPr="0048642F" w:rsidRDefault="0048642F" w:rsidP="00A24B2A">
            <w:pPr>
              <w:jc w:val="center"/>
              <w:rPr>
                <w:sz w:val="12"/>
                <w:szCs w:val="12"/>
              </w:rPr>
            </w:pPr>
            <w:r w:rsidRPr="0048642F">
              <w:rPr>
                <w:sz w:val="12"/>
                <w:szCs w:val="12"/>
              </w:rPr>
              <w:t>-0,03 (p= 0,71)</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7A749CC5" w14:textId="77777777" w:rsidR="0048642F" w:rsidRPr="0048642F" w:rsidRDefault="0048642F" w:rsidP="00A24B2A">
            <w:pPr>
              <w:jc w:val="center"/>
              <w:rPr>
                <w:sz w:val="12"/>
                <w:szCs w:val="12"/>
              </w:rPr>
            </w:pPr>
            <w:r w:rsidRPr="0048642F">
              <w:rPr>
                <w:sz w:val="12"/>
                <w:szCs w:val="12"/>
              </w:rPr>
              <w:t>-0,02 (p= 0,78)</w:t>
            </w:r>
          </w:p>
        </w:tc>
        <w:tc>
          <w:tcPr>
            <w:tcW w:w="529" w:type="dxa"/>
            <w:gridSpan w:val="2"/>
            <w:tcBorders>
              <w:top w:val="nil"/>
              <w:left w:val="nil"/>
              <w:bottom w:val="single" w:sz="8" w:space="0" w:color="CCCCCC"/>
              <w:right w:val="single" w:sz="8" w:space="0" w:color="CCCCCC"/>
            </w:tcBorders>
            <w:shd w:val="clear" w:color="auto" w:fill="FFFFFF" w:themeFill="background1"/>
            <w:vAlign w:val="center"/>
            <w:hideMark/>
          </w:tcPr>
          <w:p w14:paraId="66AF1CC9" w14:textId="77777777" w:rsidR="0048642F" w:rsidRPr="0048642F" w:rsidRDefault="0048642F" w:rsidP="00A24B2A">
            <w:pPr>
              <w:jc w:val="center"/>
              <w:rPr>
                <w:sz w:val="12"/>
                <w:szCs w:val="12"/>
              </w:rPr>
            </w:pPr>
            <w:r w:rsidRPr="0048642F">
              <w:rPr>
                <w:sz w:val="12"/>
                <w:szCs w:val="12"/>
              </w:rPr>
              <w:t>0,08 (p= 0,36)</w:t>
            </w:r>
          </w:p>
        </w:tc>
        <w:tc>
          <w:tcPr>
            <w:tcW w:w="541" w:type="dxa"/>
            <w:gridSpan w:val="2"/>
            <w:tcBorders>
              <w:top w:val="nil"/>
              <w:left w:val="nil"/>
              <w:bottom w:val="single" w:sz="8" w:space="0" w:color="CCCCCC"/>
              <w:right w:val="single" w:sz="8" w:space="0" w:color="CCCCCC"/>
            </w:tcBorders>
            <w:shd w:val="clear" w:color="auto" w:fill="FFFFFF" w:themeFill="background1"/>
            <w:vAlign w:val="center"/>
            <w:hideMark/>
          </w:tcPr>
          <w:p w14:paraId="66F04886" w14:textId="77777777" w:rsidR="0048642F" w:rsidRPr="0048642F" w:rsidRDefault="0048642F" w:rsidP="00A24B2A">
            <w:pPr>
              <w:jc w:val="center"/>
              <w:rPr>
                <w:sz w:val="12"/>
                <w:szCs w:val="12"/>
              </w:rPr>
            </w:pPr>
            <w:r w:rsidRPr="0048642F">
              <w:rPr>
                <w:sz w:val="12"/>
                <w:szCs w:val="12"/>
              </w:rPr>
              <w:t>0,00 (p= 0,96)</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2B1B2009" w14:textId="77777777" w:rsidR="0048642F" w:rsidRPr="0048642F" w:rsidRDefault="0048642F" w:rsidP="00A24B2A">
            <w:pPr>
              <w:jc w:val="center"/>
              <w:rPr>
                <w:sz w:val="12"/>
                <w:szCs w:val="12"/>
              </w:rPr>
            </w:pPr>
            <w:r w:rsidRPr="0048642F">
              <w:rPr>
                <w:sz w:val="12"/>
                <w:szCs w:val="12"/>
              </w:rPr>
              <w:t>-0,04 (p= 0,62)</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4AA8CD90" w14:textId="77777777" w:rsidR="0048642F" w:rsidRPr="0048642F" w:rsidRDefault="0048642F" w:rsidP="00A24B2A">
            <w:pPr>
              <w:jc w:val="center"/>
              <w:rPr>
                <w:sz w:val="12"/>
                <w:szCs w:val="12"/>
              </w:rPr>
            </w:pPr>
            <w:r w:rsidRPr="0048642F">
              <w:rPr>
                <w:sz w:val="12"/>
                <w:szCs w:val="12"/>
              </w:rPr>
              <w:t>0,03 (p= 0,71)</w:t>
            </w:r>
          </w:p>
        </w:tc>
        <w:tc>
          <w:tcPr>
            <w:tcW w:w="540" w:type="dxa"/>
            <w:gridSpan w:val="2"/>
            <w:tcBorders>
              <w:top w:val="nil"/>
              <w:left w:val="nil"/>
              <w:bottom w:val="single" w:sz="8" w:space="0" w:color="CCCCCC"/>
              <w:right w:val="single" w:sz="8" w:space="0" w:color="CCCCCC"/>
            </w:tcBorders>
            <w:shd w:val="clear" w:color="auto" w:fill="FFFFFF" w:themeFill="background1"/>
            <w:vAlign w:val="center"/>
            <w:hideMark/>
          </w:tcPr>
          <w:p w14:paraId="48E2F46A" w14:textId="77777777" w:rsidR="0048642F" w:rsidRPr="0048642F" w:rsidRDefault="0048642F" w:rsidP="00A24B2A">
            <w:pPr>
              <w:jc w:val="center"/>
              <w:rPr>
                <w:sz w:val="12"/>
                <w:szCs w:val="12"/>
              </w:rPr>
            </w:pPr>
            <w:r w:rsidRPr="0048642F">
              <w:rPr>
                <w:sz w:val="12"/>
                <w:szCs w:val="12"/>
              </w:rPr>
              <w:t>0,04 (p= 0,64)</w:t>
            </w:r>
          </w:p>
        </w:tc>
      </w:tr>
      <w:tr w:rsidR="00DD19FC" w:rsidRPr="0048642F" w14:paraId="3E3D0E16" w14:textId="77777777" w:rsidTr="00DD19FC">
        <w:trPr>
          <w:trHeight w:val="253"/>
        </w:trPr>
        <w:tc>
          <w:tcPr>
            <w:tcW w:w="901"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0C6C0C25" w14:textId="77777777" w:rsidR="0048642F" w:rsidRPr="0048642F" w:rsidRDefault="0048642F" w:rsidP="00A24B2A">
            <w:pPr>
              <w:spacing w:line="240" w:lineRule="auto"/>
              <w:jc w:val="center"/>
              <w:rPr>
                <w:rFonts w:eastAsia="Times New Roman"/>
                <w:b/>
                <w:bCs/>
                <w:color w:val="0C343D"/>
                <w:sz w:val="12"/>
                <w:szCs w:val="12"/>
                <w:lang w:val="en-US"/>
              </w:rPr>
            </w:pPr>
            <w:r w:rsidRPr="0048642F">
              <w:rPr>
                <w:rFonts w:eastAsia="Times New Roman"/>
                <w:b/>
                <w:bCs/>
                <w:color w:val="0C343D"/>
                <w:sz w:val="12"/>
                <w:szCs w:val="12"/>
                <w:lang w:val="en-US"/>
              </w:rPr>
              <w:t>forum_view (Ισοδιαστημική)</w:t>
            </w:r>
          </w:p>
        </w:tc>
        <w:tc>
          <w:tcPr>
            <w:tcW w:w="585"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281AAB41" w14:textId="77777777" w:rsidR="0048642F" w:rsidRPr="0048642F" w:rsidRDefault="00DD19FC" w:rsidP="00A24B2A">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22289EDA" w14:textId="77777777" w:rsidR="0048642F" w:rsidRPr="0048642F" w:rsidRDefault="00DD19FC" w:rsidP="00A24B2A">
            <w:pPr>
              <w:jc w:val="center"/>
              <w:rPr>
                <w:sz w:val="12"/>
                <w:szCs w:val="12"/>
              </w:rPr>
            </w:pPr>
            <w:r>
              <w:rPr>
                <w:sz w:val="12"/>
                <w:szCs w:val="12"/>
              </w:rPr>
              <w:t>-</w:t>
            </w:r>
          </w:p>
        </w:tc>
        <w:tc>
          <w:tcPr>
            <w:tcW w:w="586" w:type="dxa"/>
            <w:gridSpan w:val="2"/>
            <w:tcBorders>
              <w:top w:val="nil"/>
              <w:left w:val="nil"/>
              <w:bottom w:val="single" w:sz="8" w:space="0" w:color="CCCCCC"/>
              <w:right w:val="single" w:sz="8" w:space="0" w:color="CCCCCC"/>
            </w:tcBorders>
            <w:shd w:val="clear" w:color="auto" w:fill="FFFFFF" w:themeFill="background1"/>
            <w:vAlign w:val="center"/>
            <w:hideMark/>
          </w:tcPr>
          <w:p w14:paraId="0B62DA8E" w14:textId="77777777" w:rsidR="0048642F" w:rsidRPr="0048642F" w:rsidRDefault="00DD19FC" w:rsidP="00A24B2A">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6A672664" w14:textId="77777777" w:rsidR="0048642F" w:rsidRPr="0048642F" w:rsidRDefault="00DD19FC" w:rsidP="00A24B2A">
            <w:pPr>
              <w:jc w:val="center"/>
              <w:rPr>
                <w:sz w:val="12"/>
                <w:szCs w:val="12"/>
              </w:rPr>
            </w:pPr>
            <w:r>
              <w:rPr>
                <w:sz w:val="12"/>
                <w:szCs w:val="12"/>
              </w:rPr>
              <w:t>-</w:t>
            </w:r>
          </w:p>
        </w:tc>
        <w:tc>
          <w:tcPr>
            <w:tcW w:w="884" w:type="dxa"/>
            <w:gridSpan w:val="2"/>
            <w:tcBorders>
              <w:top w:val="nil"/>
              <w:left w:val="nil"/>
              <w:bottom w:val="single" w:sz="8" w:space="0" w:color="CCCCCC"/>
              <w:right w:val="single" w:sz="8" w:space="0" w:color="CCCCCC"/>
            </w:tcBorders>
            <w:shd w:val="clear" w:color="auto" w:fill="FFFFFF" w:themeFill="background1"/>
            <w:vAlign w:val="center"/>
            <w:hideMark/>
          </w:tcPr>
          <w:p w14:paraId="1238BBFF" w14:textId="77777777" w:rsidR="0048642F" w:rsidRPr="0048642F" w:rsidRDefault="00DD19FC" w:rsidP="00A24B2A">
            <w:pPr>
              <w:jc w:val="center"/>
              <w:rPr>
                <w:sz w:val="12"/>
                <w:szCs w:val="12"/>
              </w:rPr>
            </w:pPr>
            <w:r>
              <w:rPr>
                <w:sz w:val="12"/>
                <w:szCs w:val="12"/>
              </w:rPr>
              <w:t>-</w:t>
            </w:r>
          </w:p>
        </w:tc>
        <w:tc>
          <w:tcPr>
            <w:tcW w:w="737" w:type="dxa"/>
            <w:tcBorders>
              <w:top w:val="nil"/>
              <w:left w:val="nil"/>
              <w:bottom w:val="single" w:sz="8" w:space="0" w:color="CCCCCC"/>
              <w:right w:val="single" w:sz="8" w:space="0" w:color="CCCCCC"/>
            </w:tcBorders>
            <w:shd w:val="clear" w:color="auto" w:fill="FFFFFF" w:themeFill="background1"/>
            <w:vAlign w:val="center"/>
            <w:hideMark/>
          </w:tcPr>
          <w:p w14:paraId="2590EE2B" w14:textId="77777777" w:rsidR="0048642F" w:rsidRPr="0048642F" w:rsidRDefault="00DD19FC" w:rsidP="00A24B2A">
            <w:pPr>
              <w:jc w:val="center"/>
              <w:rPr>
                <w:sz w:val="12"/>
                <w:szCs w:val="12"/>
              </w:rPr>
            </w:pPr>
            <w:r>
              <w:rPr>
                <w:sz w:val="12"/>
                <w:szCs w:val="12"/>
              </w:rPr>
              <w:t>-</w:t>
            </w:r>
          </w:p>
        </w:tc>
        <w:tc>
          <w:tcPr>
            <w:tcW w:w="1034" w:type="dxa"/>
            <w:gridSpan w:val="2"/>
            <w:tcBorders>
              <w:top w:val="nil"/>
              <w:left w:val="nil"/>
              <w:bottom w:val="single" w:sz="8" w:space="0" w:color="CCCCCC"/>
              <w:right w:val="single" w:sz="8" w:space="0" w:color="CCCCCC"/>
            </w:tcBorders>
            <w:shd w:val="clear" w:color="auto" w:fill="FFFFFF" w:themeFill="background1"/>
            <w:vAlign w:val="center"/>
            <w:hideMark/>
          </w:tcPr>
          <w:p w14:paraId="440DBADE" w14:textId="77777777" w:rsidR="0048642F" w:rsidRPr="0048642F" w:rsidRDefault="00DD19FC" w:rsidP="00A24B2A">
            <w:pPr>
              <w:jc w:val="center"/>
              <w:rPr>
                <w:sz w:val="12"/>
                <w:szCs w:val="12"/>
              </w:rPr>
            </w:pPr>
            <w:r>
              <w:rPr>
                <w:sz w:val="12"/>
                <w:szCs w:val="12"/>
              </w:rPr>
              <w:t>-</w:t>
            </w:r>
          </w:p>
        </w:tc>
        <w:tc>
          <w:tcPr>
            <w:tcW w:w="761" w:type="dxa"/>
            <w:gridSpan w:val="2"/>
            <w:tcBorders>
              <w:top w:val="nil"/>
              <w:left w:val="nil"/>
              <w:bottom w:val="single" w:sz="8" w:space="0" w:color="CCCCCC"/>
              <w:right w:val="single" w:sz="8" w:space="0" w:color="CCCCCC"/>
            </w:tcBorders>
            <w:shd w:val="clear" w:color="auto" w:fill="FFFFFF" w:themeFill="background1"/>
            <w:vAlign w:val="center"/>
            <w:hideMark/>
          </w:tcPr>
          <w:p w14:paraId="5DC6A8EB" w14:textId="77777777" w:rsidR="0048642F" w:rsidRPr="0048642F" w:rsidRDefault="00DD19FC" w:rsidP="00A24B2A">
            <w:pPr>
              <w:jc w:val="center"/>
              <w:rPr>
                <w:sz w:val="12"/>
                <w:szCs w:val="12"/>
              </w:rPr>
            </w:pPr>
            <w:r>
              <w:rPr>
                <w:sz w:val="12"/>
                <w:szCs w:val="12"/>
              </w:rPr>
              <w:t>-</w:t>
            </w:r>
          </w:p>
        </w:tc>
        <w:tc>
          <w:tcPr>
            <w:tcW w:w="574" w:type="dxa"/>
            <w:gridSpan w:val="2"/>
            <w:tcBorders>
              <w:top w:val="nil"/>
              <w:left w:val="nil"/>
              <w:bottom w:val="single" w:sz="8" w:space="0" w:color="CCCCCC"/>
              <w:right w:val="single" w:sz="8" w:space="0" w:color="CCCCCC"/>
            </w:tcBorders>
            <w:shd w:val="clear" w:color="auto" w:fill="FFFFFF" w:themeFill="background1"/>
            <w:vAlign w:val="center"/>
            <w:hideMark/>
          </w:tcPr>
          <w:p w14:paraId="294B2A25" w14:textId="77777777" w:rsidR="0048642F" w:rsidRPr="0048642F" w:rsidRDefault="00DD19FC" w:rsidP="00A24B2A">
            <w:pPr>
              <w:jc w:val="center"/>
              <w:rPr>
                <w:sz w:val="12"/>
                <w:szCs w:val="12"/>
              </w:rPr>
            </w:pPr>
            <w:r>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439CA110" w14:textId="77777777" w:rsidR="0048642F" w:rsidRPr="0048642F" w:rsidRDefault="00DD19FC" w:rsidP="00A24B2A">
            <w:pPr>
              <w:jc w:val="center"/>
              <w:rPr>
                <w:sz w:val="12"/>
                <w:szCs w:val="12"/>
              </w:rPr>
            </w:pPr>
            <w:r>
              <w:rPr>
                <w:sz w:val="12"/>
                <w:szCs w:val="12"/>
              </w:rPr>
              <w:t>-</w:t>
            </w:r>
          </w:p>
        </w:tc>
        <w:tc>
          <w:tcPr>
            <w:tcW w:w="570" w:type="dxa"/>
            <w:gridSpan w:val="2"/>
            <w:tcBorders>
              <w:top w:val="nil"/>
              <w:left w:val="nil"/>
              <w:bottom w:val="single" w:sz="8" w:space="0" w:color="CCCCCC"/>
              <w:right w:val="single" w:sz="8" w:space="0" w:color="CCCCCC"/>
            </w:tcBorders>
            <w:shd w:val="clear" w:color="auto" w:fill="FFFFFF" w:themeFill="background1"/>
            <w:vAlign w:val="center"/>
            <w:hideMark/>
          </w:tcPr>
          <w:p w14:paraId="6ADBB18F" w14:textId="77777777" w:rsidR="0048642F" w:rsidRPr="0048642F" w:rsidRDefault="00DD19FC" w:rsidP="00A24B2A">
            <w:pPr>
              <w:jc w:val="center"/>
              <w:rPr>
                <w:sz w:val="12"/>
                <w:szCs w:val="12"/>
              </w:rPr>
            </w:pPr>
            <w:r>
              <w:rPr>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0937B77C" w14:textId="77777777" w:rsidR="0048642F" w:rsidRPr="0048642F" w:rsidRDefault="00DD19FC" w:rsidP="00A24B2A">
            <w:pPr>
              <w:jc w:val="center"/>
              <w:rPr>
                <w:sz w:val="12"/>
                <w:szCs w:val="12"/>
              </w:rPr>
            </w:pPr>
            <w:r>
              <w:rPr>
                <w:sz w:val="12"/>
                <w:szCs w:val="12"/>
              </w:rPr>
              <w:t>-</w:t>
            </w:r>
          </w:p>
        </w:tc>
        <w:tc>
          <w:tcPr>
            <w:tcW w:w="551" w:type="dxa"/>
            <w:tcBorders>
              <w:top w:val="nil"/>
              <w:left w:val="nil"/>
              <w:bottom w:val="single" w:sz="8" w:space="0" w:color="CCCCCC"/>
              <w:right w:val="single" w:sz="8" w:space="0" w:color="CCCCCC"/>
            </w:tcBorders>
            <w:shd w:val="clear" w:color="auto" w:fill="FFFFFF" w:themeFill="background1"/>
            <w:vAlign w:val="center"/>
            <w:hideMark/>
          </w:tcPr>
          <w:p w14:paraId="3986BF54" w14:textId="77777777" w:rsidR="0048642F" w:rsidRPr="0048642F" w:rsidRDefault="00DD19FC" w:rsidP="00A24B2A">
            <w:pPr>
              <w:jc w:val="center"/>
              <w:rPr>
                <w:sz w:val="12"/>
                <w:szCs w:val="12"/>
              </w:rPr>
            </w:pPr>
            <w:r>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0166C499" w14:textId="77777777" w:rsidR="0048642F" w:rsidRPr="0048642F" w:rsidRDefault="0048642F" w:rsidP="00A24B2A">
            <w:pPr>
              <w:jc w:val="center"/>
              <w:rPr>
                <w:sz w:val="12"/>
                <w:szCs w:val="12"/>
              </w:rPr>
            </w:pPr>
            <w:r w:rsidRPr="0048642F">
              <w:rPr>
                <w:sz w:val="12"/>
                <w:szCs w:val="12"/>
              </w:rPr>
              <w:t>-</w:t>
            </w:r>
          </w:p>
        </w:tc>
        <w:tc>
          <w:tcPr>
            <w:tcW w:w="539" w:type="dxa"/>
            <w:gridSpan w:val="3"/>
            <w:tcBorders>
              <w:top w:val="nil"/>
              <w:left w:val="nil"/>
              <w:bottom w:val="single" w:sz="8" w:space="0" w:color="CCCCCC"/>
              <w:right w:val="single" w:sz="8" w:space="0" w:color="CCCCCC"/>
            </w:tcBorders>
            <w:shd w:val="clear" w:color="auto" w:fill="FFFFFF" w:themeFill="background1"/>
            <w:vAlign w:val="center"/>
            <w:hideMark/>
          </w:tcPr>
          <w:p w14:paraId="5E90D535" w14:textId="77777777" w:rsidR="0048642F" w:rsidRPr="0048642F" w:rsidRDefault="0048642F" w:rsidP="00A24B2A">
            <w:pPr>
              <w:jc w:val="center"/>
              <w:rPr>
                <w:sz w:val="12"/>
                <w:szCs w:val="12"/>
              </w:rPr>
            </w:pPr>
            <w:r w:rsidRPr="0048642F">
              <w:rPr>
                <w:sz w:val="12"/>
                <w:szCs w:val="12"/>
              </w:rPr>
              <w:t>0,34 (p= 0,00) **</w:t>
            </w:r>
          </w:p>
        </w:tc>
        <w:tc>
          <w:tcPr>
            <w:tcW w:w="611" w:type="dxa"/>
            <w:tcBorders>
              <w:top w:val="nil"/>
              <w:left w:val="nil"/>
              <w:bottom w:val="single" w:sz="8" w:space="0" w:color="CCCCCC"/>
              <w:right w:val="single" w:sz="8" w:space="0" w:color="CCCCCC"/>
            </w:tcBorders>
            <w:shd w:val="clear" w:color="auto" w:fill="FFFFFF" w:themeFill="background1"/>
            <w:vAlign w:val="center"/>
            <w:hideMark/>
          </w:tcPr>
          <w:p w14:paraId="755031DC" w14:textId="77777777" w:rsidR="0048642F" w:rsidRPr="0048642F" w:rsidRDefault="0048642F" w:rsidP="00A24B2A">
            <w:pPr>
              <w:jc w:val="center"/>
              <w:rPr>
                <w:sz w:val="12"/>
                <w:szCs w:val="12"/>
              </w:rPr>
            </w:pPr>
            <w:r w:rsidRPr="0048642F">
              <w:rPr>
                <w:sz w:val="12"/>
                <w:szCs w:val="12"/>
              </w:rPr>
              <w:t>0,37 (p= 0,00) **</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2095C7E6" w14:textId="77777777" w:rsidR="0048642F" w:rsidRPr="0048642F" w:rsidRDefault="0048642F" w:rsidP="00A24B2A">
            <w:pPr>
              <w:jc w:val="center"/>
              <w:rPr>
                <w:sz w:val="12"/>
                <w:szCs w:val="12"/>
              </w:rPr>
            </w:pPr>
            <w:r w:rsidRPr="0048642F">
              <w:rPr>
                <w:sz w:val="12"/>
                <w:szCs w:val="12"/>
              </w:rPr>
              <w:t>0,60 (p= 0,00) **</w:t>
            </w:r>
          </w:p>
        </w:tc>
        <w:tc>
          <w:tcPr>
            <w:tcW w:w="529" w:type="dxa"/>
            <w:gridSpan w:val="2"/>
            <w:tcBorders>
              <w:top w:val="nil"/>
              <w:left w:val="nil"/>
              <w:bottom w:val="single" w:sz="8" w:space="0" w:color="CCCCCC"/>
              <w:right w:val="single" w:sz="8" w:space="0" w:color="CCCCCC"/>
            </w:tcBorders>
            <w:shd w:val="clear" w:color="auto" w:fill="FFFFFF" w:themeFill="background1"/>
            <w:vAlign w:val="center"/>
            <w:hideMark/>
          </w:tcPr>
          <w:p w14:paraId="2D228983" w14:textId="77777777" w:rsidR="0048642F" w:rsidRPr="0048642F" w:rsidRDefault="0048642F" w:rsidP="00A24B2A">
            <w:pPr>
              <w:jc w:val="center"/>
              <w:rPr>
                <w:sz w:val="12"/>
                <w:szCs w:val="12"/>
              </w:rPr>
            </w:pPr>
            <w:r w:rsidRPr="0048642F">
              <w:rPr>
                <w:sz w:val="12"/>
                <w:szCs w:val="12"/>
              </w:rPr>
              <w:t>0,46 (p= 0,00) **</w:t>
            </w:r>
          </w:p>
        </w:tc>
        <w:tc>
          <w:tcPr>
            <w:tcW w:w="541" w:type="dxa"/>
            <w:gridSpan w:val="2"/>
            <w:tcBorders>
              <w:top w:val="nil"/>
              <w:left w:val="nil"/>
              <w:bottom w:val="single" w:sz="8" w:space="0" w:color="CCCCCC"/>
              <w:right w:val="single" w:sz="8" w:space="0" w:color="CCCCCC"/>
            </w:tcBorders>
            <w:shd w:val="clear" w:color="auto" w:fill="FFFFFF" w:themeFill="background1"/>
            <w:vAlign w:val="center"/>
            <w:hideMark/>
          </w:tcPr>
          <w:p w14:paraId="210240F5" w14:textId="77777777" w:rsidR="0048642F" w:rsidRPr="0048642F" w:rsidRDefault="0048642F" w:rsidP="00A24B2A">
            <w:pPr>
              <w:jc w:val="center"/>
              <w:rPr>
                <w:sz w:val="12"/>
                <w:szCs w:val="12"/>
              </w:rPr>
            </w:pPr>
            <w:r w:rsidRPr="0048642F">
              <w:rPr>
                <w:sz w:val="12"/>
                <w:szCs w:val="12"/>
              </w:rPr>
              <w:t>0,28 (p= 0,00) **</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6E82ACBA" w14:textId="77777777" w:rsidR="0048642F" w:rsidRPr="0048642F" w:rsidRDefault="0048642F" w:rsidP="00A24B2A">
            <w:pPr>
              <w:jc w:val="center"/>
              <w:rPr>
                <w:sz w:val="12"/>
                <w:szCs w:val="12"/>
              </w:rPr>
            </w:pPr>
            <w:r w:rsidRPr="0048642F">
              <w:rPr>
                <w:sz w:val="12"/>
                <w:szCs w:val="12"/>
              </w:rPr>
              <w:t>0,26 (p= 0,00) **</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26293E7A" w14:textId="77777777" w:rsidR="0048642F" w:rsidRPr="0048642F" w:rsidRDefault="0048642F" w:rsidP="00A24B2A">
            <w:pPr>
              <w:jc w:val="center"/>
              <w:rPr>
                <w:sz w:val="12"/>
                <w:szCs w:val="12"/>
              </w:rPr>
            </w:pPr>
            <w:r w:rsidRPr="0048642F">
              <w:rPr>
                <w:sz w:val="12"/>
                <w:szCs w:val="12"/>
              </w:rPr>
              <w:t>0,26 (p= 0,00) **</w:t>
            </w:r>
          </w:p>
        </w:tc>
        <w:tc>
          <w:tcPr>
            <w:tcW w:w="540" w:type="dxa"/>
            <w:gridSpan w:val="2"/>
            <w:tcBorders>
              <w:top w:val="nil"/>
              <w:left w:val="nil"/>
              <w:bottom w:val="single" w:sz="8" w:space="0" w:color="CCCCCC"/>
              <w:right w:val="single" w:sz="8" w:space="0" w:color="CCCCCC"/>
            </w:tcBorders>
            <w:shd w:val="clear" w:color="auto" w:fill="FFFFFF" w:themeFill="background1"/>
            <w:vAlign w:val="center"/>
            <w:hideMark/>
          </w:tcPr>
          <w:p w14:paraId="174E9F2C" w14:textId="77777777" w:rsidR="0048642F" w:rsidRPr="0048642F" w:rsidRDefault="0048642F" w:rsidP="00A24B2A">
            <w:pPr>
              <w:jc w:val="center"/>
              <w:rPr>
                <w:sz w:val="12"/>
                <w:szCs w:val="12"/>
              </w:rPr>
            </w:pPr>
            <w:r w:rsidRPr="0048642F">
              <w:rPr>
                <w:sz w:val="12"/>
                <w:szCs w:val="12"/>
              </w:rPr>
              <w:t>0,17 (p= 0,05) *</w:t>
            </w:r>
          </w:p>
        </w:tc>
      </w:tr>
      <w:tr w:rsidR="00DD19FC" w:rsidRPr="0048642F" w14:paraId="10A779E4" w14:textId="77777777" w:rsidTr="00DD19FC">
        <w:trPr>
          <w:trHeight w:val="253"/>
        </w:trPr>
        <w:tc>
          <w:tcPr>
            <w:tcW w:w="901"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4752372F" w14:textId="77777777" w:rsidR="0048642F" w:rsidRPr="0048642F" w:rsidRDefault="0048642F" w:rsidP="00A24B2A">
            <w:pPr>
              <w:spacing w:line="240" w:lineRule="auto"/>
              <w:jc w:val="center"/>
              <w:rPr>
                <w:rFonts w:eastAsia="Times New Roman"/>
                <w:b/>
                <w:bCs/>
                <w:color w:val="0C343D"/>
                <w:sz w:val="12"/>
                <w:szCs w:val="12"/>
                <w:lang w:val="en-US"/>
              </w:rPr>
            </w:pPr>
            <w:r w:rsidRPr="0048642F">
              <w:rPr>
                <w:rFonts w:eastAsia="Times New Roman"/>
                <w:b/>
                <w:bCs/>
                <w:color w:val="0C343D"/>
                <w:sz w:val="12"/>
                <w:szCs w:val="12"/>
                <w:lang w:val="en-US"/>
              </w:rPr>
              <w:t>glossary_view (Ισοδιαστημική)</w:t>
            </w:r>
          </w:p>
        </w:tc>
        <w:tc>
          <w:tcPr>
            <w:tcW w:w="585"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381BF412" w14:textId="77777777" w:rsidR="0048642F" w:rsidRPr="0048642F" w:rsidRDefault="00DD19FC" w:rsidP="00A24B2A">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236F22E5" w14:textId="77777777" w:rsidR="0048642F" w:rsidRPr="0048642F" w:rsidRDefault="00DD19FC" w:rsidP="00A24B2A">
            <w:pPr>
              <w:jc w:val="center"/>
              <w:rPr>
                <w:sz w:val="12"/>
                <w:szCs w:val="12"/>
              </w:rPr>
            </w:pPr>
            <w:r>
              <w:rPr>
                <w:sz w:val="12"/>
                <w:szCs w:val="12"/>
              </w:rPr>
              <w:t>-</w:t>
            </w:r>
          </w:p>
        </w:tc>
        <w:tc>
          <w:tcPr>
            <w:tcW w:w="586" w:type="dxa"/>
            <w:gridSpan w:val="2"/>
            <w:tcBorders>
              <w:top w:val="nil"/>
              <w:left w:val="nil"/>
              <w:bottom w:val="single" w:sz="8" w:space="0" w:color="CCCCCC"/>
              <w:right w:val="single" w:sz="8" w:space="0" w:color="CCCCCC"/>
            </w:tcBorders>
            <w:shd w:val="clear" w:color="auto" w:fill="FFFFFF" w:themeFill="background1"/>
            <w:vAlign w:val="center"/>
            <w:hideMark/>
          </w:tcPr>
          <w:p w14:paraId="799A6230" w14:textId="77777777" w:rsidR="0048642F" w:rsidRPr="0048642F" w:rsidRDefault="00DD19FC" w:rsidP="00A24B2A">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32B5B1B7" w14:textId="77777777" w:rsidR="0048642F" w:rsidRPr="0048642F" w:rsidRDefault="00DD19FC" w:rsidP="00A24B2A">
            <w:pPr>
              <w:jc w:val="center"/>
              <w:rPr>
                <w:sz w:val="12"/>
                <w:szCs w:val="12"/>
              </w:rPr>
            </w:pPr>
            <w:r>
              <w:rPr>
                <w:sz w:val="12"/>
                <w:szCs w:val="12"/>
              </w:rPr>
              <w:t>-</w:t>
            </w:r>
          </w:p>
        </w:tc>
        <w:tc>
          <w:tcPr>
            <w:tcW w:w="884" w:type="dxa"/>
            <w:gridSpan w:val="2"/>
            <w:tcBorders>
              <w:top w:val="nil"/>
              <w:left w:val="nil"/>
              <w:bottom w:val="single" w:sz="8" w:space="0" w:color="CCCCCC"/>
              <w:right w:val="single" w:sz="8" w:space="0" w:color="CCCCCC"/>
            </w:tcBorders>
            <w:shd w:val="clear" w:color="auto" w:fill="FFFFFF" w:themeFill="background1"/>
            <w:vAlign w:val="center"/>
            <w:hideMark/>
          </w:tcPr>
          <w:p w14:paraId="7F6F9111" w14:textId="77777777" w:rsidR="0048642F" w:rsidRPr="0048642F" w:rsidRDefault="00DD19FC" w:rsidP="00A24B2A">
            <w:pPr>
              <w:jc w:val="center"/>
              <w:rPr>
                <w:sz w:val="12"/>
                <w:szCs w:val="12"/>
              </w:rPr>
            </w:pPr>
            <w:r>
              <w:rPr>
                <w:sz w:val="12"/>
                <w:szCs w:val="12"/>
              </w:rPr>
              <w:t>-</w:t>
            </w:r>
          </w:p>
        </w:tc>
        <w:tc>
          <w:tcPr>
            <w:tcW w:w="737" w:type="dxa"/>
            <w:tcBorders>
              <w:top w:val="nil"/>
              <w:left w:val="nil"/>
              <w:bottom w:val="single" w:sz="8" w:space="0" w:color="CCCCCC"/>
              <w:right w:val="single" w:sz="8" w:space="0" w:color="CCCCCC"/>
            </w:tcBorders>
            <w:shd w:val="clear" w:color="auto" w:fill="FFFFFF" w:themeFill="background1"/>
            <w:vAlign w:val="center"/>
            <w:hideMark/>
          </w:tcPr>
          <w:p w14:paraId="761D4656" w14:textId="77777777" w:rsidR="0048642F" w:rsidRPr="0048642F" w:rsidRDefault="00DD19FC" w:rsidP="00A24B2A">
            <w:pPr>
              <w:jc w:val="center"/>
              <w:rPr>
                <w:sz w:val="12"/>
                <w:szCs w:val="12"/>
              </w:rPr>
            </w:pPr>
            <w:r>
              <w:rPr>
                <w:sz w:val="12"/>
                <w:szCs w:val="12"/>
              </w:rPr>
              <w:t>-</w:t>
            </w:r>
          </w:p>
        </w:tc>
        <w:tc>
          <w:tcPr>
            <w:tcW w:w="1034" w:type="dxa"/>
            <w:gridSpan w:val="2"/>
            <w:tcBorders>
              <w:top w:val="nil"/>
              <w:left w:val="nil"/>
              <w:bottom w:val="single" w:sz="8" w:space="0" w:color="CCCCCC"/>
              <w:right w:val="single" w:sz="8" w:space="0" w:color="CCCCCC"/>
            </w:tcBorders>
            <w:shd w:val="clear" w:color="auto" w:fill="FFFFFF" w:themeFill="background1"/>
            <w:vAlign w:val="center"/>
            <w:hideMark/>
          </w:tcPr>
          <w:p w14:paraId="5C205989" w14:textId="77777777" w:rsidR="0048642F" w:rsidRPr="0048642F" w:rsidRDefault="00DD19FC" w:rsidP="00A24B2A">
            <w:pPr>
              <w:jc w:val="center"/>
              <w:rPr>
                <w:sz w:val="12"/>
                <w:szCs w:val="12"/>
              </w:rPr>
            </w:pPr>
            <w:r>
              <w:rPr>
                <w:sz w:val="12"/>
                <w:szCs w:val="12"/>
              </w:rPr>
              <w:t>-</w:t>
            </w:r>
          </w:p>
        </w:tc>
        <w:tc>
          <w:tcPr>
            <w:tcW w:w="761" w:type="dxa"/>
            <w:gridSpan w:val="2"/>
            <w:tcBorders>
              <w:top w:val="nil"/>
              <w:left w:val="nil"/>
              <w:bottom w:val="single" w:sz="8" w:space="0" w:color="CCCCCC"/>
              <w:right w:val="single" w:sz="8" w:space="0" w:color="CCCCCC"/>
            </w:tcBorders>
            <w:shd w:val="clear" w:color="auto" w:fill="FFFFFF" w:themeFill="background1"/>
            <w:vAlign w:val="center"/>
            <w:hideMark/>
          </w:tcPr>
          <w:p w14:paraId="6017C631" w14:textId="77777777" w:rsidR="0048642F" w:rsidRPr="0048642F" w:rsidRDefault="00DD19FC" w:rsidP="00A24B2A">
            <w:pPr>
              <w:jc w:val="center"/>
              <w:rPr>
                <w:sz w:val="12"/>
                <w:szCs w:val="12"/>
              </w:rPr>
            </w:pPr>
            <w:r>
              <w:rPr>
                <w:sz w:val="12"/>
                <w:szCs w:val="12"/>
              </w:rPr>
              <w:t>-</w:t>
            </w:r>
          </w:p>
        </w:tc>
        <w:tc>
          <w:tcPr>
            <w:tcW w:w="574" w:type="dxa"/>
            <w:gridSpan w:val="2"/>
            <w:tcBorders>
              <w:top w:val="nil"/>
              <w:left w:val="nil"/>
              <w:bottom w:val="single" w:sz="8" w:space="0" w:color="CCCCCC"/>
              <w:right w:val="single" w:sz="8" w:space="0" w:color="CCCCCC"/>
            </w:tcBorders>
            <w:shd w:val="clear" w:color="auto" w:fill="FFFFFF" w:themeFill="background1"/>
            <w:vAlign w:val="center"/>
            <w:hideMark/>
          </w:tcPr>
          <w:p w14:paraId="0B1B3573" w14:textId="77777777" w:rsidR="0048642F" w:rsidRPr="0048642F" w:rsidRDefault="00DD19FC" w:rsidP="00A24B2A">
            <w:pPr>
              <w:jc w:val="center"/>
              <w:rPr>
                <w:sz w:val="12"/>
                <w:szCs w:val="12"/>
              </w:rPr>
            </w:pPr>
            <w:r>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2DDE229E" w14:textId="77777777" w:rsidR="0048642F" w:rsidRPr="0048642F" w:rsidRDefault="00DD19FC" w:rsidP="00A24B2A">
            <w:pPr>
              <w:jc w:val="center"/>
              <w:rPr>
                <w:sz w:val="12"/>
                <w:szCs w:val="12"/>
              </w:rPr>
            </w:pPr>
            <w:r>
              <w:rPr>
                <w:sz w:val="12"/>
                <w:szCs w:val="12"/>
              </w:rPr>
              <w:t>-</w:t>
            </w:r>
          </w:p>
        </w:tc>
        <w:tc>
          <w:tcPr>
            <w:tcW w:w="570" w:type="dxa"/>
            <w:gridSpan w:val="2"/>
            <w:tcBorders>
              <w:top w:val="nil"/>
              <w:left w:val="nil"/>
              <w:bottom w:val="single" w:sz="8" w:space="0" w:color="CCCCCC"/>
              <w:right w:val="single" w:sz="8" w:space="0" w:color="CCCCCC"/>
            </w:tcBorders>
            <w:shd w:val="clear" w:color="auto" w:fill="FFFFFF" w:themeFill="background1"/>
            <w:vAlign w:val="center"/>
            <w:hideMark/>
          </w:tcPr>
          <w:p w14:paraId="3DE2D6D3" w14:textId="77777777" w:rsidR="0048642F" w:rsidRPr="0048642F" w:rsidRDefault="00DD19FC" w:rsidP="00A24B2A">
            <w:pPr>
              <w:jc w:val="center"/>
              <w:rPr>
                <w:sz w:val="12"/>
                <w:szCs w:val="12"/>
              </w:rPr>
            </w:pPr>
            <w:r>
              <w:rPr>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425824CF" w14:textId="77777777" w:rsidR="0048642F" w:rsidRPr="0048642F" w:rsidRDefault="00DD19FC" w:rsidP="00A24B2A">
            <w:pPr>
              <w:jc w:val="center"/>
              <w:rPr>
                <w:sz w:val="12"/>
                <w:szCs w:val="12"/>
              </w:rPr>
            </w:pPr>
            <w:r>
              <w:rPr>
                <w:sz w:val="12"/>
                <w:szCs w:val="12"/>
              </w:rPr>
              <w:t>-</w:t>
            </w:r>
          </w:p>
        </w:tc>
        <w:tc>
          <w:tcPr>
            <w:tcW w:w="551" w:type="dxa"/>
            <w:tcBorders>
              <w:top w:val="nil"/>
              <w:left w:val="nil"/>
              <w:bottom w:val="single" w:sz="8" w:space="0" w:color="CCCCCC"/>
              <w:right w:val="single" w:sz="8" w:space="0" w:color="CCCCCC"/>
            </w:tcBorders>
            <w:shd w:val="clear" w:color="auto" w:fill="FFFFFF" w:themeFill="background1"/>
            <w:vAlign w:val="center"/>
            <w:hideMark/>
          </w:tcPr>
          <w:p w14:paraId="4A88EFF7" w14:textId="77777777" w:rsidR="0048642F" w:rsidRPr="0048642F" w:rsidRDefault="00DD19FC" w:rsidP="00A24B2A">
            <w:pPr>
              <w:jc w:val="center"/>
              <w:rPr>
                <w:sz w:val="12"/>
                <w:szCs w:val="12"/>
              </w:rPr>
            </w:pPr>
            <w:r>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026ABD9C" w14:textId="77777777" w:rsidR="0048642F" w:rsidRPr="0048642F" w:rsidRDefault="00DD19FC" w:rsidP="00A24B2A">
            <w:pPr>
              <w:jc w:val="center"/>
              <w:rPr>
                <w:sz w:val="12"/>
                <w:szCs w:val="12"/>
              </w:rPr>
            </w:pPr>
            <w:r>
              <w:rPr>
                <w:sz w:val="12"/>
                <w:szCs w:val="12"/>
              </w:rPr>
              <w:t>-</w:t>
            </w:r>
          </w:p>
        </w:tc>
        <w:tc>
          <w:tcPr>
            <w:tcW w:w="539" w:type="dxa"/>
            <w:gridSpan w:val="3"/>
            <w:tcBorders>
              <w:top w:val="nil"/>
              <w:left w:val="nil"/>
              <w:bottom w:val="single" w:sz="8" w:space="0" w:color="CCCCCC"/>
              <w:right w:val="single" w:sz="8" w:space="0" w:color="CCCCCC"/>
            </w:tcBorders>
            <w:shd w:val="clear" w:color="auto" w:fill="FFFFFF" w:themeFill="background1"/>
            <w:vAlign w:val="center"/>
            <w:hideMark/>
          </w:tcPr>
          <w:p w14:paraId="53F8CC35" w14:textId="77777777" w:rsidR="0048642F" w:rsidRPr="0048642F" w:rsidRDefault="0048642F" w:rsidP="00A24B2A">
            <w:pPr>
              <w:jc w:val="center"/>
              <w:rPr>
                <w:sz w:val="12"/>
                <w:szCs w:val="12"/>
              </w:rPr>
            </w:pPr>
            <w:r w:rsidRPr="0048642F">
              <w:rPr>
                <w:sz w:val="12"/>
                <w:szCs w:val="12"/>
              </w:rPr>
              <w:t>-</w:t>
            </w:r>
          </w:p>
        </w:tc>
        <w:tc>
          <w:tcPr>
            <w:tcW w:w="611" w:type="dxa"/>
            <w:tcBorders>
              <w:top w:val="nil"/>
              <w:left w:val="nil"/>
              <w:bottom w:val="single" w:sz="8" w:space="0" w:color="CCCCCC"/>
              <w:right w:val="single" w:sz="8" w:space="0" w:color="CCCCCC"/>
            </w:tcBorders>
            <w:shd w:val="clear" w:color="auto" w:fill="FFFFFF" w:themeFill="background1"/>
            <w:vAlign w:val="center"/>
            <w:hideMark/>
          </w:tcPr>
          <w:p w14:paraId="0ABEF27D" w14:textId="77777777" w:rsidR="0048642F" w:rsidRPr="0048642F" w:rsidRDefault="0048642F" w:rsidP="00A24B2A">
            <w:pPr>
              <w:jc w:val="center"/>
              <w:rPr>
                <w:sz w:val="12"/>
                <w:szCs w:val="12"/>
              </w:rPr>
            </w:pPr>
            <w:r w:rsidRPr="0048642F">
              <w:rPr>
                <w:sz w:val="12"/>
                <w:szCs w:val="12"/>
              </w:rPr>
              <w:t>0,37 (p= 0,00) **</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5A6958BC" w14:textId="77777777" w:rsidR="0048642F" w:rsidRPr="0048642F" w:rsidRDefault="0048642F" w:rsidP="00A24B2A">
            <w:pPr>
              <w:jc w:val="center"/>
              <w:rPr>
                <w:sz w:val="12"/>
                <w:szCs w:val="12"/>
              </w:rPr>
            </w:pPr>
            <w:r w:rsidRPr="0048642F">
              <w:rPr>
                <w:sz w:val="12"/>
                <w:szCs w:val="12"/>
              </w:rPr>
              <w:t>0,47 (p= 0,00) **</w:t>
            </w:r>
          </w:p>
        </w:tc>
        <w:tc>
          <w:tcPr>
            <w:tcW w:w="529" w:type="dxa"/>
            <w:gridSpan w:val="2"/>
            <w:tcBorders>
              <w:top w:val="nil"/>
              <w:left w:val="nil"/>
              <w:bottom w:val="single" w:sz="8" w:space="0" w:color="CCCCCC"/>
              <w:right w:val="single" w:sz="8" w:space="0" w:color="CCCCCC"/>
            </w:tcBorders>
            <w:shd w:val="clear" w:color="auto" w:fill="FFFFFF" w:themeFill="background1"/>
            <w:vAlign w:val="center"/>
            <w:hideMark/>
          </w:tcPr>
          <w:p w14:paraId="167E0E66" w14:textId="77777777" w:rsidR="0048642F" w:rsidRPr="0048642F" w:rsidRDefault="0048642F" w:rsidP="00A24B2A">
            <w:pPr>
              <w:jc w:val="center"/>
              <w:rPr>
                <w:sz w:val="12"/>
                <w:szCs w:val="12"/>
              </w:rPr>
            </w:pPr>
            <w:r w:rsidRPr="0048642F">
              <w:rPr>
                <w:sz w:val="12"/>
                <w:szCs w:val="12"/>
              </w:rPr>
              <w:t>0,10 (p= 0,27)</w:t>
            </w:r>
          </w:p>
        </w:tc>
        <w:tc>
          <w:tcPr>
            <w:tcW w:w="541" w:type="dxa"/>
            <w:gridSpan w:val="2"/>
            <w:tcBorders>
              <w:top w:val="nil"/>
              <w:left w:val="nil"/>
              <w:bottom w:val="single" w:sz="8" w:space="0" w:color="CCCCCC"/>
              <w:right w:val="single" w:sz="8" w:space="0" w:color="CCCCCC"/>
            </w:tcBorders>
            <w:shd w:val="clear" w:color="auto" w:fill="FFFFFF" w:themeFill="background1"/>
            <w:vAlign w:val="center"/>
            <w:hideMark/>
          </w:tcPr>
          <w:p w14:paraId="7CFB1A52" w14:textId="77777777" w:rsidR="0048642F" w:rsidRPr="0048642F" w:rsidRDefault="0048642F" w:rsidP="00A24B2A">
            <w:pPr>
              <w:jc w:val="center"/>
              <w:rPr>
                <w:sz w:val="12"/>
                <w:szCs w:val="12"/>
              </w:rPr>
            </w:pPr>
            <w:r w:rsidRPr="0048642F">
              <w:rPr>
                <w:sz w:val="12"/>
                <w:szCs w:val="12"/>
              </w:rPr>
              <w:t>0,05 (p= 0,54)</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482DAFA1" w14:textId="77777777" w:rsidR="0048642F" w:rsidRPr="0048642F" w:rsidRDefault="0048642F" w:rsidP="00A24B2A">
            <w:pPr>
              <w:jc w:val="center"/>
              <w:rPr>
                <w:sz w:val="12"/>
                <w:szCs w:val="12"/>
              </w:rPr>
            </w:pPr>
            <w:r w:rsidRPr="0048642F">
              <w:rPr>
                <w:sz w:val="12"/>
                <w:szCs w:val="12"/>
              </w:rPr>
              <w:t>0,25 (p= 0,00) **</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1BB78670" w14:textId="77777777" w:rsidR="0048642F" w:rsidRPr="0048642F" w:rsidRDefault="0048642F" w:rsidP="00A24B2A">
            <w:pPr>
              <w:jc w:val="center"/>
              <w:rPr>
                <w:sz w:val="12"/>
                <w:szCs w:val="12"/>
              </w:rPr>
            </w:pPr>
            <w:r w:rsidRPr="0048642F">
              <w:rPr>
                <w:sz w:val="12"/>
                <w:szCs w:val="12"/>
              </w:rPr>
              <w:t>0,23 (p= 0,01) *</w:t>
            </w:r>
          </w:p>
        </w:tc>
        <w:tc>
          <w:tcPr>
            <w:tcW w:w="540" w:type="dxa"/>
            <w:gridSpan w:val="2"/>
            <w:tcBorders>
              <w:top w:val="nil"/>
              <w:left w:val="nil"/>
              <w:bottom w:val="single" w:sz="8" w:space="0" w:color="CCCCCC"/>
              <w:right w:val="single" w:sz="8" w:space="0" w:color="CCCCCC"/>
            </w:tcBorders>
            <w:shd w:val="clear" w:color="auto" w:fill="FFFFFF" w:themeFill="background1"/>
            <w:vAlign w:val="center"/>
            <w:hideMark/>
          </w:tcPr>
          <w:p w14:paraId="6AAD2D15" w14:textId="77777777" w:rsidR="0048642F" w:rsidRPr="0048642F" w:rsidRDefault="0048642F" w:rsidP="00A24B2A">
            <w:pPr>
              <w:jc w:val="center"/>
              <w:rPr>
                <w:sz w:val="12"/>
                <w:szCs w:val="12"/>
              </w:rPr>
            </w:pPr>
            <w:r w:rsidRPr="0048642F">
              <w:rPr>
                <w:sz w:val="12"/>
                <w:szCs w:val="12"/>
              </w:rPr>
              <w:t>0,24 (p= 0,00) **</w:t>
            </w:r>
          </w:p>
        </w:tc>
      </w:tr>
      <w:tr w:rsidR="00DD19FC" w:rsidRPr="0048642F" w14:paraId="31F475D5" w14:textId="77777777" w:rsidTr="00DD19FC">
        <w:trPr>
          <w:trHeight w:val="253"/>
        </w:trPr>
        <w:tc>
          <w:tcPr>
            <w:tcW w:w="901"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03FBCB97" w14:textId="77777777" w:rsidR="0048642F" w:rsidRPr="0048642F" w:rsidRDefault="0048642F" w:rsidP="00A24B2A">
            <w:pPr>
              <w:spacing w:line="240" w:lineRule="auto"/>
              <w:jc w:val="center"/>
              <w:rPr>
                <w:rFonts w:eastAsia="Times New Roman"/>
                <w:b/>
                <w:bCs/>
                <w:color w:val="0C343D"/>
                <w:sz w:val="12"/>
                <w:szCs w:val="12"/>
                <w:lang w:val="en-US"/>
              </w:rPr>
            </w:pPr>
            <w:r w:rsidRPr="0048642F">
              <w:rPr>
                <w:rFonts w:eastAsia="Times New Roman"/>
                <w:b/>
                <w:bCs/>
                <w:color w:val="0C343D"/>
                <w:sz w:val="12"/>
                <w:szCs w:val="12"/>
                <w:lang w:val="en-US"/>
              </w:rPr>
              <w:t>questionnaire_view (Ισοδιαστημική)</w:t>
            </w:r>
          </w:p>
        </w:tc>
        <w:tc>
          <w:tcPr>
            <w:tcW w:w="585"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6DBE1653" w14:textId="77777777" w:rsidR="0048642F" w:rsidRPr="0048642F" w:rsidRDefault="00DD19FC" w:rsidP="00A24B2A">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306B7061" w14:textId="77777777" w:rsidR="0048642F" w:rsidRPr="0048642F" w:rsidRDefault="00DD19FC" w:rsidP="00A24B2A">
            <w:pPr>
              <w:jc w:val="center"/>
              <w:rPr>
                <w:sz w:val="12"/>
                <w:szCs w:val="12"/>
              </w:rPr>
            </w:pPr>
            <w:r>
              <w:rPr>
                <w:sz w:val="12"/>
                <w:szCs w:val="12"/>
              </w:rPr>
              <w:t>-</w:t>
            </w:r>
          </w:p>
        </w:tc>
        <w:tc>
          <w:tcPr>
            <w:tcW w:w="586" w:type="dxa"/>
            <w:gridSpan w:val="2"/>
            <w:tcBorders>
              <w:top w:val="nil"/>
              <w:left w:val="nil"/>
              <w:bottom w:val="single" w:sz="8" w:space="0" w:color="CCCCCC"/>
              <w:right w:val="single" w:sz="8" w:space="0" w:color="CCCCCC"/>
            </w:tcBorders>
            <w:shd w:val="clear" w:color="auto" w:fill="FFFFFF" w:themeFill="background1"/>
            <w:vAlign w:val="center"/>
            <w:hideMark/>
          </w:tcPr>
          <w:p w14:paraId="24C30764" w14:textId="77777777" w:rsidR="0048642F" w:rsidRPr="0048642F" w:rsidRDefault="00DD19FC" w:rsidP="00A24B2A">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68FF4C1C" w14:textId="77777777" w:rsidR="0048642F" w:rsidRPr="0048642F" w:rsidRDefault="00DD19FC" w:rsidP="00A24B2A">
            <w:pPr>
              <w:jc w:val="center"/>
              <w:rPr>
                <w:sz w:val="12"/>
                <w:szCs w:val="12"/>
              </w:rPr>
            </w:pPr>
            <w:r>
              <w:rPr>
                <w:sz w:val="12"/>
                <w:szCs w:val="12"/>
              </w:rPr>
              <w:t>-</w:t>
            </w:r>
          </w:p>
        </w:tc>
        <w:tc>
          <w:tcPr>
            <w:tcW w:w="884" w:type="dxa"/>
            <w:gridSpan w:val="2"/>
            <w:tcBorders>
              <w:top w:val="nil"/>
              <w:left w:val="nil"/>
              <w:bottom w:val="single" w:sz="8" w:space="0" w:color="CCCCCC"/>
              <w:right w:val="single" w:sz="8" w:space="0" w:color="CCCCCC"/>
            </w:tcBorders>
            <w:shd w:val="clear" w:color="auto" w:fill="FFFFFF" w:themeFill="background1"/>
            <w:vAlign w:val="center"/>
            <w:hideMark/>
          </w:tcPr>
          <w:p w14:paraId="2517C4A3" w14:textId="77777777" w:rsidR="0048642F" w:rsidRPr="0048642F" w:rsidRDefault="00DD19FC" w:rsidP="00A24B2A">
            <w:pPr>
              <w:jc w:val="center"/>
              <w:rPr>
                <w:sz w:val="12"/>
                <w:szCs w:val="12"/>
              </w:rPr>
            </w:pPr>
            <w:r>
              <w:rPr>
                <w:sz w:val="12"/>
                <w:szCs w:val="12"/>
              </w:rPr>
              <w:t>-</w:t>
            </w:r>
          </w:p>
        </w:tc>
        <w:tc>
          <w:tcPr>
            <w:tcW w:w="737" w:type="dxa"/>
            <w:tcBorders>
              <w:top w:val="nil"/>
              <w:left w:val="nil"/>
              <w:bottom w:val="single" w:sz="8" w:space="0" w:color="CCCCCC"/>
              <w:right w:val="single" w:sz="8" w:space="0" w:color="CCCCCC"/>
            </w:tcBorders>
            <w:shd w:val="clear" w:color="auto" w:fill="FFFFFF" w:themeFill="background1"/>
            <w:vAlign w:val="center"/>
            <w:hideMark/>
          </w:tcPr>
          <w:p w14:paraId="1BDF5B5D" w14:textId="77777777" w:rsidR="0048642F" w:rsidRPr="0048642F" w:rsidRDefault="00DD19FC" w:rsidP="00A24B2A">
            <w:pPr>
              <w:jc w:val="center"/>
              <w:rPr>
                <w:sz w:val="12"/>
                <w:szCs w:val="12"/>
              </w:rPr>
            </w:pPr>
            <w:r>
              <w:rPr>
                <w:sz w:val="12"/>
                <w:szCs w:val="12"/>
              </w:rPr>
              <w:t>-</w:t>
            </w:r>
          </w:p>
        </w:tc>
        <w:tc>
          <w:tcPr>
            <w:tcW w:w="1034" w:type="dxa"/>
            <w:gridSpan w:val="2"/>
            <w:tcBorders>
              <w:top w:val="nil"/>
              <w:left w:val="nil"/>
              <w:bottom w:val="single" w:sz="8" w:space="0" w:color="CCCCCC"/>
              <w:right w:val="single" w:sz="8" w:space="0" w:color="CCCCCC"/>
            </w:tcBorders>
            <w:shd w:val="clear" w:color="auto" w:fill="FFFFFF" w:themeFill="background1"/>
            <w:vAlign w:val="center"/>
            <w:hideMark/>
          </w:tcPr>
          <w:p w14:paraId="62C0B076" w14:textId="77777777" w:rsidR="0048642F" w:rsidRPr="0048642F" w:rsidRDefault="00DD19FC" w:rsidP="00A24B2A">
            <w:pPr>
              <w:jc w:val="center"/>
              <w:rPr>
                <w:sz w:val="12"/>
                <w:szCs w:val="12"/>
              </w:rPr>
            </w:pPr>
            <w:r>
              <w:rPr>
                <w:sz w:val="12"/>
                <w:szCs w:val="12"/>
              </w:rPr>
              <w:t>-</w:t>
            </w:r>
          </w:p>
        </w:tc>
        <w:tc>
          <w:tcPr>
            <w:tcW w:w="761" w:type="dxa"/>
            <w:gridSpan w:val="2"/>
            <w:tcBorders>
              <w:top w:val="nil"/>
              <w:left w:val="nil"/>
              <w:bottom w:val="single" w:sz="8" w:space="0" w:color="CCCCCC"/>
              <w:right w:val="single" w:sz="8" w:space="0" w:color="CCCCCC"/>
            </w:tcBorders>
            <w:shd w:val="clear" w:color="auto" w:fill="FFFFFF" w:themeFill="background1"/>
            <w:vAlign w:val="center"/>
            <w:hideMark/>
          </w:tcPr>
          <w:p w14:paraId="153E891E" w14:textId="77777777" w:rsidR="0048642F" w:rsidRPr="0048642F" w:rsidRDefault="00DD19FC" w:rsidP="00A24B2A">
            <w:pPr>
              <w:jc w:val="center"/>
              <w:rPr>
                <w:sz w:val="12"/>
                <w:szCs w:val="12"/>
              </w:rPr>
            </w:pPr>
            <w:r>
              <w:rPr>
                <w:sz w:val="12"/>
                <w:szCs w:val="12"/>
              </w:rPr>
              <w:t>-</w:t>
            </w:r>
          </w:p>
        </w:tc>
        <w:tc>
          <w:tcPr>
            <w:tcW w:w="574" w:type="dxa"/>
            <w:gridSpan w:val="2"/>
            <w:tcBorders>
              <w:top w:val="nil"/>
              <w:left w:val="nil"/>
              <w:bottom w:val="single" w:sz="8" w:space="0" w:color="CCCCCC"/>
              <w:right w:val="single" w:sz="8" w:space="0" w:color="CCCCCC"/>
            </w:tcBorders>
            <w:shd w:val="clear" w:color="auto" w:fill="FFFFFF" w:themeFill="background1"/>
            <w:vAlign w:val="center"/>
            <w:hideMark/>
          </w:tcPr>
          <w:p w14:paraId="1B1F0D1B" w14:textId="77777777" w:rsidR="0048642F" w:rsidRPr="0048642F" w:rsidRDefault="00DD19FC" w:rsidP="00A24B2A">
            <w:pPr>
              <w:jc w:val="center"/>
              <w:rPr>
                <w:sz w:val="12"/>
                <w:szCs w:val="12"/>
              </w:rPr>
            </w:pPr>
            <w:r>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11468A0C" w14:textId="77777777" w:rsidR="0048642F" w:rsidRPr="0048642F" w:rsidRDefault="00DD19FC" w:rsidP="00A24B2A">
            <w:pPr>
              <w:jc w:val="center"/>
              <w:rPr>
                <w:sz w:val="12"/>
                <w:szCs w:val="12"/>
              </w:rPr>
            </w:pPr>
            <w:r>
              <w:rPr>
                <w:sz w:val="12"/>
                <w:szCs w:val="12"/>
              </w:rPr>
              <w:t>-</w:t>
            </w:r>
          </w:p>
        </w:tc>
        <w:tc>
          <w:tcPr>
            <w:tcW w:w="570" w:type="dxa"/>
            <w:gridSpan w:val="2"/>
            <w:tcBorders>
              <w:top w:val="nil"/>
              <w:left w:val="nil"/>
              <w:bottom w:val="single" w:sz="8" w:space="0" w:color="CCCCCC"/>
              <w:right w:val="single" w:sz="8" w:space="0" w:color="CCCCCC"/>
            </w:tcBorders>
            <w:shd w:val="clear" w:color="auto" w:fill="FFFFFF" w:themeFill="background1"/>
            <w:vAlign w:val="center"/>
            <w:hideMark/>
          </w:tcPr>
          <w:p w14:paraId="5A2A9B8A" w14:textId="77777777" w:rsidR="0048642F" w:rsidRPr="0048642F" w:rsidRDefault="00DD19FC" w:rsidP="00A24B2A">
            <w:pPr>
              <w:jc w:val="center"/>
              <w:rPr>
                <w:sz w:val="12"/>
                <w:szCs w:val="12"/>
              </w:rPr>
            </w:pPr>
            <w:r>
              <w:rPr>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2F9DEB47" w14:textId="77777777" w:rsidR="0048642F" w:rsidRPr="0048642F" w:rsidRDefault="00DD19FC" w:rsidP="00A24B2A">
            <w:pPr>
              <w:jc w:val="center"/>
              <w:rPr>
                <w:sz w:val="12"/>
                <w:szCs w:val="12"/>
              </w:rPr>
            </w:pPr>
            <w:r>
              <w:rPr>
                <w:sz w:val="12"/>
                <w:szCs w:val="12"/>
              </w:rPr>
              <w:t>-</w:t>
            </w:r>
          </w:p>
        </w:tc>
        <w:tc>
          <w:tcPr>
            <w:tcW w:w="551" w:type="dxa"/>
            <w:tcBorders>
              <w:top w:val="nil"/>
              <w:left w:val="nil"/>
              <w:bottom w:val="single" w:sz="8" w:space="0" w:color="CCCCCC"/>
              <w:right w:val="single" w:sz="8" w:space="0" w:color="CCCCCC"/>
            </w:tcBorders>
            <w:shd w:val="clear" w:color="auto" w:fill="FFFFFF" w:themeFill="background1"/>
            <w:vAlign w:val="center"/>
            <w:hideMark/>
          </w:tcPr>
          <w:p w14:paraId="5857DD15" w14:textId="77777777" w:rsidR="0048642F" w:rsidRPr="0048642F" w:rsidRDefault="00DD19FC" w:rsidP="00A24B2A">
            <w:pPr>
              <w:jc w:val="center"/>
              <w:rPr>
                <w:sz w:val="12"/>
                <w:szCs w:val="12"/>
              </w:rPr>
            </w:pPr>
            <w:r>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3DC943BF" w14:textId="77777777" w:rsidR="0048642F" w:rsidRPr="0048642F" w:rsidRDefault="00DD19FC" w:rsidP="00A24B2A">
            <w:pPr>
              <w:jc w:val="center"/>
              <w:rPr>
                <w:sz w:val="12"/>
                <w:szCs w:val="12"/>
              </w:rPr>
            </w:pPr>
            <w:r>
              <w:rPr>
                <w:sz w:val="12"/>
                <w:szCs w:val="12"/>
              </w:rPr>
              <w:t>-</w:t>
            </w:r>
          </w:p>
        </w:tc>
        <w:tc>
          <w:tcPr>
            <w:tcW w:w="539" w:type="dxa"/>
            <w:gridSpan w:val="3"/>
            <w:tcBorders>
              <w:top w:val="nil"/>
              <w:left w:val="nil"/>
              <w:bottom w:val="single" w:sz="8" w:space="0" w:color="CCCCCC"/>
              <w:right w:val="single" w:sz="8" w:space="0" w:color="CCCCCC"/>
            </w:tcBorders>
            <w:shd w:val="clear" w:color="auto" w:fill="FFFFFF" w:themeFill="background1"/>
            <w:vAlign w:val="center"/>
            <w:hideMark/>
          </w:tcPr>
          <w:p w14:paraId="6D38DD69" w14:textId="77777777" w:rsidR="0048642F" w:rsidRPr="0048642F" w:rsidRDefault="00DD19FC" w:rsidP="00A24B2A">
            <w:pPr>
              <w:jc w:val="center"/>
              <w:rPr>
                <w:sz w:val="12"/>
                <w:szCs w:val="12"/>
              </w:rPr>
            </w:pPr>
            <w:r>
              <w:rPr>
                <w:sz w:val="12"/>
                <w:szCs w:val="12"/>
              </w:rPr>
              <w:t>-</w:t>
            </w:r>
          </w:p>
        </w:tc>
        <w:tc>
          <w:tcPr>
            <w:tcW w:w="611" w:type="dxa"/>
            <w:tcBorders>
              <w:top w:val="nil"/>
              <w:left w:val="nil"/>
              <w:bottom w:val="single" w:sz="8" w:space="0" w:color="CCCCCC"/>
              <w:right w:val="single" w:sz="8" w:space="0" w:color="CCCCCC"/>
            </w:tcBorders>
            <w:shd w:val="clear" w:color="auto" w:fill="FFFFFF" w:themeFill="background1"/>
            <w:vAlign w:val="center"/>
            <w:hideMark/>
          </w:tcPr>
          <w:p w14:paraId="3992FBFB" w14:textId="77777777" w:rsidR="0048642F" w:rsidRPr="0048642F" w:rsidRDefault="0048642F" w:rsidP="00A24B2A">
            <w:pPr>
              <w:jc w:val="center"/>
              <w:rPr>
                <w:sz w:val="12"/>
                <w:szCs w:val="12"/>
              </w:rPr>
            </w:pPr>
            <w:r w:rsidRPr="0048642F">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56D9A952" w14:textId="77777777" w:rsidR="0048642F" w:rsidRPr="0048642F" w:rsidRDefault="0048642F" w:rsidP="00A24B2A">
            <w:pPr>
              <w:jc w:val="center"/>
              <w:rPr>
                <w:sz w:val="12"/>
                <w:szCs w:val="12"/>
              </w:rPr>
            </w:pPr>
            <w:r w:rsidRPr="0048642F">
              <w:rPr>
                <w:sz w:val="12"/>
                <w:szCs w:val="12"/>
              </w:rPr>
              <w:t>0,58 (p= 0,00) **</w:t>
            </w:r>
          </w:p>
        </w:tc>
        <w:tc>
          <w:tcPr>
            <w:tcW w:w="529" w:type="dxa"/>
            <w:gridSpan w:val="2"/>
            <w:tcBorders>
              <w:top w:val="nil"/>
              <w:left w:val="nil"/>
              <w:bottom w:val="single" w:sz="8" w:space="0" w:color="CCCCCC"/>
              <w:right w:val="single" w:sz="8" w:space="0" w:color="CCCCCC"/>
            </w:tcBorders>
            <w:shd w:val="clear" w:color="auto" w:fill="FFFFFF" w:themeFill="background1"/>
            <w:vAlign w:val="center"/>
            <w:hideMark/>
          </w:tcPr>
          <w:p w14:paraId="77418028" w14:textId="77777777" w:rsidR="0048642F" w:rsidRPr="0048642F" w:rsidRDefault="0048642F" w:rsidP="00A24B2A">
            <w:pPr>
              <w:jc w:val="center"/>
              <w:rPr>
                <w:sz w:val="12"/>
                <w:szCs w:val="12"/>
              </w:rPr>
            </w:pPr>
            <w:r w:rsidRPr="0048642F">
              <w:rPr>
                <w:sz w:val="12"/>
                <w:szCs w:val="12"/>
              </w:rPr>
              <w:t>0,16 (p= 0,08)</w:t>
            </w:r>
          </w:p>
        </w:tc>
        <w:tc>
          <w:tcPr>
            <w:tcW w:w="541" w:type="dxa"/>
            <w:gridSpan w:val="2"/>
            <w:tcBorders>
              <w:top w:val="nil"/>
              <w:left w:val="nil"/>
              <w:bottom w:val="single" w:sz="8" w:space="0" w:color="CCCCCC"/>
              <w:right w:val="single" w:sz="8" w:space="0" w:color="CCCCCC"/>
            </w:tcBorders>
            <w:shd w:val="clear" w:color="auto" w:fill="FFFFFF" w:themeFill="background1"/>
            <w:vAlign w:val="center"/>
            <w:hideMark/>
          </w:tcPr>
          <w:p w14:paraId="26DE88C7" w14:textId="77777777" w:rsidR="0048642F" w:rsidRPr="0048642F" w:rsidRDefault="0048642F" w:rsidP="00A24B2A">
            <w:pPr>
              <w:jc w:val="center"/>
              <w:rPr>
                <w:sz w:val="12"/>
                <w:szCs w:val="12"/>
              </w:rPr>
            </w:pPr>
            <w:r w:rsidRPr="0048642F">
              <w:rPr>
                <w:sz w:val="12"/>
                <w:szCs w:val="12"/>
              </w:rPr>
              <w:t>0,19 (p= 0,03) *</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4231F2B7" w14:textId="77777777" w:rsidR="0048642F" w:rsidRPr="0048642F" w:rsidRDefault="0048642F" w:rsidP="00A24B2A">
            <w:pPr>
              <w:jc w:val="center"/>
              <w:rPr>
                <w:sz w:val="12"/>
                <w:szCs w:val="12"/>
              </w:rPr>
            </w:pPr>
            <w:r w:rsidRPr="0048642F">
              <w:rPr>
                <w:sz w:val="12"/>
                <w:szCs w:val="12"/>
              </w:rPr>
              <w:t>0,40 (p= 0,00) **</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113927B5" w14:textId="77777777" w:rsidR="0048642F" w:rsidRPr="0048642F" w:rsidRDefault="0048642F" w:rsidP="00A24B2A">
            <w:pPr>
              <w:jc w:val="center"/>
              <w:rPr>
                <w:sz w:val="12"/>
                <w:szCs w:val="12"/>
              </w:rPr>
            </w:pPr>
            <w:r w:rsidRPr="0048642F">
              <w:rPr>
                <w:sz w:val="12"/>
                <w:szCs w:val="12"/>
              </w:rPr>
              <w:t>0,27 (p= 0,00) **</w:t>
            </w:r>
          </w:p>
        </w:tc>
        <w:tc>
          <w:tcPr>
            <w:tcW w:w="540" w:type="dxa"/>
            <w:gridSpan w:val="2"/>
            <w:tcBorders>
              <w:top w:val="nil"/>
              <w:left w:val="nil"/>
              <w:bottom w:val="single" w:sz="8" w:space="0" w:color="CCCCCC"/>
              <w:right w:val="single" w:sz="8" w:space="0" w:color="CCCCCC"/>
            </w:tcBorders>
            <w:shd w:val="clear" w:color="auto" w:fill="FFFFFF" w:themeFill="background1"/>
            <w:vAlign w:val="center"/>
            <w:hideMark/>
          </w:tcPr>
          <w:p w14:paraId="58B4FA55" w14:textId="77777777" w:rsidR="0048642F" w:rsidRPr="0048642F" w:rsidRDefault="0048642F" w:rsidP="00A24B2A">
            <w:pPr>
              <w:jc w:val="center"/>
              <w:rPr>
                <w:sz w:val="12"/>
                <w:szCs w:val="12"/>
              </w:rPr>
            </w:pPr>
            <w:r w:rsidRPr="0048642F">
              <w:rPr>
                <w:sz w:val="12"/>
                <w:szCs w:val="12"/>
              </w:rPr>
              <w:t>0,32 (p= 0,00) **</w:t>
            </w:r>
          </w:p>
        </w:tc>
      </w:tr>
      <w:tr w:rsidR="00DD19FC" w:rsidRPr="0048642F" w14:paraId="1F60A91A" w14:textId="77777777" w:rsidTr="00DD19FC">
        <w:trPr>
          <w:trHeight w:val="253"/>
        </w:trPr>
        <w:tc>
          <w:tcPr>
            <w:tcW w:w="901"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0A5935E3" w14:textId="77777777" w:rsidR="0048642F" w:rsidRPr="0048642F" w:rsidRDefault="0048642F" w:rsidP="00A24B2A">
            <w:pPr>
              <w:spacing w:line="240" w:lineRule="auto"/>
              <w:jc w:val="center"/>
              <w:rPr>
                <w:rFonts w:eastAsia="Times New Roman"/>
                <w:b/>
                <w:bCs/>
                <w:color w:val="0C343D"/>
                <w:sz w:val="12"/>
                <w:szCs w:val="12"/>
                <w:lang w:val="en-US"/>
              </w:rPr>
            </w:pPr>
            <w:r w:rsidRPr="0048642F">
              <w:rPr>
                <w:rFonts w:eastAsia="Times New Roman"/>
                <w:b/>
                <w:bCs/>
                <w:color w:val="0C343D"/>
                <w:sz w:val="12"/>
                <w:szCs w:val="12"/>
                <w:lang w:val="en-US"/>
              </w:rPr>
              <w:t>resource_view (Ισοδιαστημική)</w:t>
            </w:r>
          </w:p>
        </w:tc>
        <w:tc>
          <w:tcPr>
            <w:tcW w:w="585"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1B750036" w14:textId="77777777" w:rsidR="0048642F" w:rsidRPr="0048642F" w:rsidRDefault="00DD19FC" w:rsidP="00A24B2A">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7295DAAD" w14:textId="77777777" w:rsidR="0048642F" w:rsidRPr="0048642F" w:rsidRDefault="00DD19FC" w:rsidP="00A24B2A">
            <w:pPr>
              <w:jc w:val="center"/>
              <w:rPr>
                <w:sz w:val="12"/>
                <w:szCs w:val="12"/>
              </w:rPr>
            </w:pPr>
            <w:r>
              <w:rPr>
                <w:sz w:val="12"/>
                <w:szCs w:val="12"/>
              </w:rPr>
              <w:t>-</w:t>
            </w:r>
          </w:p>
        </w:tc>
        <w:tc>
          <w:tcPr>
            <w:tcW w:w="586" w:type="dxa"/>
            <w:gridSpan w:val="2"/>
            <w:tcBorders>
              <w:top w:val="nil"/>
              <w:left w:val="nil"/>
              <w:bottom w:val="single" w:sz="8" w:space="0" w:color="CCCCCC"/>
              <w:right w:val="single" w:sz="8" w:space="0" w:color="CCCCCC"/>
            </w:tcBorders>
            <w:shd w:val="clear" w:color="auto" w:fill="FFFFFF" w:themeFill="background1"/>
            <w:vAlign w:val="center"/>
            <w:hideMark/>
          </w:tcPr>
          <w:p w14:paraId="79F30E7D" w14:textId="77777777" w:rsidR="0048642F" w:rsidRPr="0048642F" w:rsidRDefault="00DD19FC" w:rsidP="00A24B2A">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7C7FC41F" w14:textId="77777777" w:rsidR="0048642F" w:rsidRPr="0048642F" w:rsidRDefault="00DD19FC" w:rsidP="00A24B2A">
            <w:pPr>
              <w:jc w:val="center"/>
              <w:rPr>
                <w:sz w:val="12"/>
                <w:szCs w:val="12"/>
              </w:rPr>
            </w:pPr>
            <w:r>
              <w:rPr>
                <w:sz w:val="12"/>
                <w:szCs w:val="12"/>
              </w:rPr>
              <w:t>-</w:t>
            </w:r>
          </w:p>
        </w:tc>
        <w:tc>
          <w:tcPr>
            <w:tcW w:w="884" w:type="dxa"/>
            <w:gridSpan w:val="2"/>
            <w:tcBorders>
              <w:top w:val="nil"/>
              <w:left w:val="nil"/>
              <w:bottom w:val="single" w:sz="8" w:space="0" w:color="CCCCCC"/>
              <w:right w:val="single" w:sz="8" w:space="0" w:color="CCCCCC"/>
            </w:tcBorders>
            <w:shd w:val="clear" w:color="auto" w:fill="FFFFFF" w:themeFill="background1"/>
            <w:vAlign w:val="center"/>
            <w:hideMark/>
          </w:tcPr>
          <w:p w14:paraId="4C93DD0F" w14:textId="77777777" w:rsidR="0048642F" w:rsidRPr="0048642F" w:rsidRDefault="00DD19FC" w:rsidP="00A24B2A">
            <w:pPr>
              <w:jc w:val="center"/>
              <w:rPr>
                <w:sz w:val="12"/>
                <w:szCs w:val="12"/>
              </w:rPr>
            </w:pPr>
            <w:r>
              <w:rPr>
                <w:sz w:val="12"/>
                <w:szCs w:val="12"/>
              </w:rPr>
              <w:t>-</w:t>
            </w:r>
          </w:p>
        </w:tc>
        <w:tc>
          <w:tcPr>
            <w:tcW w:w="737" w:type="dxa"/>
            <w:tcBorders>
              <w:top w:val="nil"/>
              <w:left w:val="nil"/>
              <w:bottom w:val="single" w:sz="8" w:space="0" w:color="CCCCCC"/>
              <w:right w:val="single" w:sz="8" w:space="0" w:color="CCCCCC"/>
            </w:tcBorders>
            <w:shd w:val="clear" w:color="auto" w:fill="FFFFFF" w:themeFill="background1"/>
            <w:vAlign w:val="center"/>
            <w:hideMark/>
          </w:tcPr>
          <w:p w14:paraId="5F9475C5" w14:textId="77777777" w:rsidR="0048642F" w:rsidRPr="0048642F" w:rsidRDefault="00DD19FC" w:rsidP="00A24B2A">
            <w:pPr>
              <w:jc w:val="center"/>
              <w:rPr>
                <w:sz w:val="12"/>
                <w:szCs w:val="12"/>
              </w:rPr>
            </w:pPr>
            <w:r>
              <w:rPr>
                <w:sz w:val="12"/>
                <w:szCs w:val="12"/>
              </w:rPr>
              <w:t>-</w:t>
            </w:r>
          </w:p>
        </w:tc>
        <w:tc>
          <w:tcPr>
            <w:tcW w:w="1034" w:type="dxa"/>
            <w:gridSpan w:val="2"/>
            <w:tcBorders>
              <w:top w:val="nil"/>
              <w:left w:val="nil"/>
              <w:bottom w:val="single" w:sz="8" w:space="0" w:color="CCCCCC"/>
              <w:right w:val="single" w:sz="8" w:space="0" w:color="CCCCCC"/>
            </w:tcBorders>
            <w:shd w:val="clear" w:color="auto" w:fill="FFFFFF" w:themeFill="background1"/>
            <w:vAlign w:val="center"/>
            <w:hideMark/>
          </w:tcPr>
          <w:p w14:paraId="5D76E0EE" w14:textId="77777777" w:rsidR="0048642F" w:rsidRPr="0048642F" w:rsidRDefault="00DD19FC" w:rsidP="00A24B2A">
            <w:pPr>
              <w:jc w:val="center"/>
              <w:rPr>
                <w:sz w:val="12"/>
                <w:szCs w:val="12"/>
              </w:rPr>
            </w:pPr>
            <w:r>
              <w:rPr>
                <w:sz w:val="12"/>
                <w:szCs w:val="12"/>
              </w:rPr>
              <w:t>-</w:t>
            </w:r>
          </w:p>
        </w:tc>
        <w:tc>
          <w:tcPr>
            <w:tcW w:w="761" w:type="dxa"/>
            <w:gridSpan w:val="2"/>
            <w:tcBorders>
              <w:top w:val="nil"/>
              <w:left w:val="nil"/>
              <w:bottom w:val="single" w:sz="8" w:space="0" w:color="CCCCCC"/>
              <w:right w:val="single" w:sz="8" w:space="0" w:color="CCCCCC"/>
            </w:tcBorders>
            <w:shd w:val="clear" w:color="auto" w:fill="FFFFFF" w:themeFill="background1"/>
            <w:vAlign w:val="center"/>
            <w:hideMark/>
          </w:tcPr>
          <w:p w14:paraId="349FE68D" w14:textId="77777777" w:rsidR="0048642F" w:rsidRPr="0048642F" w:rsidRDefault="00DD19FC" w:rsidP="00A24B2A">
            <w:pPr>
              <w:jc w:val="center"/>
              <w:rPr>
                <w:sz w:val="12"/>
                <w:szCs w:val="12"/>
              </w:rPr>
            </w:pPr>
            <w:r>
              <w:rPr>
                <w:sz w:val="12"/>
                <w:szCs w:val="12"/>
              </w:rPr>
              <w:t>-</w:t>
            </w:r>
          </w:p>
        </w:tc>
        <w:tc>
          <w:tcPr>
            <w:tcW w:w="574" w:type="dxa"/>
            <w:gridSpan w:val="2"/>
            <w:tcBorders>
              <w:top w:val="nil"/>
              <w:left w:val="nil"/>
              <w:bottom w:val="single" w:sz="8" w:space="0" w:color="CCCCCC"/>
              <w:right w:val="single" w:sz="8" w:space="0" w:color="CCCCCC"/>
            </w:tcBorders>
            <w:shd w:val="clear" w:color="auto" w:fill="FFFFFF" w:themeFill="background1"/>
            <w:vAlign w:val="center"/>
            <w:hideMark/>
          </w:tcPr>
          <w:p w14:paraId="755C6BC3" w14:textId="77777777" w:rsidR="0048642F" w:rsidRPr="0048642F" w:rsidRDefault="00DD19FC" w:rsidP="00A24B2A">
            <w:pPr>
              <w:jc w:val="center"/>
              <w:rPr>
                <w:sz w:val="12"/>
                <w:szCs w:val="12"/>
              </w:rPr>
            </w:pPr>
            <w:r>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759F0F0C" w14:textId="77777777" w:rsidR="0048642F" w:rsidRPr="0048642F" w:rsidRDefault="00DD19FC" w:rsidP="00A24B2A">
            <w:pPr>
              <w:jc w:val="center"/>
              <w:rPr>
                <w:sz w:val="12"/>
                <w:szCs w:val="12"/>
              </w:rPr>
            </w:pPr>
            <w:r>
              <w:rPr>
                <w:sz w:val="12"/>
                <w:szCs w:val="12"/>
              </w:rPr>
              <w:t>-</w:t>
            </w:r>
          </w:p>
        </w:tc>
        <w:tc>
          <w:tcPr>
            <w:tcW w:w="570" w:type="dxa"/>
            <w:gridSpan w:val="2"/>
            <w:tcBorders>
              <w:top w:val="nil"/>
              <w:left w:val="nil"/>
              <w:bottom w:val="single" w:sz="8" w:space="0" w:color="CCCCCC"/>
              <w:right w:val="single" w:sz="8" w:space="0" w:color="CCCCCC"/>
            </w:tcBorders>
            <w:shd w:val="clear" w:color="auto" w:fill="FFFFFF" w:themeFill="background1"/>
            <w:vAlign w:val="center"/>
            <w:hideMark/>
          </w:tcPr>
          <w:p w14:paraId="72113F42" w14:textId="77777777" w:rsidR="0048642F" w:rsidRPr="0048642F" w:rsidRDefault="00DD19FC" w:rsidP="00A24B2A">
            <w:pPr>
              <w:jc w:val="center"/>
              <w:rPr>
                <w:sz w:val="12"/>
                <w:szCs w:val="12"/>
              </w:rPr>
            </w:pPr>
            <w:r>
              <w:rPr>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1AB4C994" w14:textId="77777777" w:rsidR="0048642F" w:rsidRPr="0048642F" w:rsidRDefault="00DD19FC" w:rsidP="00A24B2A">
            <w:pPr>
              <w:jc w:val="center"/>
              <w:rPr>
                <w:sz w:val="12"/>
                <w:szCs w:val="12"/>
              </w:rPr>
            </w:pPr>
            <w:r>
              <w:rPr>
                <w:sz w:val="12"/>
                <w:szCs w:val="12"/>
              </w:rPr>
              <w:t>-</w:t>
            </w:r>
          </w:p>
        </w:tc>
        <w:tc>
          <w:tcPr>
            <w:tcW w:w="551" w:type="dxa"/>
            <w:tcBorders>
              <w:top w:val="nil"/>
              <w:left w:val="nil"/>
              <w:bottom w:val="single" w:sz="8" w:space="0" w:color="CCCCCC"/>
              <w:right w:val="single" w:sz="8" w:space="0" w:color="CCCCCC"/>
            </w:tcBorders>
            <w:shd w:val="clear" w:color="auto" w:fill="FFFFFF" w:themeFill="background1"/>
            <w:vAlign w:val="center"/>
            <w:hideMark/>
          </w:tcPr>
          <w:p w14:paraId="24A5FD52" w14:textId="77777777" w:rsidR="0048642F" w:rsidRPr="0048642F" w:rsidRDefault="00DD19FC" w:rsidP="00A24B2A">
            <w:pPr>
              <w:jc w:val="center"/>
              <w:rPr>
                <w:sz w:val="12"/>
                <w:szCs w:val="12"/>
              </w:rPr>
            </w:pPr>
            <w:r>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0EF4025E" w14:textId="77777777" w:rsidR="0048642F" w:rsidRPr="0048642F" w:rsidRDefault="00DD19FC" w:rsidP="00A24B2A">
            <w:pPr>
              <w:jc w:val="center"/>
              <w:rPr>
                <w:sz w:val="12"/>
                <w:szCs w:val="12"/>
              </w:rPr>
            </w:pPr>
            <w:r>
              <w:rPr>
                <w:sz w:val="12"/>
                <w:szCs w:val="12"/>
              </w:rPr>
              <w:t>-</w:t>
            </w:r>
          </w:p>
        </w:tc>
        <w:tc>
          <w:tcPr>
            <w:tcW w:w="539" w:type="dxa"/>
            <w:gridSpan w:val="3"/>
            <w:tcBorders>
              <w:top w:val="nil"/>
              <w:left w:val="nil"/>
              <w:bottom w:val="single" w:sz="8" w:space="0" w:color="CCCCCC"/>
              <w:right w:val="single" w:sz="8" w:space="0" w:color="CCCCCC"/>
            </w:tcBorders>
            <w:shd w:val="clear" w:color="auto" w:fill="FFFFFF" w:themeFill="background1"/>
            <w:vAlign w:val="center"/>
            <w:hideMark/>
          </w:tcPr>
          <w:p w14:paraId="420B7FE1" w14:textId="77777777" w:rsidR="0048642F" w:rsidRPr="0048642F" w:rsidRDefault="00DD19FC" w:rsidP="00A24B2A">
            <w:pPr>
              <w:jc w:val="center"/>
              <w:rPr>
                <w:sz w:val="12"/>
                <w:szCs w:val="12"/>
              </w:rPr>
            </w:pPr>
            <w:r>
              <w:rPr>
                <w:sz w:val="12"/>
                <w:szCs w:val="12"/>
              </w:rPr>
              <w:t>-</w:t>
            </w:r>
          </w:p>
        </w:tc>
        <w:tc>
          <w:tcPr>
            <w:tcW w:w="611" w:type="dxa"/>
            <w:tcBorders>
              <w:top w:val="nil"/>
              <w:left w:val="nil"/>
              <w:bottom w:val="single" w:sz="8" w:space="0" w:color="CCCCCC"/>
              <w:right w:val="single" w:sz="8" w:space="0" w:color="CCCCCC"/>
            </w:tcBorders>
            <w:shd w:val="clear" w:color="auto" w:fill="FFFFFF" w:themeFill="background1"/>
            <w:vAlign w:val="center"/>
            <w:hideMark/>
          </w:tcPr>
          <w:p w14:paraId="4E35A943" w14:textId="77777777" w:rsidR="0048642F" w:rsidRPr="0048642F" w:rsidRDefault="00DD19FC" w:rsidP="00A24B2A">
            <w:pPr>
              <w:jc w:val="center"/>
              <w:rPr>
                <w:sz w:val="12"/>
                <w:szCs w:val="12"/>
              </w:rPr>
            </w:pPr>
            <w:r>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7BAB56F6" w14:textId="77777777" w:rsidR="0048642F" w:rsidRPr="0048642F" w:rsidRDefault="0048642F" w:rsidP="00A24B2A">
            <w:pPr>
              <w:jc w:val="center"/>
              <w:rPr>
                <w:sz w:val="12"/>
                <w:szCs w:val="12"/>
              </w:rPr>
            </w:pPr>
            <w:r w:rsidRPr="0048642F">
              <w:rPr>
                <w:sz w:val="12"/>
                <w:szCs w:val="12"/>
              </w:rPr>
              <w:t>-</w:t>
            </w:r>
          </w:p>
        </w:tc>
        <w:tc>
          <w:tcPr>
            <w:tcW w:w="529" w:type="dxa"/>
            <w:gridSpan w:val="2"/>
            <w:tcBorders>
              <w:top w:val="nil"/>
              <w:left w:val="nil"/>
              <w:bottom w:val="single" w:sz="8" w:space="0" w:color="CCCCCC"/>
              <w:right w:val="single" w:sz="8" w:space="0" w:color="CCCCCC"/>
            </w:tcBorders>
            <w:shd w:val="clear" w:color="auto" w:fill="FFFFFF" w:themeFill="background1"/>
            <w:vAlign w:val="center"/>
            <w:hideMark/>
          </w:tcPr>
          <w:p w14:paraId="77342395" w14:textId="77777777" w:rsidR="0048642F" w:rsidRPr="0048642F" w:rsidRDefault="0048642F" w:rsidP="00A24B2A">
            <w:pPr>
              <w:jc w:val="center"/>
              <w:rPr>
                <w:sz w:val="12"/>
                <w:szCs w:val="12"/>
              </w:rPr>
            </w:pPr>
            <w:r w:rsidRPr="0048642F">
              <w:rPr>
                <w:sz w:val="12"/>
                <w:szCs w:val="12"/>
              </w:rPr>
              <w:t>0,25 (p= 0,00) **</w:t>
            </w:r>
          </w:p>
        </w:tc>
        <w:tc>
          <w:tcPr>
            <w:tcW w:w="541" w:type="dxa"/>
            <w:gridSpan w:val="2"/>
            <w:tcBorders>
              <w:top w:val="nil"/>
              <w:left w:val="nil"/>
              <w:bottom w:val="single" w:sz="8" w:space="0" w:color="CCCCCC"/>
              <w:right w:val="single" w:sz="8" w:space="0" w:color="CCCCCC"/>
            </w:tcBorders>
            <w:shd w:val="clear" w:color="auto" w:fill="FFFFFF" w:themeFill="background1"/>
            <w:vAlign w:val="center"/>
            <w:hideMark/>
          </w:tcPr>
          <w:p w14:paraId="26461406" w14:textId="77777777" w:rsidR="0048642F" w:rsidRPr="0048642F" w:rsidRDefault="0048642F" w:rsidP="00A24B2A">
            <w:pPr>
              <w:jc w:val="center"/>
              <w:rPr>
                <w:sz w:val="12"/>
                <w:szCs w:val="12"/>
              </w:rPr>
            </w:pPr>
            <w:r w:rsidRPr="0048642F">
              <w:rPr>
                <w:sz w:val="12"/>
                <w:szCs w:val="12"/>
              </w:rPr>
              <w:t>0,17 (p= 0,06)</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697AFE9F" w14:textId="77777777" w:rsidR="0048642F" w:rsidRPr="0048642F" w:rsidRDefault="0048642F" w:rsidP="00A24B2A">
            <w:pPr>
              <w:jc w:val="center"/>
              <w:rPr>
                <w:sz w:val="12"/>
                <w:szCs w:val="12"/>
              </w:rPr>
            </w:pPr>
            <w:r w:rsidRPr="0048642F">
              <w:rPr>
                <w:sz w:val="12"/>
                <w:szCs w:val="12"/>
              </w:rPr>
              <w:t>0,33 (p= 0,00) **</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2E870ECD" w14:textId="77777777" w:rsidR="0048642F" w:rsidRPr="0048642F" w:rsidRDefault="0048642F" w:rsidP="00A24B2A">
            <w:pPr>
              <w:jc w:val="center"/>
              <w:rPr>
                <w:sz w:val="12"/>
                <w:szCs w:val="12"/>
              </w:rPr>
            </w:pPr>
            <w:r w:rsidRPr="0048642F">
              <w:rPr>
                <w:sz w:val="12"/>
                <w:szCs w:val="12"/>
              </w:rPr>
              <w:t>0,19 (p= 0,03) *</w:t>
            </w:r>
          </w:p>
        </w:tc>
        <w:tc>
          <w:tcPr>
            <w:tcW w:w="540" w:type="dxa"/>
            <w:gridSpan w:val="2"/>
            <w:tcBorders>
              <w:top w:val="nil"/>
              <w:left w:val="nil"/>
              <w:bottom w:val="single" w:sz="8" w:space="0" w:color="CCCCCC"/>
              <w:right w:val="single" w:sz="8" w:space="0" w:color="CCCCCC"/>
            </w:tcBorders>
            <w:shd w:val="clear" w:color="auto" w:fill="FFFFFF" w:themeFill="background1"/>
            <w:vAlign w:val="center"/>
            <w:hideMark/>
          </w:tcPr>
          <w:p w14:paraId="0E4F9DAD" w14:textId="77777777" w:rsidR="0048642F" w:rsidRPr="0048642F" w:rsidRDefault="0048642F" w:rsidP="00A24B2A">
            <w:pPr>
              <w:jc w:val="center"/>
              <w:rPr>
                <w:sz w:val="12"/>
                <w:szCs w:val="12"/>
              </w:rPr>
            </w:pPr>
            <w:r w:rsidRPr="0048642F">
              <w:rPr>
                <w:sz w:val="12"/>
                <w:szCs w:val="12"/>
              </w:rPr>
              <w:t>0,18 (p= 0,04) *</w:t>
            </w:r>
          </w:p>
        </w:tc>
      </w:tr>
      <w:tr w:rsidR="00DD19FC" w:rsidRPr="0048642F" w14:paraId="729DC5FB" w14:textId="77777777" w:rsidTr="00DD19FC">
        <w:trPr>
          <w:trHeight w:val="253"/>
        </w:trPr>
        <w:tc>
          <w:tcPr>
            <w:tcW w:w="901"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5A440736" w14:textId="77777777" w:rsidR="0048642F" w:rsidRPr="0048642F" w:rsidRDefault="0048642F" w:rsidP="00A24B2A">
            <w:pPr>
              <w:spacing w:line="240" w:lineRule="auto"/>
              <w:jc w:val="center"/>
              <w:rPr>
                <w:rFonts w:eastAsia="Times New Roman"/>
                <w:b/>
                <w:bCs/>
                <w:color w:val="0C343D"/>
                <w:sz w:val="12"/>
                <w:szCs w:val="12"/>
                <w:lang w:val="en-US"/>
              </w:rPr>
            </w:pPr>
            <w:r w:rsidRPr="0048642F">
              <w:rPr>
                <w:rFonts w:eastAsia="Times New Roman"/>
                <w:b/>
                <w:bCs/>
                <w:color w:val="0C343D"/>
                <w:sz w:val="12"/>
                <w:szCs w:val="12"/>
                <w:lang w:val="en-US"/>
              </w:rPr>
              <w:t>user_view (Ισοδιαστημική)</w:t>
            </w:r>
          </w:p>
        </w:tc>
        <w:tc>
          <w:tcPr>
            <w:tcW w:w="585" w:type="dxa"/>
            <w:tcBorders>
              <w:top w:val="nil"/>
              <w:left w:val="single" w:sz="8" w:space="0" w:color="CCCCCC"/>
              <w:bottom w:val="single" w:sz="8" w:space="0" w:color="CCCCCC"/>
              <w:right w:val="single" w:sz="8" w:space="0" w:color="CCCCCC"/>
            </w:tcBorders>
            <w:shd w:val="clear" w:color="auto" w:fill="FFFFFF" w:themeFill="background1"/>
            <w:vAlign w:val="center"/>
            <w:hideMark/>
          </w:tcPr>
          <w:p w14:paraId="7ED5885E" w14:textId="77777777" w:rsidR="0048642F" w:rsidRPr="0048642F" w:rsidRDefault="00DD19FC" w:rsidP="00A24B2A">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60DD719C" w14:textId="77777777" w:rsidR="0048642F" w:rsidRPr="0048642F" w:rsidRDefault="00DD19FC" w:rsidP="00A24B2A">
            <w:pPr>
              <w:jc w:val="center"/>
              <w:rPr>
                <w:sz w:val="12"/>
                <w:szCs w:val="12"/>
              </w:rPr>
            </w:pPr>
            <w:r>
              <w:rPr>
                <w:sz w:val="12"/>
                <w:szCs w:val="12"/>
              </w:rPr>
              <w:t>-</w:t>
            </w:r>
          </w:p>
        </w:tc>
        <w:tc>
          <w:tcPr>
            <w:tcW w:w="586" w:type="dxa"/>
            <w:gridSpan w:val="2"/>
            <w:tcBorders>
              <w:top w:val="nil"/>
              <w:left w:val="nil"/>
              <w:bottom w:val="single" w:sz="8" w:space="0" w:color="CCCCCC"/>
              <w:right w:val="single" w:sz="8" w:space="0" w:color="CCCCCC"/>
            </w:tcBorders>
            <w:shd w:val="clear" w:color="auto" w:fill="FFFFFF" w:themeFill="background1"/>
            <w:vAlign w:val="center"/>
            <w:hideMark/>
          </w:tcPr>
          <w:p w14:paraId="2A5C6A6E" w14:textId="77777777" w:rsidR="0048642F" w:rsidRPr="0048642F" w:rsidRDefault="00DD19FC" w:rsidP="00A24B2A">
            <w:pPr>
              <w:jc w:val="center"/>
              <w:rPr>
                <w:sz w:val="12"/>
                <w:szCs w:val="12"/>
              </w:rPr>
            </w:pPr>
            <w:r>
              <w:rPr>
                <w:sz w:val="12"/>
                <w:szCs w:val="12"/>
              </w:rPr>
              <w:t>-</w:t>
            </w:r>
          </w:p>
        </w:tc>
        <w:tc>
          <w:tcPr>
            <w:tcW w:w="735" w:type="dxa"/>
            <w:gridSpan w:val="2"/>
            <w:tcBorders>
              <w:top w:val="nil"/>
              <w:left w:val="nil"/>
              <w:bottom w:val="single" w:sz="8" w:space="0" w:color="CCCCCC"/>
              <w:right w:val="single" w:sz="8" w:space="0" w:color="CCCCCC"/>
            </w:tcBorders>
            <w:shd w:val="clear" w:color="auto" w:fill="FFFFFF" w:themeFill="background1"/>
            <w:vAlign w:val="center"/>
            <w:hideMark/>
          </w:tcPr>
          <w:p w14:paraId="366BC1FF" w14:textId="77777777" w:rsidR="0048642F" w:rsidRPr="0048642F" w:rsidRDefault="00DD19FC" w:rsidP="00A24B2A">
            <w:pPr>
              <w:jc w:val="center"/>
              <w:rPr>
                <w:sz w:val="12"/>
                <w:szCs w:val="12"/>
              </w:rPr>
            </w:pPr>
            <w:r>
              <w:rPr>
                <w:sz w:val="12"/>
                <w:szCs w:val="12"/>
              </w:rPr>
              <w:t>-</w:t>
            </w:r>
          </w:p>
        </w:tc>
        <w:tc>
          <w:tcPr>
            <w:tcW w:w="884" w:type="dxa"/>
            <w:gridSpan w:val="2"/>
            <w:tcBorders>
              <w:top w:val="nil"/>
              <w:left w:val="nil"/>
              <w:bottom w:val="single" w:sz="8" w:space="0" w:color="CCCCCC"/>
              <w:right w:val="single" w:sz="8" w:space="0" w:color="CCCCCC"/>
            </w:tcBorders>
            <w:shd w:val="clear" w:color="auto" w:fill="FFFFFF" w:themeFill="background1"/>
            <w:vAlign w:val="center"/>
            <w:hideMark/>
          </w:tcPr>
          <w:p w14:paraId="5EFE2AC7" w14:textId="77777777" w:rsidR="0048642F" w:rsidRPr="0048642F" w:rsidRDefault="00DD19FC" w:rsidP="00A24B2A">
            <w:pPr>
              <w:jc w:val="center"/>
              <w:rPr>
                <w:sz w:val="12"/>
                <w:szCs w:val="12"/>
              </w:rPr>
            </w:pPr>
            <w:r>
              <w:rPr>
                <w:sz w:val="12"/>
                <w:szCs w:val="12"/>
              </w:rPr>
              <w:t>-</w:t>
            </w:r>
          </w:p>
        </w:tc>
        <w:tc>
          <w:tcPr>
            <w:tcW w:w="737" w:type="dxa"/>
            <w:tcBorders>
              <w:top w:val="nil"/>
              <w:left w:val="nil"/>
              <w:bottom w:val="single" w:sz="8" w:space="0" w:color="CCCCCC"/>
              <w:right w:val="single" w:sz="8" w:space="0" w:color="CCCCCC"/>
            </w:tcBorders>
            <w:shd w:val="clear" w:color="auto" w:fill="FFFFFF" w:themeFill="background1"/>
            <w:vAlign w:val="center"/>
            <w:hideMark/>
          </w:tcPr>
          <w:p w14:paraId="57BBF7A6" w14:textId="77777777" w:rsidR="0048642F" w:rsidRPr="0048642F" w:rsidRDefault="00DD19FC" w:rsidP="00A24B2A">
            <w:pPr>
              <w:jc w:val="center"/>
              <w:rPr>
                <w:sz w:val="12"/>
                <w:szCs w:val="12"/>
              </w:rPr>
            </w:pPr>
            <w:r>
              <w:rPr>
                <w:sz w:val="12"/>
                <w:szCs w:val="12"/>
              </w:rPr>
              <w:t>-</w:t>
            </w:r>
          </w:p>
        </w:tc>
        <w:tc>
          <w:tcPr>
            <w:tcW w:w="1034" w:type="dxa"/>
            <w:gridSpan w:val="2"/>
            <w:tcBorders>
              <w:top w:val="nil"/>
              <w:left w:val="nil"/>
              <w:bottom w:val="single" w:sz="8" w:space="0" w:color="CCCCCC"/>
              <w:right w:val="single" w:sz="8" w:space="0" w:color="CCCCCC"/>
            </w:tcBorders>
            <w:shd w:val="clear" w:color="auto" w:fill="FFFFFF" w:themeFill="background1"/>
            <w:vAlign w:val="center"/>
            <w:hideMark/>
          </w:tcPr>
          <w:p w14:paraId="61186F99" w14:textId="77777777" w:rsidR="0048642F" w:rsidRPr="0048642F" w:rsidRDefault="00DD19FC" w:rsidP="00A24B2A">
            <w:pPr>
              <w:jc w:val="center"/>
              <w:rPr>
                <w:sz w:val="12"/>
                <w:szCs w:val="12"/>
              </w:rPr>
            </w:pPr>
            <w:r>
              <w:rPr>
                <w:sz w:val="12"/>
                <w:szCs w:val="12"/>
              </w:rPr>
              <w:t>-</w:t>
            </w:r>
          </w:p>
        </w:tc>
        <w:tc>
          <w:tcPr>
            <w:tcW w:w="761" w:type="dxa"/>
            <w:gridSpan w:val="2"/>
            <w:tcBorders>
              <w:top w:val="nil"/>
              <w:left w:val="nil"/>
              <w:bottom w:val="single" w:sz="8" w:space="0" w:color="CCCCCC"/>
              <w:right w:val="single" w:sz="8" w:space="0" w:color="CCCCCC"/>
            </w:tcBorders>
            <w:shd w:val="clear" w:color="auto" w:fill="FFFFFF" w:themeFill="background1"/>
            <w:vAlign w:val="center"/>
            <w:hideMark/>
          </w:tcPr>
          <w:p w14:paraId="017E27B0" w14:textId="77777777" w:rsidR="0048642F" w:rsidRPr="0048642F" w:rsidRDefault="00DD19FC" w:rsidP="00A24B2A">
            <w:pPr>
              <w:jc w:val="center"/>
              <w:rPr>
                <w:sz w:val="12"/>
                <w:szCs w:val="12"/>
              </w:rPr>
            </w:pPr>
            <w:r>
              <w:rPr>
                <w:sz w:val="12"/>
                <w:szCs w:val="12"/>
              </w:rPr>
              <w:t>-</w:t>
            </w:r>
          </w:p>
        </w:tc>
        <w:tc>
          <w:tcPr>
            <w:tcW w:w="574" w:type="dxa"/>
            <w:gridSpan w:val="2"/>
            <w:tcBorders>
              <w:top w:val="nil"/>
              <w:left w:val="nil"/>
              <w:bottom w:val="single" w:sz="8" w:space="0" w:color="CCCCCC"/>
              <w:right w:val="single" w:sz="8" w:space="0" w:color="CCCCCC"/>
            </w:tcBorders>
            <w:shd w:val="clear" w:color="auto" w:fill="FFFFFF" w:themeFill="background1"/>
            <w:vAlign w:val="center"/>
            <w:hideMark/>
          </w:tcPr>
          <w:p w14:paraId="5FC53C04" w14:textId="77777777" w:rsidR="0048642F" w:rsidRPr="0048642F" w:rsidRDefault="00DD19FC" w:rsidP="00A24B2A">
            <w:pPr>
              <w:jc w:val="center"/>
              <w:rPr>
                <w:sz w:val="12"/>
                <w:szCs w:val="12"/>
              </w:rPr>
            </w:pPr>
            <w:r>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2C9C3E52" w14:textId="77777777" w:rsidR="0048642F" w:rsidRPr="0048642F" w:rsidRDefault="00DD19FC" w:rsidP="00A24B2A">
            <w:pPr>
              <w:jc w:val="center"/>
              <w:rPr>
                <w:sz w:val="12"/>
                <w:szCs w:val="12"/>
              </w:rPr>
            </w:pPr>
            <w:r>
              <w:rPr>
                <w:sz w:val="12"/>
                <w:szCs w:val="12"/>
              </w:rPr>
              <w:t>-</w:t>
            </w:r>
          </w:p>
        </w:tc>
        <w:tc>
          <w:tcPr>
            <w:tcW w:w="570" w:type="dxa"/>
            <w:gridSpan w:val="2"/>
            <w:tcBorders>
              <w:top w:val="nil"/>
              <w:left w:val="nil"/>
              <w:bottom w:val="single" w:sz="8" w:space="0" w:color="CCCCCC"/>
              <w:right w:val="single" w:sz="8" w:space="0" w:color="CCCCCC"/>
            </w:tcBorders>
            <w:shd w:val="clear" w:color="auto" w:fill="FFFFFF" w:themeFill="background1"/>
            <w:vAlign w:val="center"/>
            <w:hideMark/>
          </w:tcPr>
          <w:p w14:paraId="010F9F11" w14:textId="77777777" w:rsidR="0048642F" w:rsidRPr="0048642F" w:rsidRDefault="00DD19FC" w:rsidP="00A24B2A">
            <w:pPr>
              <w:jc w:val="center"/>
              <w:rPr>
                <w:sz w:val="12"/>
                <w:szCs w:val="12"/>
              </w:rPr>
            </w:pPr>
            <w:r>
              <w:rPr>
                <w:sz w:val="12"/>
                <w:szCs w:val="12"/>
              </w:rPr>
              <w:t>-</w:t>
            </w:r>
          </w:p>
        </w:tc>
        <w:tc>
          <w:tcPr>
            <w:tcW w:w="539" w:type="dxa"/>
            <w:tcBorders>
              <w:top w:val="nil"/>
              <w:left w:val="nil"/>
              <w:bottom w:val="single" w:sz="8" w:space="0" w:color="CCCCCC"/>
              <w:right w:val="single" w:sz="8" w:space="0" w:color="CCCCCC"/>
            </w:tcBorders>
            <w:shd w:val="clear" w:color="auto" w:fill="FFFFFF" w:themeFill="background1"/>
            <w:vAlign w:val="center"/>
            <w:hideMark/>
          </w:tcPr>
          <w:p w14:paraId="4F560965" w14:textId="77777777" w:rsidR="0048642F" w:rsidRPr="0048642F" w:rsidRDefault="00DD19FC" w:rsidP="00A24B2A">
            <w:pPr>
              <w:jc w:val="center"/>
              <w:rPr>
                <w:sz w:val="12"/>
                <w:szCs w:val="12"/>
              </w:rPr>
            </w:pPr>
            <w:r>
              <w:rPr>
                <w:sz w:val="12"/>
                <w:szCs w:val="12"/>
              </w:rPr>
              <w:t>-</w:t>
            </w:r>
          </w:p>
        </w:tc>
        <w:tc>
          <w:tcPr>
            <w:tcW w:w="551" w:type="dxa"/>
            <w:tcBorders>
              <w:top w:val="nil"/>
              <w:left w:val="nil"/>
              <w:bottom w:val="single" w:sz="8" w:space="0" w:color="CCCCCC"/>
              <w:right w:val="single" w:sz="8" w:space="0" w:color="CCCCCC"/>
            </w:tcBorders>
            <w:shd w:val="clear" w:color="auto" w:fill="FFFFFF" w:themeFill="background1"/>
            <w:vAlign w:val="center"/>
            <w:hideMark/>
          </w:tcPr>
          <w:p w14:paraId="32B346B4" w14:textId="77777777" w:rsidR="0048642F" w:rsidRPr="0048642F" w:rsidRDefault="00DD19FC" w:rsidP="00A24B2A">
            <w:pPr>
              <w:jc w:val="center"/>
              <w:rPr>
                <w:sz w:val="12"/>
                <w:szCs w:val="12"/>
              </w:rPr>
            </w:pPr>
            <w:r>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22AC329F" w14:textId="77777777" w:rsidR="0048642F" w:rsidRPr="0048642F" w:rsidRDefault="00DD19FC" w:rsidP="00A24B2A">
            <w:pPr>
              <w:jc w:val="center"/>
              <w:rPr>
                <w:sz w:val="12"/>
                <w:szCs w:val="12"/>
              </w:rPr>
            </w:pPr>
            <w:r>
              <w:rPr>
                <w:sz w:val="12"/>
                <w:szCs w:val="12"/>
              </w:rPr>
              <w:t>-</w:t>
            </w:r>
          </w:p>
        </w:tc>
        <w:tc>
          <w:tcPr>
            <w:tcW w:w="539" w:type="dxa"/>
            <w:gridSpan w:val="3"/>
            <w:tcBorders>
              <w:top w:val="nil"/>
              <w:left w:val="nil"/>
              <w:bottom w:val="single" w:sz="8" w:space="0" w:color="CCCCCC"/>
              <w:right w:val="single" w:sz="8" w:space="0" w:color="CCCCCC"/>
            </w:tcBorders>
            <w:shd w:val="clear" w:color="auto" w:fill="FFFFFF" w:themeFill="background1"/>
            <w:vAlign w:val="center"/>
            <w:hideMark/>
          </w:tcPr>
          <w:p w14:paraId="431EBF53" w14:textId="77777777" w:rsidR="0048642F" w:rsidRPr="0048642F" w:rsidRDefault="00DD19FC" w:rsidP="00A24B2A">
            <w:pPr>
              <w:jc w:val="center"/>
              <w:rPr>
                <w:sz w:val="12"/>
                <w:szCs w:val="12"/>
              </w:rPr>
            </w:pPr>
            <w:r>
              <w:rPr>
                <w:sz w:val="12"/>
                <w:szCs w:val="12"/>
              </w:rPr>
              <w:t>-</w:t>
            </w:r>
          </w:p>
        </w:tc>
        <w:tc>
          <w:tcPr>
            <w:tcW w:w="611" w:type="dxa"/>
            <w:tcBorders>
              <w:top w:val="nil"/>
              <w:left w:val="nil"/>
              <w:bottom w:val="single" w:sz="8" w:space="0" w:color="CCCCCC"/>
              <w:right w:val="single" w:sz="8" w:space="0" w:color="CCCCCC"/>
            </w:tcBorders>
            <w:shd w:val="clear" w:color="auto" w:fill="FFFFFF" w:themeFill="background1"/>
            <w:vAlign w:val="center"/>
            <w:hideMark/>
          </w:tcPr>
          <w:p w14:paraId="0D9EAA86" w14:textId="77777777" w:rsidR="0048642F" w:rsidRPr="0048642F" w:rsidRDefault="00DD19FC" w:rsidP="00A24B2A">
            <w:pPr>
              <w:jc w:val="center"/>
              <w:rPr>
                <w:sz w:val="12"/>
                <w:szCs w:val="12"/>
              </w:rPr>
            </w:pPr>
            <w:r>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1B008237" w14:textId="77777777" w:rsidR="0048642F" w:rsidRPr="0048642F" w:rsidRDefault="00DD19FC" w:rsidP="00A24B2A">
            <w:pPr>
              <w:jc w:val="center"/>
              <w:rPr>
                <w:sz w:val="12"/>
                <w:szCs w:val="12"/>
              </w:rPr>
            </w:pPr>
            <w:r>
              <w:rPr>
                <w:sz w:val="12"/>
                <w:szCs w:val="12"/>
              </w:rPr>
              <w:t>-</w:t>
            </w:r>
          </w:p>
        </w:tc>
        <w:tc>
          <w:tcPr>
            <w:tcW w:w="529" w:type="dxa"/>
            <w:gridSpan w:val="2"/>
            <w:tcBorders>
              <w:top w:val="nil"/>
              <w:left w:val="nil"/>
              <w:bottom w:val="single" w:sz="8" w:space="0" w:color="CCCCCC"/>
              <w:right w:val="single" w:sz="8" w:space="0" w:color="CCCCCC"/>
            </w:tcBorders>
            <w:shd w:val="clear" w:color="auto" w:fill="FFFFFF" w:themeFill="background1"/>
            <w:vAlign w:val="center"/>
            <w:hideMark/>
          </w:tcPr>
          <w:p w14:paraId="7D903FE8" w14:textId="77777777" w:rsidR="0048642F" w:rsidRPr="0048642F" w:rsidRDefault="0048642F" w:rsidP="00A24B2A">
            <w:pPr>
              <w:jc w:val="center"/>
              <w:rPr>
                <w:sz w:val="12"/>
                <w:szCs w:val="12"/>
              </w:rPr>
            </w:pPr>
            <w:r w:rsidRPr="0048642F">
              <w:rPr>
                <w:sz w:val="12"/>
                <w:szCs w:val="12"/>
              </w:rPr>
              <w:t>-</w:t>
            </w:r>
          </w:p>
        </w:tc>
        <w:tc>
          <w:tcPr>
            <w:tcW w:w="541" w:type="dxa"/>
            <w:gridSpan w:val="2"/>
            <w:tcBorders>
              <w:top w:val="nil"/>
              <w:left w:val="nil"/>
              <w:bottom w:val="single" w:sz="8" w:space="0" w:color="CCCCCC"/>
              <w:right w:val="single" w:sz="8" w:space="0" w:color="CCCCCC"/>
            </w:tcBorders>
            <w:shd w:val="clear" w:color="auto" w:fill="FFFFFF" w:themeFill="background1"/>
            <w:vAlign w:val="center"/>
            <w:hideMark/>
          </w:tcPr>
          <w:p w14:paraId="21F0B5DF" w14:textId="77777777" w:rsidR="0048642F" w:rsidRPr="0048642F" w:rsidRDefault="0048642F" w:rsidP="00A24B2A">
            <w:pPr>
              <w:jc w:val="center"/>
              <w:rPr>
                <w:sz w:val="12"/>
                <w:szCs w:val="12"/>
              </w:rPr>
            </w:pPr>
            <w:r w:rsidRPr="0048642F">
              <w:rPr>
                <w:sz w:val="12"/>
                <w:szCs w:val="12"/>
              </w:rPr>
              <w:t>0,72 (p= 0,00) **</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2A7DF8F7" w14:textId="77777777" w:rsidR="0048642F" w:rsidRPr="0048642F" w:rsidRDefault="0048642F" w:rsidP="00A24B2A">
            <w:pPr>
              <w:jc w:val="center"/>
              <w:rPr>
                <w:sz w:val="12"/>
                <w:szCs w:val="12"/>
              </w:rPr>
            </w:pPr>
            <w:r w:rsidRPr="0048642F">
              <w:rPr>
                <w:sz w:val="12"/>
                <w:szCs w:val="12"/>
              </w:rPr>
              <w:t>0,20 (p= 0,02) *</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3DC4E41D" w14:textId="77777777" w:rsidR="0048642F" w:rsidRPr="0048642F" w:rsidRDefault="0048642F" w:rsidP="00A24B2A">
            <w:pPr>
              <w:jc w:val="center"/>
              <w:rPr>
                <w:sz w:val="12"/>
                <w:szCs w:val="12"/>
              </w:rPr>
            </w:pPr>
            <w:r w:rsidRPr="0048642F">
              <w:rPr>
                <w:sz w:val="12"/>
                <w:szCs w:val="12"/>
              </w:rPr>
              <w:t>0,17 (p= 0,06)</w:t>
            </w:r>
          </w:p>
        </w:tc>
        <w:tc>
          <w:tcPr>
            <w:tcW w:w="540" w:type="dxa"/>
            <w:gridSpan w:val="2"/>
            <w:tcBorders>
              <w:top w:val="nil"/>
              <w:left w:val="nil"/>
              <w:bottom w:val="single" w:sz="8" w:space="0" w:color="CCCCCC"/>
              <w:right w:val="single" w:sz="8" w:space="0" w:color="CCCCCC"/>
            </w:tcBorders>
            <w:shd w:val="clear" w:color="auto" w:fill="FFFFFF" w:themeFill="background1"/>
            <w:vAlign w:val="center"/>
            <w:hideMark/>
          </w:tcPr>
          <w:p w14:paraId="456FF1D8" w14:textId="77777777" w:rsidR="0048642F" w:rsidRPr="0048642F" w:rsidRDefault="0048642F" w:rsidP="00A24B2A">
            <w:pPr>
              <w:jc w:val="center"/>
              <w:rPr>
                <w:sz w:val="12"/>
                <w:szCs w:val="12"/>
              </w:rPr>
            </w:pPr>
            <w:r w:rsidRPr="0048642F">
              <w:rPr>
                <w:sz w:val="12"/>
                <w:szCs w:val="12"/>
              </w:rPr>
              <w:t>0,11 (p= 0,21)</w:t>
            </w:r>
          </w:p>
        </w:tc>
      </w:tr>
      <w:tr w:rsidR="00C65D47" w:rsidRPr="0048642F" w14:paraId="18CC7017" w14:textId="77777777" w:rsidTr="00DD19FC">
        <w:trPr>
          <w:gridAfter w:val="1"/>
          <w:wAfter w:w="16" w:type="dxa"/>
          <w:trHeight w:val="253"/>
        </w:trPr>
        <w:tc>
          <w:tcPr>
            <w:tcW w:w="901"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29C11835" w14:textId="77777777" w:rsidR="0048642F" w:rsidRPr="0048642F" w:rsidRDefault="0048642F" w:rsidP="00A24B2A">
            <w:pPr>
              <w:spacing w:line="240" w:lineRule="auto"/>
              <w:jc w:val="center"/>
              <w:rPr>
                <w:rFonts w:eastAsia="Times New Roman"/>
                <w:b/>
                <w:bCs/>
                <w:color w:val="0C343D"/>
                <w:sz w:val="12"/>
                <w:szCs w:val="12"/>
                <w:lang w:val="en-US"/>
              </w:rPr>
            </w:pPr>
            <w:r w:rsidRPr="0048642F">
              <w:rPr>
                <w:rFonts w:eastAsia="Times New Roman"/>
                <w:b/>
                <w:bCs/>
                <w:color w:val="0C343D"/>
                <w:sz w:val="12"/>
                <w:szCs w:val="12"/>
              </w:rPr>
              <w:t>user_view_all</w:t>
            </w:r>
          </w:p>
          <w:p w14:paraId="6FCA83FD" w14:textId="77777777" w:rsidR="0048642F" w:rsidRPr="0048642F" w:rsidRDefault="0048642F" w:rsidP="00A24B2A">
            <w:pPr>
              <w:spacing w:line="240" w:lineRule="auto"/>
              <w:jc w:val="center"/>
              <w:rPr>
                <w:rFonts w:eastAsia="Times New Roman"/>
                <w:b/>
                <w:bCs/>
                <w:color w:val="0C343D"/>
                <w:sz w:val="12"/>
                <w:szCs w:val="12"/>
              </w:rPr>
            </w:pPr>
            <w:r w:rsidRPr="0048642F">
              <w:rPr>
                <w:rFonts w:eastAsia="Times New Roman"/>
                <w:b/>
                <w:bCs/>
                <w:color w:val="0C343D"/>
                <w:sz w:val="12"/>
                <w:szCs w:val="12"/>
              </w:rPr>
              <w:t>(Ισοδιαστημική)</w:t>
            </w:r>
          </w:p>
        </w:tc>
        <w:tc>
          <w:tcPr>
            <w:tcW w:w="614" w:type="dxa"/>
            <w:gridSpan w:val="2"/>
            <w:tcBorders>
              <w:top w:val="nil"/>
              <w:left w:val="single" w:sz="8" w:space="0" w:color="CCCCCC"/>
              <w:bottom w:val="single" w:sz="8" w:space="0" w:color="CCCCCC"/>
              <w:right w:val="single" w:sz="8" w:space="0" w:color="CCCCCC"/>
            </w:tcBorders>
            <w:shd w:val="clear" w:color="auto" w:fill="FFFFFF" w:themeFill="background1"/>
            <w:vAlign w:val="center"/>
            <w:hideMark/>
          </w:tcPr>
          <w:p w14:paraId="47367FD7" w14:textId="77777777" w:rsidR="0048642F" w:rsidRPr="0048642F" w:rsidRDefault="00DD19FC" w:rsidP="00A24B2A">
            <w:pPr>
              <w:jc w:val="center"/>
              <w:rPr>
                <w:sz w:val="12"/>
                <w:szCs w:val="12"/>
              </w:rPr>
            </w:pPr>
            <w:r>
              <w:rPr>
                <w:sz w:val="12"/>
                <w:szCs w:val="12"/>
              </w:rPr>
              <w:t>-</w:t>
            </w:r>
          </w:p>
        </w:tc>
        <w:tc>
          <w:tcPr>
            <w:tcW w:w="706" w:type="dxa"/>
            <w:tcBorders>
              <w:top w:val="nil"/>
              <w:left w:val="nil"/>
              <w:bottom w:val="single" w:sz="8" w:space="0" w:color="CCCCCC"/>
              <w:right w:val="single" w:sz="8" w:space="0" w:color="CCCCCC"/>
            </w:tcBorders>
            <w:shd w:val="clear" w:color="auto" w:fill="FFFFFF" w:themeFill="background1"/>
            <w:vAlign w:val="center"/>
            <w:hideMark/>
          </w:tcPr>
          <w:p w14:paraId="10D3298F" w14:textId="77777777" w:rsidR="0048642F" w:rsidRPr="0048642F" w:rsidRDefault="00DD19FC" w:rsidP="00A24B2A">
            <w:pPr>
              <w:jc w:val="center"/>
              <w:rPr>
                <w:sz w:val="12"/>
                <w:szCs w:val="12"/>
              </w:rPr>
            </w:pPr>
            <w:r>
              <w:rPr>
                <w:sz w:val="12"/>
                <w:szCs w:val="12"/>
              </w:rPr>
              <w:t>-</w:t>
            </w:r>
          </w:p>
        </w:tc>
        <w:tc>
          <w:tcPr>
            <w:tcW w:w="569" w:type="dxa"/>
            <w:tcBorders>
              <w:top w:val="nil"/>
              <w:left w:val="nil"/>
              <w:bottom w:val="single" w:sz="8" w:space="0" w:color="CCCCCC"/>
              <w:right w:val="single" w:sz="8" w:space="0" w:color="CCCCCC"/>
            </w:tcBorders>
            <w:shd w:val="clear" w:color="auto" w:fill="FFFFFF" w:themeFill="background1"/>
            <w:vAlign w:val="center"/>
            <w:hideMark/>
          </w:tcPr>
          <w:p w14:paraId="0FEE0D3F" w14:textId="77777777" w:rsidR="0048642F" w:rsidRPr="0048642F" w:rsidRDefault="00DD19FC" w:rsidP="00A24B2A">
            <w:pPr>
              <w:jc w:val="center"/>
              <w:rPr>
                <w:sz w:val="12"/>
                <w:szCs w:val="12"/>
              </w:rPr>
            </w:pPr>
            <w:r>
              <w:rPr>
                <w:sz w:val="12"/>
                <w:szCs w:val="12"/>
              </w:rPr>
              <w:t>-</w:t>
            </w:r>
          </w:p>
        </w:tc>
        <w:tc>
          <w:tcPr>
            <w:tcW w:w="713" w:type="dxa"/>
            <w:gridSpan w:val="2"/>
            <w:tcBorders>
              <w:top w:val="nil"/>
              <w:left w:val="nil"/>
              <w:bottom w:val="single" w:sz="8" w:space="0" w:color="CCCCCC"/>
              <w:right w:val="single" w:sz="8" w:space="0" w:color="CCCCCC"/>
            </w:tcBorders>
            <w:shd w:val="clear" w:color="auto" w:fill="FFFFFF" w:themeFill="background1"/>
            <w:vAlign w:val="center"/>
            <w:hideMark/>
          </w:tcPr>
          <w:p w14:paraId="3A7EE980" w14:textId="77777777" w:rsidR="0048642F" w:rsidRPr="0048642F" w:rsidRDefault="00DD19FC" w:rsidP="00A24B2A">
            <w:pPr>
              <w:jc w:val="center"/>
              <w:rPr>
                <w:sz w:val="12"/>
                <w:szCs w:val="12"/>
              </w:rPr>
            </w:pPr>
            <w:r>
              <w:rPr>
                <w:sz w:val="12"/>
                <w:szCs w:val="12"/>
              </w:rPr>
              <w:t>-</w:t>
            </w:r>
          </w:p>
        </w:tc>
        <w:tc>
          <w:tcPr>
            <w:tcW w:w="851" w:type="dxa"/>
            <w:gridSpan w:val="2"/>
            <w:tcBorders>
              <w:top w:val="nil"/>
              <w:left w:val="nil"/>
              <w:bottom w:val="single" w:sz="8" w:space="0" w:color="CCCCCC"/>
              <w:right w:val="single" w:sz="8" w:space="0" w:color="CCCCCC"/>
            </w:tcBorders>
            <w:shd w:val="clear" w:color="auto" w:fill="FFFFFF" w:themeFill="background1"/>
            <w:vAlign w:val="center"/>
            <w:hideMark/>
          </w:tcPr>
          <w:p w14:paraId="31D0B582" w14:textId="77777777" w:rsidR="0048642F" w:rsidRPr="0048642F" w:rsidRDefault="00DD19FC" w:rsidP="00A24B2A">
            <w:pPr>
              <w:jc w:val="center"/>
              <w:rPr>
                <w:sz w:val="12"/>
                <w:szCs w:val="12"/>
              </w:rPr>
            </w:pPr>
            <w:r>
              <w:rPr>
                <w:sz w:val="12"/>
                <w:szCs w:val="12"/>
              </w:rPr>
              <w:t>-</w:t>
            </w:r>
          </w:p>
        </w:tc>
        <w:tc>
          <w:tcPr>
            <w:tcW w:w="850" w:type="dxa"/>
            <w:gridSpan w:val="3"/>
            <w:tcBorders>
              <w:top w:val="nil"/>
              <w:left w:val="nil"/>
              <w:bottom w:val="single" w:sz="8" w:space="0" w:color="CCCCCC"/>
              <w:right w:val="single" w:sz="8" w:space="0" w:color="CCCCCC"/>
            </w:tcBorders>
            <w:shd w:val="clear" w:color="auto" w:fill="FFFFFF" w:themeFill="background1"/>
            <w:vAlign w:val="center"/>
            <w:hideMark/>
          </w:tcPr>
          <w:p w14:paraId="2ED0062F" w14:textId="77777777" w:rsidR="0048642F" w:rsidRPr="0048642F" w:rsidRDefault="00DD19FC" w:rsidP="00A24B2A">
            <w:pPr>
              <w:jc w:val="center"/>
              <w:rPr>
                <w:sz w:val="12"/>
                <w:szCs w:val="12"/>
              </w:rPr>
            </w:pPr>
            <w:r>
              <w:rPr>
                <w:sz w:val="12"/>
                <w:szCs w:val="12"/>
              </w:rPr>
              <w:t>-</w:t>
            </w:r>
          </w:p>
        </w:tc>
        <w:tc>
          <w:tcPr>
            <w:tcW w:w="993" w:type="dxa"/>
            <w:tcBorders>
              <w:top w:val="nil"/>
              <w:left w:val="nil"/>
              <w:bottom w:val="single" w:sz="8" w:space="0" w:color="CCCCCC"/>
              <w:right w:val="single" w:sz="8" w:space="0" w:color="CCCCCC"/>
            </w:tcBorders>
            <w:shd w:val="clear" w:color="auto" w:fill="FFFFFF" w:themeFill="background1"/>
            <w:vAlign w:val="center"/>
            <w:hideMark/>
          </w:tcPr>
          <w:p w14:paraId="7D89F743" w14:textId="77777777" w:rsidR="0048642F" w:rsidRPr="0048642F" w:rsidRDefault="00DD19FC" w:rsidP="00A24B2A">
            <w:pPr>
              <w:jc w:val="center"/>
              <w:rPr>
                <w:sz w:val="12"/>
                <w:szCs w:val="12"/>
              </w:rPr>
            </w:pPr>
            <w:r>
              <w:rPr>
                <w:sz w:val="12"/>
                <w:szCs w:val="12"/>
              </w:rPr>
              <w:t>-</w:t>
            </w:r>
          </w:p>
        </w:tc>
        <w:tc>
          <w:tcPr>
            <w:tcW w:w="710" w:type="dxa"/>
            <w:tcBorders>
              <w:top w:val="nil"/>
              <w:left w:val="nil"/>
              <w:bottom w:val="single" w:sz="8" w:space="0" w:color="CCCCCC"/>
              <w:right w:val="single" w:sz="8" w:space="0" w:color="CCCCCC"/>
            </w:tcBorders>
            <w:shd w:val="clear" w:color="auto" w:fill="FFFFFF" w:themeFill="background1"/>
            <w:vAlign w:val="center"/>
            <w:hideMark/>
          </w:tcPr>
          <w:p w14:paraId="30DFBC67" w14:textId="77777777" w:rsidR="0048642F" w:rsidRPr="0048642F" w:rsidRDefault="00DD19FC" w:rsidP="00A24B2A">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124B8706" w14:textId="77777777" w:rsidR="0048642F" w:rsidRPr="0048642F" w:rsidRDefault="00DD19FC" w:rsidP="00A24B2A">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7687AF38" w14:textId="77777777" w:rsidR="0048642F" w:rsidRPr="0048642F" w:rsidRDefault="00DD19FC" w:rsidP="00A24B2A">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4E59E078" w14:textId="77777777" w:rsidR="0048642F" w:rsidRPr="0048642F" w:rsidRDefault="00DD19FC" w:rsidP="00A24B2A">
            <w:pPr>
              <w:jc w:val="center"/>
              <w:rPr>
                <w:sz w:val="12"/>
                <w:szCs w:val="12"/>
              </w:rPr>
            </w:pPr>
            <w:r>
              <w:rPr>
                <w:sz w:val="12"/>
                <w:szCs w:val="12"/>
              </w:rPr>
              <w:t>-</w:t>
            </w:r>
          </w:p>
        </w:tc>
        <w:tc>
          <w:tcPr>
            <w:tcW w:w="572" w:type="dxa"/>
            <w:gridSpan w:val="2"/>
            <w:tcBorders>
              <w:top w:val="nil"/>
              <w:left w:val="nil"/>
              <w:bottom w:val="single" w:sz="8" w:space="0" w:color="CCCCCC"/>
              <w:right w:val="single" w:sz="8" w:space="0" w:color="CCCCCC"/>
            </w:tcBorders>
            <w:shd w:val="clear" w:color="auto" w:fill="FFFFFF" w:themeFill="background1"/>
            <w:vAlign w:val="center"/>
            <w:hideMark/>
          </w:tcPr>
          <w:p w14:paraId="69052F70" w14:textId="77777777" w:rsidR="0048642F" w:rsidRPr="0048642F" w:rsidRDefault="00DD19FC" w:rsidP="00A24B2A">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06F9BF59" w14:textId="77777777" w:rsidR="0048642F" w:rsidRPr="0048642F" w:rsidRDefault="00DD19FC" w:rsidP="00A24B2A">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362E5CC6" w14:textId="77777777" w:rsidR="0048642F" w:rsidRPr="0048642F" w:rsidRDefault="00DD19FC" w:rsidP="00A24B2A">
            <w:pPr>
              <w:jc w:val="center"/>
              <w:rPr>
                <w:sz w:val="12"/>
                <w:szCs w:val="12"/>
              </w:rPr>
            </w:pPr>
            <w:r>
              <w:rPr>
                <w:sz w:val="12"/>
                <w:szCs w:val="12"/>
              </w:rPr>
              <w:t>-</w:t>
            </w:r>
          </w:p>
        </w:tc>
        <w:tc>
          <w:tcPr>
            <w:tcW w:w="426" w:type="dxa"/>
            <w:tcBorders>
              <w:top w:val="nil"/>
              <w:left w:val="nil"/>
              <w:bottom w:val="single" w:sz="8" w:space="0" w:color="CCCCCC"/>
              <w:right w:val="single" w:sz="8" w:space="0" w:color="CCCCCC"/>
            </w:tcBorders>
            <w:shd w:val="clear" w:color="auto" w:fill="FFFFFF" w:themeFill="background1"/>
            <w:vAlign w:val="center"/>
            <w:hideMark/>
          </w:tcPr>
          <w:p w14:paraId="2BA9EE8C" w14:textId="77777777" w:rsidR="0048642F" w:rsidRPr="0048642F" w:rsidRDefault="00DD19FC" w:rsidP="00A24B2A">
            <w:pPr>
              <w:jc w:val="center"/>
              <w:rPr>
                <w:sz w:val="12"/>
                <w:szCs w:val="12"/>
              </w:rPr>
            </w:pPr>
            <w:r>
              <w:rPr>
                <w:sz w:val="12"/>
                <w:szCs w:val="12"/>
              </w:rPr>
              <w:t>-</w:t>
            </w:r>
          </w:p>
        </w:tc>
        <w:tc>
          <w:tcPr>
            <w:tcW w:w="708" w:type="dxa"/>
            <w:gridSpan w:val="3"/>
            <w:tcBorders>
              <w:top w:val="nil"/>
              <w:left w:val="nil"/>
              <w:bottom w:val="single" w:sz="8" w:space="0" w:color="CCCCCC"/>
              <w:right w:val="single" w:sz="8" w:space="0" w:color="CCCCCC"/>
            </w:tcBorders>
            <w:shd w:val="clear" w:color="auto" w:fill="FFFFFF" w:themeFill="background1"/>
            <w:vAlign w:val="center"/>
            <w:hideMark/>
          </w:tcPr>
          <w:p w14:paraId="313149CD" w14:textId="77777777" w:rsidR="0048642F" w:rsidRPr="0048642F" w:rsidRDefault="00DD19FC" w:rsidP="00A24B2A">
            <w:pPr>
              <w:jc w:val="center"/>
              <w:rPr>
                <w:sz w:val="12"/>
                <w:szCs w:val="12"/>
              </w:rPr>
            </w:pPr>
            <w:r>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4AE90840" w14:textId="77777777" w:rsidR="0048642F" w:rsidRPr="0048642F" w:rsidRDefault="00DD19FC" w:rsidP="00A24B2A">
            <w:pPr>
              <w:jc w:val="center"/>
              <w:rPr>
                <w:sz w:val="12"/>
                <w:szCs w:val="12"/>
              </w:rPr>
            </w:pPr>
            <w:r>
              <w:rPr>
                <w:sz w:val="12"/>
                <w:szCs w:val="12"/>
              </w:rPr>
              <w:t>-</w:t>
            </w:r>
          </w:p>
        </w:tc>
        <w:tc>
          <w:tcPr>
            <w:tcW w:w="501" w:type="dxa"/>
            <w:tcBorders>
              <w:top w:val="nil"/>
              <w:left w:val="nil"/>
              <w:bottom w:val="single" w:sz="8" w:space="0" w:color="CCCCCC"/>
              <w:right w:val="single" w:sz="8" w:space="0" w:color="CCCCCC"/>
            </w:tcBorders>
            <w:shd w:val="clear" w:color="auto" w:fill="FFFFFF" w:themeFill="background1"/>
            <w:vAlign w:val="center"/>
            <w:hideMark/>
          </w:tcPr>
          <w:p w14:paraId="68EE63BA" w14:textId="77777777" w:rsidR="0048642F" w:rsidRPr="0048642F" w:rsidRDefault="00DD19FC" w:rsidP="00A24B2A">
            <w:pPr>
              <w:jc w:val="center"/>
              <w:rPr>
                <w:sz w:val="12"/>
                <w:szCs w:val="12"/>
              </w:rPr>
            </w:pPr>
            <w:r>
              <w:rPr>
                <w:sz w:val="12"/>
                <w:szCs w:val="12"/>
              </w:rPr>
              <w:t>-</w:t>
            </w:r>
          </w:p>
        </w:tc>
        <w:tc>
          <w:tcPr>
            <w:tcW w:w="513" w:type="dxa"/>
            <w:tcBorders>
              <w:top w:val="nil"/>
              <w:left w:val="nil"/>
              <w:bottom w:val="single" w:sz="8" w:space="0" w:color="CCCCCC"/>
              <w:right w:val="single" w:sz="8" w:space="0" w:color="CCCCCC"/>
            </w:tcBorders>
            <w:shd w:val="clear" w:color="auto" w:fill="FFFFFF" w:themeFill="background1"/>
            <w:vAlign w:val="center"/>
            <w:hideMark/>
          </w:tcPr>
          <w:p w14:paraId="1C74C6AA" w14:textId="77777777" w:rsidR="0048642F" w:rsidRPr="0048642F" w:rsidRDefault="0048642F" w:rsidP="00A24B2A">
            <w:pPr>
              <w:jc w:val="center"/>
              <w:rPr>
                <w:sz w:val="12"/>
                <w:szCs w:val="12"/>
              </w:rPr>
            </w:pPr>
            <w:r w:rsidRPr="0048642F">
              <w:rPr>
                <w:sz w:val="12"/>
                <w:szCs w:val="12"/>
              </w:rPr>
              <w:t>-</w:t>
            </w:r>
          </w:p>
        </w:tc>
        <w:tc>
          <w:tcPr>
            <w:tcW w:w="533" w:type="dxa"/>
            <w:gridSpan w:val="2"/>
            <w:tcBorders>
              <w:top w:val="nil"/>
              <w:left w:val="nil"/>
              <w:bottom w:val="single" w:sz="8" w:space="0" w:color="CCCCCC"/>
              <w:right w:val="single" w:sz="8" w:space="0" w:color="CCCCCC"/>
            </w:tcBorders>
            <w:shd w:val="clear" w:color="auto" w:fill="FFFFFF" w:themeFill="background1"/>
            <w:vAlign w:val="center"/>
            <w:hideMark/>
          </w:tcPr>
          <w:p w14:paraId="46F63768" w14:textId="77777777" w:rsidR="0048642F" w:rsidRPr="0048642F" w:rsidRDefault="0048642F" w:rsidP="00A24B2A">
            <w:pPr>
              <w:jc w:val="center"/>
              <w:rPr>
                <w:sz w:val="12"/>
                <w:szCs w:val="12"/>
              </w:rPr>
            </w:pPr>
            <w:r w:rsidRPr="0048642F">
              <w:rPr>
                <w:sz w:val="12"/>
                <w:szCs w:val="12"/>
              </w:rPr>
              <w:t>0,14 (p= 0,11)</w:t>
            </w:r>
          </w:p>
        </w:tc>
        <w:tc>
          <w:tcPr>
            <w:tcW w:w="533" w:type="dxa"/>
            <w:gridSpan w:val="2"/>
            <w:tcBorders>
              <w:top w:val="nil"/>
              <w:left w:val="nil"/>
              <w:bottom w:val="single" w:sz="8" w:space="0" w:color="CCCCCC"/>
              <w:right w:val="single" w:sz="8" w:space="0" w:color="CCCCCC"/>
            </w:tcBorders>
            <w:shd w:val="clear" w:color="auto" w:fill="FFFFFF" w:themeFill="background1"/>
            <w:vAlign w:val="center"/>
            <w:hideMark/>
          </w:tcPr>
          <w:p w14:paraId="6EB86DD7" w14:textId="77777777" w:rsidR="0048642F" w:rsidRPr="0048642F" w:rsidRDefault="0048642F" w:rsidP="00A24B2A">
            <w:pPr>
              <w:jc w:val="center"/>
              <w:rPr>
                <w:sz w:val="12"/>
                <w:szCs w:val="12"/>
              </w:rPr>
            </w:pPr>
            <w:r w:rsidRPr="0048642F">
              <w:rPr>
                <w:sz w:val="12"/>
                <w:szCs w:val="12"/>
              </w:rPr>
              <w:t>0,03 (p= 0,74)</w:t>
            </w:r>
          </w:p>
        </w:tc>
        <w:tc>
          <w:tcPr>
            <w:tcW w:w="564" w:type="dxa"/>
            <w:gridSpan w:val="2"/>
            <w:tcBorders>
              <w:top w:val="nil"/>
              <w:left w:val="nil"/>
              <w:bottom w:val="single" w:sz="8" w:space="0" w:color="CCCCCC"/>
              <w:right w:val="single" w:sz="8" w:space="0" w:color="CCCCCC"/>
            </w:tcBorders>
            <w:shd w:val="clear" w:color="auto" w:fill="FFFFFF" w:themeFill="background1"/>
            <w:vAlign w:val="center"/>
            <w:hideMark/>
          </w:tcPr>
          <w:p w14:paraId="345AC1E0" w14:textId="77777777" w:rsidR="0048642F" w:rsidRPr="0048642F" w:rsidRDefault="0048642F" w:rsidP="00A24B2A">
            <w:pPr>
              <w:jc w:val="center"/>
              <w:rPr>
                <w:sz w:val="12"/>
                <w:szCs w:val="12"/>
              </w:rPr>
            </w:pPr>
            <w:r w:rsidRPr="0048642F">
              <w:rPr>
                <w:sz w:val="12"/>
                <w:szCs w:val="12"/>
              </w:rPr>
              <w:t>0,07 (p= 0,42)</w:t>
            </w:r>
          </w:p>
        </w:tc>
      </w:tr>
      <w:tr w:rsidR="00C65D47" w:rsidRPr="0048642F" w14:paraId="0B39D0FD" w14:textId="77777777" w:rsidTr="00DD19FC">
        <w:trPr>
          <w:gridAfter w:val="1"/>
          <w:wAfter w:w="16" w:type="dxa"/>
          <w:trHeight w:val="253"/>
        </w:trPr>
        <w:tc>
          <w:tcPr>
            <w:tcW w:w="901"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75F4E14B" w14:textId="77777777" w:rsidR="0048642F" w:rsidRPr="0048642F" w:rsidRDefault="0048642F" w:rsidP="00A24B2A">
            <w:pPr>
              <w:spacing w:line="240" w:lineRule="auto"/>
              <w:jc w:val="center"/>
              <w:rPr>
                <w:rFonts w:eastAsia="Times New Roman"/>
                <w:b/>
                <w:bCs/>
                <w:color w:val="274E13"/>
                <w:sz w:val="12"/>
                <w:szCs w:val="12"/>
              </w:rPr>
            </w:pPr>
            <w:r w:rsidRPr="0048642F">
              <w:rPr>
                <w:rFonts w:eastAsia="Times New Roman"/>
                <w:b/>
                <w:bCs/>
                <w:color w:val="274E13"/>
                <w:sz w:val="12"/>
                <w:szCs w:val="12"/>
              </w:rPr>
              <w:t>Lab_Note (Ισοδιαστημική)</w:t>
            </w:r>
          </w:p>
        </w:tc>
        <w:tc>
          <w:tcPr>
            <w:tcW w:w="614" w:type="dxa"/>
            <w:gridSpan w:val="2"/>
            <w:tcBorders>
              <w:top w:val="nil"/>
              <w:left w:val="single" w:sz="8" w:space="0" w:color="CCCCCC"/>
              <w:bottom w:val="single" w:sz="8" w:space="0" w:color="CCCCCC"/>
              <w:right w:val="single" w:sz="8" w:space="0" w:color="CCCCCC"/>
            </w:tcBorders>
            <w:shd w:val="clear" w:color="auto" w:fill="FFFFFF" w:themeFill="background1"/>
            <w:vAlign w:val="center"/>
            <w:hideMark/>
          </w:tcPr>
          <w:p w14:paraId="4E73EA43" w14:textId="77777777" w:rsidR="0048642F" w:rsidRPr="0048642F" w:rsidRDefault="00DD19FC" w:rsidP="00A24B2A">
            <w:pPr>
              <w:jc w:val="center"/>
              <w:rPr>
                <w:sz w:val="12"/>
                <w:szCs w:val="12"/>
              </w:rPr>
            </w:pPr>
            <w:r>
              <w:rPr>
                <w:sz w:val="12"/>
                <w:szCs w:val="12"/>
              </w:rPr>
              <w:t>-</w:t>
            </w:r>
          </w:p>
        </w:tc>
        <w:tc>
          <w:tcPr>
            <w:tcW w:w="706" w:type="dxa"/>
            <w:tcBorders>
              <w:top w:val="nil"/>
              <w:left w:val="nil"/>
              <w:bottom w:val="single" w:sz="8" w:space="0" w:color="CCCCCC"/>
              <w:right w:val="single" w:sz="8" w:space="0" w:color="CCCCCC"/>
            </w:tcBorders>
            <w:shd w:val="clear" w:color="auto" w:fill="FFFFFF" w:themeFill="background1"/>
            <w:vAlign w:val="center"/>
            <w:hideMark/>
          </w:tcPr>
          <w:p w14:paraId="4FEEFB75" w14:textId="77777777" w:rsidR="0048642F" w:rsidRPr="0048642F" w:rsidRDefault="00DD19FC" w:rsidP="00A24B2A">
            <w:pPr>
              <w:jc w:val="center"/>
              <w:rPr>
                <w:sz w:val="12"/>
                <w:szCs w:val="12"/>
              </w:rPr>
            </w:pPr>
            <w:r>
              <w:rPr>
                <w:sz w:val="12"/>
                <w:szCs w:val="12"/>
              </w:rPr>
              <w:t>-</w:t>
            </w:r>
          </w:p>
        </w:tc>
        <w:tc>
          <w:tcPr>
            <w:tcW w:w="569" w:type="dxa"/>
            <w:tcBorders>
              <w:top w:val="nil"/>
              <w:left w:val="nil"/>
              <w:bottom w:val="single" w:sz="8" w:space="0" w:color="CCCCCC"/>
              <w:right w:val="single" w:sz="8" w:space="0" w:color="CCCCCC"/>
            </w:tcBorders>
            <w:shd w:val="clear" w:color="auto" w:fill="FFFFFF" w:themeFill="background1"/>
            <w:vAlign w:val="center"/>
            <w:hideMark/>
          </w:tcPr>
          <w:p w14:paraId="1E319FA8" w14:textId="77777777" w:rsidR="0048642F" w:rsidRPr="0048642F" w:rsidRDefault="00DD19FC" w:rsidP="00A24B2A">
            <w:pPr>
              <w:jc w:val="center"/>
              <w:rPr>
                <w:sz w:val="12"/>
                <w:szCs w:val="12"/>
              </w:rPr>
            </w:pPr>
            <w:r>
              <w:rPr>
                <w:sz w:val="12"/>
                <w:szCs w:val="12"/>
              </w:rPr>
              <w:t>-</w:t>
            </w:r>
          </w:p>
        </w:tc>
        <w:tc>
          <w:tcPr>
            <w:tcW w:w="713" w:type="dxa"/>
            <w:gridSpan w:val="2"/>
            <w:tcBorders>
              <w:top w:val="nil"/>
              <w:left w:val="nil"/>
              <w:bottom w:val="single" w:sz="8" w:space="0" w:color="CCCCCC"/>
              <w:right w:val="single" w:sz="8" w:space="0" w:color="CCCCCC"/>
            </w:tcBorders>
            <w:shd w:val="clear" w:color="auto" w:fill="FFFFFF" w:themeFill="background1"/>
            <w:vAlign w:val="center"/>
            <w:hideMark/>
          </w:tcPr>
          <w:p w14:paraId="70C6B5F0" w14:textId="77777777" w:rsidR="0048642F" w:rsidRPr="0048642F" w:rsidRDefault="00DD19FC" w:rsidP="00A24B2A">
            <w:pPr>
              <w:jc w:val="center"/>
              <w:rPr>
                <w:sz w:val="12"/>
                <w:szCs w:val="12"/>
              </w:rPr>
            </w:pPr>
            <w:r>
              <w:rPr>
                <w:sz w:val="12"/>
                <w:szCs w:val="12"/>
              </w:rPr>
              <w:t>-</w:t>
            </w:r>
          </w:p>
        </w:tc>
        <w:tc>
          <w:tcPr>
            <w:tcW w:w="851" w:type="dxa"/>
            <w:gridSpan w:val="2"/>
            <w:tcBorders>
              <w:top w:val="nil"/>
              <w:left w:val="nil"/>
              <w:bottom w:val="single" w:sz="8" w:space="0" w:color="CCCCCC"/>
              <w:right w:val="single" w:sz="8" w:space="0" w:color="CCCCCC"/>
            </w:tcBorders>
            <w:shd w:val="clear" w:color="auto" w:fill="FFFFFF" w:themeFill="background1"/>
            <w:vAlign w:val="center"/>
            <w:hideMark/>
          </w:tcPr>
          <w:p w14:paraId="123EA416" w14:textId="77777777" w:rsidR="0048642F" w:rsidRPr="0048642F" w:rsidRDefault="00DD19FC" w:rsidP="00A24B2A">
            <w:pPr>
              <w:jc w:val="center"/>
              <w:rPr>
                <w:sz w:val="12"/>
                <w:szCs w:val="12"/>
              </w:rPr>
            </w:pPr>
            <w:r>
              <w:rPr>
                <w:sz w:val="12"/>
                <w:szCs w:val="12"/>
              </w:rPr>
              <w:t>-</w:t>
            </w:r>
          </w:p>
        </w:tc>
        <w:tc>
          <w:tcPr>
            <w:tcW w:w="850" w:type="dxa"/>
            <w:gridSpan w:val="3"/>
            <w:tcBorders>
              <w:top w:val="nil"/>
              <w:left w:val="nil"/>
              <w:bottom w:val="single" w:sz="8" w:space="0" w:color="CCCCCC"/>
              <w:right w:val="single" w:sz="8" w:space="0" w:color="CCCCCC"/>
            </w:tcBorders>
            <w:shd w:val="clear" w:color="auto" w:fill="FFFFFF" w:themeFill="background1"/>
            <w:vAlign w:val="center"/>
            <w:hideMark/>
          </w:tcPr>
          <w:p w14:paraId="0829A90D" w14:textId="77777777" w:rsidR="0048642F" w:rsidRPr="0048642F" w:rsidRDefault="00DD19FC" w:rsidP="00A24B2A">
            <w:pPr>
              <w:jc w:val="center"/>
              <w:rPr>
                <w:sz w:val="12"/>
                <w:szCs w:val="12"/>
              </w:rPr>
            </w:pPr>
            <w:r>
              <w:rPr>
                <w:sz w:val="12"/>
                <w:szCs w:val="12"/>
              </w:rPr>
              <w:t>-</w:t>
            </w:r>
          </w:p>
        </w:tc>
        <w:tc>
          <w:tcPr>
            <w:tcW w:w="993" w:type="dxa"/>
            <w:tcBorders>
              <w:top w:val="nil"/>
              <w:left w:val="nil"/>
              <w:bottom w:val="single" w:sz="8" w:space="0" w:color="CCCCCC"/>
              <w:right w:val="single" w:sz="8" w:space="0" w:color="CCCCCC"/>
            </w:tcBorders>
            <w:shd w:val="clear" w:color="auto" w:fill="FFFFFF" w:themeFill="background1"/>
            <w:vAlign w:val="center"/>
            <w:hideMark/>
          </w:tcPr>
          <w:p w14:paraId="41470F05" w14:textId="77777777" w:rsidR="0048642F" w:rsidRPr="0048642F" w:rsidRDefault="00DD19FC" w:rsidP="00A24B2A">
            <w:pPr>
              <w:jc w:val="center"/>
              <w:rPr>
                <w:sz w:val="12"/>
                <w:szCs w:val="12"/>
              </w:rPr>
            </w:pPr>
            <w:r>
              <w:rPr>
                <w:sz w:val="12"/>
                <w:szCs w:val="12"/>
              </w:rPr>
              <w:t>-</w:t>
            </w:r>
          </w:p>
        </w:tc>
        <w:tc>
          <w:tcPr>
            <w:tcW w:w="710" w:type="dxa"/>
            <w:tcBorders>
              <w:top w:val="nil"/>
              <w:left w:val="nil"/>
              <w:bottom w:val="single" w:sz="8" w:space="0" w:color="CCCCCC"/>
              <w:right w:val="single" w:sz="8" w:space="0" w:color="CCCCCC"/>
            </w:tcBorders>
            <w:shd w:val="clear" w:color="auto" w:fill="FFFFFF" w:themeFill="background1"/>
            <w:vAlign w:val="center"/>
            <w:hideMark/>
          </w:tcPr>
          <w:p w14:paraId="5E180E9A" w14:textId="77777777" w:rsidR="0048642F" w:rsidRPr="0048642F" w:rsidRDefault="00DD19FC" w:rsidP="00A24B2A">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5BF51757" w14:textId="77777777" w:rsidR="0048642F" w:rsidRPr="0048642F" w:rsidRDefault="00DD19FC" w:rsidP="00A24B2A">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648D45EF" w14:textId="77777777" w:rsidR="0048642F" w:rsidRPr="0048642F" w:rsidRDefault="00DD19FC" w:rsidP="00A24B2A">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1AC0E028" w14:textId="77777777" w:rsidR="0048642F" w:rsidRPr="0048642F" w:rsidRDefault="00DD19FC" w:rsidP="00A24B2A">
            <w:pPr>
              <w:jc w:val="center"/>
              <w:rPr>
                <w:sz w:val="12"/>
                <w:szCs w:val="12"/>
              </w:rPr>
            </w:pPr>
            <w:r>
              <w:rPr>
                <w:sz w:val="12"/>
                <w:szCs w:val="12"/>
              </w:rPr>
              <w:t>-</w:t>
            </w:r>
          </w:p>
        </w:tc>
        <w:tc>
          <w:tcPr>
            <w:tcW w:w="572" w:type="dxa"/>
            <w:gridSpan w:val="2"/>
            <w:tcBorders>
              <w:top w:val="nil"/>
              <w:left w:val="nil"/>
              <w:bottom w:val="single" w:sz="8" w:space="0" w:color="CCCCCC"/>
              <w:right w:val="single" w:sz="8" w:space="0" w:color="CCCCCC"/>
            </w:tcBorders>
            <w:shd w:val="clear" w:color="auto" w:fill="FFFFFF" w:themeFill="background1"/>
            <w:vAlign w:val="center"/>
            <w:hideMark/>
          </w:tcPr>
          <w:p w14:paraId="74641B72" w14:textId="77777777" w:rsidR="0048642F" w:rsidRPr="0048642F" w:rsidRDefault="00DD19FC" w:rsidP="00A24B2A">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3F7DD81B" w14:textId="77777777" w:rsidR="0048642F" w:rsidRPr="0048642F" w:rsidRDefault="00DD19FC" w:rsidP="00A24B2A">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59D848AB" w14:textId="77777777" w:rsidR="0048642F" w:rsidRPr="0048642F" w:rsidRDefault="00DD19FC" w:rsidP="00A24B2A">
            <w:pPr>
              <w:jc w:val="center"/>
              <w:rPr>
                <w:sz w:val="12"/>
                <w:szCs w:val="12"/>
              </w:rPr>
            </w:pPr>
            <w:r>
              <w:rPr>
                <w:sz w:val="12"/>
                <w:szCs w:val="12"/>
              </w:rPr>
              <w:t>-</w:t>
            </w:r>
          </w:p>
        </w:tc>
        <w:tc>
          <w:tcPr>
            <w:tcW w:w="426" w:type="dxa"/>
            <w:tcBorders>
              <w:top w:val="nil"/>
              <w:left w:val="nil"/>
              <w:bottom w:val="single" w:sz="8" w:space="0" w:color="CCCCCC"/>
              <w:right w:val="single" w:sz="8" w:space="0" w:color="CCCCCC"/>
            </w:tcBorders>
            <w:shd w:val="clear" w:color="auto" w:fill="FFFFFF" w:themeFill="background1"/>
            <w:vAlign w:val="center"/>
            <w:hideMark/>
          </w:tcPr>
          <w:p w14:paraId="59689F30" w14:textId="77777777" w:rsidR="0048642F" w:rsidRPr="0048642F" w:rsidRDefault="00DD19FC" w:rsidP="00A24B2A">
            <w:pPr>
              <w:jc w:val="center"/>
              <w:rPr>
                <w:sz w:val="12"/>
                <w:szCs w:val="12"/>
              </w:rPr>
            </w:pPr>
            <w:r>
              <w:rPr>
                <w:sz w:val="12"/>
                <w:szCs w:val="12"/>
              </w:rPr>
              <w:t>-</w:t>
            </w:r>
          </w:p>
        </w:tc>
        <w:tc>
          <w:tcPr>
            <w:tcW w:w="708" w:type="dxa"/>
            <w:gridSpan w:val="3"/>
            <w:tcBorders>
              <w:top w:val="nil"/>
              <w:left w:val="nil"/>
              <w:bottom w:val="single" w:sz="8" w:space="0" w:color="CCCCCC"/>
              <w:right w:val="single" w:sz="8" w:space="0" w:color="CCCCCC"/>
            </w:tcBorders>
            <w:shd w:val="clear" w:color="auto" w:fill="FFFFFF" w:themeFill="background1"/>
            <w:vAlign w:val="center"/>
            <w:hideMark/>
          </w:tcPr>
          <w:p w14:paraId="1DAFD0D4" w14:textId="77777777" w:rsidR="0048642F" w:rsidRPr="0048642F" w:rsidRDefault="00DD19FC" w:rsidP="00A24B2A">
            <w:pPr>
              <w:jc w:val="center"/>
              <w:rPr>
                <w:sz w:val="12"/>
                <w:szCs w:val="12"/>
              </w:rPr>
            </w:pPr>
            <w:r>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7CEB0710" w14:textId="77777777" w:rsidR="0048642F" w:rsidRPr="0048642F" w:rsidRDefault="00DD19FC" w:rsidP="00A24B2A">
            <w:pPr>
              <w:jc w:val="center"/>
              <w:rPr>
                <w:sz w:val="12"/>
                <w:szCs w:val="12"/>
              </w:rPr>
            </w:pPr>
            <w:r>
              <w:rPr>
                <w:sz w:val="12"/>
                <w:szCs w:val="12"/>
              </w:rPr>
              <w:t>-</w:t>
            </w:r>
          </w:p>
        </w:tc>
        <w:tc>
          <w:tcPr>
            <w:tcW w:w="501" w:type="dxa"/>
            <w:tcBorders>
              <w:top w:val="nil"/>
              <w:left w:val="nil"/>
              <w:bottom w:val="single" w:sz="8" w:space="0" w:color="CCCCCC"/>
              <w:right w:val="single" w:sz="8" w:space="0" w:color="CCCCCC"/>
            </w:tcBorders>
            <w:shd w:val="clear" w:color="auto" w:fill="FFFFFF" w:themeFill="background1"/>
            <w:vAlign w:val="center"/>
            <w:hideMark/>
          </w:tcPr>
          <w:p w14:paraId="5F7AFDE7" w14:textId="77777777" w:rsidR="0048642F" w:rsidRPr="0048642F" w:rsidRDefault="00DD19FC" w:rsidP="00A24B2A">
            <w:pPr>
              <w:jc w:val="center"/>
              <w:rPr>
                <w:sz w:val="12"/>
                <w:szCs w:val="12"/>
              </w:rPr>
            </w:pPr>
            <w:r>
              <w:rPr>
                <w:sz w:val="12"/>
                <w:szCs w:val="12"/>
              </w:rPr>
              <w:t>-</w:t>
            </w:r>
          </w:p>
        </w:tc>
        <w:tc>
          <w:tcPr>
            <w:tcW w:w="513" w:type="dxa"/>
            <w:tcBorders>
              <w:top w:val="nil"/>
              <w:left w:val="nil"/>
              <w:bottom w:val="single" w:sz="8" w:space="0" w:color="CCCCCC"/>
              <w:right w:val="single" w:sz="8" w:space="0" w:color="CCCCCC"/>
            </w:tcBorders>
            <w:shd w:val="clear" w:color="auto" w:fill="FFFFFF" w:themeFill="background1"/>
            <w:vAlign w:val="center"/>
            <w:hideMark/>
          </w:tcPr>
          <w:p w14:paraId="0C6B61F6" w14:textId="77777777" w:rsidR="0048642F" w:rsidRPr="0048642F" w:rsidRDefault="00DD19FC" w:rsidP="00A24B2A">
            <w:pPr>
              <w:jc w:val="center"/>
              <w:rPr>
                <w:sz w:val="12"/>
                <w:szCs w:val="12"/>
              </w:rPr>
            </w:pPr>
            <w:r>
              <w:rPr>
                <w:sz w:val="12"/>
                <w:szCs w:val="12"/>
              </w:rPr>
              <w:t>-</w:t>
            </w:r>
          </w:p>
        </w:tc>
        <w:tc>
          <w:tcPr>
            <w:tcW w:w="533" w:type="dxa"/>
            <w:gridSpan w:val="2"/>
            <w:tcBorders>
              <w:top w:val="nil"/>
              <w:left w:val="nil"/>
              <w:bottom w:val="single" w:sz="8" w:space="0" w:color="CCCCCC"/>
              <w:right w:val="single" w:sz="8" w:space="0" w:color="CCCCCC"/>
            </w:tcBorders>
            <w:shd w:val="clear" w:color="auto" w:fill="FFFFFF" w:themeFill="background1"/>
            <w:vAlign w:val="center"/>
            <w:hideMark/>
          </w:tcPr>
          <w:p w14:paraId="0E99C215" w14:textId="77777777" w:rsidR="0048642F" w:rsidRPr="0048642F" w:rsidRDefault="0048642F" w:rsidP="00A24B2A">
            <w:pPr>
              <w:jc w:val="center"/>
              <w:rPr>
                <w:sz w:val="12"/>
                <w:szCs w:val="12"/>
              </w:rPr>
            </w:pPr>
            <w:r w:rsidRPr="0048642F">
              <w:rPr>
                <w:sz w:val="12"/>
                <w:szCs w:val="12"/>
              </w:rPr>
              <w:t>-</w:t>
            </w:r>
          </w:p>
        </w:tc>
        <w:tc>
          <w:tcPr>
            <w:tcW w:w="533" w:type="dxa"/>
            <w:gridSpan w:val="2"/>
            <w:tcBorders>
              <w:top w:val="nil"/>
              <w:left w:val="nil"/>
              <w:bottom w:val="single" w:sz="8" w:space="0" w:color="CCCCCC"/>
              <w:right w:val="single" w:sz="8" w:space="0" w:color="CCCCCC"/>
            </w:tcBorders>
            <w:shd w:val="clear" w:color="auto" w:fill="FFFFFF" w:themeFill="background1"/>
            <w:vAlign w:val="center"/>
            <w:hideMark/>
          </w:tcPr>
          <w:p w14:paraId="3BB75D72" w14:textId="77777777" w:rsidR="0048642F" w:rsidRPr="0048642F" w:rsidRDefault="0048642F" w:rsidP="00A24B2A">
            <w:pPr>
              <w:jc w:val="center"/>
              <w:rPr>
                <w:sz w:val="12"/>
                <w:szCs w:val="12"/>
              </w:rPr>
            </w:pPr>
            <w:r w:rsidRPr="0048642F">
              <w:rPr>
                <w:sz w:val="12"/>
                <w:szCs w:val="12"/>
              </w:rPr>
              <w:t>0,45 (p= 0,00) **</w:t>
            </w:r>
          </w:p>
        </w:tc>
        <w:tc>
          <w:tcPr>
            <w:tcW w:w="564" w:type="dxa"/>
            <w:gridSpan w:val="2"/>
            <w:tcBorders>
              <w:top w:val="nil"/>
              <w:left w:val="nil"/>
              <w:bottom w:val="single" w:sz="8" w:space="0" w:color="CCCCCC"/>
              <w:right w:val="single" w:sz="8" w:space="0" w:color="CCCCCC"/>
            </w:tcBorders>
            <w:shd w:val="clear" w:color="auto" w:fill="FFFFFF" w:themeFill="background1"/>
            <w:vAlign w:val="center"/>
            <w:hideMark/>
          </w:tcPr>
          <w:p w14:paraId="0488B2A3" w14:textId="77777777" w:rsidR="0048642F" w:rsidRPr="0048642F" w:rsidRDefault="0048642F" w:rsidP="00A24B2A">
            <w:pPr>
              <w:jc w:val="center"/>
              <w:rPr>
                <w:sz w:val="12"/>
                <w:szCs w:val="12"/>
              </w:rPr>
            </w:pPr>
            <w:r w:rsidRPr="0048642F">
              <w:rPr>
                <w:sz w:val="12"/>
                <w:szCs w:val="12"/>
              </w:rPr>
              <w:t>0,62 (p= 0,00) **</w:t>
            </w:r>
          </w:p>
        </w:tc>
      </w:tr>
      <w:tr w:rsidR="00C65D47" w:rsidRPr="0048642F" w14:paraId="1892A91F" w14:textId="77777777" w:rsidTr="00DD19FC">
        <w:trPr>
          <w:gridAfter w:val="1"/>
          <w:wAfter w:w="16" w:type="dxa"/>
          <w:trHeight w:val="253"/>
        </w:trPr>
        <w:tc>
          <w:tcPr>
            <w:tcW w:w="901" w:type="dxa"/>
            <w:tcBorders>
              <w:top w:val="single" w:sz="8" w:space="0" w:color="CCCCCC"/>
              <w:left w:val="single" w:sz="8" w:space="0" w:color="CCCCCC"/>
              <w:bottom w:val="single" w:sz="8" w:space="0" w:color="000000"/>
              <w:right w:val="single" w:sz="8" w:space="0" w:color="000000"/>
            </w:tcBorders>
            <w:shd w:val="clear" w:color="000000" w:fill="C9DAF8"/>
            <w:vAlign w:val="center"/>
            <w:hideMark/>
          </w:tcPr>
          <w:p w14:paraId="44132F1C" w14:textId="77777777" w:rsidR="0048642F" w:rsidRPr="0048642F" w:rsidRDefault="0048642F" w:rsidP="00A24B2A">
            <w:pPr>
              <w:spacing w:line="240" w:lineRule="auto"/>
              <w:jc w:val="center"/>
              <w:rPr>
                <w:rFonts w:eastAsia="Times New Roman"/>
                <w:b/>
                <w:bCs/>
                <w:color w:val="274E13"/>
                <w:sz w:val="12"/>
                <w:szCs w:val="12"/>
              </w:rPr>
            </w:pPr>
            <w:r w:rsidRPr="0048642F">
              <w:rPr>
                <w:rFonts w:eastAsia="Times New Roman"/>
                <w:b/>
                <w:bCs/>
                <w:color w:val="274E13"/>
                <w:sz w:val="12"/>
                <w:szCs w:val="12"/>
              </w:rPr>
              <w:t>Exam_note (Ισοδιαστημική)</w:t>
            </w:r>
          </w:p>
        </w:tc>
        <w:tc>
          <w:tcPr>
            <w:tcW w:w="614" w:type="dxa"/>
            <w:gridSpan w:val="2"/>
            <w:tcBorders>
              <w:top w:val="nil"/>
              <w:left w:val="single" w:sz="8" w:space="0" w:color="CCCCCC"/>
              <w:bottom w:val="single" w:sz="8" w:space="0" w:color="CCCCCC"/>
              <w:right w:val="single" w:sz="8" w:space="0" w:color="CCCCCC"/>
            </w:tcBorders>
            <w:shd w:val="clear" w:color="auto" w:fill="FFFFFF" w:themeFill="background1"/>
            <w:vAlign w:val="center"/>
            <w:hideMark/>
          </w:tcPr>
          <w:p w14:paraId="2F031DAA" w14:textId="77777777" w:rsidR="0048642F" w:rsidRPr="0048642F" w:rsidRDefault="00DD19FC" w:rsidP="00A24B2A">
            <w:pPr>
              <w:jc w:val="center"/>
              <w:rPr>
                <w:sz w:val="12"/>
                <w:szCs w:val="12"/>
              </w:rPr>
            </w:pPr>
            <w:r>
              <w:rPr>
                <w:sz w:val="12"/>
                <w:szCs w:val="12"/>
              </w:rPr>
              <w:t>-</w:t>
            </w:r>
          </w:p>
        </w:tc>
        <w:tc>
          <w:tcPr>
            <w:tcW w:w="706" w:type="dxa"/>
            <w:tcBorders>
              <w:top w:val="nil"/>
              <w:left w:val="nil"/>
              <w:bottom w:val="single" w:sz="8" w:space="0" w:color="CCCCCC"/>
              <w:right w:val="single" w:sz="8" w:space="0" w:color="CCCCCC"/>
            </w:tcBorders>
            <w:shd w:val="clear" w:color="auto" w:fill="FFFFFF" w:themeFill="background1"/>
            <w:vAlign w:val="center"/>
            <w:hideMark/>
          </w:tcPr>
          <w:p w14:paraId="2595CA17" w14:textId="77777777" w:rsidR="0048642F" w:rsidRPr="0048642F" w:rsidRDefault="00DD19FC" w:rsidP="00A24B2A">
            <w:pPr>
              <w:jc w:val="center"/>
              <w:rPr>
                <w:sz w:val="12"/>
                <w:szCs w:val="12"/>
              </w:rPr>
            </w:pPr>
            <w:r>
              <w:rPr>
                <w:sz w:val="12"/>
                <w:szCs w:val="12"/>
              </w:rPr>
              <w:t>-</w:t>
            </w:r>
          </w:p>
        </w:tc>
        <w:tc>
          <w:tcPr>
            <w:tcW w:w="569" w:type="dxa"/>
            <w:tcBorders>
              <w:top w:val="nil"/>
              <w:left w:val="nil"/>
              <w:bottom w:val="single" w:sz="8" w:space="0" w:color="CCCCCC"/>
              <w:right w:val="single" w:sz="8" w:space="0" w:color="CCCCCC"/>
            </w:tcBorders>
            <w:shd w:val="clear" w:color="auto" w:fill="FFFFFF" w:themeFill="background1"/>
            <w:vAlign w:val="center"/>
            <w:hideMark/>
          </w:tcPr>
          <w:p w14:paraId="7E76AB32" w14:textId="77777777" w:rsidR="0048642F" w:rsidRPr="0048642F" w:rsidRDefault="00DD19FC" w:rsidP="00A24B2A">
            <w:pPr>
              <w:jc w:val="center"/>
              <w:rPr>
                <w:sz w:val="12"/>
                <w:szCs w:val="12"/>
              </w:rPr>
            </w:pPr>
            <w:r>
              <w:rPr>
                <w:sz w:val="12"/>
                <w:szCs w:val="12"/>
              </w:rPr>
              <w:t>-</w:t>
            </w:r>
          </w:p>
        </w:tc>
        <w:tc>
          <w:tcPr>
            <w:tcW w:w="713" w:type="dxa"/>
            <w:gridSpan w:val="2"/>
            <w:tcBorders>
              <w:top w:val="nil"/>
              <w:left w:val="nil"/>
              <w:bottom w:val="single" w:sz="8" w:space="0" w:color="CCCCCC"/>
              <w:right w:val="single" w:sz="8" w:space="0" w:color="CCCCCC"/>
            </w:tcBorders>
            <w:shd w:val="clear" w:color="auto" w:fill="FFFFFF" w:themeFill="background1"/>
            <w:vAlign w:val="center"/>
            <w:hideMark/>
          </w:tcPr>
          <w:p w14:paraId="29928B03" w14:textId="77777777" w:rsidR="0048642F" w:rsidRPr="0048642F" w:rsidRDefault="00DD19FC" w:rsidP="00A24B2A">
            <w:pPr>
              <w:jc w:val="center"/>
              <w:rPr>
                <w:sz w:val="12"/>
                <w:szCs w:val="12"/>
              </w:rPr>
            </w:pPr>
            <w:r>
              <w:rPr>
                <w:sz w:val="12"/>
                <w:szCs w:val="12"/>
              </w:rPr>
              <w:t>-</w:t>
            </w:r>
          </w:p>
        </w:tc>
        <w:tc>
          <w:tcPr>
            <w:tcW w:w="851" w:type="dxa"/>
            <w:gridSpan w:val="2"/>
            <w:tcBorders>
              <w:top w:val="nil"/>
              <w:left w:val="nil"/>
              <w:bottom w:val="single" w:sz="8" w:space="0" w:color="CCCCCC"/>
              <w:right w:val="single" w:sz="8" w:space="0" w:color="CCCCCC"/>
            </w:tcBorders>
            <w:shd w:val="clear" w:color="auto" w:fill="FFFFFF" w:themeFill="background1"/>
            <w:vAlign w:val="center"/>
            <w:hideMark/>
          </w:tcPr>
          <w:p w14:paraId="75EBB0A7" w14:textId="77777777" w:rsidR="0048642F" w:rsidRPr="0048642F" w:rsidRDefault="00DD19FC" w:rsidP="00A24B2A">
            <w:pPr>
              <w:jc w:val="center"/>
              <w:rPr>
                <w:sz w:val="12"/>
                <w:szCs w:val="12"/>
              </w:rPr>
            </w:pPr>
            <w:r>
              <w:rPr>
                <w:sz w:val="12"/>
                <w:szCs w:val="12"/>
              </w:rPr>
              <w:t>-</w:t>
            </w:r>
          </w:p>
        </w:tc>
        <w:tc>
          <w:tcPr>
            <w:tcW w:w="850" w:type="dxa"/>
            <w:gridSpan w:val="3"/>
            <w:tcBorders>
              <w:top w:val="nil"/>
              <w:left w:val="nil"/>
              <w:bottom w:val="single" w:sz="8" w:space="0" w:color="CCCCCC"/>
              <w:right w:val="single" w:sz="8" w:space="0" w:color="CCCCCC"/>
            </w:tcBorders>
            <w:shd w:val="clear" w:color="auto" w:fill="FFFFFF" w:themeFill="background1"/>
            <w:vAlign w:val="center"/>
            <w:hideMark/>
          </w:tcPr>
          <w:p w14:paraId="6DE4EA34" w14:textId="77777777" w:rsidR="0048642F" w:rsidRPr="0048642F" w:rsidRDefault="00DD19FC" w:rsidP="00A24B2A">
            <w:pPr>
              <w:jc w:val="center"/>
              <w:rPr>
                <w:sz w:val="12"/>
                <w:szCs w:val="12"/>
              </w:rPr>
            </w:pPr>
            <w:r>
              <w:rPr>
                <w:sz w:val="12"/>
                <w:szCs w:val="12"/>
              </w:rPr>
              <w:t>-</w:t>
            </w:r>
          </w:p>
        </w:tc>
        <w:tc>
          <w:tcPr>
            <w:tcW w:w="993" w:type="dxa"/>
            <w:tcBorders>
              <w:top w:val="nil"/>
              <w:left w:val="nil"/>
              <w:bottom w:val="single" w:sz="8" w:space="0" w:color="CCCCCC"/>
              <w:right w:val="single" w:sz="8" w:space="0" w:color="CCCCCC"/>
            </w:tcBorders>
            <w:shd w:val="clear" w:color="auto" w:fill="FFFFFF" w:themeFill="background1"/>
            <w:vAlign w:val="center"/>
            <w:hideMark/>
          </w:tcPr>
          <w:p w14:paraId="01F9D0B2" w14:textId="77777777" w:rsidR="0048642F" w:rsidRPr="0048642F" w:rsidRDefault="00DD19FC" w:rsidP="00A24B2A">
            <w:pPr>
              <w:jc w:val="center"/>
              <w:rPr>
                <w:sz w:val="12"/>
                <w:szCs w:val="12"/>
              </w:rPr>
            </w:pPr>
            <w:r>
              <w:rPr>
                <w:sz w:val="12"/>
                <w:szCs w:val="12"/>
              </w:rPr>
              <w:t>-</w:t>
            </w:r>
          </w:p>
        </w:tc>
        <w:tc>
          <w:tcPr>
            <w:tcW w:w="710" w:type="dxa"/>
            <w:tcBorders>
              <w:top w:val="nil"/>
              <w:left w:val="nil"/>
              <w:bottom w:val="single" w:sz="8" w:space="0" w:color="CCCCCC"/>
              <w:right w:val="single" w:sz="8" w:space="0" w:color="CCCCCC"/>
            </w:tcBorders>
            <w:shd w:val="clear" w:color="auto" w:fill="FFFFFF" w:themeFill="background1"/>
            <w:vAlign w:val="center"/>
            <w:hideMark/>
          </w:tcPr>
          <w:p w14:paraId="67C7DD41" w14:textId="77777777" w:rsidR="0048642F" w:rsidRPr="0048642F" w:rsidRDefault="00DD19FC" w:rsidP="00A24B2A">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79800757" w14:textId="77777777" w:rsidR="0048642F" w:rsidRPr="0048642F" w:rsidRDefault="00DD19FC" w:rsidP="00A24B2A">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3FA687B2" w14:textId="77777777" w:rsidR="0048642F" w:rsidRPr="0048642F" w:rsidRDefault="00DD19FC" w:rsidP="00A24B2A">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72B09180" w14:textId="77777777" w:rsidR="0048642F" w:rsidRPr="0048642F" w:rsidRDefault="00DD19FC" w:rsidP="00A24B2A">
            <w:pPr>
              <w:jc w:val="center"/>
              <w:rPr>
                <w:sz w:val="12"/>
                <w:szCs w:val="12"/>
              </w:rPr>
            </w:pPr>
            <w:r>
              <w:rPr>
                <w:sz w:val="12"/>
                <w:szCs w:val="12"/>
              </w:rPr>
              <w:t>-</w:t>
            </w:r>
          </w:p>
        </w:tc>
        <w:tc>
          <w:tcPr>
            <w:tcW w:w="572" w:type="dxa"/>
            <w:gridSpan w:val="2"/>
            <w:tcBorders>
              <w:top w:val="nil"/>
              <w:left w:val="nil"/>
              <w:bottom w:val="single" w:sz="8" w:space="0" w:color="CCCCCC"/>
              <w:right w:val="single" w:sz="8" w:space="0" w:color="CCCCCC"/>
            </w:tcBorders>
            <w:shd w:val="clear" w:color="auto" w:fill="FFFFFF" w:themeFill="background1"/>
            <w:vAlign w:val="center"/>
            <w:hideMark/>
          </w:tcPr>
          <w:p w14:paraId="7ACAD388" w14:textId="77777777" w:rsidR="0048642F" w:rsidRPr="0048642F" w:rsidRDefault="00DD19FC" w:rsidP="00A24B2A">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5222084F" w14:textId="77777777" w:rsidR="0048642F" w:rsidRPr="0048642F" w:rsidRDefault="00DD19FC" w:rsidP="00A24B2A">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7EA59AEF" w14:textId="77777777" w:rsidR="0048642F" w:rsidRPr="0048642F" w:rsidRDefault="00DD19FC" w:rsidP="00A24B2A">
            <w:pPr>
              <w:jc w:val="center"/>
              <w:rPr>
                <w:sz w:val="12"/>
                <w:szCs w:val="12"/>
              </w:rPr>
            </w:pPr>
            <w:r>
              <w:rPr>
                <w:sz w:val="12"/>
                <w:szCs w:val="12"/>
              </w:rPr>
              <w:t>-</w:t>
            </w:r>
          </w:p>
        </w:tc>
        <w:tc>
          <w:tcPr>
            <w:tcW w:w="426" w:type="dxa"/>
            <w:tcBorders>
              <w:top w:val="nil"/>
              <w:left w:val="nil"/>
              <w:bottom w:val="single" w:sz="8" w:space="0" w:color="CCCCCC"/>
              <w:right w:val="single" w:sz="8" w:space="0" w:color="CCCCCC"/>
            </w:tcBorders>
            <w:shd w:val="clear" w:color="auto" w:fill="FFFFFF" w:themeFill="background1"/>
            <w:vAlign w:val="center"/>
            <w:hideMark/>
          </w:tcPr>
          <w:p w14:paraId="3235B3AB" w14:textId="77777777" w:rsidR="0048642F" w:rsidRPr="0048642F" w:rsidRDefault="00DD19FC" w:rsidP="00A24B2A">
            <w:pPr>
              <w:jc w:val="center"/>
              <w:rPr>
                <w:sz w:val="12"/>
                <w:szCs w:val="12"/>
              </w:rPr>
            </w:pPr>
            <w:r>
              <w:rPr>
                <w:sz w:val="12"/>
                <w:szCs w:val="12"/>
              </w:rPr>
              <w:t>-</w:t>
            </w:r>
          </w:p>
        </w:tc>
        <w:tc>
          <w:tcPr>
            <w:tcW w:w="708" w:type="dxa"/>
            <w:gridSpan w:val="3"/>
            <w:tcBorders>
              <w:top w:val="nil"/>
              <w:left w:val="nil"/>
              <w:bottom w:val="single" w:sz="8" w:space="0" w:color="CCCCCC"/>
              <w:right w:val="single" w:sz="8" w:space="0" w:color="CCCCCC"/>
            </w:tcBorders>
            <w:shd w:val="clear" w:color="auto" w:fill="FFFFFF" w:themeFill="background1"/>
            <w:vAlign w:val="center"/>
            <w:hideMark/>
          </w:tcPr>
          <w:p w14:paraId="513A6FE0" w14:textId="77777777" w:rsidR="0048642F" w:rsidRPr="0048642F" w:rsidRDefault="00DD19FC" w:rsidP="00A24B2A">
            <w:pPr>
              <w:jc w:val="center"/>
              <w:rPr>
                <w:sz w:val="12"/>
                <w:szCs w:val="12"/>
              </w:rPr>
            </w:pPr>
            <w:r>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49E2CC86" w14:textId="77777777" w:rsidR="0048642F" w:rsidRPr="0048642F" w:rsidRDefault="00DD19FC" w:rsidP="00A24B2A">
            <w:pPr>
              <w:jc w:val="center"/>
              <w:rPr>
                <w:sz w:val="12"/>
                <w:szCs w:val="12"/>
              </w:rPr>
            </w:pPr>
            <w:r>
              <w:rPr>
                <w:sz w:val="12"/>
                <w:szCs w:val="12"/>
              </w:rPr>
              <w:t>-</w:t>
            </w:r>
          </w:p>
        </w:tc>
        <w:tc>
          <w:tcPr>
            <w:tcW w:w="501" w:type="dxa"/>
            <w:tcBorders>
              <w:top w:val="nil"/>
              <w:left w:val="nil"/>
              <w:bottom w:val="single" w:sz="8" w:space="0" w:color="CCCCCC"/>
              <w:right w:val="single" w:sz="8" w:space="0" w:color="CCCCCC"/>
            </w:tcBorders>
            <w:shd w:val="clear" w:color="auto" w:fill="FFFFFF" w:themeFill="background1"/>
            <w:vAlign w:val="center"/>
            <w:hideMark/>
          </w:tcPr>
          <w:p w14:paraId="1CCD1CF4" w14:textId="77777777" w:rsidR="0048642F" w:rsidRPr="0048642F" w:rsidRDefault="00DD19FC" w:rsidP="00A24B2A">
            <w:pPr>
              <w:jc w:val="center"/>
              <w:rPr>
                <w:sz w:val="12"/>
                <w:szCs w:val="12"/>
              </w:rPr>
            </w:pPr>
            <w:r>
              <w:rPr>
                <w:sz w:val="12"/>
                <w:szCs w:val="12"/>
              </w:rPr>
              <w:t>-</w:t>
            </w:r>
          </w:p>
        </w:tc>
        <w:tc>
          <w:tcPr>
            <w:tcW w:w="513" w:type="dxa"/>
            <w:tcBorders>
              <w:top w:val="nil"/>
              <w:left w:val="nil"/>
              <w:bottom w:val="single" w:sz="8" w:space="0" w:color="CCCCCC"/>
              <w:right w:val="single" w:sz="8" w:space="0" w:color="CCCCCC"/>
            </w:tcBorders>
            <w:shd w:val="clear" w:color="auto" w:fill="FFFFFF" w:themeFill="background1"/>
            <w:vAlign w:val="center"/>
            <w:hideMark/>
          </w:tcPr>
          <w:p w14:paraId="03DC822E" w14:textId="77777777" w:rsidR="0048642F" w:rsidRPr="0048642F" w:rsidRDefault="00DD19FC" w:rsidP="00A24B2A">
            <w:pPr>
              <w:jc w:val="center"/>
              <w:rPr>
                <w:sz w:val="12"/>
                <w:szCs w:val="12"/>
              </w:rPr>
            </w:pPr>
            <w:r>
              <w:rPr>
                <w:sz w:val="12"/>
                <w:szCs w:val="12"/>
              </w:rPr>
              <w:t>-</w:t>
            </w:r>
          </w:p>
        </w:tc>
        <w:tc>
          <w:tcPr>
            <w:tcW w:w="533" w:type="dxa"/>
            <w:gridSpan w:val="2"/>
            <w:tcBorders>
              <w:top w:val="nil"/>
              <w:left w:val="nil"/>
              <w:bottom w:val="single" w:sz="8" w:space="0" w:color="CCCCCC"/>
              <w:right w:val="single" w:sz="8" w:space="0" w:color="CCCCCC"/>
            </w:tcBorders>
            <w:shd w:val="clear" w:color="auto" w:fill="FFFFFF" w:themeFill="background1"/>
            <w:vAlign w:val="center"/>
            <w:hideMark/>
          </w:tcPr>
          <w:p w14:paraId="3D7AC167" w14:textId="77777777" w:rsidR="0048642F" w:rsidRPr="0048642F" w:rsidRDefault="00DD19FC" w:rsidP="00A24B2A">
            <w:pPr>
              <w:jc w:val="center"/>
              <w:rPr>
                <w:sz w:val="12"/>
                <w:szCs w:val="12"/>
              </w:rPr>
            </w:pPr>
            <w:r>
              <w:rPr>
                <w:sz w:val="12"/>
                <w:szCs w:val="12"/>
              </w:rPr>
              <w:t>-</w:t>
            </w:r>
          </w:p>
        </w:tc>
        <w:tc>
          <w:tcPr>
            <w:tcW w:w="533" w:type="dxa"/>
            <w:gridSpan w:val="2"/>
            <w:tcBorders>
              <w:top w:val="nil"/>
              <w:left w:val="nil"/>
              <w:bottom w:val="single" w:sz="8" w:space="0" w:color="CCCCCC"/>
              <w:right w:val="single" w:sz="8" w:space="0" w:color="CCCCCC"/>
            </w:tcBorders>
            <w:shd w:val="clear" w:color="auto" w:fill="FFFFFF" w:themeFill="background1"/>
            <w:vAlign w:val="center"/>
            <w:hideMark/>
          </w:tcPr>
          <w:p w14:paraId="295A6A14" w14:textId="77777777" w:rsidR="0048642F" w:rsidRPr="0048642F" w:rsidRDefault="0048642F" w:rsidP="00A24B2A">
            <w:pPr>
              <w:jc w:val="center"/>
              <w:rPr>
                <w:sz w:val="12"/>
                <w:szCs w:val="12"/>
              </w:rPr>
            </w:pPr>
            <w:r w:rsidRPr="0048642F">
              <w:rPr>
                <w:sz w:val="12"/>
                <w:szCs w:val="12"/>
              </w:rPr>
              <w:t>-</w:t>
            </w:r>
          </w:p>
        </w:tc>
        <w:tc>
          <w:tcPr>
            <w:tcW w:w="564" w:type="dxa"/>
            <w:gridSpan w:val="2"/>
            <w:tcBorders>
              <w:top w:val="nil"/>
              <w:left w:val="nil"/>
              <w:bottom w:val="single" w:sz="8" w:space="0" w:color="CCCCCC"/>
              <w:right w:val="single" w:sz="8" w:space="0" w:color="CCCCCC"/>
            </w:tcBorders>
            <w:shd w:val="clear" w:color="auto" w:fill="FFFFFF" w:themeFill="background1"/>
            <w:vAlign w:val="center"/>
            <w:hideMark/>
          </w:tcPr>
          <w:p w14:paraId="0CA45D0E" w14:textId="77777777" w:rsidR="0048642F" w:rsidRPr="0048642F" w:rsidRDefault="0048642F" w:rsidP="00A24B2A">
            <w:pPr>
              <w:jc w:val="center"/>
              <w:rPr>
                <w:sz w:val="12"/>
                <w:szCs w:val="12"/>
              </w:rPr>
            </w:pPr>
            <w:r w:rsidRPr="0048642F">
              <w:rPr>
                <w:sz w:val="12"/>
                <w:szCs w:val="12"/>
              </w:rPr>
              <w:t>0,79 (p= 0,00) **</w:t>
            </w:r>
          </w:p>
        </w:tc>
      </w:tr>
      <w:tr w:rsidR="00C65D47" w:rsidRPr="0048642F" w14:paraId="41A5C278" w14:textId="77777777" w:rsidTr="00DD19FC">
        <w:trPr>
          <w:gridAfter w:val="1"/>
          <w:wAfter w:w="16" w:type="dxa"/>
          <w:trHeight w:val="253"/>
        </w:trPr>
        <w:tc>
          <w:tcPr>
            <w:tcW w:w="901" w:type="dxa"/>
            <w:tcBorders>
              <w:top w:val="single" w:sz="8" w:space="0" w:color="CCCCCC"/>
              <w:left w:val="single" w:sz="8" w:space="0" w:color="CCCCCC"/>
              <w:bottom w:val="single" w:sz="8" w:space="0" w:color="CCCCCC"/>
              <w:right w:val="single" w:sz="8" w:space="0" w:color="000000"/>
            </w:tcBorders>
            <w:shd w:val="clear" w:color="000000" w:fill="C9DAF8"/>
            <w:vAlign w:val="center"/>
            <w:hideMark/>
          </w:tcPr>
          <w:p w14:paraId="4D6EC53B" w14:textId="77777777" w:rsidR="0048642F" w:rsidRPr="0048642F" w:rsidRDefault="0048642F" w:rsidP="00A24B2A">
            <w:pPr>
              <w:spacing w:line="240" w:lineRule="auto"/>
              <w:jc w:val="center"/>
              <w:rPr>
                <w:rFonts w:eastAsia="Times New Roman"/>
                <w:b/>
                <w:bCs/>
                <w:color w:val="274E13"/>
                <w:sz w:val="12"/>
                <w:szCs w:val="12"/>
              </w:rPr>
            </w:pPr>
            <w:r w:rsidRPr="0048642F">
              <w:rPr>
                <w:rFonts w:eastAsia="Times New Roman"/>
                <w:b/>
                <w:bCs/>
                <w:color w:val="274E13"/>
                <w:sz w:val="12"/>
                <w:szCs w:val="12"/>
              </w:rPr>
              <w:t>Final_Note (Ισοδιαστημική)</w:t>
            </w:r>
          </w:p>
        </w:tc>
        <w:tc>
          <w:tcPr>
            <w:tcW w:w="614" w:type="dxa"/>
            <w:gridSpan w:val="2"/>
            <w:tcBorders>
              <w:top w:val="nil"/>
              <w:left w:val="single" w:sz="8" w:space="0" w:color="CCCCCC"/>
              <w:bottom w:val="single" w:sz="8" w:space="0" w:color="CCCCCC"/>
              <w:right w:val="single" w:sz="8" w:space="0" w:color="CCCCCC"/>
            </w:tcBorders>
            <w:shd w:val="clear" w:color="auto" w:fill="FFFFFF" w:themeFill="background1"/>
            <w:vAlign w:val="center"/>
            <w:hideMark/>
          </w:tcPr>
          <w:p w14:paraId="2D914067" w14:textId="77777777" w:rsidR="0048642F" w:rsidRPr="0048642F" w:rsidRDefault="00DD19FC" w:rsidP="00A24B2A">
            <w:pPr>
              <w:jc w:val="center"/>
              <w:rPr>
                <w:sz w:val="12"/>
                <w:szCs w:val="12"/>
              </w:rPr>
            </w:pPr>
            <w:r>
              <w:rPr>
                <w:sz w:val="12"/>
                <w:szCs w:val="12"/>
              </w:rPr>
              <w:t>-</w:t>
            </w:r>
          </w:p>
        </w:tc>
        <w:tc>
          <w:tcPr>
            <w:tcW w:w="706" w:type="dxa"/>
            <w:tcBorders>
              <w:top w:val="nil"/>
              <w:left w:val="nil"/>
              <w:bottom w:val="single" w:sz="8" w:space="0" w:color="CCCCCC"/>
              <w:right w:val="single" w:sz="8" w:space="0" w:color="CCCCCC"/>
            </w:tcBorders>
            <w:shd w:val="clear" w:color="auto" w:fill="FFFFFF" w:themeFill="background1"/>
            <w:vAlign w:val="center"/>
            <w:hideMark/>
          </w:tcPr>
          <w:p w14:paraId="38606C56" w14:textId="77777777" w:rsidR="0048642F" w:rsidRPr="0048642F" w:rsidRDefault="00DD19FC" w:rsidP="00A24B2A">
            <w:pPr>
              <w:jc w:val="center"/>
              <w:rPr>
                <w:sz w:val="12"/>
                <w:szCs w:val="12"/>
              </w:rPr>
            </w:pPr>
            <w:r>
              <w:rPr>
                <w:sz w:val="12"/>
                <w:szCs w:val="12"/>
              </w:rPr>
              <w:t>-</w:t>
            </w:r>
          </w:p>
        </w:tc>
        <w:tc>
          <w:tcPr>
            <w:tcW w:w="569" w:type="dxa"/>
            <w:tcBorders>
              <w:top w:val="nil"/>
              <w:left w:val="nil"/>
              <w:bottom w:val="single" w:sz="8" w:space="0" w:color="CCCCCC"/>
              <w:right w:val="single" w:sz="8" w:space="0" w:color="CCCCCC"/>
            </w:tcBorders>
            <w:shd w:val="clear" w:color="auto" w:fill="FFFFFF" w:themeFill="background1"/>
            <w:vAlign w:val="center"/>
            <w:hideMark/>
          </w:tcPr>
          <w:p w14:paraId="6628EC91" w14:textId="77777777" w:rsidR="0048642F" w:rsidRPr="0048642F" w:rsidRDefault="00DD19FC" w:rsidP="00A24B2A">
            <w:pPr>
              <w:jc w:val="center"/>
              <w:rPr>
                <w:sz w:val="12"/>
                <w:szCs w:val="12"/>
              </w:rPr>
            </w:pPr>
            <w:r>
              <w:rPr>
                <w:sz w:val="12"/>
                <w:szCs w:val="12"/>
              </w:rPr>
              <w:t>-</w:t>
            </w:r>
          </w:p>
        </w:tc>
        <w:tc>
          <w:tcPr>
            <w:tcW w:w="713" w:type="dxa"/>
            <w:gridSpan w:val="2"/>
            <w:tcBorders>
              <w:top w:val="nil"/>
              <w:left w:val="nil"/>
              <w:bottom w:val="single" w:sz="8" w:space="0" w:color="CCCCCC"/>
              <w:right w:val="single" w:sz="8" w:space="0" w:color="CCCCCC"/>
            </w:tcBorders>
            <w:shd w:val="clear" w:color="auto" w:fill="FFFFFF" w:themeFill="background1"/>
            <w:vAlign w:val="center"/>
            <w:hideMark/>
          </w:tcPr>
          <w:p w14:paraId="4B0861E6" w14:textId="77777777" w:rsidR="0048642F" w:rsidRPr="0048642F" w:rsidRDefault="00DD19FC" w:rsidP="00A24B2A">
            <w:pPr>
              <w:jc w:val="center"/>
              <w:rPr>
                <w:sz w:val="12"/>
                <w:szCs w:val="12"/>
              </w:rPr>
            </w:pPr>
            <w:r>
              <w:rPr>
                <w:sz w:val="12"/>
                <w:szCs w:val="12"/>
              </w:rPr>
              <w:t>-</w:t>
            </w:r>
          </w:p>
        </w:tc>
        <w:tc>
          <w:tcPr>
            <w:tcW w:w="851" w:type="dxa"/>
            <w:gridSpan w:val="2"/>
            <w:tcBorders>
              <w:top w:val="nil"/>
              <w:left w:val="nil"/>
              <w:bottom w:val="single" w:sz="8" w:space="0" w:color="CCCCCC"/>
              <w:right w:val="single" w:sz="8" w:space="0" w:color="CCCCCC"/>
            </w:tcBorders>
            <w:shd w:val="clear" w:color="auto" w:fill="FFFFFF" w:themeFill="background1"/>
            <w:vAlign w:val="center"/>
            <w:hideMark/>
          </w:tcPr>
          <w:p w14:paraId="1BA08BA0" w14:textId="77777777" w:rsidR="0048642F" w:rsidRPr="0048642F" w:rsidRDefault="00DD19FC" w:rsidP="00A24B2A">
            <w:pPr>
              <w:jc w:val="center"/>
              <w:rPr>
                <w:sz w:val="12"/>
                <w:szCs w:val="12"/>
              </w:rPr>
            </w:pPr>
            <w:r>
              <w:rPr>
                <w:sz w:val="12"/>
                <w:szCs w:val="12"/>
              </w:rPr>
              <w:t>-</w:t>
            </w:r>
          </w:p>
        </w:tc>
        <w:tc>
          <w:tcPr>
            <w:tcW w:w="850" w:type="dxa"/>
            <w:gridSpan w:val="3"/>
            <w:tcBorders>
              <w:top w:val="nil"/>
              <w:left w:val="nil"/>
              <w:bottom w:val="single" w:sz="8" w:space="0" w:color="CCCCCC"/>
              <w:right w:val="single" w:sz="8" w:space="0" w:color="CCCCCC"/>
            </w:tcBorders>
            <w:shd w:val="clear" w:color="auto" w:fill="FFFFFF" w:themeFill="background1"/>
            <w:vAlign w:val="center"/>
            <w:hideMark/>
          </w:tcPr>
          <w:p w14:paraId="79192F25" w14:textId="77777777" w:rsidR="0048642F" w:rsidRPr="0048642F" w:rsidRDefault="00DD19FC" w:rsidP="00A24B2A">
            <w:pPr>
              <w:jc w:val="center"/>
              <w:rPr>
                <w:sz w:val="12"/>
                <w:szCs w:val="12"/>
              </w:rPr>
            </w:pPr>
            <w:r>
              <w:rPr>
                <w:sz w:val="12"/>
                <w:szCs w:val="12"/>
              </w:rPr>
              <w:t>-</w:t>
            </w:r>
          </w:p>
        </w:tc>
        <w:tc>
          <w:tcPr>
            <w:tcW w:w="993" w:type="dxa"/>
            <w:tcBorders>
              <w:top w:val="nil"/>
              <w:left w:val="nil"/>
              <w:bottom w:val="single" w:sz="8" w:space="0" w:color="CCCCCC"/>
              <w:right w:val="single" w:sz="8" w:space="0" w:color="CCCCCC"/>
            </w:tcBorders>
            <w:shd w:val="clear" w:color="auto" w:fill="FFFFFF" w:themeFill="background1"/>
            <w:vAlign w:val="center"/>
            <w:hideMark/>
          </w:tcPr>
          <w:p w14:paraId="56329D38" w14:textId="77777777" w:rsidR="0048642F" w:rsidRPr="0048642F" w:rsidRDefault="00DD19FC" w:rsidP="00A24B2A">
            <w:pPr>
              <w:jc w:val="center"/>
              <w:rPr>
                <w:sz w:val="12"/>
                <w:szCs w:val="12"/>
              </w:rPr>
            </w:pPr>
            <w:r>
              <w:rPr>
                <w:sz w:val="12"/>
                <w:szCs w:val="12"/>
              </w:rPr>
              <w:t>-</w:t>
            </w:r>
          </w:p>
        </w:tc>
        <w:tc>
          <w:tcPr>
            <w:tcW w:w="710" w:type="dxa"/>
            <w:tcBorders>
              <w:top w:val="nil"/>
              <w:left w:val="nil"/>
              <w:bottom w:val="single" w:sz="8" w:space="0" w:color="CCCCCC"/>
              <w:right w:val="single" w:sz="8" w:space="0" w:color="CCCCCC"/>
            </w:tcBorders>
            <w:shd w:val="clear" w:color="auto" w:fill="FFFFFF" w:themeFill="background1"/>
            <w:vAlign w:val="center"/>
            <w:hideMark/>
          </w:tcPr>
          <w:p w14:paraId="6EC65411" w14:textId="77777777" w:rsidR="0048642F" w:rsidRPr="0048642F" w:rsidRDefault="00DD19FC" w:rsidP="00A24B2A">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49941180" w14:textId="77777777" w:rsidR="0048642F" w:rsidRPr="0048642F" w:rsidRDefault="00DD19FC" w:rsidP="00A24B2A">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5070491F" w14:textId="77777777" w:rsidR="0048642F" w:rsidRPr="0048642F" w:rsidRDefault="00DD19FC" w:rsidP="00A24B2A">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7EB1FA22" w14:textId="77777777" w:rsidR="0048642F" w:rsidRPr="0048642F" w:rsidRDefault="00DD19FC" w:rsidP="00A24B2A">
            <w:pPr>
              <w:jc w:val="center"/>
              <w:rPr>
                <w:sz w:val="12"/>
                <w:szCs w:val="12"/>
              </w:rPr>
            </w:pPr>
            <w:r>
              <w:rPr>
                <w:sz w:val="12"/>
                <w:szCs w:val="12"/>
              </w:rPr>
              <w:t>-</w:t>
            </w:r>
          </w:p>
        </w:tc>
        <w:tc>
          <w:tcPr>
            <w:tcW w:w="572" w:type="dxa"/>
            <w:gridSpan w:val="2"/>
            <w:tcBorders>
              <w:top w:val="nil"/>
              <w:left w:val="nil"/>
              <w:bottom w:val="single" w:sz="8" w:space="0" w:color="CCCCCC"/>
              <w:right w:val="single" w:sz="8" w:space="0" w:color="CCCCCC"/>
            </w:tcBorders>
            <w:shd w:val="clear" w:color="auto" w:fill="FFFFFF" w:themeFill="background1"/>
            <w:vAlign w:val="center"/>
            <w:hideMark/>
          </w:tcPr>
          <w:p w14:paraId="0CD5DC52" w14:textId="77777777" w:rsidR="0048642F" w:rsidRPr="0048642F" w:rsidRDefault="00DD19FC" w:rsidP="00A24B2A">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0371F3E9" w14:textId="77777777" w:rsidR="0048642F" w:rsidRPr="0048642F" w:rsidRDefault="00DD19FC" w:rsidP="00A24B2A">
            <w:pPr>
              <w:jc w:val="center"/>
              <w:rPr>
                <w:sz w:val="12"/>
                <w:szCs w:val="12"/>
              </w:rPr>
            </w:pPr>
            <w:r>
              <w:rPr>
                <w:sz w:val="12"/>
                <w:szCs w:val="12"/>
              </w:rPr>
              <w:t>-</w:t>
            </w:r>
          </w:p>
        </w:tc>
        <w:tc>
          <w:tcPr>
            <w:tcW w:w="567" w:type="dxa"/>
            <w:gridSpan w:val="2"/>
            <w:tcBorders>
              <w:top w:val="nil"/>
              <w:left w:val="nil"/>
              <w:bottom w:val="single" w:sz="8" w:space="0" w:color="CCCCCC"/>
              <w:right w:val="single" w:sz="8" w:space="0" w:color="CCCCCC"/>
            </w:tcBorders>
            <w:shd w:val="clear" w:color="auto" w:fill="FFFFFF" w:themeFill="background1"/>
            <w:vAlign w:val="center"/>
            <w:hideMark/>
          </w:tcPr>
          <w:p w14:paraId="45A6D503" w14:textId="77777777" w:rsidR="0048642F" w:rsidRPr="0048642F" w:rsidRDefault="00DD19FC" w:rsidP="00A24B2A">
            <w:pPr>
              <w:jc w:val="center"/>
              <w:rPr>
                <w:sz w:val="12"/>
                <w:szCs w:val="12"/>
              </w:rPr>
            </w:pPr>
            <w:r>
              <w:rPr>
                <w:sz w:val="12"/>
                <w:szCs w:val="12"/>
              </w:rPr>
              <w:t>-</w:t>
            </w:r>
          </w:p>
        </w:tc>
        <w:tc>
          <w:tcPr>
            <w:tcW w:w="426" w:type="dxa"/>
            <w:tcBorders>
              <w:top w:val="nil"/>
              <w:left w:val="nil"/>
              <w:bottom w:val="single" w:sz="8" w:space="0" w:color="CCCCCC"/>
              <w:right w:val="single" w:sz="8" w:space="0" w:color="CCCCCC"/>
            </w:tcBorders>
            <w:shd w:val="clear" w:color="auto" w:fill="FFFFFF" w:themeFill="background1"/>
            <w:vAlign w:val="center"/>
            <w:hideMark/>
          </w:tcPr>
          <w:p w14:paraId="2C46A3BD" w14:textId="77777777" w:rsidR="0048642F" w:rsidRPr="0048642F" w:rsidRDefault="00DD19FC" w:rsidP="00A24B2A">
            <w:pPr>
              <w:jc w:val="center"/>
              <w:rPr>
                <w:sz w:val="12"/>
                <w:szCs w:val="12"/>
              </w:rPr>
            </w:pPr>
            <w:r>
              <w:rPr>
                <w:sz w:val="12"/>
                <w:szCs w:val="12"/>
              </w:rPr>
              <w:t>-</w:t>
            </w:r>
          </w:p>
        </w:tc>
        <w:tc>
          <w:tcPr>
            <w:tcW w:w="708" w:type="dxa"/>
            <w:gridSpan w:val="3"/>
            <w:tcBorders>
              <w:top w:val="nil"/>
              <w:left w:val="nil"/>
              <w:bottom w:val="single" w:sz="8" w:space="0" w:color="CCCCCC"/>
              <w:right w:val="single" w:sz="8" w:space="0" w:color="CCCCCC"/>
            </w:tcBorders>
            <w:shd w:val="clear" w:color="auto" w:fill="FFFFFF" w:themeFill="background1"/>
            <w:vAlign w:val="center"/>
            <w:hideMark/>
          </w:tcPr>
          <w:p w14:paraId="2D0466B9" w14:textId="77777777" w:rsidR="0048642F" w:rsidRPr="0048642F" w:rsidRDefault="00DD19FC" w:rsidP="00A24B2A">
            <w:pPr>
              <w:jc w:val="center"/>
              <w:rPr>
                <w:sz w:val="12"/>
                <w:szCs w:val="12"/>
              </w:rPr>
            </w:pPr>
            <w:r>
              <w:rPr>
                <w:sz w:val="12"/>
                <w:szCs w:val="12"/>
              </w:rPr>
              <w:t>-</w:t>
            </w:r>
          </w:p>
        </w:tc>
        <w:tc>
          <w:tcPr>
            <w:tcW w:w="539" w:type="dxa"/>
            <w:gridSpan w:val="2"/>
            <w:tcBorders>
              <w:top w:val="nil"/>
              <w:left w:val="nil"/>
              <w:bottom w:val="single" w:sz="8" w:space="0" w:color="CCCCCC"/>
              <w:right w:val="single" w:sz="8" w:space="0" w:color="CCCCCC"/>
            </w:tcBorders>
            <w:shd w:val="clear" w:color="auto" w:fill="FFFFFF" w:themeFill="background1"/>
            <w:vAlign w:val="center"/>
            <w:hideMark/>
          </w:tcPr>
          <w:p w14:paraId="1CE5919D" w14:textId="77777777" w:rsidR="0048642F" w:rsidRPr="0048642F" w:rsidRDefault="00DD19FC" w:rsidP="00A24B2A">
            <w:pPr>
              <w:jc w:val="center"/>
              <w:rPr>
                <w:sz w:val="12"/>
                <w:szCs w:val="12"/>
              </w:rPr>
            </w:pPr>
            <w:r>
              <w:rPr>
                <w:sz w:val="12"/>
                <w:szCs w:val="12"/>
              </w:rPr>
              <w:t>-</w:t>
            </w:r>
          </w:p>
        </w:tc>
        <w:tc>
          <w:tcPr>
            <w:tcW w:w="501" w:type="dxa"/>
            <w:tcBorders>
              <w:top w:val="nil"/>
              <w:left w:val="nil"/>
              <w:bottom w:val="single" w:sz="8" w:space="0" w:color="CCCCCC"/>
              <w:right w:val="single" w:sz="8" w:space="0" w:color="CCCCCC"/>
            </w:tcBorders>
            <w:shd w:val="clear" w:color="auto" w:fill="FFFFFF" w:themeFill="background1"/>
            <w:vAlign w:val="center"/>
            <w:hideMark/>
          </w:tcPr>
          <w:p w14:paraId="2E0FF5AC" w14:textId="77777777" w:rsidR="0048642F" w:rsidRPr="0048642F" w:rsidRDefault="00DD19FC" w:rsidP="00A24B2A">
            <w:pPr>
              <w:jc w:val="center"/>
              <w:rPr>
                <w:sz w:val="12"/>
                <w:szCs w:val="12"/>
              </w:rPr>
            </w:pPr>
            <w:r>
              <w:rPr>
                <w:sz w:val="12"/>
                <w:szCs w:val="12"/>
              </w:rPr>
              <w:t>-</w:t>
            </w:r>
          </w:p>
        </w:tc>
        <w:tc>
          <w:tcPr>
            <w:tcW w:w="513" w:type="dxa"/>
            <w:tcBorders>
              <w:top w:val="nil"/>
              <w:left w:val="nil"/>
              <w:bottom w:val="single" w:sz="8" w:space="0" w:color="CCCCCC"/>
              <w:right w:val="single" w:sz="8" w:space="0" w:color="CCCCCC"/>
            </w:tcBorders>
            <w:shd w:val="clear" w:color="auto" w:fill="FFFFFF" w:themeFill="background1"/>
            <w:vAlign w:val="center"/>
            <w:hideMark/>
          </w:tcPr>
          <w:p w14:paraId="3550A5D2" w14:textId="77777777" w:rsidR="0048642F" w:rsidRPr="0048642F" w:rsidRDefault="00DD19FC" w:rsidP="00A24B2A">
            <w:pPr>
              <w:jc w:val="center"/>
              <w:rPr>
                <w:sz w:val="12"/>
                <w:szCs w:val="12"/>
              </w:rPr>
            </w:pPr>
            <w:r>
              <w:rPr>
                <w:sz w:val="12"/>
                <w:szCs w:val="12"/>
              </w:rPr>
              <w:t>-</w:t>
            </w:r>
          </w:p>
        </w:tc>
        <w:tc>
          <w:tcPr>
            <w:tcW w:w="533" w:type="dxa"/>
            <w:gridSpan w:val="2"/>
            <w:tcBorders>
              <w:top w:val="nil"/>
              <w:left w:val="nil"/>
              <w:bottom w:val="single" w:sz="8" w:space="0" w:color="CCCCCC"/>
              <w:right w:val="single" w:sz="8" w:space="0" w:color="CCCCCC"/>
            </w:tcBorders>
            <w:shd w:val="clear" w:color="auto" w:fill="FFFFFF" w:themeFill="background1"/>
            <w:vAlign w:val="center"/>
            <w:hideMark/>
          </w:tcPr>
          <w:p w14:paraId="71F63710" w14:textId="77777777" w:rsidR="0048642F" w:rsidRPr="0048642F" w:rsidRDefault="00DD19FC" w:rsidP="00A24B2A">
            <w:pPr>
              <w:jc w:val="center"/>
              <w:rPr>
                <w:sz w:val="12"/>
                <w:szCs w:val="12"/>
              </w:rPr>
            </w:pPr>
            <w:r>
              <w:rPr>
                <w:sz w:val="12"/>
                <w:szCs w:val="12"/>
              </w:rPr>
              <w:t>-</w:t>
            </w:r>
          </w:p>
        </w:tc>
        <w:tc>
          <w:tcPr>
            <w:tcW w:w="533" w:type="dxa"/>
            <w:gridSpan w:val="2"/>
            <w:tcBorders>
              <w:top w:val="nil"/>
              <w:left w:val="nil"/>
              <w:bottom w:val="single" w:sz="8" w:space="0" w:color="CCCCCC"/>
              <w:right w:val="single" w:sz="8" w:space="0" w:color="CCCCCC"/>
            </w:tcBorders>
            <w:shd w:val="clear" w:color="auto" w:fill="FFFFFF" w:themeFill="background1"/>
            <w:vAlign w:val="center"/>
            <w:hideMark/>
          </w:tcPr>
          <w:p w14:paraId="0DAB4F7C" w14:textId="77777777" w:rsidR="0048642F" w:rsidRPr="0048642F" w:rsidRDefault="00DD19FC" w:rsidP="00A24B2A">
            <w:pPr>
              <w:jc w:val="center"/>
              <w:rPr>
                <w:sz w:val="12"/>
                <w:szCs w:val="12"/>
              </w:rPr>
            </w:pPr>
            <w:r>
              <w:rPr>
                <w:sz w:val="12"/>
                <w:szCs w:val="12"/>
              </w:rPr>
              <w:t>-</w:t>
            </w:r>
          </w:p>
        </w:tc>
        <w:tc>
          <w:tcPr>
            <w:tcW w:w="564" w:type="dxa"/>
            <w:gridSpan w:val="2"/>
            <w:tcBorders>
              <w:top w:val="nil"/>
              <w:left w:val="nil"/>
              <w:bottom w:val="single" w:sz="8" w:space="0" w:color="CCCCCC"/>
              <w:right w:val="single" w:sz="8" w:space="0" w:color="CCCCCC"/>
            </w:tcBorders>
            <w:shd w:val="clear" w:color="auto" w:fill="FFFFFF" w:themeFill="background1"/>
            <w:vAlign w:val="center"/>
            <w:hideMark/>
          </w:tcPr>
          <w:p w14:paraId="00150677" w14:textId="77777777" w:rsidR="0048642F" w:rsidRPr="0048642F" w:rsidRDefault="0048642F" w:rsidP="00A24B2A">
            <w:pPr>
              <w:jc w:val="center"/>
              <w:rPr>
                <w:sz w:val="12"/>
                <w:szCs w:val="12"/>
              </w:rPr>
            </w:pPr>
            <w:r w:rsidRPr="0048642F">
              <w:rPr>
                <w:sz w:val="12"/>
                <w:szCs w:val="12"/>
              </w:rPr>
              <w:t>-</w:t>
            </w:r>
          </w:p>
        </w:tc>
      </w:tr>
    </w:tbl>
    <w:p w14:paraId="340EA076" w14:textId="77777777" w:rsidR="006411E8" w:rsidRDefault="006411E8">
      <w:pPr>
        <w:rPr>
          <w:rFonts w:ascii="Times New Roman" w:hAnsi="Times New Roman" w:cs="Times New Roman"/>
          <w:b/>
          <w:color w:val="auto"/>
          <w:szCs w:val="22"/>
        </w:rPr>
      </w:pPr>
    </w:p>
    <w:p w14:paraId="08470C65" w14:textId="77777777" w:rsidR="00A25D82" w:rsidRPr="00AE530C" w:rsidRDefault="00BB32F1" w:rsidP="00A25D82">
      <w:pPr>
        <w:rPr>
          <w:rFonts w:ascii="Times New Roman" w:hAnsi="Times New Roman" w:cs="Times New Roman"/>
          <w:b/>
          <w:bCs/>
          <w:color w:val="auto"/>
          <w:sz w:val="18"/>
          <w:szCs w:val="18"/>
          <w:shd w:val="clear" w:color="auto" w:fill="FFFFFF"/>
          <w:lang w:val="en-US"/>
        </w:rPr>
      </w:pPr>
      <w:r w:rsidRPr="006D1B92">
        <w:rPr>
          <w:rFonts w:ascii="Times New Roman" w:hAnsi="Times New Roman" w:cs="Times New Roman"/>
          <w:b/>
          <w:bCs/>
          <w:color w:val="auto"/>
          <w:sz w:val="18"/>
          <w:szCs w:val="18"/>
          <w:shd w:val="clear" w:color="auto" w:fill="FFFFFF"/>
          <w:lang w:val="en-US"/>
        </w:rPr>
        <w:t>*. Correlation is significant at the 0.05 level (2-tailed).</w:t>
      </w:r>
    </w:p>
    <w:p w14:paraId="7B878516" w14:textId="77777777" w:rsidR="00A25D82" w:rsidRPr="00AE530C" w:rsidRDefault="00A25D82" w:rsidP="00A25D82">
      <w:pPr>
        <w:rPr>
          <w:rFonts w:ascii="Times New Roman" w:hAnsi="Times New Roman" w:cs="Times New Roman"/>
          <w:b/>
          <w:bCs/>
          <w:color w:val="auto"/>
          <w:sz w:val="18"/>
          <w:szCs w:val="18"/>
          <w:shd w:val="clear" w:color="auto" w:fill="FFFFFF"/>
          <w:lang w:val="en-US"/>
        </w:rPr>
      </w:pPr>
    </w:p>
    <w:p w14:paraId="38F113C9" w14:textId="1F762935" w:rsidR="00A21B45" w:rsidRPr="00A25D82" w:rsidRDefault="00BB32F1" w:rsidP="00A25D82">
      <w:pPr>
        <w:rPr>
          <w:rFonts w:ascii="Times New Roman" w:hAnsi="Times New Roman" w:cs="Times New Roman"/>
          <w:b/>
          <w:bCs/>
          <w:color w:val="auto"/>
          <w:sz w:val="18"/>
          <w:szCs w:val="18"/>
          <w:shd w:val="clear" w:color="auto" w:fill="FFFFFF"/>
          <w:lang w:val="en-US"/>
        </w:rPr>
        <w:sectPr w:rsidR="00A21B45" w:rsidRPr="00A25D82" w:rsidSect="0094208B">
          <w:pgSz w:w="15840" w:h="12240" w:orient="landscape"/>
          <w:pgMar w:top="720" w:right="720" w:bottom="720" w:left="720" w:header="720" w:footer="720" w:gutter="0"/>
          <w:cols w:space="720"/>
          <w:docGrid w:linePitch="299"/>
        </w:sectPr>
      </w:pPr>
      <w:r w:rsidRPr="006D1B92">
        <w:rPr>
          <w:rFonts w:ascii="Times New Roman" w:hAnsi="Times New Roman" w:cs="Times New Roman"/>
          <w:b/>
          <w:bCs/>
          <w:color w:val="auto"/>
          <w:sz w:val="18"/>
          <w:szCs w:val="18"/>
          <w:shd w:val="clear" w:color="auto" w:fill="FFFFFF"/>
          <w:lang w:val="en-US"/>
        </w:rPr>
        <w:t>**. Correlation is significa</w:t>
      </w:r>
      <w:r w:rsidR="00A77D9F">
        <w:rPr>
          <w:rFonts w:ascii="Times New Roman" w:hAnsi="Times New Roman" w:cs="Times New Roman"/>
          <w:b/>
          <w:bCs/>
          <w:color w:val="auto"/>
          <w:sz w:val="18"/>
          <w:szCs w:val="18"/>
          <w:shd w:val="clear" w:color="auto" w:fill="FFFFFF"/>
          <w:lang w:val="en-US"/>
        </w:rPr>
        <w:t>nt at the 0.01 level (2-tailed</w:t>
      </w:r>
      <w:r w:rsidR="00A25D82" w:rsidRPr="00A25D82">
        <w:rPr>
          <w:rFonts w:ascii="Times New Roman" w:hAnsi="Times New Roman" w:cs="Times New Roman"/>
          <w:b/>
          <w:bCs/>
          <w:color w:val="auto"/>
          <w:sz w:val="18"/>
          <w:szCs w:val="18"/>
          <w:shd w:val="clear" w:color="auto" w:fill="FFFFFF"/>
          <w:lang w:val="en-US"/>
        </w:rPr>
        <w:t>)</w:t>
      </w:r>
    </w:p>
    <w:p w14:paraId="1390E555" w14:textId="77777777" w:rsidR="00A21B45" w:rsidRPr="00A25D82" w:rsidRDefault="00A21B45">
      <w:pPr>
        <w:rPr>
          <w:rFonts w:ascii="Times New Roman" w:hAnsi="Times New Roman" w:cs="Times New Roman"/>
          <w:szCs w:val="22"/>
          <w:lang w:val="en-US"/>
        </w:rPr>
      </w:pPr>
    </w:p>
    <w:p w14:paraId="38BAA327" w14:textId="77777777" w:rsidR="00AA1BD9" w:rsidRPr="007A4388" w:rsidRDefault="00446853" w:rsidP="001E7414">
      <w:pPr>
        <w:spacing w:line="360" w:lineRule="auto"/>
        <w:ind w:firstLine="284"/>
        <w:jc w:val="both"/>
        <w:rPr>
          <w:rFonts w:ascii="Times New Roman" w:hAnsi="Times New Roman" w:cs="Times New Roman"/>
          <w:color w:val="auto"/>
          <w:szCs w:val="22"/>
        </w:rPr>
      </w:pPr>
      <w:r>
        <w:rPr>
          <w:rFonts w:ascii="Times New Roman" w:hAnsi="Times New Roman" w:cs="Times New Roman"/>
          <w:szCs w:val="22"/>
        </w:rPr>
        <w:t>Σ</w:t>
      </w:r>
      <w:r w:rsidR="006C152A">
        <w:rPr>
          <w:rFonts w:ascii="Times New Roman" w:hAnsi="Times New Roman" w:cs="Times New Roman"/>
          <w:szCs w:val="22"/>
        </w:rPr>
        <w:t>τον Πίνακα 7</w:t>
      </w:r>
      <w:r w:rsidR="00351EB4">
        <w:rPr>
          <w:rFonts w:ascii="Times New Roman" w:hAnsi="Times New Roman" w:cs="Times New Roman"/>
          <w:szCs w:val="22"/>
        </w:rPr>
        <w:t xml:space="preserve"> ακολουθούν σχέσεις μ</w:t>
      </w:r>
      <w:r w:rsidR="00C72A7E">
        <w:rPr>
          <w:rFonts w:ascii="Times New Roman" w:hAnsi="Times New Roman" w:cs="Times New Roman"/>
          <w:szCs w:val="22"/>
        </w:rPr>
        <w:t>εταβλητών που εμφανίζονται ως</w:t>
      </w:r>
      <w:r w:rsidR="00351EB4">
        <w:rPr>
          <w:rFonts w:ascii="Times New Roman" w:hAnsi="Times New Roman" w:cs="Times New Roman"/>
          <w:szCs w:val="22"/>
        </w:rPr>
        <w:t xml:space="preserve"> στατιστικά σημαντικές και στα </w:t>
      </w:r>
      <w:r w:rsidR="00351EB4" w:rsidRPr="00F47155">
        <w:rPr>
          <w:rFonts w:ascii="Times New Roman" w:hAnsi="Times New Roman" w:cs="Times New Roman"/>
          <w:i/>
          <w:szCs w:val="22"/>
        </w:rPr>
        <w:t>τρία έτη έρευνας</w:t>
      </w:r>
      <w:r w:rsidR="00351EB4">
        <w:rPr>
          <w:rFonts w:ascii="Times New Roman" w:hAnsi="Times New Roman" w:cs="Times New Roman"/>
          <w:szCs w:val="22"/>
        </w:rPr>
        <w:t>. Πιο συγκεκριμένα,</w:t>
      </w:r>
      <w:r w:rsidR="004F0CB6" w:rsidRPr="004F0CB6">
        <w:rPr>
          <w:rFonts w:ascii="Times New Roman" w:hAnsi="Times New Roman" w:cs="Times New Roman"/>
          <w:szCs w:val="22"/>
        </w:rPr>
        <w:t xml:space="preserve"> </w:t>
      </w:r>
      <w:r w:rsidR="004F0CB6">
        <w:rPr>
          <w:rFonts w:ascii="Times New Roman" w:hAnsi="Times New Roman" w:cs="Times New Roman"/>
          <w:szCs w:val="22"/>
        </w:rPr>
        <w:t>θα ασχοληθούμε με τις</w:t>
      </w:r>
      <w:r w:rsidR="00C72A7E">
        <w:rPr>
          <w:rFonts w:ascii="Times New Roman" w:hAnsi="Times New Roman" w:cs="Times New Roman"/>
          <w:szCs w:val="22"/>
        </w:rPr>
        <w:t xml:space="preserve"> σχέσεις μεταβλητών που χαρακτηρίζονται από</w:t>
      </w:r>
      <w:r w:rsidR="00351EB4">
        <w:rPr>
          <w:rFonts w:ascii="Times New Roman" w:hAnsi="Times New Roman" w:cs="Times New Roman"/>
          <w:szCs w:val="22"/>
        </w:rPr>
        <w:t xml:space="preserve"> χαμηλή συσχέτιση </w:t>
      </w:r>
      <w:r w:rsidR="004F0CB6">
        <w:rPr>
          <w:rFonts w:ascii="Times New Roman" w:hAnsi="Times New Roman" w:cs="Times New Roman"/>
          <w:szCs w:val="22"/>
        </w:rPr>
        <w:t xml:space="preserve">όπου </w:t>
      </w:r>
      <w:r w:rsidR="00351EB4">
        <w:rPr>
          <w:rFonts w:ascii="Times New Roman" w:hAnsi="Times New Roman" w:cs="Times New Roman"/>
          <w:szCs w:val="22"/>
        </w:rPr>
        <w:t xml:space="preserve">είναι η </w:t>
      </w:r>
      <w:r w:rsidR="007F1C9A">
        <w:rPr>
          <w:rFonts w:ascii="Times New Roman" w:hAnsi="Times New Roman" w:cs="Times New Roman"/>
          <w:i/>
          <w:color w:val="auto"/>
          <w:szCs w:val="22"/>
          <w:lang w:val="en-US"/>
        </w:rPr>
        <w:t>m</w:t>
      </w:r>
      <w:r w:rsidR="00351EB4" w:rsidRPr="007F1C9A">
        <w:rPr>
          <w:rFonts w:ascii="Times New Roman" w:hAnsi="Times New Roman" w:cs="Times New Roman"/>
          <w:i/>
          <w:color w:val="auto"/>
          <w:szCs w:val="22"/>
          <w:lang w:val="en-US"/>
        </w:rPr>
        <w:t>oodle</w:t>
      </w:r>
      <w:r w:rsidR="00351EB4" w:rsidRPr="007F1C9A">
        <w:rPr>
          <w:rFonts w:ascii="Times New Roman" w:hAnsi="Times New Roman" w:cs="Times New Roman"/>
          <w:i/>
          <w:color w:val="auto"/>
          <w:szCs w:val="22"/>
        </w:rPr>
        <w:t xml:space="preserve"> </w:t>
      </w:r>
      <w:r w:rsidR="00351EB4" w:rsidRPr="007F1C9A">
        <w:rPr>
          <w:rFonts w:ascii="Times New Roman" w:hAnsi="Times New Roman" w:cs="Times New Roman"/>
          <w:i/>
          <w:color w:val="auto"/>
          <w:szCs w:val="22"/>
          <w:lang w:val="en-US"/>
        </w:rPr>
        <w:t>use</w:t>
      </w:r>
      <w:r w:rsidR="00351EB4" w:rsidRPr="007F1C9A">
        <w:rPr>
          <w:rFonts w:ascii="Times New Roman" w:hAnsi="Times New Roman" w:cs="Times New Roman"/>
          <w:i/>
          <w:color w:val="auto"/>
          <w:szCs w:val="22"/>
        </w:rPr>
        <w:t xml:space="preserve"> </w:t>
      </w:r>
      <w:r w:rsidR="00351EB4" w:rsidRPr="007F1C9A">
        <w:rPr>
          <w:rFonts w:ascii="Times New Roman" w:hAnsi="Times New Roman" w:cs="Times New Roman"/>
          <w:i/>
          <w:color w:val="auto"/>
          <w:szCs w:val="22"/>
          <w:lang w:val="en-US"/>
        </w:rPr>
        <w:t>capability</w:t>
      </w:r>
      <w:r w:rsidR="00351EB4" w:rsidRPr="007F1C9A">
        <w:rPr>
          <w:rFonts w:ascii="Times New Roman" w:hAnsi="Times New Roman" w:cs="Times New Roman"/>
          <w:i/>
          <w:color w:val="auto"/>
          <w:szCs w:val="22"/>
        </w:rPr>
        <w:t xml:space="preserve"> </w:t>
      </w:r>
      <w:r w:rsidR="00351EB4" w:rsidRPr="007F1C9A">
        <w:rPr>
          <w:rFonts w:ascii="Times New Roman" w:hAnsi="Times New Roman" w:cs="Times New Roman"/>
          <w:i/>
          <w:color w:val="auto"/>
          <w:szCs w:val="22"/>
          <w:lang w:val="en-US"/>
        </w:rPr>
        <w:t>perceptions</w:t>
      </w:r>
      <w:r w:rsidR="00351EB4" w:rsidRPr="007F1C9A">
        <w:rPr>
          <w:rFonts w:ascii="Times New Roman" w:hAnsi="Times New Roman" w:cs="Times New Roman"/>
          <w:i/>
          <w:color w:val="auto"/>
          <w:szCs w:val="22"/>
        </w:rPr>
        <w:t xml:space="preserve">- </w:t>
      </w:r>
      <w:r w:rsidR="007F1C9A">
        <w:rPr>
          <w:rFonts w:ascii="Times New Roman" w:hAnsi="Times New Roman" w:cs="Times New Roman"/>
          <w:i/>
          <w:color w:val="auto"/>
          <w:szCs w:val="22"/>
          <w:lang w:val="en-US"/>
        </w:rPr>
        <w:t>f</w:t>
      </w:r>
      <w:r w:rsidR="00351EB4" w:rsidRPr="007F1C9A">
        <w:rPr>
          <w:rFonts w:ascii="Times New Roman" w:hAnsi="Times New Roman" w:cs="Times New Roman"/>
          <w:i/>
          <w:color w:val="auto"/>
          <w:szCs w:val="22"/>
          <w:lang w:val="en-US"/>
        </w:rPr>
        <w:t>inal</w:t>
      </w:r>
      <w:r w:rsidR="00351EB4" w:rsidRPr="007F1C9A">
        <w:rPr>
          <w:rFonts w:ascii="Times New Roman" w:hAnsi="Times New Roman" w:cs="Times New Roman"/>
          <w:i/>
          <w:color w:val="auto"/>
          <w:szCs w:val="22"/>
        </w:rPr>
        <w:t xml:space="preserve"> </w:t>
      </w:r>
      <w:r w:rsidR="00351EB4" w:rsidRPr="007F1C9A">
        <w:rPr>
          <w:rFonts w:ascii="Times New Roman" w:hAnsi="Times New Roman" w:cs="Times New Roman"/>
          <w:i/>
          <w:color w:val="auto"/>
          <w:szCs w:val="22"/>
          <w:lang w:val="en-US"/>
        </w:rPr>
        <w:t>note</w:t>
      </w:r>
      <w:r w:rsidR="00351EB4" w:rsidRPr="007F1C9A">
        <w:rPr>
          <w:rFonts w:ascii="Times New Roman" w:hAnsi="Times New Roman" w:cs="Times New Roman"/>
          <w:i/>
          <w:color w:val="auto"/>
          <w:szCs w:val="22"/>
        </w:rPr>
        <w:t xml:space="preserve">, </w:t>
      </w:r>
      <w:r w:rsidR="00351EB4" w:rsidRPr="007F1C9A">
        <w:rPr>
          <w:rFonts w:ascii="Times New Roman" w:hAnsi="Times New Roman" w:cs="Times New Roman"/>
          <w:i/>
          <w:color w:val="auto"/>
          <w:sz w:val="24"/>
          <w:szCs w:val="24"/>
          <w:lang w:val="en-US"/>
        </w:rPr>
        <w:t>assignment</w:t>
      </w:r>
      <w:r w:rsidR="00351EB4" w:rsidRPr="007F1C9A">
        <w:rPr>
          <w:rFonts w:ascii="Times New Roman" w:hAnsi="Times New Roman" w:cs="Times New Roman"/>
          <w:i/>
          <w:color w:val="auto"/>
          <w:sz w:val="24"/>
          <w:szCs w:val="24"/>
        </w:rPr>
        <w:t xml:space="preserve"> </w:t>
      </w:r>
      <w:r w:rsidR="00351EB4" w:rsidRPr="007F1C9A">
        <w:rPr>
          <w:rFonts w:ascii="Times New Roman" w:hAnsi="Times New Roman" w:cs="Times New Roman"/>
          <w:i/>
          <w:color w:val="auto"/>
          <w:sz w:val="24"/>
          <w:szCs w:val="24"/>
          <w:lang w:val="en-US"/>
        </w:rPr>
        <w:t>view</w:t>
      </w:r>
      <w:r w:rsidR="00351EB4" w:rsidRPr="007F1C9A">
        <w:rPr>
          <w:rFonts w:ascii="Times New Roman" w:hAnsi="Times New Roman" w:cs="Times New Roman"/>
          <w:i/>
          <w:color w:val="auto"/>
          <w:sz w:val="24"/>
          <w:szCs w:val="24"/>
        </w:rPr>
        <w:t xml:space="preserve">- </w:t>
      </w:r>
      <w:r w:rsidR="00351EB4" w:rsidRPr="007F1C9A">
        <w:rPr>
          <w:rFonts w:ascii="Times New Roman" w:hAnsi="Times New Roman" w:cs="Times New Roman"/>
          <w:i/>
          <w:color w:val="auto"/>
          <w:sz w:val="24"/>
          <w:szCs w:val="24"/>
          <w:lang w:val="en-US"/>
        </w:rPr>
        <w:t>lab</w:t>
      </w:r>
      <w:r w:rsidR="00351EB4" w:rsidRPr="007F1C9A">
        <w:rPr>
          <w:rFonts w:ascii="Times New Roman" w:hAnsi="Times New Roman" w:cs="Times New Roman"/>
          <w:i/>
          <w:color w:val="auto"/>
          <w:sz w:val="24"/>
          <w:szCs w:val="24"/>
        </w:rPr>
        <w:t xml:space="preserve"> </w:t>
      </w:r>
      <w:r w:rsidR="00351EB4" w:rsidRPr="007F1C9A">
        <w:rPr>
          <w:rFonts w:ascii="Times New Roman" w:hAnsi="Times New Roman" w:cs="Times New Roman"/>
          <w:i/>
          <w:color w:val="auto"/>
          <w:sz w:val="24"/>
          <w:szCs w:val="24"/>
          <w:lang w:val="en-US"/>
        </w:rPr>
        <w:t>note</w:t>
      </w:r>
      <w:r w:rsidR="00351EB4" w:rsidRPr="007F1C9A">
        <w:rPr>
          <w:rFonts w:ascii="Times New Roman" w:hAnsi="Times New Roman" w:cs="Times New Roman"/>
          <w:i/>
          <w:color w:val="auto"/>
          <w:sz w:val="24"/>
          <w:szCs w:val="24"/>
        </w:rPr>
        <w:t xml:space="preserve"> </w:t>
      </w:r>
      <w:r w:rsidR="00351EB4" w:rsidRPr="009209B8">
        <w:rPr>
          <w:rFonts w:ascii="Times New Roman" w:hAnsi="Times New Roman" w:cs="Times New Roman"/>
          <w:color w:val="auto"/>
          <w:sz w:val="24"/>
          <w:szCs w:val="24"/>
        </w:rPr>
        <w:t>και</w:t>
      </w:r>
      <w:r w:rsidR="00351EB4" w:rsidRPr="007F1C9A">
        <w:rPr>
          <w:rFonts w:ascii="Times New Roman" w:hAnsi="Times New Roman" w:cs="Times New Roman"/>
          <w:i/>
          <w:color w:val="auto"/>
          <w:sz w:val="24"/>
          <w:szCs w:val="24"/>
        </w:rPr>
        <w:t xml:space="preserve"> </w:t>
      </w:r>
      <w:r w:rsidR="00351EB4" w:rsidRPr="007F1C9A">
        <w:rPr>
          <w:rFonts w:ascii="Times New Roman" w:hAnsi="Times New Roman" w:cs="Times New Roman"/>
          <w:i/>
          <w:color w:val="auto"/>
          <w:szCs w:val="22"/>
        </w:rPr>
        <w:t xml:space="preserve"> </w:t>
      </w:r>
      <w:r w:rsidR="00351EB4" w:rsidRPr="007F1C9A">
        <w:rPr>
          <w:rFonts w:ascii="Times New Roman" w:hAnsi="Times New Roman" w:cs="Times New Roman"/>
          <w:i/>
          <w:color w:val="auto"/>
          <w:sz w:val="24"/>
          <w:szCs w:val="24"/>
          <w:lang w:val="en-US"/>
        </w:rPr>
        <w:t>forum</w:t>
      </w:r>
      <w:r w:rsidR="00351EB4" w:rsidRPr="007F1C9A">
        <w:rPr>
          <w:rFonts w:ascii="Times New Roman" w:hAnsi="Times New Roman" w:cs="Times New Roman"/>
          <w:i/>
          <w:color w:val="auto"/>
          <w:sz w:val="24"/>
          <w:szCs w:val="24"/>
        </w:rPr>
        <w:t xml:space="preserve"> </w:t>
      </w:r>
      <w:r w:rsidR="00351EB4" w:rsidRPr="007F1C9A">
        <w:rPr>
          <w:rFonts w:ascii="Times New Roman" w:hAnsi="Times New Roman" w:cs="Times New Roman"/>
          <w:i/>
          <w:color w:val="auto"/>
          <w:sz w:val="24"/>
          <w:szCs w:val="24"/>
          <w:lang w:val="en-US"/>
        </w:rPr>
        <w:t>view</w:t>
      </w:r>
      <w:r w:rsidR="00351EB4" w:rsidRPr="007F1C9A">
        <w:rPr>
          <w:rFonts w:ascii="Times New Roman" w:hAnsi="Times New Roman" w:cs="Times New Roman"/>
          <w:i/>
          <w:color w:val="auto"/>
          <w:sz w:val="24"/>
          <w:szCs w:val="24"/>
        </w:rPr>
        <w:t xml:space="preserve">- </w:t>
      </w:r>
      <w:r w:rsidR="00351EB4" w:rsidRPr="007F1C9A">
        <w:rPr>
          <w:rFonts w:ascii="Times New Roman" w:hAnsi="Times New Roman" w:cs="Times New Roman"/>
          <w:i/>
          <w:color w:val="auto"/>
          <w:sz w:val="24"/>
          <w:szCs w:val="24"/>
          <w:lang w:val="en-US"/>
        </w:rPr>
        <w:t>final</w:t>
      </w:r>
      <w:r w:rsidR="00351EB4" w:rsidRPr="007F1C9A">
        <w:rPr>
          <w:rFonts w:ascii="Times New Roman" w:hAnsi="Times New Roman" w:cs="Times New Roman"/>
          <w:i/>
          <w:color w:val="auto"/>
          <w:sz w:val="24"/>
          <w:szCs w:val="24"/>
        </w:rPr>
        <w:t xml:space="preserve"> </w:t>
      </w:r>
      <w:r w:rsidR="00351EB4" w:rsidRPr="007F1C9A">
        <w:rPr>
          <w:rFonts w:ascii="Times New Roman" w:hAnsi="Times New Roman" w:cs="Times New Roman"/>
          <w:i/>
          <w:color w:val="auto"/>
          <w:sz w:val="24"/>
          <w:szCs w:val="24"/>
          <w:lang w:val="en-US"/>
        </w:rPr>
        <w:t>note</w:t>
      </w:r>
      <w:r w:rsidR="007A4388">
        <w:rPr>
          <w:rFonts w:ascii="Times New Roman" w:hAnsi="Times New Roman" w:cs="Times New Roman"/>
          <w:color w:val="auto"/>
          <w:szCs w:val="22"/>
        </w:rPr>
        <w:t>.</w:t>
      </w:r>
      <w:r w:rsidR="00351EB4" w:rsidRPr="00351EB4">
        <w:rPr>
          <w:rFonts w:ascii="Times New Roman" w:hAnsi="Times New Roman" w:cs="Times New Roman"/>
          <w:color w:val="auto"/>
          <w:szCs w:val="22"/>
        </w:rPr>
        <w:t xml:space="preserve"> </w:t>
      </w:r>
    </w:p>
    <w:p w14:paraId="6B11EEA0" w14:textId="77777777" w:rsidR="007F1C9A" w:rsidRPr="007A4388" w:rsidRDefault="007F1C9A" w:rsidP="001E7414">
      <w:pPr>
        <w:spacing w:line="360" w:lineRule="auto"/>
        <w:ind w:firstLine="284"/>
        <w:jc w:val="both"/>
        <w:rPr>
          <w:rFonts w:ascii="Times New Roman" w:hAnsi="Times New Roman" w:cs="Times New Roman"/>
          <w:color w:val="auto"/>
          <w:szCs w:val="22"/>
        </w:rPr>
      </w:pPr>
    </w:p>
    <w:p w14:paraId="29FC59B3" w14:textId="575F6E47" w:rsidR="00AA1BD9" w:rsidRDefault="00A22A31" w:rsidP="001E7414">
      <w:pPr>
        <w:spacing w:line="360" w:lineRule="auto"/>
        <w:ind w:firstLine="284"/>
        <w:jc w:val="both"/>
        <w:rPr>
          <w:rFonts w:ascii="Times New Roman" w:hAnsi="Times New Roman" w:cs="Times New Roman"/>
          <w:color w:val="auto"/>
          <w:sz w:val="24"/>
          <w:szCs w:val="24"/>
        </w:rPr>
      </w:pPr>
      <w:r>
        <w:rPr>
          <w:rFonts w:ascii="Times New Roman" w:hAnsi="Times New Roman" w:cs="Times New Roman"/>
          <w:color w:val="auto"/>
          <w:szCs w:val="22"/>
        </w:rPr>
        <w:t xml:space="preserve">Το </w:t>
      </w:r>
      <w:r w:rsidR="00F74BC3">
        <w:rPr>
          <w:rFonts w:ascii="Times New Roman" w:hAnsi="Times New Roman" w:cs="Times New Roman"/>
          <w:szCs w:val="22"/>
        </w:rPr>
        <w:t xml:space="preserve">σύνολο των ενεργειών των φοιτητών μέσα στο τμήμα του </w:t>
      </w:r>
      <w:r w:rsidR="00BF604B">
        <w:rPr>
          <w:rFonts w:ascii="Times New Roman" w:hAnsi="Times New Roman" w:cs="Times New Roman"/>
          <w:szCs w:val="22"/>
          <w:lang w:val="en-US"/>
        </w:rPr>
        <w:t>M</w:t>
      </w:r>
      <w:r w:rsidR="00F74BC3">
        <w:rPr>
          <w:rFonts w:ascii="Times New Roman" w:hAnsi="Times New Roman" w:cs="Times New Roman"/>
          <w:szCs w:val="22"/>
          <w:lang w:val="en-US"/>
        </w:rPr>
        <w:t>oodle</w:t>
      </w:r>
      <w:r w:rsidR="00F74BC3" w:rsidRPr="00D4234C">
        <w:rPr>
          <w:rFonts w:ascii="Times New Roman" w:hAnsi="Times New Roman" w:cs="Times New Roman"/>
          <w:szCs w:val="22"/>
        </w:rPr>
        <w:t xml:space="preserve"> </w:t>
      </w:r>
      <w:r w:rsidR="00F74BC3">
        <w:rPr>
          <w:rFonts w:ascii="Times New Roman" w:hAnsi="Times New Roman" w:cs="Times New Roman"/>
          <w:szCs w:val="22"/>
        </w:rPr>
        <w:t>όπου αφορούσε τις εργασίες</w:t>
      </w:r>
      <w:r w:rsidR="00F74BC3">
        <w:rPr>
          <w:rFonts w:ascii="Times New Roman" w:hAnsi="Times New Roman" w:cs="Times New Roman"/>
          <w:color w:val="auto"/>
          <w:szCs w:val="22"/>
        </w:rPr>
        <w:t xml:space="preserve"> </w:t>
      </w:r>
      <w:r w:rsidR="00F233B3">
        <w:rPr>
          <w:rFonts w:ascii="Times New Roman" w:hAnsi="Times New Roman" w:cs="Times New Roman"/>
          <w:color w:val="auto"/>
          <w:szCs w:val="22"/>
        </w:rPr>
        <w:t>σχετίζεται σε χαμηλό επίπε</w:t>
      </w:r>
      <w:r>
        <w:rPr>
          <w:rFonts w:ascii="Times New Roman" w:hAnsi="Times New Roman" w:cs="Times New Roman"/>
          <w:color w:val="auto"/>
          <w:szCs w:val="22"/>
        </w:rPr>
        <w:t>δο με το βαθμό του εργαστηρίου</w:t>
      </w:r>
      <w:r w:rsidR="00BF5B33">
        <w:rPr>
          <w:rFonts w:ascii="Times New Roman" w:hAnsi="Times New Roman" w:cs="Times New Roman"/>
          <w:color w:val="auto"/>
          <w:szCs w:val="22"/>
        </w:rPr>
        <w:t xml:space="preserve"> (</w:t>
      </w:r>
      <w:r w:rsidR="00BF5B33" w:rsidRPr="007F1C9A">
        <w:rPr>
          <w:rFonts w:ascii="Times New Roman" w:hAnsi="Times New Roman" w:cs="Times New Roman"/>
          <w:i/>
          <w:color w:val="auto"/>
          <w:sz w:val="24"/>
          <w:szCs w:val="24"/>
          <w:lang w:val="en-US"/>
        </w:rPr>
        <w:t>assignment</w:t>
      </w:r>
      <w:r w:rsidR="00BF5B33" w:rsidRPr="007F1C9A">
        <w:rPr>
          <w:rFonts w:ascii="Times New Roman" w:hAnsi="Times New Roman" w:cs="Times New Roman"/>
          <w:i/>
          <w:color w:val="auto"/>
          <w:sz w:val="24"/>
          <w:szCs w:val="24"/>
        </w:rPr>
        <w:t xml:space="preserve"> </w:t>
      </w:r>
      <w:r w:rsidR="00BF5B33" w:rsidRPr="007F1C9A">
        <w:rPr>
          <w:rFonts w:ascii="Times New Roman" w:hAnsi="Times New Roman" w:cs="Times New Roman"/>
          <w:i/>
          <w:color w:val="auto"/>
          <w:sz w:val="24"/>
          <w:szCs w:val="24"/>
          <w:lang w:val="en-US"/>
        </w:rPr>
        <w:t>view</w:t>
      </w:r>
      <w:r w:rsidR="00BF5B33" w:rsidRPr="007F1C9A">
        <w:rPr>
          <w:rFonts w:ascii="Times New Roman" w:hAnsi="Times New Roman" w:cs="Times New Roman"/>
          <w:i/>
          <w:color w:val="auto"/>
          <w:sz w:val="24"/>
          <w:szCs w:val="24"/>
        </w:rPr>
        <w:t xml:space="preserve">- </w:t>
      </w:r>
      <w:r w:rsidR="00BF5B33" w:rsidRPr="007F1C9A">
        <w:rPr>
          <w:rFonts w:ascii="Times New Roman" w:hAnsi="Times New Roman" w:cs="Times New Roman"/>
          <w:i/>
          <w:color w:val="auto"/>
          <w:sz w:val="24"/>
          <w:szCs w:val="24"/>
          <w:lang w:val="en-US"/>
        </w:rPr>
        <w:t>lab</w:t>
      </w:r>
      <w:r w:rsidR="00BF5B33" w:rsidRPr="007F1C9A">
        <w:rPr>
          <w:rFonts w:ascii="Times New Roman" w:hAnsi="Times New Roman" w:cs="Times New Roman"/>
          <w:i/>
          <w:color w:val="auto"/>
          <w:sz w:val="24"/>
          <w:szCs w:val="24"/>
        </w:rPr>
        <w:t xml:space="preserve"> </w:t>
      </w:r>
      <w:r w:rsidR="00BF5B33" w:rsidRPr="007F1C9A">
        <w:rPr>
          <w:rFonts w:ascii="Times New Roman" w:hAnsi="Times New Roman" w:cs="Times New Roman"/>
          <w:i/>
          <w:color w:val="auto"/>
          <w:sz w:val="24"/>
          <w:szCs w:val="24"/>
          <w:lang w:val="en-US"/>
        </w:rPr>
        <w:t>note</w:t>
      </w:r>
      <w:r w:rsidR="00BF5B33">
        <w:rPr>
          <w:rFonts w:ascii="Times New Roman" w:hAnsi="Times New Roman" w:cs="Times New Roman"/>
          <w:color w:val="auto"/>
          <w:szCs w:val="22"/>
        </w:rPr>
        <w:t xml:space="preserve">). </w:t>
      </w:r>
      <w:r>
        <w:rPr>
          <w:rFonts w:ascii="Times New Roman" w:hAnsi="Times New Roman" w:cs="Times New Roman"/>
          <w:color w:val="auto"/>
          <w:szCs w:val="22"/>
        </w:rPr>
        <w:t xml:space="preserve">Το </w:t>
      </w:r>
      <w:r w:rsidR="00F74BC3">
        <w:rPr>
          <w:rFonts w:ascii="Times New Roman" w:hAnsi="Times New Roman" w:cs="Times New Roman"/>
          <w:szCs w:val="22"/>
        </w:rPr>
        <w:t xml:space="preserve">πόσο ικανοί θεωρούσαν ότι ήταν οι φοιτητές χρησιμοποιώντας το </w:t>
      </w:r>
      <w:r w:rsidR="00BF604B">
        <w:rPr>
          <w:rFonts w:ascii="Times New Roman" w:hAnsi="Times New Roman" w:cs="Times New Roman"/>
          <w:szCs w:val="22"/>
          <w:lang w:val="en-US"/>
        </w:rPr>
        <w:t>M</w:t>
      </w:r>
      <w:r w:rsidR="00F74BC3">
        <w:rPr>
          <w:rFonts w:ascii="Times New Roman" w:hAnsi="Times New Roman" w:cs="Times New Roman"/>
          <w:szCs w:val="22"/>
          <w:lang w:val="en-US"/>
        </w:rPr>
        <w:t>oodle</w:t>
      </w:r>
      <w:r>
        <w:rPr>
          <w:rFonts w:ascii="Times New Roman" w:hAnsi="Times New Roman" w:cs="Times New Roman"/>
          <w:szCs w:val="22"/>
        </w:rPr>
        <w:t xml:space="preserve"> κατά τη διάρκεια του εξαμήνου</w:t>
      </w:r>
      <w:r w:rsidR="00BF5B33">
        <w:rPr>
          <w:rFonts w:ascii="Times New Roman" w:hAnsi="Times New Roman" w:cs="Times New Roman"/>
          <w:szCs w:val="22"/>
        </w:rPr>
        <w:t xml:space="preserve"> (</w:t>
      </w:r>
      <w:r w:rsidR="00BF5B33">
        <w:rPr>
          <w:rFonts w:ascii="Times New Roman" w:hAnsi="Times New Roman" w:cs="Times New Roman"/>
          <w:i/>
          <w:color w:val="auto"/>
          <w:szCs w:val="22"/>
          <w:lang w:val="en-US"/>
        </w:rPr>
        <w:t>m</w:t>
      </w:r>
      <w:r w:rsidR="00BF5B33" w:rsidRPr="007F1C9A">
        <w:rPr>
          <w:rFonts w:ascii="Times New Roman" w:hAnsi="Times New Roman" w:cs="Times New Roman"/>
          <w:i/>
          <w:color w:val="auto"/>
          <w:szCs w:val="22"/>
          <w:lang w:val="en-US"/>
        </w:rPr>
        <w:t>oodle</w:t>
      </w:r>
      <w:r w:rsidR="00BF5B33" w:rsidRPr="007F1C9A">
        <w:rPr>
          <w:rFonts w:ascii="Times New Roman" w:hAnsi="Times New Roman" w:cs="Times New Roman"/>
          <w:i/>
          <w:color w:val="auto"/>
          <w:szCs w:val="22"/>
        </w:rPr>
        <w:t xml:space="preserve"> </w:t>
      </w:r>
      <w:r w:rsidR="00BF5B33" w:rsidRPr="007F1C9A">
        <w:rPr>
          <w:rFonts w:ascii="Times New Roman" w:hAnsi="Times New Roman" w:cs="Times New Roman"/>
          <w:i/>
          <w:color w:val="auto"/>
          <w:szCs w:val="22"/>
          <w:lang w:val="en-US"/>
        </w:rPr>
        <w:t>use</w:t>
      </w:r>
      <w:r w:rsidR="00BF5B33" w:rsidRPr="007F1C9A">
        <w:rPr>
          <w:rFonts w:ascii="Times New Roman" w:hAnsi="Times New Roman" w:cs="Times New Roman"/>
          <w:i/>
          <w:color w:val="auto"/>
          <w:szCs w:val="22"/>
        </w:rPr>
        <w:t xml:space="preserve"> </w:t>
      </w:r>
      <w:r w:rsidR="00BF5B33" w:rsidRPr="007F1C9A">
        <w:rPr>
          <w:rFonts w:ascii="Times New Roman" w:hAnsi="Times New Roman" w:cs="Times New Roman"/>
          <w:i/>
          <w:color w:val="auto"/>
          <w:szCs w:val="22"/>
          <w:lang w:val="en-US"/>
        </w:rPr>
        <w:t>capability</w:t>
      </w:r>
      <w:r w:rsidR="00BF5B33" w:rsidRPr="007F1C9A">
        <w:rPr>
          <w:rFonts w:ascii="Times New Roman" w:hAnsi="Times New Roman" w:cs="Times New Roman"/>
          <w:i/>
          <w:color w:val="auto"/>
          <w:szCs w:val="22"/>
        </w:rPr>
        <w:t xml:space="preserve"> </w:t>
      </w:r>
      <w:r w:rsidR="00BF5B33" w:rsidRPr="007F1C9A">
        <w:rPr>
          <w:rFonts w:ascii="Times New Roman" w:hAnsi="Times New Roman" w:cs="Times New Roman"/>
          <w:i/>
          <w:color w:val="auto"/>
          <w:szCs w:val="22"/>
          <w:lang w:val="en-US"/>
        </w:rPr>
        <w:t>perceptions</w:t>
      </w:r>
      <w:r w:rsidR="00BF5B33">
        <w:rPr>
          <w:rFonts w:ascii="Times New Roman" w:hAnsi="Times New Roman" w:cs="Times New Roman"/>
          <w:szCs w:val="22"/>
        </w:rPr>
        <w:t>)</w:t>
      </w:r>
      <w:r>
        <w:rPr>
          <w:rFonts w:ascii="Times New Roman" w:hAnsi="Times New Roman" w:cs="Times New Roman"/>
          <w:szCs w:val="22"/>
        </w:rPr>
        <w:t xml:space="preserve"> </w:t>
      </w:r>
      <w:r w:rsidR="007F1C9A">
        <w:rPr>
          <w:rFonts w:ascii="Times New Roman" w:hAnsi="Times New Roman" w:cs="Times New Roman"/>
          <w:color w:val="auto"/>
          <w:szCs w:val="22"/>
        </w:rPr>
        <w:t>και</w:t>
      </w:r>
      <w:r>
        <w:rPr>
          <w:rFonts w:ascii="Times New Roman" w:hAnsi="Times New Roman" w:cs="Times New Roman"/>
          <w:color w:val="auto"/>
          <w:szCs w:val="22"/>
        </w:rPr>
        <w:t xml:space="preserve"> το </w:t>
      </w:r>
      <w:r w:rsidR="00F74BC3">
        <w:rPr>
          <w:rFonts w:ascii="Times New Roman" w:hAnsi="Times New Roman" w:cs="Times New Roman"/>
          <w:szCs w:val="22"/>
        </w:rPr>
        <w:t>πόσες φορές ένας φοιτητής έχ</w:t>
      </w:r>
      <w:r w:rsidR="00B743B8">
        <w:rPr>
          <w:rFonts w:ascii="Times New Roman" w:hAnsi="Times New Roman" w:cs="Times New Roman"/>
          <w:szCs w:val="22"/>
        </w:rPr>
        <w:t>ει μπει στο τμήμα συζήτησης</w:t>
      </w:r>
      <w:r w:rsidR="00BF5B33">
        <w:rPr>
          <w:rFonts w:ascii="Times New Roman" w:hAnsi="Times New Roman" w:cs="Times New Roman"/>
          <w:szCs w:val="22"/>
        </w:rPr>
        <w:t xml:space="preserve"> (</w:t>
      </w:r>
      <w:r w:rsidR="00BF5B33" w:rsidRPr="007F1C9A">
        <w:rPr>
          <w:rFonts w:ascii="Times New Roman" w:hAnsi="Times New Roman" w:cs="Times New Roman"/>
          <w:i/>
          <w:color w:val="auto"/>
          <w:sz w:val="24"/>
          <w:szCs w:val="24"/>
          <w:lang w:val="en-US"/>
        </w:rPr>
        <w:t>forum</w:t>
      </w:r>
      <w:r w:rsidR="00BF5B33" w:rsidRPr="007F1C9A">
        <w:rPr>
          <w:rFonts w:ascii="Times New Roman" w:hAnsi="Times New Roman" w:cs="Times New Roman"/>
          <w:i/>
          <w:color w:val="auto"/>
          <w:sz w:val="24"/>
          <w:szCs w:val="24"/>
        </w:rPr>
        <w:t xml:space="preserve"> </w:t>
      </w:r>
      <w:r w:rsidR="00BF5B33" w:rsidRPr="007F1C9A">
        <w:rPr>
          <w:rFonts w:ascii="Times New Roman" w:hAnsi="Times New Roman" w:cs="Times New Roman"/>
          <w:i/>
          <w:color w:val="auto"/>
          <w:sz w:val="24"/>
          <w:szCs w:val="24"/>
          <w:lang w:val="en-US"/>
        </w:rPr>
        <w:t>view</w:t>
      </w:r>
      <w:r w:rsidR="00BF5B33">
        <w:rPr>
          <w:rFonts w:ascii="Times New Roman" w:hAnsi="Times New Roman" w:cs="Times New Roman"/>
          <w:szCs w:val="22"/>
        </w:rPr>
        <w:t>)</w:t>
      </w:r>
      <w:r w:rsidR="00B743B8">
        <w:rPr>
          <w:rFonts w:ascii="Times New Roman" w:hAnsi="Times New Roman" w:cs="Times New Roman"/>
          <w:szCs w:val="22"/>
        </w:rPr>
        <w:t xml:space="preserve"> </w:t>
      </w:r>
      <w:r w:rsidR="009B31E1">
        <w:rPr>
          <w:rFonts w:ascii="Times New Roman" w:hAnsi="Times New Roman" w:cs="Times New Roman"/>
          <w:color w:val="auto"/>
          <w:sz w:val="24"/>
          <w:szCs w:val="24"/>
        </w:rPr>
        <w:t>σχετίζονται</w:t>
      </w:r>
      <w:r w:rsidR="009B31E1" w:rsidRPr="009B31E1">
        <w:rPr>
          <w:rFonts w:ascii="Times New Roman" w:hAnsi="Times New Roman" w:cs="Times New Roman"/>
          <w:color w:val="auto"/>
          <w:sz w:val="24"/>
          <w:szCs w:val="24"/>
        </w:rPr>
        <w:t xml:space="preserve"> </w:t>
      </w:r>
      <w:r w:rsidR="009B31E1">
        <w:rPr>
          <w:rFonts w:ascii="Times New Roman" w:hAnsi="Times New Roman" w:cs="Times New Roman"/>
          <w:color w:val="auto"/>
          <w:sz w:val="24"/>
          <w:szCs w:val="24"/>
        </w:rPr>
        <w:t>σε</w:t>
      </w:r>
      <w:r w:rsidR="009B31E1" w:rsidRPr="009B31E1">
        <w:rPr>
          <w:rFonts w:ascii="Times New Roman" w:hAnsi="Times New Roman" w:cs="Times New Roman"/>
          <w:color w:val="auto"/>
          <w:sz w:val="24"/>
          <w:szCs w:val="24"/>
        </w:rPr>
        <w:t xml:space="preserve"> </w:t>
      </w:r>
      <w:r w:rsidR="009B31E1">
        <w:rPr>
          <w:rFonts w:ascii="Times New Roman" w:hAnsi="Times New Roman" w:cs="Times New Roman"/>
          <w:color w:val="auto"/>
          <w:sz w:val="24"/>
          <w:szCs w:val="24"/>
        </w:rPr>
        <w:t>χαμηλό επίπεδο με τον τελικό βαθμ</w:t>
      </w:r>
      <w:r w:rsidR="007A4388">
        <w:rPr>
          <w:rFonts w:ascii="Times New Roman" w:hAnsi="Times New Roman" w:cs="Times New Roman"/>
          <w:color w:val="auto"/>
          <w:sz w:val="24"/>
          <w:szCs w:val="24"/>
        </w:rPr>
        <w:t>ό του μαθήματος</w:t>
      </w:r>
      <w:r w:rsidR="00BF5B33">
        <w:rPr>
          <w:rFonts w:ascii="Times New Roman" w:hAnsi="Times New Roman" w:cs="Times New Roman"/>
          <w:color w:val="auto"/>
          <w:sz w:val="24"/>
          <w:szCs w:val="24"/>
        </w:rPr>
        <w:t xml:space="preserve"> (</w:t>
      </w:r>
      <w:r w:rsidR="00BF5B33" w:rsidRPr="007F1C9A">
        <w:rPr>
          <w:rFonts w:ascii="Times New Roman" w:hAnsi="Times New Roman" w:cs="Times New Roman"/>
          <w:i/>
          <w:color w:val="auto"/>
          <w:sz w:val="24"/>
          <w:szCs w:val="24"/>
          <w:lang w:val="en-US"/>
        </w:rPr>
        <w:t>final</w:t>
      </w:r>
      <w:r w:rsidR="00BF5B33" w:rsidRPr="007F1C9A">
        <w:rPr>
          <w:rFonts w:ascii="Times New Roman" w:hAnsi="Times New Roman" w:cs="Times New Roman"/>
          <w:i/>
          <w:color w:val="auto"/>
          <w:sz w:val="24"/>
          <w:szCs w:val="24"/>
        </w:rPr>
        <w:t xml:space="preserve"> </w:t>
      </w:r>
      <w:r w:rsidR="00BF5B33" w:rsidRPr="007F1C9A">
        <w:rPr>
          <w:rFonts w:ascii="Times New Roman" w:hAnsi="Times New Roman" w:cs="Times New Roman"/>
          <w:i/>
          <w:color w:val="auto"/>
          <w:sz w:val="24"/>
          <w:szCs w:val="24"/>
          <w:lang w:val="en-US"/>
        </w:rPr>
        <w:t>note</w:t>
      </w:r>
      <w:r w:rsidR="00BF5B33">
        <w:rPr>
          <w:rFonts w:ascii="Times New Roman" w:hAnsi="Times New Roman" w:cs="Times New Roman"/>
          <w:color w:val="auto"/>
          <w:sz w:val="24"/>
          <w:szCs w:val="24"/>
        </w:rPr>
        <w:t>)</w:t>
      </w:r>
      <w:r w:rsidR="007A4388">
        <w:rPr>
          <w:rFonts w:ascii="Times New Roman" w:hAnsi="Times New Roman" w:cs="Times New Roman"/>
          <w:color w:val="auto"/>
          <w:sz w:val="24"/>
          <w:szCs w:val="24"/>
        </w:rPr>
        <w:t>.</w:t>
      </w:r>
      <w:r w:rsidR="00BF5B33">
        <w:rPr>
          <w:rFonts w:ascii="Times New Roman" w:hAnsi="Times New Roman" w:cs="Times New Roman"/>
          <w:color w:val="auto"/>
          <w:sz w:val="24"/>
          <w:szCs w:val="24"/>
        </w:rPr>
        <w:t xml:space="preserve"> </w:t>
      </w:r>
    </w:p>
    <w:p w14:paraId="5109FF51" w14:textId="77777777" w:rsidR="00517764" w:rsidRDefault="00517764" w:rsidP="001E7414">
      <w:pPr>
        <w:spacing w:line="360" w:lineRule="auto"/>
        <w:rPr>
          <w:rFonts w:ascii="Times New Roman" w:hAnsi="Times New Roman" w:cs="Times New Roman"/>
          <w:szCs w:val="22"/>
        </w:rPr>
      </w:pPr>
    </w:p>
    <w:p w14:paraId="2B90ACD4" w14:textId="77777777" w:rsidR="00563627" w:rsidRPr="00B743B8" w:rsidRDefault="00563627" w:rsidP="001E7414">
      <w:pPr>
        <w:spacing w:line="360" w:lineRule="auto"/>
        <w:rPr>
          <w:rFonts w:ascii="Times New Roman" w:hAnsi="Times New Roman" w:cs="Times New Roman"/>
          <w:szCs w:val="22"/>
        </w:rPr>
      </w:pPr>
    </w:p>
    <w:p w14:paraId="68431010" w14:textId="77777777" w:rsidR="006300FC" w:rsidRDefault="006300FC" w:rsidP="00563627">
      <w:pPr>
        <w:tabs>
          <w:tab w:val="left" w:pos="3570"/>
        </w:tabs>
        <w:spacing w:line="360" w:lineRule="auto"/>
        <w:jc w:val="center"/>
        <w:rPr>
          <w:rFonts w:ascii="Times New Roman" w:hAnsi="Times New Roman" w:cs="Times New Roman"/>
          <w:szCs w:val="22"/>
        </w:rPr>
      </w:pPr>
      <w:r w:rsidRPr="006300FC">
        <w:rPr>
          <w:rFonts w:ascii="Times New Roman" w:hAnsi="Times New Roman" w:cs="Times New Roman"/>
          <w:b/>
          <w:szCs w:val="22"/>
        </w:rPr>
        <w:t>Πίνακας</w:t>
      </w:r>
      <w:r w:rsidRPr="001C5DE9">
        <w:rPr>
          <w:rFonts w:ascii="Times New Roman" w:hAnsi="Times New Roman" w:cs="Times New Roman"/>
          <w:b/>
          <w:szCs w:val="22"/>
        </w:rPr>
        <w:t xml:space="preserve"> </w:t>
      </w:r>
      <w:r w:rsidR="006C072C">
        <w:rPr>
          <w:rFonts w:ascii="Times New Roman" w:hAnsi="Times New Roman" w:cs="Times New Roman"/>
          <w:b/>
          <w:szCs w:val="22"/>
        </w:rPr>
        <w:t>7</w:t>
      </w:r>
      <w:r w:rsidRPr="001C5DE9">
        <w:rPr>
          <w:rFonts w:ascii="Times New Roman" w:hAnsi="Times New Roman" w:cs="Times New Roman"/>
          <w:b/>
          <w:szCs w:val="22"/>
        </w:rPr>
        <w:t>.</w:t>
      </w:r>
      <w:r w:rsidRPr="001C5DE9">
        <w:rPr>
          <w:rFonts w:ascii="Times New Roman" w:hAnsi="Times New Roman" w:cs="Times New Roman"/>
          <w:szCs w:val="22"/>
        </w:rPr>
        <w:t xml:space="preserve"> </w:t>
      </w:r>
      <w:r>
        <w:rPr>
          <w:rFonts w:ascii="Times New Roman" w:hAnsi="Times New Roman" w:cs="Times New Roman"/>
          <w:szCs w:val="22"/>
        </w:rPr>
        <w:t>Στατιστικά Ση</w:t>
      </w:r>
      <w:r w:rsidR="00563627">
        <w:rPr>
          <w:rFonts w:ascii="Times New Roman" w:hAnsi="Times New Roman" w:cs="Times New Roman"/>
          <w:szCs w:val="22"/>
        </w:rPr>
        <w:t>μαντικές Σχέσεις (για τα 3 έτη)</w:t>
      </w:r>
    </w:p>
    <w:p w14:paraId="2EF7C5AC" w14:textId="77777777" w:rsidR="00A77D9F" w:rsidRPr="006300FC" w:rsidRDefault="00A77D9F" w:rsidP="00563627">
      <w:pPr>
        <w:tabs>
          <w:tab w:val="left" w:pos="3570"/>
        </w:tabs>
        <w:spacing w:line="360" w:lineRule="auto"/>
        <w:jc w:val="center"/>
        <w:rPr>
          <w:rFonts w:ascii="Times New Roman" w:hAnsi="Times New Roman" w:cs="Times New Roman"/>
          <w:szCs w:val="22"/>
        </w:rPr>
      </w:pPr>
    </w:p>
    <w:tbl>
      <w:tblPr>
        <w:tblStyle w:val="TableGrid"/>
        <w:tblW w:w="8177" w:type="dxa"/>
        <w:tblInd w:w="243" w:type="dxa"/>
        <w:tblLayout w:type="fixed"/>
        <w:tblLook w:val="04A0" w:firstRow="1" w:lastRow="0" w:firstColumn="1" w:lastColumn="0" w:noHBand="0" w:noVBand="1"/>
      </w:tblPr>
      <w:tblGrid>
        <w:gridCol w:w="2787"/>
        <w:gridCol w:w="2852"/>
        <w:gridCol w:w="2538"/>
      </w:tblGrid>
      <w:tr w:rsidR="006300FC" w14:paraId="3BCF6D1D" w14:textId="77777777" w:rsidTr="00A77D9F">
        <w:trPr>
          <w:trHeight w:val="360"/>
        </w:trPr>
        <w:tc>
          <w:tcPr>
            <w:tcW w:w="2787" w:type="dxa"/>
            <w:vAlign w:val="center"/>
          </w:tcPr>
          <w:p w14:paraId="0621C192" w14:textId="77777777" w:rsidR="006300FC" w:rsidRPr="00305C3A" w:rsidRDefault="006300FC" w:rsidP="00305C3A">
            <w:pPr>
              <w:spacing w:line="360" w:lineRule="auto"/>
              <w:jc w:val="center"/>
              <w:rPr>
                <w:rFonts w:ascii="Times New Roman" w:hAnsi="Times New Roman" w:cs="Times New Roman"/>
                <w:b/>
                <w:szCs w:val="22"/>
              </w:rPr>
            </w:pPr>
            <w:r w:rsidRPr="00305C3A">
              <w:rPr>
                <w:rFonts w:ascii="Times New Roman" w:hAnsi="Times New Roman" w:cs="Times New Roman"/>
                <w:b/>
                <w:szCs w:val="22"/>
              </w:rPr>
              <w:t>Χαμηλή Συσχέτιση</w:t>
            </w:r>
          </w:p>
        </w:tc>
        <w:tc>
          <w:tcPr>
            <w:tcW w:w="2852" w:type="dxa"/>
            <w:vAlign w:val="center"/>
          </w:tcPr>
          <w:p w14:paraId="580BBCC1" w14:textId="77777777" w:rsidR="006300FC" w:rsidRPr="00305C3A" w:rsidRDefault="006300FC" w:rsidP="00305C3A">
            <w:pPr>
              <w:spacing w:line="360" w:lineRule="auto"/>
              <w:jc w:val="center"/>
              <w:rPr>
                <w:rFonts w:ascii="Times New Roman" w:hAnsi="Times New Roman" w:cs="Times New Roman"/>
                <w:b/>
                <w:szCs w:val="22"/>
              </w:rPr>
            </w:pPr>
            <w:r w:rsidRPr="00305C3A">
              <w:rPr>
                <w:rFonts w:ascii="Times New Roman" w:hAnsi="Times New Roman" w:cs="Times New Roman"/>
                <w:b/>
                <w:szCs w:val="22"/>
              </w:rPr>
              <w:t>Μέτρια Συσχέτιση</w:t>
            </w:r>
          </w:p>
        </w:tc>
        <w:tc>
          <w:tcPr>
            <w:tcW w:w="2538" w:type="dxa"/>
            <w:vAlign w:val="center"/>
          </w:tcPr>
          <w:p w14:paraId="5555133A" w14:textId="77777777" w:rsidR="006300FC" w:rsidRPr="00305C3A" w:rsidRDefault="006300FC" w:rsidP="00305C3A">
            <w:pPr>
              <w:spacing w:line="360" w:lineRule="auto"/>
              <w:jc w:val="center"/>
              <w:rPr>
                <w:rFonts w:ascii="Times New Roman" w:hAnsi="Times New Roman" w:cs="Times New Roman"/>
                <w:b/>
                <w:szCs w:val="22"/>
              </w:rPr>
            </w:pPr>
            <w:r w:rsidRPr="00305C3A">
              <w:rPr>
                <w:rFonts w:ascii="Times New Roman" w:hAnsi="Times New Roman" w:cs="Times New Roman"/>
                <w:b/>
                <w:szCs w:val="22"/>
              </w:rPr>
              <w:t>Υψηλή Συσχέτιση</w:t>
            </w:r>
          </w:p>
        </w:tc>
      </w:tr>
      <w:tr w:rsidR="006300FC" w:rsidRPr="0087522F" w14:paraId="4CEF354E" w14:textId="77777777" w:rsidTr="00A77D9F">
        <w:trPr>
          <w:trHeight w:val="774"/>
        </w:trPr>
        <w:tc>
          <w:tcPr>
            <w:tcW w:w="2787" w:type="dxa"/>
            <w:vAlign w:val="center"/>
          </w:tcPr>
          <w:p w14:paraId="1F99D198" w14:textId="77777777" w:rsidR="006300FC" w:rsidRPr="00305C3A" w:rsidRDefault="006300FC" w:rsidP="00305C3A">
            <w:pPr>
              <w:spacing w:line="360" w:lineRule="auto"/>
              <w:jc w:val="center"/>
              <w:rPr>
                <w:rFonts w:ascii="Times New Roman" w:hAnsi="Times New Roman" w:cs="Times New Roman"/>
                <w:color w:val="auto"/>
                <w:szCs w:val="22"/>
                <w:lang w:val="en-US"/>
              </w:rPr>
            </w:pPr>
            <w:r w:rsidRPr="00305C3A">
              <w:rPr>
                <w:rFonts w:ascii="Times New Roman" w:hAnsi="Times New Roman" w:cs="Times New Roman"/>
                <w:color w:val="auto"/>
                <w:sz w:val="24"/>
                <w:szCs w:val="24"/>
                <w:lang w:val="en-US"/>
              </w:rPr>
              <w:t>Ease_of_moodle_use_perceptions-Spectrum_of_use</w:t>
            </w:r>
          </w:p>
        </w:tc>
        <w:tc>
          <w:tcPr>
            <w:tcW w:w="2852" w:type="dxa"/>
            <w:vAlign w:val="center"/>
          </w:tcPr>
          <w:p w14:paraId="6B0A88CF" w14:textId="77777777" w:rsidR="006300FC" w:rsidRPr="006300FC" w:rsidRDefault="006300FC" w:rsidP="00305C3A">
            <w:pPr>
              <w:spacing w:line="360" w:lineRule="auto"/>
              <w:jc w:val="center"/>
              <w:rPr>
                <w:rFonts w:ascii="Times New Roman" w:hAnsi="Times New Roman" w:cs="Times New Roman"/>
                <w:color w:val="auto"/>
                <w:szCs w:val="22"/>
                <w:lang w:val="en-US"/>
              </w:rPr>
            </w:pPr>
            <w:r w:rsidRPr="006300FC">
              <w:rPr>
                <w:rFonts w:ascii="Times New Roman" w:hAnsi="Times New Roman" w:cs="Times New Roman"/>
                <w:color w:val="auto"/>
                <w:sz w:val="24"/>
                <w:szCs w:val="24"/>
                <w:lang w:val="en-US"/>
              </w:rPr>
              <w:t>Computer_at_home – Internet_at_home</w:t>
            </w:r>
          </w:p>
        </w:tc>
        <w:tc>
          <w:tcPr>
            <w:tcW w:w="2538" w:type="dxa"/>
            <w:vAlign w:val="center"/>
          </w:tcPr>
          <w:p w14:paraId="0E2F702D" w14:textId="77777777" w:rsidR="006300FC" w:rsidRPr="006300FC" w:rsidRDefault="006300FC" w:rsidP="00305C3A">
            <w:pPr>
              <w:spacing w:line="360" w:lineRule="auto"/>
              <w:jc w:val="center"/>
              <w:rPr>
                <w:rFonts w:ascii="Times New Roman" w:hAnsi="Times New Roman" w:cs="Times New Roman"/>
                <w:color w:val="auto"/>
                <w:szCs w:val="22"/>
                <w:lang w:val="en-US"/>
              </w:rPr>
            </w:pPr>
            <w:r w:rsidRPr="006300FC">
              <w:rPr>
                <w:rFonts w:ascii="Times New Roman" w:hAnsi="Times New Roman" w:cs="Times New Roman"/>
                <w:color w:val="auto"/>
                <w:sz w:val="24"/>
                <w:szCs w:val="24"/>
                <w:lang w:val="en-US"/>
              </w:rPr>
              <w:t>Spectrum_of_use- Total_of_id</w:t>
            </w:r>
          </w:p>
        </w:tc>
      </w:tr>
      <w:tr w:rsidR="006300FC" w:rsidRPr="0087522F" w14:paraId="4D658CE6" w14:textId="77777777" w:rsidTr="00A77D9F">
        <w:trPr>
          <w:trHeight w:val="796"/>
        </w:trPr>
        <w:tc>
          <w:tcPr>
            <w:tcW w:w="2787" w:type="dxa"/>
            <w:vAlign w:val="center"/>
          </w:tcPr>
          <w:p w14:paraId="0FDCCBB4" w14:textId="77777777" w:rsidR="006300FC" w:rsidRPr="00080D8F" w:rsidRDefault="006300FC" w:rsidP="00305C3A">
            <w:pPr>
              <w:spacing w:line="360" w:lineRule="auto"/>
              <w:jc w:val="center"/>
              <w:rPr>
                <w:rFonts w:ascii="Times New Roman" w:hAnsi="Times New Roman" w:cs="Times New Roman"/>
                <w:i/>
                <w:color w:val="auto"/>
                <w:szCs w:val="22"/>
                <w:lang w:val="en-US"/>
              </w:rPr>
            </w:pPr>
            <w:r w:rsidRPr="00080D8F">
              <w:rPr>
                <w:rFonts w:ascii="Times New Roman" w:hAnsi="Times New Roman" w:cs="Times New Roman"/>
                <w:i/>
                <w:color w:val="auto"/>
                <w:sz w:val="24"/>
                <w:szCs w:val="24"/>
                <w:lang w:val="en-US"/>
              </w:rPr>
              <w:t>Moodle_use_capability_perceptions-Final_note</w:t>
            </w:r>
          </w:p>
        </w:tc>
        <w:tc>
          <w:tcPr>
            <w:tcW w:w="2852" w:type="dxa"/>
            <w:vAlign w:val="center"/>
          </w:tcPr>
          <w:p w14:paraId="247F6E1E" w14:textId="77777777" w:rsidR="006300FC" w:rsidRPr="006300FC" w:rsidRDefault="006300FC" w:rsidP="00305C3A">
            <w:pPr>
              <w:spacing w:line="360" w:lineRule="auto"/>
              <w:jc w:val="center"/>
              <w:rPr>
                <w:rFonts w:ascii="Times New Roman" w:hAnsi="Times New Roman" w:cs="Times New Roman"/>
                <w:color w:val="auto"/>
                <w:szCs w:val="22"/>
                <w:lang w:val="en-US"/>
              </w:rPr>
            </w:pPr>
            <w:r w:rsidRPr="006300FC">
              <w:rPr>
                <w:rFonts w:ascii="Times New Roman" w:hAnsi="Times New Roman" w:cs="Times New Roman"/>
                <w:color w:val="auto"/>
                <w:sz w:val="24"/>
                <w:szCs w:val="24"/>
                <w:lang w:val="en-US"/>
              </w:rPr>
              <w:t>assignment_view- questionnaire_view</w:t>
            </w:r>
          </w:p>
        </w:tc>
        <w:tc>
          <w:tcPr>
            <w:tcW w:w="2538" w:type="dxa"/>
            <w:vAlign w:val="center"/>
          </w:tcPr>
          <w:p w14:paraId="47B03171" w14:textId="77777777" w:rsidR="006300FC" w:rsidRPr="006300FC" w:rsidRDefault="006300FC" w:rsidP="00305C3A">
            <w:pPr>
              <w:spacing w:line="360" w:lineRule="auto"/>
              <w:jc w:val="center"/>
              <w:rPr>
                <w:rFonts w:ascii="Times New Roman" w:hAnsi="Times New Roman" w:cs="Times New Roman"/>
                <w:color w:val="auto"/>
                <w:szCs w:val="22"/>
                <w:lang w:val="en-US"/>
              </w:rPr>
            </w:pPr>
            <w:r w:rsidRPr="006300FC">
              <w:rPr>
                <w:rFonts w:ascii="Times New Roman" w:hAnsi="Times New Roman" w:cs="Times New Roman"/>
                <w:color w:val="auto"/>
                <w:sz w:val="24"/>
                <w:szCs w:val="24"/>
                <w:lang w:val="en-US"/>
              </w:rPr>
              <w:t>Spectrum_of_use- assignment_view</w:t>
            </w:r>
          </w:p>
        </w:tc>
      </w:tr>
      <w:tr w:rsidR="006300FC" w:rsidRPr="0087522F" w14:paraId="22AD7590" w14:textId="77777777" w:rsidTr="00A77D9F">
        <w:trPr>
          <w:trHeight w:val="681"/>
        </w:trPr>
        <w:tc>
          <w:tcPr>
            <w:tcW w:w="2787" w:type="dxa"/>
            <w:vAlign w:val="center"/>
          </w:tcPr>
          <w:p w14:paraId="4BDB2D05" w14:textId="77777777" w:rsidR="006300FC" w:rsidRPr="00080D8F" w:rsidRDefault="006300FC" w:rsidP="00305C3A">
            <w:pPr>
              <w:spacing w:line="360" w:lineRule="auto"/>
              <w:jc w:val="center"/>
              <w:rPr>
                <w:rFonts w:ascii="Times New Roman" w:hAnsi="Times New Roman" w:cs="Times New Roman"/>
                <w:i/>
                <w:color w:val="auto"/>
                <w:szCs w:val="22"/>
                <w:lang w:val="en-US"/>
              </w:rPr>
            </w:pPr>
            <w:r w:rsidRPr="00080D8F">
              <w:rPr>
                <w:rFonts w:ascii="Times New Roman" w:hAnsi="Times New Roman" w:cs="Times New Roman"/>
                <w:i/>
                <w:color w:val="auto"/>
                <w:sz w:val="24"/>
                <w:szCs w:val="24"/>
                <w:lang w:val="en-US"/>
              </w:rPr>
              <w:t>Assignment_view- Lab_note</w:t>
            </w:r>
          </w:p>
        </w:tc>
        <w:tc>
          <w:tcPr>
            <w:tcW w:w="2852" w:type="dxa"/>
            <w:vAlign w:val="center"/>
          </w:tcPr>
          <w:p w14:paraId="325AEE03" w14:textId="77777777" w:rsidR="006300FC" w:rsidRPr="006300FC" w:rsidRDefault="006300FC" w:rsidP="00305C3A">
            <w:pPr>
              <w:spacing w:line="360" w:lineRule="auto"/>
              <w:jc w:val="center"/>
              <w:rPr>
                <w:rFonts w:ascii="Times New Roman" w:hAnsi="Times New Roman" w:cs="Times New Roman"/>
                <w:color w:val="auto"/>
                <w:szCs w:val="22"/>
                <w:lang w:val="en-US"/>
              </w:rPr>
            </w:pPr>
            <w:r w:rsidRPr="006300FC">
              <w:rPr>
                <w:rFonts w:ascii="Times New Roman" w:hAnsi="Times New Roman" w:cs="Times New Roman"/>
                <w:color w:val="auto"/>
                <w:sz w:val="24"/>
                <w:szCs w:val="24"/>
                <w:lang w:val="en-US"/>
              </w:rPr>
              <w:t>course_view- user_view</w:t>
            </w:r>
          </w:p>
        </w:tc>
        <w:tc>
          <w:tcPr>
            <w:tcW w:w="2538" w:type="dxa"/>
            <w:vAlign w:val="center"/>
          </w:tcPr>
          <w:p w14:paraId="6569B0B8" w14:textId="77777777" w:rsidR="006300FC" w:rsidRPr="006300FC" w:rsidRDefault="006300FC" w:rsidP="00305C3A">
            <w:pPr>
              <w:spacing w:line="360" w:lineRule="auto"/>
              <w:jc w:val="center"/>
              <w:rPr>
                <w:rFonts w:ascii="Times New Roman" w:hAnsi="Times New Roman" w:cs="Times New Roman"/>
                <w:color w:val="auto"/>
                <w:szCs w:val="22"/>
                <w:lang w:val="en-US"/>
              </w:rPr>
            </w:pPr>
            <w:r w:rsidRPr="006300FC">
              <w:rPr>
                <w:rFonts w:ascii="Times New Roman" w:hAnsi="Times New Roman" w:cs="Times New Roman"/>
                <w:color w:val="auto"/>
                <w:sz w:val="24"/>
                <w:szCs w:val="24"/>
                <w:lang w:val="en-US"/>
              </w:rPr>
              <w:t>Spectrum_of_use- course_view</w:t>
            </w:r>
          </w:p>
        </w:tc>
      </w:tr>
      <w:tr w:rsidR="006300FC" w:rsidRPr="0087522F" w14:paraId="1E2190F3" w14:textId="77777777" w:rsidTr="00A77D9F">
        <w:trPr>
          <w:trHeight w:val="552"/>
        </w:trPr>
        <w:tc>
          <w:tcPr>
            <w:tcW w:w="2787" w:type="dxa"/>
            <w:vAlign w:val="center"/>
          </w:tcPr>
          <w:p w14:paraId="7383CC4F" w14:textId="77777777" w:rsidR="006300FC" w:rsidRPr="00080D8F" w:rsidRDefault="006300FC" w:rsidP="00305C3A">
            <w:pPr>
              <w:spacing w:line="360" w:lineRule="auto"/>
              <w:jc w:val="center"/>
              <w:rPr>
                <w:rFonts w:ascii="Times New Roman" w:hAnsi="Times New Roman" w:cs="Times New Roman"/>
                <w:i/>
                <w:color w:val="auto"/>
                <w:szCs w:val="22"/>
                <w:lang w:val="en-US"/>
              </w:rPr>
            </w:pPr>
            <w:r w:rsidRPr="00080D8F">
              <w:rPr>
                <w:rFonts w:ascii="Times New Roman" w:hAnsi="Times New Roman" w:cs="Times New Roman"/>
                <w:i/>
                <w:color w:val="auto"/>
                <w:sz w:val="24"/>
                <w:szCs w:val="24"/>
                <w:lang w:val="en-US"/>
              </w:rPr>
              <w:t>Forum_view- Final_note</w:t>
            </w:r>
          </w:p>
        </w:tc>
        <w:tc>
          <w:tcPr>
            <w:tcW w:w="2852" w:type="dxa"/>
            <w:vAlign w:val="center"/>
          </w:tcPr>
          <w:p w14:paraId="2241D8FA" w14:textId="77777777" w:rsidR="006300FC" w:rsidRPr="006300FC" w:rsidRDefault="006300FC" w:rsidP="00305C3A">
            <w:pPr>
              <w:spacing w:line="360" w:lineRule="auto"/>
              <w:jc w:val="center"/>
              <w:rPr>
                <w:rFonts w:ascii="Times New Roman" w:hAnsi="Times New Roman" w:cs="Times New Roman"/>
                <w:color w:val="auto"/>
                <w:szCs w:val="22"/>
                <w:lang w:val="en-US"/>
              </w:rPr>
            </w:pPr>
            <w:r w:rsidRPr="006300FC">
              <w:rPr>
                <w:rFonts w:ascii="Times New Roman" w:hAnsi="Times New Roman" w:cs="Times New Roman"/>
                <w:color w:val="auto"/>
                <w:sz w:val="24"/>
                <w:szCs w:val="24"/>
                <w:lang w:val="en-US"/>
              </w:rPr>
              <w:t>glossary_view- resource_view</w:t>
            </w:r>
          </w:p>
        </w:tc>
        <w:tc>
          <w:tcPr>
            <w:tcW w:w="2538" w:type="dxa"/>
            <w:vAlign w:val="center"/>
          </w:tcPr>
          <w:p w14:paraId="532DC669" w14:textId="77777777" w:rsidR="006300FC" w:rsidRPr="006300FC" w:rsidRDefault="006300FC" w:rsidP="00305C3A">
            <w:pPr>
              <w:spacing w:line="360" w:lineRule="auto"/>
              <w:jc w:val="center"/>
              <w:rPr>
                <w:rFonts w:ascii="Times New Roman" w:hAnsi="Times New Roman" w:cs="Times New Roman"/>
                <w:color w:val="auto"/>
                <w:szCs w:val="22"/>
                <w:lang w:val="en-US"/>
              </w:rPr>
            </w:pPr>
            <w:r w:rsidRPr="006300FC">
              <w:rPr>
                <w:rFonts w:ascii="Times New Roman" w:hAnsi="Times New Roman" w:cs="Times New Roman"/>
                <w:color w:val="auto"/>
                <w:sz w:val="24"/>
                <w:szCs w:val="24"/>
                <w:lang w:val="en-US"/>
              </w:rPr>
              <w:t>Spectrum_of_use- resource_view</w:t>
            </w:r>
          </w:p>
        </w:tc>
      </w:tr>
      <w:tr w:rsidR="006300FC" w:rsidRPr="0087522F" w14:paraId="4DFCFE45" w14:textId="77777777" w:rsidTr="00A77D9F">
        <w:trPr>
          <w:trHeight w:val="725"/>
        </w:trPr>
        <w:tc>
          <w:tcPr>
            <w:tcW w:w="2787" w:type="dxa"/>
            <w:vAlign w:val="center"/>
          </w:tcPr>
          <w:p w14:paraId="08C275D9" w14:textId="77777777" w:rsidR="006300FC" w:rsidRPr="00305C3A" w:rsidRDefault="006300FC" w:rsidP="00305C3A">
            <w:pPr>
              <w:jc w:val="center"/>
              <w:rPr>
                <w:rFonts w:ascii="Times New Roman" w:hAnsi="Times New Roman" w:cs="Times New Roman"/>
                <w:szCs w:val="22"/>
                <w:lang w:val="en-US"/>
              </w:rPr>
            </w:pPr>
          </w:p>
        </w:tc>
        <w:tc>
          <w:tcPr>
            <w:tcW w:w="2852" w:type="dxa"/>
            <w:vAlign w:val="center"/>
          </w:tcPr>
          <w:p w14:paraId="272FC8D2" w14:textId="77777777" w:rsidR="006300FC" w:rsidRPr="006300FC" w:rsidRDefault="006300FC" w:rsidP="00305C3A">
            <w:pPr>
              <w:spacing w:line="360" w:lineRule="auto"/>
              <w:jc w:val="center"/>
              <w:rPr>
                <w:rFonts w:ascii="Times New Roman" w:hAnsi="Times New Roman" w:cs="Times New Roman"/>
                <w:color w:val="auto"/>
                <w:szCs w:val="22"/>
                <w:lang w:val="en-US"/>
              </w:rPr>
            </w:pPr>
            <w:r w:rsidRPr="006300FC">
              <w:rPr>
                <w:rFonts w:ascii="Times New Roman" w:hAnsi="Times New Roman" w:cs="Times New Roman"/>
                <w:color w:val="auto"/>
                <w:sz w:val="24"/>
                <w:szCs w:val="24"/>
                <w:lang w:val="en-US"/>
              </w:rPr>
              <w:t>forum_add_post- forum_view</w:t>
            </w:r>
          </w:p>
        </w:tc>
        <w:tc>
          <w:tcPr>
            <w:tcW w:w="2538" w:type="dxa"/>
            <w:vAlign w:val="center"/>
          </w:tcPr>
          <w:p w14:paraId="6F37E299" w14:textId="77777777" w:rsidR="006300FC" w:rsidRPr="00305C3A" w:rsidRDefault="006300FC" w:rsidP="00305C3A">
            <w:pPr>
              <w:spacing w:line="360" w:lineRule="auto"/>
              <w:jc w:val="center"/>
              <w:rPr>
                <w:rFonts w:ascii="Times New Roman" w:hAnsi="Times New Roman" w:cs="Times New Roman"/>
                <w:color w:val="auto"/>
                <w:sz w:val="24"/>
                <w:szCs w:val="24"/>
                <w:lang w:val="en-US"/>
              </w:rPr>
            </w:pPr>
            <w:r w:rsidRPr="006300FC">
              <w:rPr>
                <w:rFonts w:ascii="Times New Roman" w:hAnsi="Times New Roman" w:cs="Times New Roman"/>
                <w:color w:val="auto"/>
                <w:sz w:val="24"/>
                <w:szCs w:val="24"/>
                <w:lang w:val="en-US"/>
              </w:rPr>
              <w:t>Total_of_id- assignment_view</w:t>
            </w:r>
          </w:p>
        </w:tc>
      </w:tr>
      <w:tr w:rsidR="006300FC" w:rsidRPr="0087522F" w14:paraId="05E470AE" w14:textId="77777777" w:rsidTr="00A77D9F">
        <w:trPr>
          <w:trHeight w:val="537"/>
        </w:trPr>
        <w:tc>
          <w:tcPr>
            <w:tcW w:w="2787" w:type="dxa"/>
            <w:vAlign w:val="center"/>
          </w:tcPr>
          <w:p w14:paraId="7DB36C1D" w14:textId="77777777" w:rsidR="006300FC" w:rsidRPr="006300FC" w:rsidRDefault="006300FC" w:rsidP="00305C3A">
            <w:pPr>
              <w:spacing w:line="360" w:lineRule="auto"/>
              <w:jc w:val="center"/>
              <w:rPr>
                <w:rFonts w:ascii="Times New Roman" w:hAnsi="Times New Roman" w:cs="Times New Roman"/>
                <w:b/>
                <w:color w:val="auto"/>
                <w:szCs w:val="22"/>
                <w:lang w:val="en-US"/>
              </w:rPr>
            </w:pPr>
          </w:p>
        </w:tc>
        <w:tc>
          <w:tcPr>
            <w:tcW w:w="2852" w:type="dxa"/>
            <w:vAlign w:val="center"/>
          </w:tcPr>
          <w:p w14:paraId="67478693" w14:textId="77777777" w:rsidR="006300FC" w:rsidRPr="006300FC" w:rsidRDefault="006300FC" w:rsidP="00305C3A">
            <w:pPr>
              <w:spacing w:line="360" w:lineRule="auto"/>
              <w:jc w:val="center"/>
              <w:rPr>
                <w:rFonts w:ascii="Times New Roman" w:hAnsi="Times New Roman" w:cs="Times New Roman"/>
                <w:color w:val="auto"/>
                <w:szCs w:val="22"/>
                <w:lang w:val="en-US"/>
              </w:rPr>
            </w:pPr>
          </w:p>
        </w:tc>
        <w:tc>
          <w:tcPr>
            <w:tcW w:w="2538" w:type="dxa"/>
            <w:vAlign w:val="center"/>
          </w:tcPr>
          <w:p w14:paraId="3E02A0ED" w14:textId="77777777" w:rsidR="006300FC" w:rsidRPr="006300FC" w:rsidRDefault="006300FC" w:rsidP="00305C3A">
            <w:pPr>
              <w:spacing w:line="360" w:lineRule="auto"/>
              <w:jc w:val="center"/>
              <w:rPr>
                <w:rFonts w:ascii="Times New Roman" w:hAnsi="Times New Roman" w:cs="Times New Roman"/>
                <w:color w:val="auto"/>
                <w:szCs w:val="22"/>
                <w:lang w:val="en-US"/>
              </w:rPr>
            </w:pPr>
            <w:r w:rsidRPr="006300FC">
              <w:rPr>
                <w:rFonts w:ascii="Times New Roman" w:hAnsi="Times New Roman" w:cs="Times New Roman"/>
                <w:color w:val="auto"/>
                <w:sz w:val="24"/>
                <w:szCs w:val="24"/>
                <w:lang w:val="en-US"/>
              </w:rPr>
              <w:t>Total_of_id- course_view</w:t>
            </w:r>
          </w:p>
        </w:tc>
      </w:tr>
      <w:tr w:rsidR="006300FC" w:rsidRPr="0087522F" w14:paraId="7F55C752" w14:textId="77777777" w:rsidTr="00A77D9F">
        <w:trPr>
          <w:trHeight w:val="528"/>
        </w:trPr>
        <w:tc>
          <w:tcPr>
            <w:tcW w:w="2787" w:type="dxa"/>
            <w:vAlign w:val="center"/>
          </w:tcPr>
          <w:p w14:paraId="27C368C0" w14:textId="77777777" w:rsidR="006300FC" w:rsidRPr="006300FC" w:rsidRDefault="006300FC" w:rsidP="00305C3A">
            <w:pPr>
              <w:spacing w:line="360" w:lineRule="auto"/>
              <w:jc w:val="center"/>
              <w:rPr>
                <w:rFonts w:ascii="Times New Roman" w:hAnsi="Times New Roman" w:cs="Times New Roman"/>
                <w:b/>
                <w:color w:val="auto"/>
                <w:szCs w:val="22"/>
                <w:lang w:val="en-US"/>
              </w:rPr>
            </w:pPr>
          </w:p>
        </w:tc>
        <w:tc>
          <w:tcPr>
            <w:tcW w:w="2852" w:type="dxa"/>
            <w:vAlign w:val="center"/>
          </w:tcPr>
          <w:p w14:paraId="0E9667AB" w14:textId="77777777" w:rsidR="006300FC" w:rsidRPr="006300FC" w:rsidRDefault="006300FC" w:rsidP="00305C3A">
            <w:pPr>
              <w:spacing w:line="360" w:lineRule="auto"/>
              <w:jc w:val="center"/>
              <w:rPr>
                <w:rFonts w:ascii="Times New Roman" w:hAnsi="Times New Roman" w:cs="Times New Roman"/>
                <w:color w:val="auto"/>
                <w:szCs w:val="22"/>
                <w:lang w:val="en-US"/>
              </w:rPr>
            </w:pPr>
          </w:p>
        </w:tc>
        <w:tc>
          <w:tcPr>
            <w:tcW w:w="2538" w:type="dxa"/>
            <w:vAlign w:val="center"/>
          </w:tcPr>
          <w:p w14:paraId="3B13BD66" w14:textId="77777777" w:rsidR="006300FC" w:rsidRPr="006300FC" w:rsidRDefault="006300FC" w:rsidP="00305C3A">
            <w:pPr>
              <w:spacing w:line="360" w:lineRule="auto"/>
              <w:jc w:val="center"/>
              <w:rPr>
                <w:rFonts w:ascii="Times New Roman" w:hAnsi="Times New Roman" w:cs="Times New Roman"/>
                <w:color w:val="auto"/>
                <w:szCs w:val="22"/>
                <w:lang w:val="en-US"/>
              </w:rPr>
            </w:pPr>
            <w:r w:rsidRPr="006300FC">
              <w:rPr>
                <w:rFonts w:ascii="Times New Roman" w:hAnsi="Times New Roman" w:cs="Times New Roman"/>
                <w:color w:val="auto"/>
                <w:sz w:val="24"/>
                <w:szCs w:val="24"/>
                <w:lang w:val="en-US"/>
              </w:rPr>
              <w:t>Total_of_id- forum_view</w:t>
            </w:r>
          </w:p>
        </w:tc>
      </w:tr>
      <w:tr w:rsidR="006300FC" w:rsidRPr="0087522F" w14:paraId="5B7C0009" w14:textId="77777777" w:rsidTr="00A77D9F">
        <w:trPr>
          <w:trHeight w:val="505"/>
        </w:trPr>
        <w:tc>
          <w:tcPr>
            <w:tcW w:w="2787" w:type="dxa"/>
            <w:vAlign w:val="center"/>
          </w:tcPr>
          <w:p w14:paraId="18CC89C1" w14:textId="77777777" w:rsidR="006300FC" w:rsidRPr="006300FC" w:rsidRDefault="006300FC" w:rsidP="00305C3A">
            <w:pPr>
              <w:spacing w:line="360" w:lineRule="auto"/>
              <w:jc w:val="center"/>
              <w:rPr>
                <w:rFonts w:ascii="Times New Roman" w:hAnsi="Times New Roman" w:cs="Times New Roman"/>
                <w:b/>
                <w:color w:val="auto"/>
                <w:szCs w:val="22"/>
                <w:lang w:val="en-US"/>
              </w:rPr>
            </w:pPr>
          </w:p>
        </w:tc>
        <w:tc>
          <w:tcPr>
            <w:tcW w:w="2852" w:type="dxa"/>
            <w:vAlign w:val="center"/>
          </w:tcPr>
          <w:p w14:paraId="79CD796A" w14:textId="77777777" w:rsidR="006300FC" w:rsidRPr="006300FC" w:rsidRDefault="006300FC" w:rsidP="00305C3A">
            <w:pPr>
              <w:spacing w:line="360" w:lineRule="auto"/>
              <w:jc w:val="center"/>
              <w:rPr>
                <w:rFonts w:ascii="Times New Roman" w:hAnsi="Times New Roman" w:cs="Times New Roman"/>
                <w:color w:val="auto"/>
                <w:szCs w:val="22"/>
                <w:lang w:val="en-US"/>
              </w:rPr>
            </w:pPr>
          </w:p>
        </w:tc>
        <w:tc>
          <w:tcPr>
            <w:tcW w:w="2538" w:type="dxa"/>
            <w:vAlign w:val="center"/>
          </w:tcPr>
          <w:p w14:paraId="5AB7E293" w14:textId="77777777" w:rsidR="006300FC" w:rsidRPr="006300FC" w:rsidRDefault="006300FC" w:rsidP="00305C3A">
            <w:pPr>
              <w:spacing w:line="360" w:lineRule="auto"/>
              <w:jc w:val="center"/>
              <w:rPr>
                <w:rFonts w:ascii="Times New Roman" w:hAnsi="Times New Roman" w:cs="Times New Roman"/>
                <w:color w:val="auto"/>
                <w:sz w:val="24"/>
                <w:szCs w:val="24"/>
                <w:lang w:val="en-US"/>
              </w:rPr>
            </w:pPr>
            <w:r w:rsidRPr="006300FC">
              <w:rPr>
                <w:rFonts w:ascii="Times New Roman" w:hAnsi="Times New Roman" w:cs="Times New Roman"/>
                <w:color w:val="auto"/>
                <w:sz w:val="24"/>
                <w:szCs w:val="24"/>
                <w:lang w:val="en-US"/>
              </w:rPr>
              <w:softHyphen/>
              <w:t xml:space="preserve">Total_of_id- </w:t>
            </w:r>
            <w:r w:rsidRPr="006300FC">
              <w:rPr>
                <w:rFonts w:ascii="Times New Roman" w:hAnsi="Times New Roman" w:cs="Times New Roman"/>
                <w:color w:val="auto"/>
                <w:sz w:val="24"/>
                <w:szCs w:val="24"/>
                <w:lang w:val="en-US"/>
              </w:rPr>
              <w:lastRenderedPageBreak/>
              <w:t>questionnaire_view</w:t>
            </w:r>
          </w:p>
        </w:tc>
      </w:tr>
      <w:tr w:rsidR="006300FC" w:rsidRPr="0087522F" w14:paraId="319835EF" w14:textId="77777777" w:rsidTr="00A77D9F">
        <w:trPr>
          <w:trHeight w:val="648"/>
        </w:trPr>
        <w:tc>
          <w:tcPr>
            <w:tcW w:w="2787" w:type="dxa"/>
            <w:vAlign w:val="center"/>
          </w:tcPr>
          <w:p w14:paraId="3F1A42EB" w14:textId="77777777" w:rsidR="006300FC" w:rsidRPr="006300FC" w:rsidRDefault="006300FC" w:rsidP="00305C3A">
            <w:pPr>
              <w:spacing w:line="360" w:lineRule="auto"/>
              <w:jc w:val="center"/>
              <w:rPr>
                <w:rFonts w:ascii="Times New Roman" w:hAnsi="Times New Roman" w:cs="Times New Roman"/>
                <w:b/>
                <w:color w:val="auto"/>
                <w:szCs w:val="22"/>
                <w:lang w:val="en-US"/>
              </w:rPr>
            </w:pPr>
          </w:p>
        </w:tc>
        <w:tc>
          <w:tcPr>
            <w:tcW w:w="2852" w:type="dxa"/>
            <w:vAlign w:val="center"/>
          </w:tcPr>
          <w:p w14:paraId="6D860F8E" w14:textId="77777777" w:rsidR="006300FC" w:rsidRPr="006300FC" w:rsidRDefault="006300FC" w:rsidP="00305C3A">
            <w:pPr>
              <w:spacing w:line="360" w:lineRule="auto"/>
              <w:jc w:val="center"/>
              <w:rPr>
                <w:rFonts w:ascii="Times New Roman" w:hAnsi="Times New Roman" w:cs="Times New Roman"/>
                <w:color w:val="auto"/>
                <w:szCs w:val="22"/>
                <w:lang w:val="en-US"/>
              </w:rPr>
            </w:pPr>
          </w:p>
        </w:tc>
        <w:tc>
          <w:tcPr>
            <w:tcW w:w="2538" w:type="dxa"/>
            <w:vAlign w:val="center"/>
          </w:tcPr>
          <w:p w14:paraId="4B0FA0CA" w14:textId="77777777" w:rsidR="006300FC" w:rsidRPr="006300FC" w:rsidRDefault="006300FC" w:rsidP="00305C3A">
            <w:pPr>
              <w:spacing w:line="360" w:lineRule="auto"/>
              <w:jc w:val="center"/>
              <w:rPr>
                <w:rFonts w:ascii="Times New Roman" w:hAnsi="Times New Roman" w:cs="Times New Roman"/>
                <w:color w:val="auto"/>
                <w:sz w:val="24"/>
                <w:szCs w:val="24"/>
                <w:lang w:val="en-US"/>
              </w:rPr>
            </w:pPr>
            <w:r w:rsidRPr="006300FC">
              <w:rPr>
                <w:rFonts w:ascii="Times New Roman" w:hAnsi="Times New Roman" w:cs="Times New Roman"/>
                <w:color w:val="auto"/>
                <w:sz w:val="24"/>
                <w:szCs w:val="24"/>
                <w:lang w:val="en-US"/>
              </w:rPr>
              <w:t>Total_of_id- resource_view</w:t>
            </w:r>
          </w:p>
        </w:tc>
      </w:tr>
      <w:tr w:rsidR="006300FC" w:rsidRPr="006300FC" w14:paraId="04C7897B" w14:textId="77777777" w:rsidTr="00A77D9F">
        <w:trPr>
          <w:trHeight w:val="625"/>
        </w:trPr>
        <w:tc>
          <w:tcPr>
            <w:tcW w:w="2787" w:type="dxa"/>
            <w:vAlign w:val="center"/>
          </w:tcPr>
          <w:p w14:paraId="3759CF6B" w14:textId="77777777" w:rsidR="006300FC" w:rsidRPr="006300FC" w:rsidRDefault="006300FC" w:rsidP="00305C3A">
            <w:pPr>
              <w:spacing w:line="360" w:lineRule="auto"/>
              <w:jc w:val="center"/>
              <w:rPr>
                <w:rFonts w:ascii="Times New Roman" w:hAnsi="Times New Roman" w:cs="Times New Roman"/>
                <w:b/>
                <w:color w:val="auto"/>
                <w:szCs w:val="22"/>
                <w:lang w:val="en-US"/>
              </w:rPr>
            </w:pPr>
          </w:p>
        </w:tc>
        <w:tc>
          <w:tcPr>
            <w:tcW w:w="2852" w:type="dxa"/>
            <w:vAlign w:val="center"/>
          </w:tcPr>
          <w:p w14:paraId="0B76FB30" w14:textId="77777777" w:rsidR="006300FC" w:rsidRPr="006300FC" w:rsidRDefault="006300FC" w:rsidP="00305C3A">
            <w:pPr>
              <w:spacing w:line="360" w:lineRule="auto"/>
              <w:jc w:val="center"/>
              <w:rPr>
                <w:rFonts w:ascii="Times New Roman" w:hAnsi="Times New Roman" w:cs="Times New Roman"/>
                <w:color w:val="auto"/>
                <w:szCs w:val="22"/>
                <w:lang w:val="en-US"/>
              </w:rPr>
            </w:pPr>
          </w:p>
        </w:tc>
        <w:tc>
          <w:tcPr>
            <w:tcW w:w="2538" w:type="dxa"/>
            <w:vAlign w:val="center"/>
          </w:tcPr>
          <w:p w14:paraId="6E8F2691" w14:textId="77777777" w:rsidR="006300FC" w:rsidRPr="006300FC" w:rsidRDefault="006300FC" w:rsidP="00305C3A">
            <w:pPr>
              <w:spacing w:line="360" w:lineRule="auto"/>
              <w:jc w:val="center"/>
              <w:rPr>
                <w:rFonts w:ascii="Times New Roman" w:hAnsi="Times New Roman" w:cs="Times New Roman"/>
                <w:color w:val="auto"/>
                <w:sz w:val="24"/>
                <w:szCs w:val="24"/>
                <w:lang w:val="en-US"/>
              </w:rPr>
            </w:pPr>
            <w:r w:rsidRPr="006300FC">
              <w:rPr>
                <w:rFonts w:ascii="Times New Roman" w:hAnsi="Times New Roman" w:cs="Times New Roman"/>
                <w:color w:val="auto"/>
                <w:sz w:val="24"/>
                <w:szCs w:val="24"/>
                <w:lang w:val="en-US"/>
              </w:rPr>
              <w:t>assignment_view- course_view</w:t>
            </w:r>
          </w:p>
        </w:tc>
      </w:tr>
      <w:tr w:rsidR="006300FC" w:rsidRPr="006300FC" w14:paraId="2C466049" w14:textId="77777777" w:rsidTr="00A77D9F">
        <w:trPr>
          <w:trHeight w:val="755"/>
        </w:trPr>
        <w:tc>
          <w:tcPr>
            <w:tcW w:w="2787" w:type="dxa"/>
            <w:vAlign w:val="center"/>
          </w:tcPr>
          <w:p w14:paraId="75F1F073" w14:textId="77777777" w:rsidR="006300FC" w:rsidRPr="006300FC" w:rsidRDefault="006300FC" w:rsidP="00305C3A">
            <w:pPr>
              <w:spacing w:line="360" w:lineRule="auto"/>
              <w:jc w:val="center"/>
              <w:rPr>
                <w:rFonts w:ascii="Times New Roman" w:hAnsi="Times New Roman" w:cs="Times New Roman"/>
                <w:b/>
                <w:color w:val="auto"/>
                <w:szCs w:val="22"/>
                <w:lang w:val="en-US"/>
              </w:rPr>
            </w:pPr>
          </w:p>
        </w:tc>
        <w:tc>
          <w:tcPr>
            <w:tcW w:w="2852" w:type="dxa"/>
            <w:vAlign w:val="center"/>
          </w:tcPr>
          <w:p w14:paraId="5DA25187" w14:textId="77777777" w:rsidR="006300FC" w:rsidRPr="006300FC" w:rsidRDefault="006300FC" w:rsidP="00305C3A">
            <w:pPr>
              <w:spacing w:line="360" w:lineRule="auto"/>
              <w:jc w:val="center"/>
              <w:rPr>
                <w:rFonts w:ascii="Times New Roman" w:hAnsi="Times New Roman" w:cs="Times New Roman"/>
                <w:color w:val="auto"/>
                <w:szCs w:val="22"/>
                <w:lang w:val="en-US"/>
              </w:rPr>
            </w:pPr>
          </w:p>
        </w:tc>
        <w:tc>
          <w:tcPr>
            <w:tcW w:w="2538" w:type="dxa"/>
            <w:vAlign w:val="center"/>
          </w:tcPr>
          <w:p w14:paraId="371E9BA8" w14:textId="77777777" w:rsidR="006300FC" w:rsidRPr="006300FC" w:rsidRDefault="006300FC" w:rsidP="00305C3A">
            <w:pPr>
              <w:spacing w:line="360" w:lineRule="auto"/>
              <w:jc w:val="center"/>
              <w:rPr>
                <w:rFonts w:ascii="Times New Roman" w:hAnsi="Times New Roman" w:cs="Times New Roman"/>
                <w:color w:val="auto"/>
                <w:sz w:val="24"/>
                <w:szCs w:val="24"/>
                <w:lang w:val="en-US"/>
              </w:rPr>
            </w:pPr>
            <w:r w:rsidRPr="006300FC">
              <w:rPr>
                <w:rFonts w:ascii="Times New Roman" w:hAnsi="Times New Roman" w:cs="Times New Roman"/>
                <w:color w:val="auto"/>
                <w:sz w:val="24"/>
                <w:szCs w:val="24"/>
                <w:lang w:val="en-US"/>
              </w:rPr>
              <w:t>assignment_view- resource_view</w:t>
            </w:r>
          </w:p>
        </w:tc>
      </w:tr>
      <w:tr w:rsidR="006300FC" w:rsidRPr="006300FC" w14:paraId="3F02130C" w14:textId="77777777" w:rsidTr="00A77D9F">
        <w:trPr>
          <w:trHeight w:val="678"/>
        </w:trPr>
        <w:tc>
          <w:tcPr>
            <w:tcW w:w="2787" w:type="dxa"/>
            <w:vAlign w:val="center"/>
          </w:tcPr>
          <w:p w14:paraId="22E8ABB6" w14:textId="77777777" w:rsidR="006300FC" w:rsidRPr="006300FC" w:rsidRDefault="006300FC" w:rsidP="00305C3A">
            <w:pPr>
              <w:spacing w:line="360" w:lineRule="auto"/>
              <w:jc w:val="center"/>
              <w:rPr>
                <w:rFonts w:ascii="Times New Roman" w:hAnsi="Times New Roman" w:cs="Times New Roman"/>
                <w:b/>
                <w:color w:val="auto"/>
                <w:szCs w:val="22"/>
                <w:lang w:val="en-US"/>
              </w:rPr>
            </w:pPr>
          </w:p>
        </w:tc>
        <w:tc>
          <w:tcPr>
            <w:tcW w:w="2852" w:type="dxa"/>
            <w:vAlign w:val="center"/>
          </w:tcPr>
          <w:p w14:paraId="53101AC4" w14:textId="77777777" w:rsidR="006300FC" w:rsidRPr="006300FC" w:rsidRDefault="006300FC" w:rsidP="00305C3A">
            <w:pPr>
              <w:spacing w:line="360" w:lineRule="auto"/>
              <w:jc w:val="center"/>
              <w:rPr>
                <w:rFonts w:ascii="Times New Roman" w:hAnsi="Times New Roman" w:cs="Times New Roman"/>
                <w:color w:val="auto"/>
                <w:szCs w:val="22"/>
                <w:lang w:val="en-US"/>
              </w:rPr>
            </w:pPr>
          </w:p>
        </w:tc>
        <w:tc>
          <w:tcPr>
            <w:tcW w:w="2538" w:type="dxa"/>
            <w:vAlign w:val="center"/>
          </w:tcPr>
          <w:p w14:paraId="2BDFAD24" w14:textId="77777777" w:rsidR="006300FC" w:rsidRPr="006300FC" w:rsidRDefault="006300FC" w:rsidP="00305C3A">
            <w:pPr>
              <w:spacing w:line="360" w:lineRule="auto"/>
              <w:jc w:val="center"/>
              <w:rPr>
                <w:rFonts w:ascii="Times New Roman" w:hAnsi="Times New Roman" w:cs="Times New Roman"/>
                <w:color w:val="auto"/>
                <w:sz w:val="24"/>
                <w:szCs w:val="24"/>
                <w:lang w:val="en-US"/>
              </w:rPr>
            </w:pPr>
            <w:r w:rsidRPr="006300FC">
              <w:rPr>
                <w:rFonts w:ascii="Times New Roman" w:hAnsi="Times New Roman" w:cs="Times New Roman"/>
                <w:color w:val="auto"/>
                <w:sz w:val="24"/>
                <w:szCs w:val="24"/>
                <w:lang w:val="en-US"/>
              </w:rPr>
              <w:t>course_view- resource_view</w:t>
            </w:r>
          </w:p>
        </w:tc>
      </w:tr>
      <w:tr w:rsidR="006300FC" w:rsidRPr="0087522F" w14:paraId="34B2B392" w14:textId="77777777" w:rsidTr="00A77D9F">
        <w:trPr>
          <w:trHeight w:val="587"/>
        </w:trPr>
        <w:tc>
          <w:tcPr>
            <w:tcW w:w="2787" w:type="dxa"/>
            <w:vAlign w:val="center"/>
          </w:tcPr>
          <w:p w14:paraId="4DA18C73" w14:textId="77777777" w:rsidR="006300FC" w:rsidRPr="006300FC" w:rsidRDefault="006300FC" w:rsidP="00305C3A">
            <w:pPr>
              <w:spacing w:line="360" w:lineRule="auto"/>
              <w:jc w:val="center"/>
              <w:rPr>
                <w:rFonts w:ascii="Times New Roman" w:hAnsi="Times New Roman" w:cs="Times New Roman"/>
                <w:b/>
                <w:color w:val="auto"/>
                <w:szCs w:val="22"/>
                <w:lang w:val="en-US"/>
              </w:rPr>
            </w:pPr>
          </w:p>
        </w:tc>
        <w:tc>
          <w:tcPr>
            <w:tcW w:w="2852" w:type="dxa"/>
            <w:vAlign w:val="center"/>
          </w:tcPr>
          <w:p w14:paraId="4995F07E" w14:textId="77777777" w:rsidR="006300FC" w:rsidRPr="006300FC" w:rsidRDefault="006300FC" w:rsidP="00305C3A">
            <w:pPr>
              <w:spacing w:line="360" w:lineRule="auto"/>
              <w:jc w:val="center"/>
              <w:rPr>
                <w:rFonts w:ascii="Times New Roman" w:hAnsi="Times New Roman" w:cs="Times New Roman"/>
                <w:color w:val="auto"/>
                <w:szCs w:val="22"/>
                <w:lang w:val="en-US"/>
              </w:rPr>
            </w:pPr>
          </w:p>
        </w:tc>
        <w:tc>
          <w:tcPr>
            <w:tcW w:w="2538" w:type="dxa"/>
            <w:vAlign w:val="center"/>
          </w:tcPr>
          <w:p w14:paraId="1837EE03" w14:textId="77777777" w:rsidR="006300FC" w:rsidRPr="006300FC" w:rsidRDefault="006300FC" w:rsidP="00305C3A">
            <w:pPr>
              <w:spacing w:line="360" w:lineRule="auto"/>
              <w:jc w:val="center"/>
              <w:rPr>
                <w:rFonts w:ascii="Times New Roman" w:hAnsi="Times New Roman" w:cs="Times New Roman"/>
                <w:color w:val="auto"/>
                <w:sz w:val="24"/>
                <w:szCs w:val="24"/>
                <w:lang w:val="en-US"/>
              </w:rPr>
            </w:pPr>
            <w:r w:rsidRPr="006300FC">
              <w:rPr>
                <w:rFonts w:ascii="Times New Roman" w:hAnsi="Times New Roman" w:cs="Times New Roman"/>
                <w:color w:val="auto"/>
                <w:sz w:val="24"/>
                <w:szCs w:val="24"/>
                <w:lang w:val="en-US"/>
              </w:rPr>
              <w:t>user_view- user_view_all</w:t>
            </w:r>
          </w:p>
        </w:tc>
      </w:tr>
      <w:tr w:rsidR="006300FC" w:rsidRPr="006300FC" w14:paraId="5FE47F64" w14:textId="77777777" w:rsidTr="00A77D9F">
        <w:trPr>
          <w:trHeight w:val="831"/>
        </w:trPr>
        <w:tc>
          <w:tcPr>
            <w:tcW w:w="2787" w:type="dxa"/>
            <w:vAlign w:val="center"/>
          </w:tcPr>
          <w:p w14:paraId="469FB0A5" w14:textId="77777777" w:rsidR="006300FC" w:rsidRPr="006300FC" w:rsidRDefault="006300FC" w:rsidP="00305C3A">
            <w:pPr>
              <w:spacing w:line="360" w:lineRule="auto"/>
              <w:jc w:val="center"/>
              <w:rPr>
                <w:rFonts w:ascii="Times New Roman" w:hAnsi="Times New Roman" w:cs="Times New Roman"/>
                <w:b/>
                <w:color w:val="auto"/>
                <w:szCs w:val="22"/>
                <w:lang w:val="en-US"/>
              </w:rPr>
            </w:pPr>
          </w:p>
        </w:tc>
        <w:tc>
          <w:tcPr>
            <w:tcW w:w="2852" w:type="dxa"/>
            <w:vAlign w:val="center"/>
          </w:tcPr>
          <w:p w14:paraId="77488427" w14:textId="77777777" w:rsidR="006300FC" w:rsidRPr="006300FC" w:rsidRDefault="006300FC" w:rsidP="00305C3A">
            <w:pPr>
              <w:spacing w:line="360" w:lineRule="auto"/>
              <w:jc w:val="center"/>
              <w:rPr>
                <w:rFonts w:ascii="Times New Roman" w:hAnsi="Times New Roman" w:cs="Times New Roman"/>
                <w:color w:val="auto"/>
                <w:szCs w:val="22"/>
                <w:lang w:val="en-US"/>
              </w:rPr>
            </w:pPr>
          </w:p>
        </w:tc>
        <w:tc>
          <w:tcPr>
            <w:tcW w:w="2538" w:type="dxa"/>
            <w:vAlign w:val="center"/>
          </w:tcPr>
          <w:p w14:paraId="3402C0AF" w14:textId="77777777" w:rsidR="00AF3636" w:rsidRPr="00994D97" w:rsidRDefault="00AF3636" w:rsidP="00305C3A">
            <w:pPr>
              <w:spacing w:line="360" w:lineRule="auto"/>
              <w:jc w:val="center"/>
              <w:rPr>
                <w:rFonts w:ascii="Times New Roman" w:hAnsi="Times New Roman" w:cs="Times New Roman"/>
                <w:color w:val="auto"/>
                <w:sz w:val="24"/>
                <w:szCs w:val="24"/>
                <w:lang w:val="en-US"/>
              </w:rPr>
            </w:pPr>
          </w:p>
          <w:p w14:paraId="68A6BE6E" w14:textId="77777777" w:rsidR="006300FC" w:rsidRPr="00305C3A" w:rsidRDefault="006300FC" w:rsidP="00305C3A">
            <w:pPr>
              <w:spacing w:line="360" w:lineRule="auto"/>
              <w:jc w:val="center"/>
              <w:rPr>
                <w:rFonts w:ascii="Times New Roman" w:hAnsi="Times New Roman" w:cs="Times New Roman"/>
                <w:i/>
                <w:color w:val="auto"/>
                <w:sz w:val="24"/>
                <w:szCs w:val="24"/>
              </w:rPr>
            </w:pPr>
            <w:r w:rsidRPr="00305C3A">
              <w:rPr>
                <w:rFonts w:ascii="Times New Roman" w:hAnsi="Times New Roman" w:cs="Times New Roman"/>
                <w:i/>
                <w:color w:val="auto"/>
                <w:sz w:val="24"/>
                <w:szCs w:val="24"/>
                <w:lang w:val="en-US"/>
              </w:rPr>
              <w:t>Exam_note- Final_note</w:t>
            </w:r>
          </w:p>
        </w:tc>
      </w:tr>
    </w:tbl>
    <w:p w14:paraId="5BF7FBB7" w14:textId="77777777" w:rsidR="00AA1BD9" w:rsidRPr="00446853" w:rsidRDefault="00AA1BD9" w:rsidP="00560C00">
      <w:pPr>
        <w:spacing w:line="360" w:lineRule="auto"/>
        <w:rPr>
          <w:rFonts w:ascii="Times New Roman" w:hAnsi="Times New Roman" w:cs="Times New Roman"/>
          <w:color w:val="auto"/>
          <w:szCs w:val="22"/>
        </w:rPr>
      </w:pPr>
    </w:p>
    <w:p w14:paraId="0FEEFBAF" w14:textId="77777777" w:rsidR="00150B1D" w:rsidRDefault="00150B1D" w:rsidP="001E7414">
      <w:pPr>
        <w:tabs>
          <w:tab w:val="left" w:pos="3570"/>
        </w:tabs>
        <w:spacing w:after="240" w:line="360" w:lineRule="auto"/>
        <w:ind w:firstLine="284"/>
        <w:jc w:val="both"/>
        <w:rPr>
          <w:rFonts w:ascii="Times New Roman" w:hAnsi="Times New Roman" w:cs="Times New Roman"/>
          <w:szCs w:val="22"/>
        </w:rPr>
      </w:pPr>
    </w:p>
    <w:p w14:paraId="538073E5" w14:textId="2795E2B7" w:rsidR="00F74BC3" w:rsidRPr="00F74BC3" w:rsidRDefault="00446853" w:rsidP="001E7414">
      <w:pPr>
        <w:tabs>
          <w:tab w:val="left" w:pos="3570"/>
        </w:tabs>
        <w:spacing w:after="240" w:line="360" w:lineRule="auto"/>
        <w:ind w:firstLine="284"/>
        <w:jc w:val="both"/>
        <w:rPr>
          <w:rFonts w:ascii="Times New Roman" w:hAnsi="Times New Roman" w:cs="Times New Roman"/>
          <w:b/>
          <w:szCs w:val="22"/>
        </w:rPr>
      </w:pPr>
      <w:r>
        <w:rPr>
          <w:rFonts w:ascii="Times New Roman" w:hAnsi="Times New Roman" w:cs="Times New Roman"/>
          <w:szCs w:val="22"/>
        </w:rPr>
        <w:t>Σ</w:t>
      </w:r>
      <w:r w:rsidR="004639D1">
        <w:rPr>
          <w:rFonts w:ascii="Times New Roman" w:hAnsi="Times New Roman" w:cs="Times New Roman"/>
          <w:szCs w:val="22"/>
        </w:rPr>
        <w:t>τον Πίνακα 8</w:t>
      </w:r>
      <w:r w:rsidR="00F74BC3">
        <w:rPr>
          <w:rFonts w:ascii="Times New Roman" w:hAnsi="Times New Roman" w:cs="Times New Roman"/>
          <w:szCs w:val="22"/>
        </w:rPr>
        <w:t xml:space="preserve"> ακολουθ</w:t>
      </w:r>
      <w:r w:rsidR="00BF5B33">
        <w:rPr>
          <w:rFonts w:ascii="Times New Roman" w:hAnsi="Times New Roman" w:cs="Times New Roman"/>
          <w:szCs w:val="22"/>
        </w:rPr>
        <w:t>ούν σχέσεις μεταβλητών που εμφανίζονται ως</w:t>
      </w:r>
      <w:r w:rsidR="00F74BC3">
        <w:rPr>
          <w:rFonts w:ascii="Times New Roman" w:hAnsi="Times New Roman" w:cs="Times New Roman"/>
          <w:szCs w:val="22"/>
        </w:rPr>
        <w:t xml:space="preserve"> στατιστικά σημαντικές στο </w:t>
      </w:r>
      <w:r w:rsidR="00F74BC3" w:rsidRPr="00F47155">
        <w:rPr>
          <w:rFonts w:ascii="Times New Roman" w:hAnsi="Times New Roman" w:cs="Times New Roman"/>
          <w:i/>
          <w:szCs w:val="22"/>
        </w:rPr>
        <w:t>πρώτο και στο δεύτερο έτος έρευνας</w:t>
      </w:r>
      <w:r w:rsidR="00F74BC3">
        <w:rPr>
          <w:rFonts w:ascii="Times New Roman" w:hAnsi="Times New Roman" w:cs="Times New Roman"/>
          <w:szCs w:val="22"/>
        </w:rPr>
        <w:t>. Πιο συγκεκριμένα,</w:t>
      </w:r>
      <w:r w:rsidR="00F74BC3" w:rsidRPr="004F0CB6">
        <w:rPr>
          <w:rFonts w:ascii="Times New Roman" w:hAnsi="Times New Roman" w:cs="Times New Roman"/>
          <w:szCs w:val="22"/>
        </w:rPr>
        <w:t xml:space="preserve"> </w:t>
      </w:r>
      <w:r w:rsidR="00F74BC3">
        <w:rPr>
          <w:rFonts w:ascii="Times New Roman" w:hAnsi="Times New Roman" w:cs="Times New Roman"/>
          <w:szCs w:val="22"/>
        </w:rPr>
        <w:t>θα ασχοληθο</w:t>
      </w:r>
      <w:r w:rsidR="00B95BD8">
        <w:rPr>
          <w:rFonts w:ascii="Times New Roman" w:hAnsi="Times New Roman" w:cs="Times New Roman"/>
          <w:szCs w:val="22"/>
        </w:rPr>
        <w:t>ύμε με τις σχέσεις μεταβλητών που χαρακτηρίζονται από</w:t>
      </w:r>
      <w:r w:rsidR="00F74BC3">
        <w:rPr>
          <w:rFonts w:ascii="Times New Roman" w:hAnsi="Times New Roman" w:cs="Times New Roman"/>
          <w:szCs w:val="22"/>
        </w:rPr>
        <w:t xml:space="preserve"> χαμηλή συσχ</w:t>
      </w:r>
      <w:r w:rsidR="00E64962">
        <w:rPr>
          <w:rFonts w:ascii="Times New Roman" w:hAnsi="Times New Roman" w:cs="Times New Roman"/>
          <w:szCs w:val="22"/>
        </w:rPr>
        <w:t>έτιση τη</w:t>
      </w:r>
      <w:r w:rsidR="00F74BC3">
        <w:rPr>
          <w:rFonts w:ascii="Times New Roman" w:hAnsi="Times New Roman" w:cs="Times New Roman"/>
          <w:szCs w:val="22"/>
        </w:rPr>
        <w:t xml:space="preserve"> </w:t>
      </w:r>
      <w:r w:rsidR="00F74BC3" w:rsidRPr="00F47155">
        <w:rPr>
          <w:rFonts w:ascii="Times New Roman" w:hAnsi="Times New Roman" w:cs="Times New Roman"/>
          <w:i/>
          <w:color w:val="auto"/>
          <w:sz w:val="24"/>
          <w:szCs w:val="24"/>
          <w:lang w:val="en-US"/>
        </w:rPr>
        <w:t>total</w:t>
      </w:r>
      <w:r w:rsidR="00F74BC3" w:rsidRPr="00F47155">
        <w:rPr>
          <w:rFonts w:ascii="Times New Roman" w:hAnsi="Times New Roman" w:cs="Times New Roman"/>
          <w:i/>
          <w:color w:val="auto"/>
          <w:sz w:val="24"/>
          <w:szCs w:val="24"/>
        </w:rPr>
        <w:t xml:space="preserve"> </w:t>
      </w:r>
      <w:r w:rsidR="00F74BC3" w:rsidRPr="00F47155">
        <w:rPr>
          <w:rFonts w:ascii="Times New Roman" w:hAnsi="Times New Roman" w:cs="Times New Roman"/>
          <w:i/>
          <w:color w:val="auto"/>
          <w:sz w:val="24"/>
          <w:szCs w:val="24"/>
          <w:lang w:val="en-US"/>
        </w:rPr>
        <w:t>of</w:t>
      </w:r>
      <w:r w:rsidR="00F74BC3" w:rsidRPr="00F47155">
        <w:rPr>
          <w:rFonts w:ascii="Times New Roman" w:hAnsi="Times New Roman" w:cs="Times New Roman"/>
          <w:i/>
          <w:color w:val="auto"/>
          <w:sz w:val="24"/>
          <w:szCs w:val="24"/>
        </w:rPr>
        <w:t xml:space="preserve"> </w:t>
      </w:r>
      <w:r w:rsidR="00F74BC3" w:rsidRPr="00F47155">
        <w:rPr>
          <w:rFonts w:ascii="Times New Roman" w:hAnsi="Times New Roman" w:cs="Times New Roman"/>
          <w:i/>
          <w:color w:val="auto"/>
          <w:sz w:val="24"/>
          <w:szCs w:val="24"/>
          <w:lang w:val="en-US"/>
        </w:rPr>
        <w:t>id</w:t>
      </w:r>
      <w:r w:rsidR="00F74BC3" w:rsidRPr="00F47155">
        <w:rPr>
          <w:rFonts w:ascii="Times New Roman" w:hAnsi="Times New Roman" w:cs="Times New Roman"/>
          <w:i/>
          <w:color w:val="auto"/>
          <w:sz w:val="24"/>
          <w:szCs w:val="24"/>
        </w:rPr>
        <w:t xml:space="preserve">- </w:t>
      </w:r>
      <w:r w:rsidR="00F74BC3" w:rsidRPr="00F47155">
        <w:rPr>
          <w:rFonts w:ascii="Times New Roman" w:hAnsi="Times New Roman" w:cs="Times New Roman"/>
          <w:i/>
          <w:color w:val="auto"/>
          <w:sz w:val="24"/>
          <w:szCs w:val="24"/>
          <w:lang w:val="en-US"/>
        </w:rPr>
        <w:t>exam</w:t>
      </w:r>
      <w:r w:rsidR="00F74BC3" w:rsidRPr="00F47155">
        <w:rPr>
          <w:rFonts w:ascii="Times New Roman" w:hAnsi="Times New Roman" w:cs="Times New Roman"/>
          <w:i/>
          <w:color w:val="auto"/>
          <w:sz w:val="24"/>
          <w:szCs w:val="24"/>
        </w:rPr>
        <w:t xml:space="preserve"> </w:t>
      </w:r>
      <w:r w:rsidR="00F74BC3" w:rsidRPr="00F47155">
        <w:rPr>
          <w:rFonts w:ascii="Times New Roman" w:hAnsi="Times New Roman" w:cs="Times New Roman"/>
          <w:i/>
          <w:color w:val="auto"/>
          <w:sz w:val="24"/>
          <w:szCs w:val="24"/>
          <w:lang w:val="en-US"/>
        </w:rPr>
        <w:t>note</w:t>
      </w:r>
      <w:r w:rsidR="00F74BC3" w:rsidRPr="00F74BC3">
        <w:rPr>
          <w:rFonts w:ascii="Times New Roman" w:hAnsi="Times New Roman" w:cs="Times New Roman"/>
          <w:color w:val="auto"/>
          <w:sz w:val="24"/>
          <w:szCs w:val="24"/>
        </w:rPr>
        <w:t xml:space="preserve"> </w:t>
      </w:r>
      <w:r w:rsidR="00F74BC3">
        <w:rPr>
          <w:rFonts w:ascii="Times New Roman" w:hAnsi="Times New Roman" w:cs="Times New Roman"/>
          <w:color w:val="auto"/>
          <w:sz w:val="24"/>
          <w:szCs w:val="24"/>
        </w:rPr>
        <w:t>και</w:t>
      </w:r>
      <w:r w:rsidR="00F74BC3" w:rsidRPr="00F74BC3">
        <w:rPr>
          <w:rFonts w:ascii="Times New Roman" w:hAnsi="Times New Roman" w:cs="Times New Roman"/>
          <w:color w:val="auto"/>
          <w:sz w:val="24"/>
          <w:szCs w:val="24"/>
        </w:rPr>
        <w:t xml:space="preserve"> </w:t>
      </w:r>
      <w:r w:rsidR="00F74BC3" w:rsidRPr="00F47155">
        <w:rPr>
          <w:rFonts w:ascii="Times New Roman" w:hAnsi="Times New Roman" w:cs="Times New Roman"/>
          <w:i/>
          <w:color w:val="auto"/>
          <w:sz w:val="24"/>
          <w:szCs w:val="24"/>
          <w:lang w:val="en-US"/>
        </w:rPr>
        <w:t>user</w:t>
      </w:r>
      <w:r w:rsidR="00F74BC3" w:rsidRPr="00F47155">
        <w:rPr>
          <w:rFonts w:ascii="Times New Roman" w:hAnsi="Times New Roman" w:cs="Times New Roman"/>
          <w:i/>
          <w:color w:val="auto"/>
          <w:sz w:val="24"/>
          <w:szCs w:val="24"/>
        </w:rPr>
        <w:t xml:space="preserve"> </w:t>
      </w:r>
      <w:r w:rsidR="00F74BC3" w:rsidRPr="00F47155">
        <w:rPr>
          <w:rFonts w:ascii="Times New Roman" w:hAnsi="Times New Roman" w:cs="Times New Roman"/>
          <w:i/>
          <w:color w:val="auto"/>
          <w:sz w:val="24"/>
          <w:szCs w:val="24"/>
          <w:lang w:val="en-US"/>
        </w:rPr>
        <w:t>view</w:t>
      </w:r>
      <w:r w:rsidR="00F74BC3" w:rsidRPr="00F47155">
        <w:rPr>
          <w:rFonts w:ascii="Times New Roman" w:hAnsi="Times New Roman" w:cs="Times New Roman"/>
          <w:i/>
          <w:color w:val="auto"/>
          <w:sz w:val="24"/>
          <w:szCs w:val="24"/>
        </w:rPr>
        <w:t xml:space="preserve"> </w:t>
      </w:r>
      <w:r w:rsidR="00F74BC3" w:rsidRPr="00F47155">
        <w:rPr>
          <w:rFonts w:ascii="Times New Roman" w:hAnsi="Times New Roman" w:cs="Times New Roman"/>
          <w:i/>
          <w:color w:val="auto"/>
          <w:sz w:val="24"/>
          <w:szCs w:val="24"/>
          <w:lang w:val="en-US"/>
        </w:rPr>
        <w:t>all</w:t>
      </w:r>
      <w:r w:rsidR="00F74BC3" w:rsidRPr="00F47155">
        <w:rPr>
          <w:rFonts w:ascii="Times New Roman" w:hAnsi="Times New Roman" w:cs="Times New Roman"/>
          <w:i/>
          <w:color w:val="auto"/>
          <w:sz w:val="24"/>
          <w:szCs w:val="24"/>
        </w:rPr>
        <w:t xml:space="preserve">- </w:t>
      </w:r>
      <w:r w:rsidR="00F74BC3" w:rsidRPr="00F47155">
        <w:rPr>
          <w:rFonts w:ascii="Times New Roman" w:hAnsi="Times New Roman" w:cs="Times New Roman"/>
          <w:i/>
          <w:color w:val="auto"/>
          <w:sz w:val="24"/>
          <w:szCs w:val="24"/>
          <w:lang w:val="en-US"/>
        </w:rPr>
        <w:t>final</w:t>
      </w:r>
      <w:r w:rsidR="00F74BC3" w:rsidRPr="00F47155">
        <w:rPr>
          <w:rFonts w:ascii="Times New Roman" w:hAnsi="Times New Roman" w:cs="Times New Roman"/>
          <w:i/>
          <w:color w:val="auto"/>
          <w:sz w:val="24"/>
          <w:szCs w:val="24"/>
        </w:rPr>
        <w:t xml:space="preserve"> </w:t>
      </w:r>
      <w:r w:rsidR="00F74BC3" w:rsidRPr="00F47155">
        <w:rPr>
          <w:rFonts w:ascii="Times New Roman" w:hAnsi="Times New Roman" w:cs="Times New Roman"/>
          <w:i/>
          <w:color w:val="auto"/>
          <w:sz w:val="24"/>
          <w:szCs w:val="24"/>
          <w:lang w:val="en-US"/>
        </w:rPr>
        <w:t>note</w:t>
      </w:r>
      <w:r w:rsidR="00C40F5C">
        <w:rPr>
          <w:rFonts w:ascii="Times New Roman" w:hAnsi="Times New Roman" w:cs="Times New Roman"/>
          <w:color w:val="auto"/>
          <w:sz w:val="24"/>
          <w:szCs w:val="24"/>
        </w:rPr>
        <w:t xml:space="preserve">. Το </w:t>
      </w:r>
      <w:r w:rsidR="00AA1BD9">
        <w:rPr>
          <w:rFonts w:ascii="Times New Roman" w:hAnsi="Times New Roman" w:cs="Times New Roman"/>
          <w:szCs w:val="22"/>
        </w:rPr>
        <w:t>σ</w:t>
      </w:r>
      <w:r w:rsidR="00C40F5C">
        <w:rPr>
          <w:rFonts w:ascii="Times New Roman" w:hAnsi="Times New Roman" w:cs="Times New Roman"/>
          <w:szCs w:val="22"/>
        </w:rPr>
        <w:t>ύνολο των ενεργειών</w:t>
      </w:r>
      <w:r w:rsidR="00BF5B33">
        <w:rPr>
          <w:rFonts w:ascii="Times New Roman" w:hAnsi="Times New Roman" w:cs="Times New Roman"/>
          <w:szCs w:val="22"/>
        </w:rPr>
        <w:t xml:space="preserve"> (</w:t>
      </w:r>
      <w:r w:rsidR="00BF5B33" w:rsidRPr="00F47155">
        <w:rPr>
          <w:rFonts w:ascii="Times New Roman" w:hAnsi="Times New Roman" w:cs="Times New Roman"/>
          <w:i/>
          <w:color w:val="auto"/>
          <w:sz w:val="24"/>
          <w:szCs w:val="24"/>
          <w:lang w:val="en-US"/>
        </w:rPr>
        <w:t>total</w:t>
      </w:r>
      <w:r w:rsidR="00BF5B33" w:rsidRPr="00F47155">
        <w:rPr>
          <w:rFonts w:ascii="Times New Roman" w:hAnsi="Times New Roman" w:cs="Times New Roman"/>
          <w:i/>
          <w:color w:val="auto"/>
          <w:sz w:val="24"/>
          <w:szCs w:val="24"/>
        </w:rPr>
        <w:t xml:space="preserve"> </w:t>
      </w:r>
      <w:r w:rsidR="00BF5B33" w:rsidRPr="00F47155">
        <w:rPr>
          <w:rFonts w:ascii="Times New Roman" w:hAnsi="Times New Roman" w:cs="Times New Roman"/>
          <w:i/>
          <w:color w:val="auto"/>
          <w:sz w:val="24"/>
          <w:szCs w:val="24"/>
          <w:lang w:val="en-US"/>
        </w:rPr>
        <w:t>of</w:t>
      </w:r>
      <w:r w:rsidR="00BF5B33" w:rsidRPr="00F47155">
        <w:rPr>
          <w:rFonts w:ascii="Times New Roman" w:hAnsi="Times New Roman" w:cs="Times New Roman"/>
          <w:i/>
          <w:color w:val="auto"/>
          <w:sz w:val="24"/>
          <w:szCs w:val="24"/>
        </w:rPr>
        <w:t xml:space="preserve"> </w:t>
      </w:r>
      <w:r w:rsidR="00BF5B33" w:rsidRPr="00F47155">
        <w:rPr>
          <w:rFonts w:ascii="Times New Roman" w:hAnsi="Times New Roman" w:cs="Times New Roman"/>
          <w:i/>
          <w:color w:val="auto"/>
          <w:sz w:val="24"/>
          <w:szCs w:val="24"/>
          <w:lang w:val="en-US"/>
        </w:rPr>
        <w:t>id</w:t>
      </w:r>
      <w:r w:rsidR="00BF5B33">
        <w:rPr>
          <w:rFonts w:ascii="Times New Roman" w:hAnsi="Times New Roman" w:cs="Times New Roman"/>
          <w:szCs w:val="22"/>
        </w:rPr>
        <w:t>)</w:t>
      </w:r>
      <w:r w:rsidR="00C40F5C">
        <w:rPr>
          <w:rFonts w:ascii="Times New Roman" w:hAnsi="Times New Roman" w:cs="Times New Roman"/>
          <w:szCs w:val="22"/>
        </w:rPr>
        <w:t xml:space="preserve"> ενός μαθητή</w:t>
      </w:r>
      <w:r w:rsidR="00AA1BD9" w:rsidRPr="00AA1BD9">
        <w:rPr>
          <w:rFonts w:ascii="Times New Roman" w:hAnsi="Times New Roman" w:cs="Times New Roman"/>
          <w:color w:val="auto"/>
          <w:sz w:val="24"/>
          <w:szCs w:val="24"/>
        </w:rPr>
        <w:t xml:space="preserve"> </w:t>
      </w:r>
      <w:r w:rsidR="00AA1BD9">
        <w:rPr>
          <w:rFonts w:ascii="Times New Roman" w:hAnsi="Times New Roman" w:cs="Times New Roman"/>
          <w:color w:val="auto"/>
          <w:sz w:val="24"/>
          <w:szCs w:val="24"/>
        </w:rPr>
        <w:t>σχετίζεται σε χαμηλό επίπεδο με το βαθμό της τελικής εξέταση</w:t>
      </w:r>
      <w:r w:rsidR="00C40F5C">
        <w:rPr>
          <w:rFonts w:ascii="Times New Roman" w:hAnsi="Times New Roman" w:cs="Times New Roman"/>
          <w:color w:val="auto"/>
          <w:sz w:val="24"/>
          <w:szCs w:val="24"/>
        </w:rPr>
        <w:t>ς του μαθήματος</w:t>
      </w:r>
      <w:r w:rsidR="00BF5B33">
        <w:rPr>
          <w:rFonts w:ascii="Times New Roman" w:hAnsi="Times New Roman" w:cs="Times New Roman"/>
          <w:color w:val="auto"/>
          <w:sz w:val="24"/>
          <w:szCs w:val="24"/>
        </w:rPr>
        <w:t xml:space="preserve"> (</w:t>
      </w:r>
      <w:r w:rsidR="00BF5B33" w:rsidRPr="00F47155">
        <w:rPr>
          <w:rFonts w:ascii="Times New Roman" w:hAnsi="Times New Roman" w:cs="Times New Roman"/>
          <w:i/>
          <w:color w:val="auto"/>
          <w:sz w:val="24"/>
          <w:szCs w:val="24"/>
          <w:lang w:val="en-US"/>
        </w:rPr>
        <w:t>exam</w:t>
      </w:r>
      <w:r w:rsidR="00BF5B33" w:rsidRPr="00F47155">
        <w:rPr>
          <w:rFonts w:ascii="Times New Roman" w:hAnsi="Times New Roman" w:cs="Times New Roman"/>
          <w:i/>
          <w:color w:val="auto"/>
          <w:sz w:val="24"/>
          <w:szCs w:val="24"/>
        </w:rPr>
        <w:t xml:space="preserve"> </w:t>
      </w:r>
      <w:r w:rsidR="00BF5B33" w:rsidRPr="00F47155">
        <w:rPr>
          <w:rFonts w:ascii="Times New Roman" w:hAnsi="Times New Roman" w:cs="Times New Roman"/>
          <w:i/>
          <w:color w:val="auto"/>
          <w:sz w:val="24"/>
          <w:szCs w:val="24"/>
          <w:lang w:val="en-US"/>
        </w:rPr>
        <w:t>note</w:t>
      </w:r>
      <w:r w:rsidR="00BF5B33">
        <w:rPr>
          <w:rFonts w:ascii="Times New Roman" w:hAnsi="Times New Roman" w:cs="Times New Roman"/>
          <w:color w:val="auto"/>
          <w:sz w:val="24"/>
          <w:szCs w:val="24"/>
        </w:rPr>
        <w:t>)</w:t>
      </w:r>
      <w:r w:rsidR="00C40F5C">
        <w:rPr>
          <w:rFonts w:ascii="Times New Roman" w:hAnsi="Times New Roman" w:cs="Times New Roman"/>
          <w:color w:val="auto"/>
          <w:sz w:val="24"/>
          <w:szCs w:val="24"/>
        </w:rPr>
        <w:t xml:space="preserve"> και το </w:t>
      </w:r>
      <w:r w:rsidR="00AA1BD9">
        <w:rPr>
          <w:rFonts w:ascii="Times New Roman" w:hAnsi="Times New Roman" w:cs="Times New Roman"/>
          <w:szCs w:val="22"/>
        </w:rPr>
        <w:t>πόσες φορές μπήκαν οι φοιτητές στην υπηρεσία η οποία περιλαμβάνει περίληψη</w:t>
      </w:r>
      <w:r w:rsidR="00C40F5C">
        <w:rPr>
          <w:rFonts w:ascii="Times New Roman" w:hAnsi="Times New Roman" w:cs="Times New Roman"/>
          <w:szCs w:val="22"/>
        </w:rPr>
        <w:t xml:space="preserve"> για όλα τα προφίλ των φοιτητών</w:t>
      </w:r>
      <w:r w:rsidR="00BF5B33">
        <w:rPr>
          <w:rFonts w:ascii="Times New Roman" w:hAnsi="Times New Roman" w:cs="Times New Roman"/>
          <w:szCs w:val="22"/>
        </w:rPr>
        <w:t xml:space="preserve"> (</w:t>
      </w:r>
      <w:r w:rsidR="00BF5B33" w:rsidRPr="00F47155">
        <w:rPr>
          <w:rFonts w:ascii="Times New Roman" w:hAnsi="Times New Roman" w:cs="Times New Roman"/>
          <w:i/>
          <w:color w:val="auto"/>
          <w:sz w:val="24"/>
          <w:szCs w:val="24"/>
          <w:lang w:val="en-US"/>
        </w:rPr>
        <w:t>user</w:t>
      </w:r>
      <w:r w:rsidR="00BF5B33" w:rsidRPr="00F47155">
        <w:rPr>
          <w:rFonts w:ascii="Times New Roman" w:hAnsi="Times New Roman" w:cs="Times New Roman"/>
          <w:i/>
          <w:color w:val="auto"/>
          <w:sz w:val="24"/>
          <w:szCs w:val="24"/>
        </w:rPr>
        <w:t xml:space="preserve"> </w:t>
      </w:r>
      <w:r w:rsidR="00BF5B33" w:rsidRPr="00F47155">
        <w:rPr>
          <w:rFonts w:ascii="Times New Roman" w:hAnsi="Times New Roman" w:cs="Times New Roman"/>
          <w:i/>
          <w:color w:val="auto"/>
          <w:sz w:val="24"/>
          <w:szCs w:val="24"/>
          <w:lang w:val="en-US"/>
        </w:rPr>
        <w:t>view</w:t>
      </w:r>
      <w:r w:rsidR="00BF5B33" w:rsidRPr="00F47155">
        <w:rPr>
          <w:rFonts w:ascii="Times New Roman" w:hAnsi="Times New Roman" w:cs="Times New Roman"/>
          <w:i/>
          <w:color w:val="auto"/>
          <w:sz w:val="24"/>
          <w:szCs w:val="24"/>
        </w:rPr>
        <w:t xml:space="preserve"> </w:t>
      </w:r>
      <w:r w:rsidR="00BF5B33" w:rsidRPr="00F47155">
        <w:rPr>
          <w:rFonts w:ascii="Times New Roman" w:hAnsi="Times New Roman" w:cs="Times New Roman"/>
          <w:i/>
          <w:color w:val="auto"/>
          <w:sz w:val="24"/>
          <w:szCs w:val="24"/>
          <w:lang w:val="en-US"/>
        </w:rPr>
        <w:t>all</w:t>
      </w:r>
      <w:r w:rsidR="00BF5B33">
        <w:rPr>
          <w:rFonts w:ascii="Times New Roman" w:hAnsi="Times New Roman" w:cs="Times New Roman"/>
          <w:szCs w:val="22"/>
        </w:rPr>
        <w:t>)</w:t>
      </w:r>
      <w:r w:rsidR="00C40F5C">
        <w:rPr>
          <w:rFonts w:ascii="Times New Roman" w:hAnsi="Times New Roman" w:cs="Times New Roman"/>
          <w:szCs w:val="22"/>
        </w:rPr>
        <w:t xml:space="preserve"> σχετίζεται</w:t>
      </w:r>
      <w:r w:rsidR="00AA1BD9" w:rsidRPr="00AA1BD9">
        <w:rPr>
          <w:rFonts w:ascii="Times New Roman" w:hAnsi="Times New Roman" w:cs="Times New Roman"/>
          <w:color w:val="auto"/>
          <w:sz w:val="24"/>
          <w:szCs w:val="24"/>
        </w:rPr>
        <w:t xml:space="preserve"> </w:t>
      </w:r>
      <w:r w:rsidR="00AA1BD9">
        <w:rPr>
          <w:rFonts w:ascii="Times New Roman" w:hAnsi="Times New Roman" w:cs="Times New Roman"/>
          <w:color w:val="auto"/>
          <w:sz w:val="24"/>
          <w:szCs w:val="24"/>
        </w:rPr>
        <w:t>με το τελικό βαθμό</w:t>
      </w:r>
      <w:r w:rsidR="00BF5B33">
        <w:rPr>
          <w:rFonts w:ascii="Times New Roman" w:hAnsi="Times New Roman" w:cs="Times New Roman"/>
          <w:color w:val="auto"/>
          <w:sz w:val="24"/>
          <w:szCs w:val="24"/>
        </w:rPr>
        <w:t xml:space="preserve"> (</w:t>
      </w:r>
      <w:r w:rsidR="00BF5B33" w:rsidRPr="00F47155">
        <w:rPr>
          <w:rFonts w:ascii="Times New Roman" w:hAnsi="Times New Roman" w:cs="Times New Roman"/>
          <w:i/>
          <w:color w:val="auto"/>
          <w:sz w:val="24"/>
          <w:szCs w:val="24"/>
          <w:lang w:val="en-US"/>
        </w:rPr>
        <w:t>final</w:t>
      </w:r>
      <w:r w:rsidR="00BF5B33" w:rsidRPr="00F47155">
        <w:rPr>
          <w:rFonts w:ascii="Times New Roman" w:hAnsi="Times New Roman" w:cs="Times New Roman"/>
          <w:i/>
          <w:color w:val="auto"/>
          <w:sz w:val="24"/>
          <w:szCs w:val="24"/>
        </w:rPr>
        <w:t xml:space="preserve"> </w:t>
      </w:r>
      <w:r w:rsidR="00BF5B33" w:rsidRPr="00F47155">
        <w:rPr>
          <w:rFonts w:ascii="Times New Roman" w:hAnsi="Times New Roman" w:cs="Times New Roman"/>
          <w:i/>
          <w:color w:val="auto"/>
          <w:sz w:val="24"/>
          <w:szCs w:val="24"/>
          <w:lang w:val="en-US"/>
        </w:rPr>
        <w:t>note</w:t>
      </w:r>
      <w:r w:rsidR="00BF5B33">
        <w:rPr>
          <w:rFonts w:ascii="Times New Roman" w:hAnsi="Times New Roman" w:cs="Times New Roman"/>
          <w:color w:val="auto"/>
          <w:sz w:val="24"/>
          <w:szCs w:val="24"/>
        </w:rPr>
        <w:t>)</w:t>
      </w:r>
      <w:r w:rsidR="00AA1BD9">
        <w:rPr>
          <w:rFonts w:ascii="Times New Roman" w:hAnsi="Times New Roman" w:cs="Times New Roman"/>
          <w:color w:val="auto"/>
          <w:sz w:val="24"/>
          <w:szCs w:val="24"/>
        </w:rPr>
        <w:t xml:space="preserve"> αντίστοιχα</w:t>
      </w:r>
      <w:r w:rsidR="00C40F5C">
        <w:rPr>
          <w:rFonts w:ascii="Times New Roman" w:hAnsi="Times New Roman" w:cs="Times New Roman"/>
          <w:color w:val="auto"/>
          <w:sz w:val="24"/>
          <w:szCs w:val="24"/>
        </w:rPr>
        <w:t xml:space="preserve"> σε χαμηλό επίπεδο</w:t>
      </w:r>
      <w:r w:rsidR="00AA1BD9">
        <w:rPr>
          <w:rFonts w:ascii="Times New Roman" w:hAnsi="Times New Roman" w:cs="Times New Roman"/>
          <w:color w:val="auto"/>
          <w:sz w:val="24"/>
          <w:szCs w:val="24"/>
        </w:rPr>
        <w:t>.</w:t>
      </w:r>
      <w:r w:rsidR="00BF5B33">
        <w:rPr>
          <w:rFonts w:ascii="Times New Roman" w:hAnsi="Times New Roman" w:cs="Times New Roman"/>
          <w:color w:val="auto"/>
          <w:sz w:val="24"/>
          <w:szCs w:val="24"/>
        </w:rPr>
        <w:t xml:space="preserve"> </w:t>
      </w:r>
      <w:r w:rsidR="00F74BC3" w:rsidRPr="00F74BC3">
        <w:rPr>
          <w:rFonts w:ascii="Times New Roman" w:hAnsi="Times New Roman" w:cs="Times New Roman"/>
          <w:color w:val="auto"/>
          <w:sz w:val="24"/>
          <w:szCs w:val="24"/>
        </w:rPr>
        <w:t xml:space="preserve"> </w:t>
      </w:r>
      <w:r w:rsidR="00BF5B33">
        <w:rPr>
          <w:rFonts w:ascii="Times New Roman" w:hAnsi="Times New Roman" w:cs="Times New Roman"/>
          <w:color w:val="auto"/>
          <w:sz w:val="24"/>
          <w:szCs w:val="24"/>
        </w:rPr>
        <w:t xml:space="preserve"> </w:t>
      </w:r>
    </w:p>
    <w:p w14:paraId="746D263F" w14:textId="77777777" w:rsidR="00150B1D" w:rsidRDefault="00150B1D" w:rsidP="001E7414">
      <w:pPr>
        <w:tabs>
          <w:tab w:val="left" w:pos="3570"/>
        </w:tabs>
        <w:spacing w:line="360" w:lineRule="auto"/>
        <w:rPr>
          <w:rFonts w:ascii="Times New Roman" w:hAnsi="Times New Roman" w:cs="Times New Roman"/>
          <w:b/>
          <w:szCs w:val="22"/>
        </w:rPr>
      </w:pPr>
    </w:p>
    <w:p w14:paraId="2F425856" w14:textId="77777777" w:rsidR="003518A3" w:rsidRDefault="003518A3" w:rsidP="001E7414">
      <w:pPr>
        <w:tabs>
          <w:tab w:val="left" w:pos="3570"/>
        </w:tabs>
        <w:spacing w:line="360" w:lineRule="auto"/>
        <w:jc w:val="center"/>
        <w:rPr>
          <w:rFonts w:ascii="Times New Roman" w:hAnsi="Times New Roman" w:cs="Times New Roman"/>
          <w:szCs w:val="22"/>
        </w:rPr>
      </w:pPr>
      <w:r w:rsidRPr="006300FC">
        <w:rPr>
          <w:rFonts w:ascii="Times New Roman" w:hAnsi="Times New Roman" w:cs="Times New Roman"/>
          <w:b/>
          <w:szCs w:val="22"/>
        </w:rPr>
        <w:t xml:space="preserve">Πίνακας </w:t>
      </w:r>
      <w:r w:rsidR="006C072C">
        <w:rPr>
          <w:rFonts w:ascii="Times New Roman" w:hAnsi="Times New Roman" w:cs="Times New Roman"/>
          <w:b/>
          <w:szCs w:val="22"/>
        </w:rPr>
        <w:t>8</w:t>
      </w:r>
      <w:r w:rsidRPr="006300FC">
        <w:rPr>
          <w:rFonts w:ascii="Times New Roman" w:hAnsi="Times New Roman" w:cs="Times New Roman"/>
          <w:b/>
          <w:szCs w:val="22"/>
        </w:rPr>
        <w:t>.</w:t>
      </w:r>
      <w:r>
        <w:rPr>
          <w:rFonts w:ascii="Times New Roman" w:hAnsi="Times New Roman" w:cs="Times New Roman"/>
          <w:szCs w:val="22"/>
        </w:rPr>
        <w:t xml:space="preserve"> Στατιστικά Σημαντικές Σχέσεις (1</w:t>
      </w:r>
      <w:r w:rsidRPr="003518A3">
        <w:rPr>
          <w:rFonts w:ascii="Times New Roman" w:hAnsi="Times New Roman" w:cs="Times New Roman"/>
          <w:szCs w:val="22"/>
          <w:vertAlign w:val="superscript"/>
        </w:rPr>
        <w:t>ο</w:t>
      </w:r>
      <w:r>
        <w:rPr>
          <w:rFonts w:ascii="Times New Roman" w:hAnsi="Times New Roman" w:cs="Times New Roman"/>
          <w:szCs w:val="22"/>
        </w:rPr>
        <w:t xml:space="preserve"> και 2</w:t>
      </w:r>
      <w:r w:rsidRPr="003518A3">
        <w:rPr>
          <w:rFonts w:ascii="Times New Roman" w:hAnsi="Times New Roman" w:cs="Times New Roman"/>
          <w:szCs w:val="22"/>
          <w:vertAlign w:val="superscript"/>
        </w:rPr>
        <w:t>ο</w:t>
      </w:r>
      <w:r>
        <w:rPr>
          <w:rFonts w:ascii="Times New Roman" w:hAnsi="Times New Roman" w:cs="Times New Roman"/>
          <w:szCs w:val="22"/>
        </w:rPr>
        <w:t xml:space="preserve"> έτος)</w:t>
      </w:r>
    </w:p>
    <w:p w14:paraId="2636806C" w14:textId="77777777" w:rsidR="00B277A4" w:rsidRDefault="00B277A4" w:rsidP="001E7414">
      <w:pPr>
        <w:tabs>
          <w:tab w:val="left" w:pos="3570"/>
        </w:tabs>
        <w:spacing w:line="360" w:lineRule="auto"/>
        <w:jc w:val="center"/>
        <w:rPr>
          <w:rFonts w:ascii="Times New Roman" w:hAnsi="Times New Roman" w:cs="Times New Roman"/>
          <w:szCs w:val="22"/>
        </w:rPr>
      </w:pPr>
    </w:p>
    <w:tbl>
      <w:tblPr>
        <w:tblStyle w:val="TableGrid"/>
        <w:tblW w:w="8647" w:type="dxa"/>
        <w:tblLayout w:type="fixed"/>
        <w:tblLook w:val="04A0" w:firstRow="1" w:lastRow="0" w:firstColumn="1" w:lastColumn="0" w:noHBand="0" w:noVBand="1"/>
      </w:tblPr>
      <w:tblGrid>
        <w:gridCol w:w="2660"/>
        <w:gridCol w:w="13"/>
        <w:gridCol w:w="3696"/>
        <w:gridCol w:w="2278"/>
      </w:tblGrid>
      <w:tr w:rsidR="003518A3" w14:paraId="05087F59" w14:textId="77777777" w:rsidTr="00305C3A">
        <w:trPr>
          <w:trHeight w:val="503"/>
        </w:trPr>
        <w:tc>
          <w:tcPr>
            <w:tcW w:w="2660" w:type="dxa"/>
            <w:vAlign w:val="center"/>
          </w:tcPr>
          <w:p w14:paraId="00B82FA4" w14:textId="77777777" w:rsidR="003518A3" w:rsidRPr="00305C3A" w:rsidRDefault="003518A3" w:rsidP="00305C3A">
            <w:pPr>
              <w:spacing w:line="360" w:lineRule="auto"/>
              <w:jc w:val="center"/>
              <w:rPr>
                <w:rFonts w:ascii="Times New Roman" w:hAnsi="Times New Roman" w:cs="Times New Roman"/>
                <w:b/>
                <w:color w:val="auto"/>
                <w:szCs w:val="22"/>
              </w:rPr>
            </w:pPr>
            <w:r w:rsidRPr="00305C3A">
              <w:rPr>
                <w:rFonts w:ascii="Times New Roman" w:hAnsi="Times New Roman" w:cs="Times New Roman"/>
                <w:b/>
                <w:color w:val="auto"/>
                <w:szCs w:val="22"/>
              </w:rPr>
              <w:t>Χαμηλή Συσχέτιση</w:t>
            </w:r>
          </w:p>
        </w:tc>
        <w:tc>
          <w:tcPr>
            <w:tcW w:w="3709" w:type="dxa"/>
            <w:gridSpan w:val="2"/>
            <w:vAlign w:val="center"/>
          </w:tcPr>
          <w:p w14:paraId="35084AFF" w14:textId="77777777" w:rsidR="003518A3" w:rsidRPr="00305C3A" w:rsidRDefault="003518A3" w:rsidP="00305C3A">
            <w:pPr>
              <w:spacing w:line="360" w:lineRule="auto"/>
              <w:jc w:val="center"/>
              <w:rPr>
                <w:rFonts w:ascii="Times New Roman" w:hAnsi="Times New Roman" w:cs="Times New Roman"/>
                <w:b/>
                <w:color w:val="auto"/>
                <w:szCs w:val="22"/>
              </w:rPr>
            </w:pPr>
            <w:r w:rsidRPr="00305C3A">
              <w:rPr>
                <w:rFonts w:ascii="Times New Roman" w:hAnsi="Times New Roman" w:cs="Times New Roman"/>
                <w:b/>
                <w:color w:val="auto"/>
                <w:szCs w:val="22"/>
              </w:rPr>
              <w:t>Μέτρια Συσχέτιση</w:t>
            </w:r>
          </w:p>
        </w:tc>
        <w:tc>
          <w:tcPr>
            <w:tcW w:w="2278" w:type="dxa"/>
            <w:vAlign w:val="center"/>
          </w:tcPr>
          <w:p w14:paraId="1A31D6C2" w14:textId="77777777" w:rsidR="003518A3" w:rsidRPr="00305C3A" w:rsidRDefault="003518A3" w:rsidP="00305C3A">
            <w:pPr>
              <w:spacing w:line="360" w:lineRule="auto"/>
              <w:jc w:val="center"/>
              <w:rPr>
                <w:rFonts w:ascii="Times New Roman" w:hAnsi="Times New Roman" w:cs="Times New Roman"/>
                <w:b/>
                <w:color w:val="auto"/>
                <w:szCs w:val="22"/>
              </w:rPr>
            </w:pPr>
            <w:r w:rsidRPr="00305C3A">
              <w:rPr>
                <w:rFonts w:ascii="Times New Roman" w:hAnsi="Times New Roman" w:cs="Times New Roman"/>
                <w:b/>
                <w:color w:val="auto"/>
                <w:szCs w:val="22"/>
              </w:rPr>
              <w:t>Υψηλή Συσχέτιση</w:t>
            </w:r>
          </w:p>
        </w:tc>
      </w:tr>
      <w:tr w:rsidR="003518A3" w:rsidRPr="0087522F" w14:paraId="6A3B77BE" w14:textId="77777777" w:rsidTr="00305C3A">
        <w:trPr>
          <w:trHeight w:val="804"/>
        </w:trPr>
        <w:tc>
          <w:tcPr>
            <w:tcW w:w="2673" w:type="dxa"/>
            <w:gridSpan w:val="2"/>
            <w:vAlign w:val="center"/>
          </w:tcPr>
          <w:p w14:paraId="320A3144" w14:textId="77777777" w:rsidR="003518A3" w:rsidRPr="00305C3A" w:rsidRDefault="003518A3" w:rsidP="00305C3A">
            <w:pPr>
              <w:spacing w:line="360" w:lineRule="auto"/>
              <w:jc w:val="center"/>
              <w:rPr>
                <w:rFonts w:ascii="Times New Roman" w:hAnsi="Times New Roman" w:cs="Times New Roman"/>
                <w:color w:val="auto"/>
                <w:szCs w:val="22"/>
                <w:lang w:val="en-US"/>
              </w:rPr>
            </w:pPr>
            <w:r w:rsidRPr="00305C3A">
              <w:rPr>
                <w:rFonts w:ascii="Times New Roman" w:hAnsi="Times New Roman" w:cs="Times New Roman"/>
                <w:color w:val="auto"/>
                <w:sz w:val="24"/>
                <w:szCs w:val="24"/>
                <w:lang w:val="en-US"/>
              </w:rPr>
              <w:t>Computer_use_per_week- forum_view</w:t>
            </w:r>
          </w:p>
        </w:tc>
        <w:tc>
          <w:tcPr>
            <w:tcW w:w="3696" w:type="dxa"/>
            <w:vAlign w:val="center"/>
          </w:tcPr>
          <w:p w14:paraId="4C10DB2D" w14:textId="77777777" w:rsidR="003518A3" w:rsidRPr="003518A3" w:rsidRDefault="003518A3" w:rsidP="00305C3A">
            <w:pPr>
              <w:spacing w:line="360" w:lineRule="auto"/>
              <w:jc w:val="center"/>
              <w:rPr>
                <w:rFonts w:ascii="Times New Roman" w:hAnsi="Times New Roman" w:cs="Times New Roman"/>
                <w:color w:val="auto"/>
                <w:szCs w:val="22"/>
                <w:lang w:val="en-US"/>
              </w:rPr>
            </w:pPr>
            <w:r w:rsidRPr="003518A3">
              <w:rPr>
                <w:rFonts w:ascii="Times New Roman" w:hAnsi="Times New Roman" w:cs="Times New Roman"/>
                <w:color w:val="auto"/>
                <w:sz w:val="24"/>
                <w:szCs w:val="24"/>
                <w:lang w:val="en-US"/>
              </w:rPr>
              <w:t>Computer_at_home- Ease_of_moodle_use_perceptions</w:t>
            </w:r>
          </w:p>
        </w:tc>
        <w:tc>
          <w:tcPr>
            <w:tcW w:w="2278" w:type="dxa"/>
            <w:vAlign w:val="center"/>
          </w:tcPr>
          <w:p w14:paraId="3DB52AE5" w14:textId="77777777" w:rsidR="003518A3" w:rsidRPr="003518A3" w:rsidRDefault="003518A3" w:rsidP="00305C3A">
            <w:pPr>
              <w:spacing w:line="360" w:lineRule="auto"/>
              <w:jc w:val="center"/>
              <w:rPr>
                <w:rFonts w:ascii="Times New Roman" w:hAnsi="Times New Roman" w:cs="Times New Roman"/>
                <w:color w:val="auto"/>
                <w:szCs w:val="22"/>
                <w:lang w:val="en-US"/>
              </w:rPr>
            </w:pPr>
            <w:r w:rsidRPr="003518A3">
              <w:rPr>
                <w:rFonts w:ascii="Times New Roman" w:hAnsi="Times New Roman" w:cs="Times New Roman"/>
                <w:color w:val="auto"/>
                <w:sz w:val="24"/>
                <w:szCs w:val="24"/>
                <w:lang w:val="en-US"/>
              </w:rPr>
              <w:t>Computer_at_home- Computer_use_per_week</w:t>
            </w:r>
          </w:p>
        </w:tc>
      </w:tr>
      <w:tr w:rsidR="003518A3" w:rsidRPr="0087522F" w14:paraId="5C8ED7FE" w14:textId="77777777" w:rsidTr="00305C3A">
        <w:trPr>
          <w:trHeight w:val="1544"/>
        </w:trPr>
        <w:tc>
          <w:tcPr>
            <w:tcW w:w="2673" w:type="dxa"/>
            <w:gridSpan w:val="2"/>
            <w:vAlign w:val="center"/>
          </w:tcPr>
          <w:p w14:paraId="066DAB17" w14:textId="77777777" w:rsidR="003518A3" w:rsidRPr="00305C3A" w:rsidRDefault="003518A3" w:rsidP="00305C3A">
            <w:pPr>
              <w:spacing w:line="360" w:lineRule="auto"/>
              <w:jc w:val="center"/>
              <w:rPr>
                <w:rFonts w:ascii="Times New Roman" w:hAnsi="Times New Roman" w:cs="Times New Roman"/>
                <w:color w:val="auto"/>
                <w:szCs w:val="22"/>
                <w:lang w:val="en-US"/>
              </w:rPr>
            </w:pPr>
            <w:r w:rsidRPr="00305C3A">
              <w:rPr>
                <w:rFonts w:ascii="Times New Roman" w:hAnsi="Times New Roman" w:cs="Times New Roman"/>
                <w:color w:val="auto"/>
                <w:sz w:val="24"/>
                <w:szCs w:val="24"/>
                <w:lang w:val="en-US"/>
              </w:rPr>
              <w:lastRenderedPageBreak/>
              <w:t>Attitude_about_moodle-Perceived_Usefulness_assignment</w:t>
            </w:r>
          </w:p>
        </w:tc>
        <w:tc>
          <w:tcPr>
            <w:tcW w:w="3696" w:type="dxa"/>
            <w:vAlign w:val="center"/>
          </w:tcPr>
          <w:p w14:paraId="38493685" w14:textId="77777777" w:rsidR="003518A3" w:rsidRPr="003518A3" w:rsidRDefault="003518A3" w:rsidP="00305C3A">
            <w:pPr>
              <w:spacing w:line="360" w:lineRule="auto"/>
              <w:jc w:val="center"/>
              <w:rPr>
                <w:rFonts w:ascii="Times New Roman" w:hAnsi="Times New Roman" w:cs="Times New Roman"/>
                <w:color w:val="auto"/>
                <w:szCs w:val="22"/>
                <w:lang w:val="en-US"/>
              </w:rPr>
            </w:pPr>
            <w:r w:rsidRPr="003518A3">
              <w:rPr>
                <w:rFonts w:ascii="Times New Roman" w:hAnsi="Times New Roman" w:cs="Times New Roman"/>
                <w:color w:val="auto"/>
                <w:sz w:val="24"/>
                <w:szCs w:val="24"/>
                <w:lang w:val="en-US"/>
              </w:rPr>
              <w:t>Computer_at_home- Moodle_use_capability_perceptions</w:t>
            </w:r>
          </w:p>
        </w:tc>
        <w:tc>
          <w:tcPr>
            <w:tcW w:w="2278" w:type="dxa"/>
            <w:vAlign w:val="center"/>
          </w:tcPr>
          <w:p w14:paraId="6BBD69C0" w14:textId="77777777" w:rsidR="003518A3" w:rsidRPr="00305C3A" w:rsidRDefault="003518A3" w:rsidP="00305C3A">
            <w:pPr>
              <w:tabs>
                <w:tab w:val="right" w:pos="8306"/>
              </w:tabs>
              <w:spacing w:line="360" w:lineRule="auto"/>
              <w:jc w:val="center"/>
              <w:rPr>
                <w:rFonts w:ascii="Times New Roman" w:hAnsi="Times New Roman" w:cs="Times New Roman"/>
                <w:color w:val="auto"/>
                <w:sz w:val="24"/>
                <w:szCs w:val="24"/>
                <w:lang w:val="en-US"/>
              </w:rPr>
            </w:pPr>
            <w:r w:rsidRPr="003518A3">
              <w:rPr>
                <w:rFonts w:ascii="Times New Roman" w:hAnsi="Times New Roman" w:cs="Times New Roman"/>
                <w:color w:val="auto"/>
                <w:sz w:val="24"/>
                <w:szCs w:val="24"/>
                <w:lang w:val="en-US"/>
              </w:rPr>
              <w:t>Ease_of_moodle_use_perceptions- Moodle_use_capability_perceptions</w:t>
            </w:r>
          </w:p>
        </w:tc>
      </w:tr>
      <w:tr w:rsidR="003518A3" w:rsidRPr="0087522F" w14:paraId="63B3D3B1" w14:textId="77777777" w:rsidTr="00305C3A">
        <w:trPr>
          <w:trHeight w:val="549"/>
        </w:trPr>
        <w:tc>
          <w:tcPr>
            <w:tcW w:w="2673" w:type="dxa"/>
            <w:gridSpan w:val="2"/>
            <w:vAlign w:val="center"/>
          </w:tcPr>
          <w:p w14:paraId="6F01252E" w14:textId="77777777" w:rsidR="003518A3" w:rsidRPr="00305C3A" w:rsidRDefault="003518A3" w:rsidP="00305C3A">
            <w:pPr>
              <w:spacing w:line="360" w:lineRule="auto"/>
              <w:jc w:val="center"/>
              <w:rPr>
                <w:rFonts w:ascii="Times New Roman" w:hAnsi="Times New Roman" w:cs="Times New Roman"/>
                <w:color w:val="auto"/>
                <w:szCs w:val="22"/>
                <w:lang w:val="en-US"/>
              </w:rPr>
            </w:pPr>
            <w:r w:rsidRPr="00305C3A">
              <w:rPr>
                <w:rFonts w:ascii="Times New Roman" w:hAnsi="Times New Roman" w:cs="Times New Roman"/>
                <w:color w:val="auto"/>
                <w:sz w:val="24"/>
                <w:szCs w:val="24"/>
                <w:lang w:val="en-US"/>
              </w:rPr>
              <w:t>Total_of_id- forum_add_post</w:t>
            </w:r>
          </w:p>
        </w:tc>
        <w:tc>
          <w:tcPr>
            <w:tcW w:w="3696" w:type="dxa"/>
            <w:vAlign w:val="center"/>
          </w:tcPr>
          <w:p w14:paraId="19FC43DC" w14:textId="77777777" w:rsidR="003518A3" w:rsidRPr="003518A3" w:rsidRDefault="003518A3" w:rsidP="00305C3A">
            <w:pPr>
              <w:spacing w:line="360" w:lineRule="auto"/>
              <w:jc w:val="center"/>
              <w:rPr>
                <w:rFonts w:ascii="Times New Roman" w:hAnsi="Times New Roman" w:cs="Times New Roman"/>
                <w:color w:val="auto"/>
                <w:szCs w:val="22"/>
                <w:lang w:val="en-US"/>
              </w:rPr>
            </w:pPr>
            <w:r w:rsidRPr="003518A3">
              <w:rPr>
                <w:rFonts w:ascii="Times New Roman" w:hAnsi="Times New Roman" w:cs="Times New Roman"/>
                <w:color w:val="auto"/>
                <w:sz w:val="24"/>
                <w:szCs w:val="24"/>
                <w:lang w:val="en-US"/>
              </w:rPr>
              <w:t>course_view- questionnaire_view</w:t>
            </w:r>
          </w:p>
        </w:tc>
        <w:tc>
          <w:tcPr>
            <w:tcW w:w="2278" w:type="dxa"/>
            <w:vAlign w:val="center"/>
          </w:tcPr>
          <w:p w14:paraId="7DC402FE" w14:textId="77777777" w:rsidR="003518A3" w:rsidRPr="003518A3" w:rsidRDefault="003518A3" w:rsidP="00305C3A">
            <w:pPr>
              <w:spacing w:line="360" w:lineRule="auto"/>
              <w:jc w:val="center"/>
              <w:rPr>
                <w:rFonts w:ascii="Times New Roman" w:hAnsi="Times New Roman" w:cs="Times New Roman"/>
                <w:color w:val="auto"/>
                <w:szCs w:val="22"/>
                <w:lang w:val="en-US"/>
              </w:rPr>
            </w:pPr>
            <w:r w:rsidRPr="003518A3">
              <w:rPr>
                <w:rFonts w:ascii="Times New Roman" w:hAnsi="Times New Roman" w:cs="Times New Roman"/>
                <w:color w:val="auto"/>
                <w:sz w:val="24"/>
                <w:szCs w:val="24"/>
                <w:lang w:val="en-US"/>
              </w:rPr>
              <w:t>Total_of_id- user_view</w:t>
            </w:r>
          </w:p>
        </w:tc>
      </w:tr>
      <w:tr w:rsidR="003518A3" w:rsidRPr="0087522F" w14:paraId="0EB3CD18" w14:textId="77777777" w:rsidTr="00305C3A">
        <w:trPr>
          <w:trHeight w:val="566"/>
        </w:trPr>
        <w:tc>
          <w:tcPr>
            <w:tcW w:w="2673" w:type="dxa"/>
            <w:gridSpan w:val="2"/>
            <w:vAlign w:val="center"/>
          </w:tcPr>
          <w:p w14:paraId="04CD0C3D" w14:textId="77777777" w:rsidR="003518A3" w:rsidRPr="00080D8F" w:rsidRDefault="003518A3" w:rsidP="00305C3A">
            <w:pPr>
              <w:spacing w:line="360" w:lineRule="auto"/>
              <w:jc w:val="center"/>
              <w:rPr>
                <w:rFonts w:ascii="Times New Roman" w:hAnsi="Times New Roman" w:cs="Times New Roman"/>
                <w:i/>
                <w:color w:val="auto"/>
                <w:szCs w:val="22"/>
                <w:lang w:val="en-US"/>
              </w:rPr>
            </w:pPr>
            <w:r w:rsidRPr="00080D8F">
              <w:rPr>
                <w:rFonts w:ascii="Times New Roman" w:hAnsi="Times New Roman" w:cs="Times New Roman"/>
                <w:i/>
                <w:color w:val="auto"/>
                <w:sz w:val="24"/>
                <w:szCs w:val="24"/>
                <w:lang w:val="en-US"/>
              </w:rPr>
              <w:t>Total_of_id- Exam_note</w:t>
            </w:r>
          </w:p>
        </w:tc>
        <w:tc>
          <w:tcPr>
            <w:tcW w:w="3696" w:type="dxa"/>
            <w:vAlign w:val="center"/>
          </w:tcPr>
          <w:p w14:paraId="495B38F5" w14:textId="77777777" w:rsidR="003518A3" w:rsidRPr="003518A3" w:rsidRDefault="003518A3" w:rsidP="00305C3A">
            <w:pPr>
              <w:spacing w:line="360" w:lineRule="auto"/>
              <w:jc w:val="center"/>
              <w:rPr>
                <w:rFonts w:ascii="Times New Roman" w:hAnsi="Times New Roman" w:cs="Times New Roman"/>
                <w:color w:val="auto"/>
                <w:szCs w:val="22"/>
                <w:lang w:val="en-US"/>
              </w:rPr>
            </w:pPr>
            <w:r w:rsidRPr="003518A3">
              <w:rPr>
                <w:rFonts w:ascii="Times New Roman" w:hAnsi="Times New Roman" w:cs="Times New Roman"/>
                <w:color w:val="auto"/>
                <w:sz w:val="24"/>
                <w:szCs w:val="24"/>
                <w:lang w:val="en-US"/>
              </w:rPr>
              <w:t>forum_view- user_view_all</w:t>
            </w:r>
          </w:p>
        </w:tc>
        <w:tc>
          <w:tcPr>
            <w:tcW w:w="2278" w:type="dxa"/>
            <w:vAlign w:val="center"/>
          </w:tcPr>
          <w:p w14:paraId="4BA4DCB4" w14:textId="77777777" w:rsidR="003518A3" w:rsidRPr="003518A3" w:rsidRDefault="003518A3" w:rsidP="00305C3A">
            <w:pPr>
              <w:spacing w:line="360" w:lineRule="auto"/>
              <w:jc w:val="center"/>
              <w:rPr>
                <w:rFonts w:ascii="Times New Roman" w:hAnsi="Times New Roman" w:cs="Times New Roman"/>
                <w:color w:val="auto"/>
                <w:szCs w:val="22"/>
                <w:lang w:val="en-US"/>
              </w:rPr>
            </w:pPr>
          </w:p>
        </w:tc>
      </w:tr>
      <w:tr w:rsidR="003518A3" w:rsidRPr="003518A3" w14:paraId="4A1FCE21" w14:textId="77777777" w:rsidTr="00305C3A">
        <w:trPr>
          <w:trHeight w:val="712"/>
        </w:trPr>
        <w:tc>
          <w:tcPr>
            <w:tcW w:w="2673" w:type="dxa"/>
            <w:gridSpan w:val="2"/>
            <w:vAlign w:val="center"/>
          </w:tcPr>
          <w:p w14:paraId="22CFD42F" w14:textId="77777777" w:rsidR="003518A3" w:rsidRPr="00305C3A" w:rsidRDefault="003518A3" w:rsidP="00305C3A">
            <w:pPr>
              <w:spacing w:line="360" w:lineRule="auto"/>
              <w:jc w:val="center"/>
              <w:rPr>
                <w:rFonts w:ascii="Times New Roman" w:hAnsi="Times New Roman" w:cs="Times New Roman"/>
                <w:color w:val="auto"/>
                <w:szCs w:val="22"/>
                <w:lang w:val="en-US"/>
              </w:rPr>
            </w:pPr>
            <w:r w:rsidRPr="00305C3A">
              <w:rPr>
                <w:rFonts w:ascii="Times New Roman" w:hAnsi="Times New Roman" w:cs="Times New Roman"/>
                <w:color w:val="auto"/>
                <w:sz w:val="24"/>
                <w:szCs w:val="24"/>
                <w:lang w:val="en-US"/>
              </w:rPr>
              <w:t>Forum_add_post- glossary_view</w:t>
            </w:r>
          </w:p>
        </w:tc>
        <w:tc>
          <w:tcPr>
            <w:tcW w:w="3696" w:type="dxa"/>
            <w:vAlign w:val="center"/>
          </w:tcPr>
          <w:p w14:paraId="1A0BC6F9" w14:textId="77777777" w:rsidR="003518A3" w:rsidRPr="003518A3" w:rsidRDefault="003518A3" w:rsidP="00305C3A">
            <w:pPr>
              <w:spacing w:line="360" w:lineRule="auto"/>
              <w:jc w:val="center"/>
              <w:rPr>
                <w:rFonts w:ascii="Times New Roman" w:hAnsi="Times New Roman" w:cs="Times New Roman"/>
                <w:color w:val="auto"/>
                <w:szCs w:val="22"/>
                <w:lang w:val="en-US"/>
              </w:rPr>
            </w:pPr>
            <w:r w:rsidRPr="003518A3">
              <w:rPr>
                <w:rFonts w:ascii="Times New Roman" w:hAnsi="Times New Roman" w:cs="Times New Roman"/>
                <w:color w:val="auto"/>
                <w:sz w:val="24"/>
                <w:szCs w:val="24"/>
                <w:lang w:val="en-US"/>
              </w:rPr>
              <w:t>questionnaire_view- resource_view</w:t>
            </w:r>
          </w:p>
        </w:tc>
        <w:tc>
          <w:tcPr>
            <w:tcW w:w="2278" w:type="dxa"/>
            <w:vAlign w:val="center"/>
          </w:tcPr>
          <w:p w14:paraId="50DD0543" w14:textId="77777777" w:rsidR="003518A3" w:rsidRPr="003518A3" w:rsidRDefault="003518A3" w:rsidP="00305C3A">
            <w:pPr>
              <w:spacing w:line="360" w:lineRule="auto"/>
              <w:jc w:val="center"/>
              <w:rPr>
                <w:rFonts w:ascii="Times New Roman" w:hAnsi="Times New Roman" w:cs="Times New Roman"/>
                <w:color w:val="auto"/>
                <w:szCs w:val="22"/>
                <w:lang w:val="en-US"/>
              </w:rPr>
            </w:pPr>
          </w:p>
        </w:tc>
      </w:tr>
      <w:tr w:rsidR="003518A3" w:rsidRPr="0087522F" w14:paraId="1214E135" w14:textId="77777777" w:rsidTr="00305C3A">
        <w:trPr>
          <w:trHeight w:val="716"/>
        </w:trPr>
        <w:tc>
          <w:tcPr>
            <w:tcW w:w="2673" w:type="dxa"/>
            <w:gridSpan w:val="2"/>
            <w:vAlign w:val="center"/>
          </w:tcPr>
          <w:p w14:paraId="4133AC51" w14:textId="77777777" w:rsidR="003518A3" w:rsidRPr="00305C3A" w:rsidRDefault="003518A3" w:rsidP="00305C3A">
            <w:pPr>
              <w:spacing w:line="360" w:lineRule="auto"/>
              <w:jc w:val="center"/>
              <w:rPr>
                <w:rFonts w:ascii="Times New Roman" w:hAnsi="Times New Roman" w:cs="Times New Roman"/>
                <w:color w:val="auto"/>
                <w:szCs w:val="22"/>
                <w:lang w:val="en-US"/>
              </w:rPr>
            </w:pPr>
            <w:r w:rsidRPr="00305C3A">
              <w:rPr>
                <w:rFonts w:ascii="Times New Roman" w:hAnsi="Times New Roman" w:cs="Times New Roman"/>
                <w:color w:val="auto"/>
                <w:sz w:val="24"/>
                <w:szCs w:val="24"/>
                <w:lang w:val="en-US"/>
              </w:rPr>
              <w:t>Forum_add_post- user_view</w:t>
            </w:r>
          </w:p>
        </w:tc>
        <w:tc>
          <w:tcPr>
            <w:tcW w:w="3696" w:type="dxa"/>
            <w:vAlign w:val="center"/>
          </w:tcPr>
          <w:p w14:paraId="76668194" w14:textId="77777777" w:rsidR="003518A3" w:rsidRPr="003518A3" w:rsidRDefault="003518A3" w:rsidP="00305C3A">
            <w:pPr>
              <w:spacing w:line="360" w:lineRule="auto"/>
              <w:jc w:val="center"/>
              <w:rPr>
                <w:rFonts w:ascii="Times New Roman" w:hAnsi="Times New Roman" w:cs="Times New Roman"/>
                <w:color w:val="auto"/>
                <w:szCs w:val="22"/>
                <w:lang w:val="en-US"/>
              </w:rPr>
            </w:pPr>
          </w:p>
        </w:tc>
        <w:tc>
          <w:tcPr>
            <w:tcW w:w="2278" w:type="dxa"/>
            <w:vAlign w:val="center"/>
          </w:tcPr>
          <w:p w14:paraId="55860905" w14:textId="77777777" w:rsidR="003518A3" w:rsidRPr="003518A3" w:rsidRDefault="003518A3" w:rsidP="00305C3A">
            <w:pPr>
              <w:spacing w:line="360" w:lineRule="auto"/>
              <w:jc w:val="center"/>
              <w:rPr>
                <w:rFonts w:ascii="Times New Roman" w:hAnsi="Times New Roman" w:cs="Times New Roman"/>
                <w:color w:val="auto"/>
                <w:szCs w:val="22"/>
                <w:lang w:val="en-US"/>
              </w:rPr>
            </w:pPr>
          </w:p>
        </w:tc>
      </w:tr>
      <w:tr w:rsidR="003518A3" w:rsidRPr="003518A3" w14:paraId="1350488E" w14:textId="77777777" w:rsidTr="00305C3A">
        <w:trPr>
          <w:trHeight w:val="708"/>
        </w:trPr>
        <w:tc>
          <w:tcPr>
            <w:tcW w:w="2673" w:type="dxa"/>
            <w:gridSpan w:val="2"/>
            <w:vAlign w:val="center"/>
          </w:tcPr>
          <w:p w14:paraId="4610604E" w14:textId="77777777" w:rsidR="003518A3" w:rsidRPr="00305C3A" w:rsidRDefault="003518A3" w:rsidP="00305C3A">
            <w:pPr>
              <w:spacing w:line="360" w:lineRule="auto"/>
              <w:jc w:val="center"/>
              <w:rPr>
                <w:rFonts w:ascii="Times New Roman" w:hAnsi="Times New Roman" w:cs="Times New Roman"/>
                <w:color w:val="auto"/>
                <w:szCs w:val="22"/>
                <w:lang w:val="en-US"/>
              </w:rPr>
            </w:pPr>
            <w:r w:rsidRPr="00305C3A">
              <w:rPr>
                <w:rFonts w:ascii="Times New Roman" w:hAnsi="Times New Roman" w:cs="Times New Roman"/>
                <w:color w:val="auto"/>
                <w:sz w:val="24"/>
                <w:szCs w:val="24"/>
                <w:lang w:val="en-US"/>
              </w:rPr>
              <w:t>Glossary_view- questionnaire_view</w:t>
            </w:r>
          </w:p>
        </w:tc>
        <w:tc>
          <w:tcPr>
            <w:tcW w:w="3696" w:type="dxa"/>
            <w:vAlign w:val="center"/>
          </w:tcPr>
          <w:p w14:paraId="7D4B770F" w14:textId="77777777" w:rsidR="003518A3" w:rsidRPr="003518A3" w:rsidRDefault="003518A3" w:rsidP="00305C3A">
            <w:pPr>
              <w:spacing w:line="360" w:lineRule="auto"/>
              <w:jc w:val="center"/>
              <w:rPr>
                <w:rFonts w:ascii="Times New Roman" w:hAnsi="Times New Roman" w:cs="Times New Roman"/>
                <w:color w:val="auto"/>
                <w:szCs w:val="22"/>
                <w:lang w:val="en-US"/>
              </w:rPr>
            </w:pPr>
          </w:p>
        </w:tc>
        <w:tc>
          <w:tcPr>
            <w:tcW w:w="2278" w:type="dxa"/>
            <w:vAlign w:val="center"/>
          </w:tcPr>
          <w:p w14:paraId="53237BC6" w14:textId="77777777" w:rsidR="003518A3" w:rsidRPr="003518A3" w:rsidRDefault="003518A3" w:rsidP="00305C3A">
            <w:pPr>
              <w:spacing w:line="360" w:lineRule="auto"/>
              <w:jc w:val="center"/>
              <w:rPr>
                <w:rFonts w:ascii="Times New Roman" w:hAnsi="Times New Roman" w:cs="Times New Roman"/>
                <w:color w:val="auto"/>
                <w:szCs w:val="22"/>
                <w:lang w:val="en-US"/>
              </w:rPr>
            </w:pPr>
          </w:p>
        </w:tc>
      </w:tr>
      <w:tr w:rsidR="003518A3" w:rsidRPr="003518A3" w14:paraId="7308BFF1" w14:textId="77777777" w:rsidTr="00305C3A">
        <w:trPr>
          <w:trHeight w:val="566"/>
        </w:trPr>
        <w:tc>
          <w:tcPr>
            <w:tcW w:w="2673" w:type="dxa"/>
            <w:gridSpan w:val="2"/>
            <w:vAlign w:val="center"/>
          </w:tcPr>
          <w:p w14:paraId="09FC191A" w14:textId="77777777" w:rsidR="003518A3" w:rsidRPr="00305C3A" w:rsidRDefault="003518A3" w:rsidP="00305C3A">
            <w:pPr>
              <w:spacing w:line="360" w:lineRule="auto"/>
              <w:jc w:val="center"/>
              <w:rPr>
                <w:rFonts w:ascii="Times New Roman" w:hAnsi="Times New Roman" w:cs="Times New Roman"/>
                <w:color w:val="auto"/>
                <w:sz w:val="24"/>
                <w:szCs w:val="24"/>
                <w:lang w:val="en-US"/>
              </w:rPr>
            </w:pPr>
            <w:r w:rsidRPr="00305C3A">
              <w:rPr>
                <w:rFonts w:ascii="Times New Roman" w:hAnsi="Times New Roman" w:cs="Times New Roman"/>
                <w:color w:val="auto"/>
                <w:sz w:val="24"/>
                <w:szCs w:val="24"/>
                <w:lang w:val="en-US"/>
              </w:rPr>
              <w:t>Questionnaire_view- user_view</w:t>
            </w:r>
          </w:p>
        </w:tc>
        <w:tc>
          <w:tcPr>
            <w:tcW w:w="3696" w:type="dxa"/>
            <w:vAlign w:val="center"/>
          </w:tcPr>
          <w:p w14:paraId="275B9FB0" w14:textId="77777777" w:rsidR="003518A3" w:rsidRPr="003518A3" w:rsidRDefault="003518A3" w:rsidP="00305C3A">
            <w:pPr>
              <w:spacing w:line="360" w:lineRule="auto"/>
              <w:jc w:val="center"/>
              <w:rPr>
                <w:rFonts w:ascii="Times New Roman" w:hAnsi="Times New Roman" w:cs="Times New Roman"/>
                <w:color w:val="auto"/>
                <w:szCs w:val="22"/>
                <w:lang w:val="en-US"/>
              </w:rPr>
            </w:pPr>
          </w:p>
        </w:tc>
        <w:tc>
          <w:tcPr>
            <w:tcW w:w="2278" w:type="dxa"/>
            <w:vAlign w:val="center"/>
          </w:tcPr>
          <w:p w14:paraId="0109E0FB" w14:textId="77777777" w:rsidR="003518A3" w:rsidRPr="003518A3" w:rsidRDefault="003518A3" w:rsidP="00305C3A">
            <w:pPr>
              <w:spacing w:line="360" w:lineRule="auto"/>
              <w:jc w:val="center"/>
              <w:rPr>
                <w:rFonts w:ascii="Times New Roman" w:hAnsi="Times New Roman" w:cs="Times New Roman"/>
                <w:color w:val="auto"/>
                <w:szCs w:val="22"/>
                <w:lang w:val="en-US"/>
              </w:rPr>
            </w:pPr>
          </w:p>
        </w:tc>
      </w:tr>
      <w:tr w:rsidR="003518A3" w:rsidRPr="0087522F" w14:paraId="69A7DA1B" w14:textId="77777777" w:rsidTr="00305C3A">
        <w:trPr>
          <w:trHeight w:val="592"/>
        </w:trPr>
        <w:tc>
          <w:tcPr>
            <w:tcW w:w="2673" w:type="dxa"/>
            <w:gridSpan w:val="2"/>
            <w:vAlign w:val="center"/>
          </w:tcPr>
          <w:p w14:paraId="31B87AB0" w14:textId="77777777" w:rsidR="003518A3" w:rsidRPr="00305C3A" w:rsidRDefault="003518A3" w:rsidP="00305C3A">
            <w:pPr>
              <w:spacing w:line="360" w:lineRule="auto"/>
              <w:jc w:val="center"/>
              <w:rPr>
                <w:rFonts w:ascii="Times New Roman" w:hAnsi="Times New Roman" w:cs="Times New Roman"/>
                <w:color w:val="auto"/>
                <w:sz w:val="24"/>
                <w:szCs w:val="24"/>
                <w:lang w:val="en-US"/>
              </w:rPr>
            </w:pPr>
            <w:r w:rsidRPr="00305C3A">
              <w:rPr>
                <w:rFonts w:ascii="Times New Roman" w:hAnsi="Times New Roman" w:cs="Times New Roman"/>
                <w:color w:val="auto"/>
                <w:sz w:val="24"/>
                <w:szCs w:val="24"/>
                <w:lang w:val="en-US"/>
              </w:rPr>
              <w:t>Resource_view- user_view_all</w:t>
            </w:r>
          </w:p>
        </w:tc>
        <w:tc>
          <w:tcPr>
            <w:tcW w:w="3696" w:type="dxa"/>
            <w:vAlign w:val="center"/>
          </w:tcPr>
          <w:p w14:paraId="0D4773CE" w14:textId="77777777" w:rsidR="003518A3" w:rsidRPr="003518A3" w:rsidRDefault="003518A3" w:rsidP="00305C3A">
            <w:pPr>
              <w:spacing w:line="360" w:lineRule="auto"/>
              <w:jc w:val="center"/>
              <w:rPr>
                <w:rFonts w:ascii="Times New Roman" w:hAnsi="Times New Roman" w:cs="Times New Roman"/>
                <w:color w:val="auto"/>
                <w:szCs w:val="22"/>
                <w:lang w:val="en-US"/>
              </w:rPr>
            </w:pPr>
          </w:p>
        </w:tc>
        <w:tc>
          <w:tcPr>
            <w:tcW w:w="2278" w:type="dxa"/>
            <w:vAlign w:val="center"/>
          </w:tcPr>
          <w:p w14:paraId="09324C5A" w14:textId="77777777" w:rsidR="003518A3" w:rsidRPr="003518A3" w:rsidRDefault="003518A3" w:rsidP="00305C3A">
            <w:pPr>
              <w:spacing w:line="360" w:lineRule="auto"/>
              <w:jc w:val="center"/>
              <w:rPr>
                <w:rFonts w:ascii="Times New Roman" w:hAnsi="Times New Roman" w:cs="Times New Roman"/>
                <w:color w:val="auto"/>
                <w:szCs w:val="22"/>
                <w:lang w:val="en-US"/>
              </w:rPr>
            </w:pPr>
          </w:p>
        </w:tc>
      </w:tr>
      <w:tr w:rsidR="003518A3" w:rsidRPr="0087522F" w14:paraId="71D42D66" w14:textId="77777777" w:rsidTr="00305C3A">
        <w:trPr>
          <w:trHeight w:val="584"/>
        </w:trPr>
        <w:tc>
          <w:tcPr>
            <w:tcW w:w="2673" w:type="dxa"/>
            <w:gridSpan w:val="2"/>
            <w:vAlign w:val="center"/>
          </w:tcPr>
          <w:p w14:paraId="67672D99" w14:textId="77777777" w:rsidR="003518A3" w:rsidRPr="00080D8F" w:rsidRDefault="003518A3" w:rsidP="00305C3A">
            <w:pPr>
              <w:spacing w:line="360" w:lineRule="auto"/>
              <w:jc w:val="center"/>
              <w:rPr>
                <w:rFonts w:ascii="Times New Roman" w:hAnsi="Times New Roman" w:cs="Times New Roman"/>
                <w:i/>
                <w:color w:val="auto"/>
                <w:sz w:val="24"/>
                <w:szCs w:val="24"/>
                <w:lang w:val="en-US"/>
              </w:rPr>
            </w:pPr>
            <w:r w:rsidRPr="00080D8F">
              <w:rPr>
                <w:rFonts w:ascii="Times New Roman" w:hAnsi="Times New Roman" w:cs="Times New Roman"/>
                <w:i/>
                <w:color w:val="auto"/>
                <w:sz w:val="24"/>
                <w:szCs w:val="24"/>
                <w:lang w:val="en-US"/>
              </w:rPr>
              <w:t>User_view_all- Final_note</w:t>
            </w:r>
          </w:p>
        </w:tc>
        <w:tc>
          <w:tcPr>
            <w:tcW w:w="3696" w:type="dxa"/>
            <w:vAlign w:val="center"/>
          </w:tcPr>
          <w:p w14:paraId="7C4D4715" w14:textId="77777777" w:rsidR="003518A3" w:rsidRPr="003518A3" w:rsidRDefault="003518A3" w:rsidP="00305C3A">
            <w:pPr>
              <w:spacing w:line="360" w:lineRule="auto"/>
              <w:jc w:val="center"/>
              <w:rPr>
                <w:rFonts w:ascii="Times New Roman" w:hAnsi="Times New Roman" w:cs="Times New Roman"/>
                <w:color w:val="auto"/>
                <w:szCs w:val="22"/>
                <w:lang w:val="en-US"/>
              </w:rPr>
            </w:pPr>
          </w:p>
        </w:tc>
        <w:tc>
          <w:tcPr>
            <w:tcW w:w="2278" w:type="dxa"/>
            <w:vAlign w:val="center"/>
          </w:tcPr>
          <w:p w14:paraId="3BACDE2D" w14:textId="77777777" w:rsidR="003518A3" w:rsidRPr="003518A3" w:rsidRDefault="003518A3" w:rsidP="00305C3A">
            <w:pPr>
              <w:spacing w:line="360" w:lineRule="auto"/>
              <w:jc w:val="center"/>
              <w:rPr>
                <w:rFonts w:ascii="Times New Roman" w:hAnsi="Times New Roman" w:cs="Times New Roman"/>
                <w:color w:val="auto"/>
                <w:szCs w:val="22"/>
                <w:lang w:val="en-US"/>
              </w:rPr>
            </w:pPr>
          </w:p>
        </w:tc>
      </w:tr>
    </w:tbl>
    <w:p w14:paraId="73DEA613" w14:textId="77777777" w:rsidR="0015590B" w:rsidRPr="00305C3A" w:rsidRDefault="0015590B" w:rsidP="001E7414">
      <w:pPr>
        <w:spacing w:line="360" w:lineRule="auto"/>
        <w:rPr>
          <w:rFonts w:ascii="Times New Roman" w:hAnsi="Times New Roman" w:cs="Times New Roman"/>
          <w:color w:val="auto"/>
          <w:szCs w:val="22"/>
          <w:lang w:val="en-US"/>
        </w:rPr>
      </w:pPr>
    </w:p>
    <w:p w14:paraId="3F962934" w14:textId="3C340D0E" w:rsidR="00AB0383" w:rsidRPr="007A4388" w:rsidRDefault="00446853" w:rsidP="001E7414">
      <w:pPr>
        <w:spacing w:before="240" w:after="240" w:line="360" w:lineRule="auto"/>
        <w:ind w:firstLine="284"/>
        <w:jc w:val="both"/>
        <w:rPr>
          <w:rFonts w:ascii="Times New Roman" w:hAnsi="Times New Roman" w:cs="Times New Roman"/>
          <w:color w:val="auto"/>
          <w:szCs w:val="22"/>
        </w:rPr>
      </w:pPr>
      <w:r>
        <w:rPr>
          <w:rFonts w:ascii="Times New Roman" w:hAnsi="Times New Roman" w:cs="Times New Roman"/>
          <w:szCs w:val="22"/>
        </w:rPr>
        <w:t xml:space="preserve">Στον Πίνακα 9 </w:t>
      </w:r>
      <w:r w:rsidR="00AA1BD9" w:rsidRPr="00AA1BD9">
        <w:rPr>
          <w:rFonts w:ascii="Times New Roman" w:hAnsi="Times New Roman" w:cs="Times New Roman"/>
          <w:szCs w:val="22"/>
        </w:rPr>
        <w:t>ακολουθούν σ</w:t>
      </w:r>
      <w:r w:rsidR="00B95BD8">
        <w:rPr>
          <w:rFonts w:ascii="Times New Roman" w:hAnsi="Times New Roman" w:cs="Times New Roman"/>
          <w:szCs w:val="22"/>
        </w:rPr>
        <w:t>χέσεις μεταβλητών που εμφανίζονται ως</w:t>
      </w:r>
      <w:r w:rsidR="00AA1BD9" w:rsidRPr="00AA1BD9">
        <w:rPr>
          <w:rFonts w:ascii="Times New Roman" w:hAnsi="Times New Roman" w:cs="Times New Roman"/>
          <w:szCs w:val="22"/>
        </w:rPr>
        <w:t xml:space="preserve"> στατιστικά σημαντικές στο </w:t>
      </w:r>
      <w:r w:rsidR="00AA1BD9" w:rsidRPr="00F47155">
        <w:rPr>
          <w:rFonts w:ascii="Times New Roman" w:hAnsi="Times New Roman" w:cs="Times New Roman"/>
          <w:i/>
          <w:szCs w:val="22"/>
        </w:rPr>
        <w:t>πρώτο και στο τρίτο έτος έρευνας</w:t>
      </w:r>
      <w:r w:rsidR="00AA1BD9" w:rsidRPr="00AA1BD9">
        <w:rPr>
          <w:rFonts w:ascii="Times New Roman" w:hAnsi="Times New Roman" w:cs="Times New Roman"/>
          <w:szCs w:val="22"/>
        </w:rPr>
        <w:t>. Πιο συγκεκριμένα, θα ασχοληθού</w:t>
      </w:r>
      <w:r w:rsidR="00B95BD8">
        <w:rPr>
          <w:rFonts w:ascii="Times New Roman" w:hAnsi="Times New Roman" w:cs="Times New Roman"/>
          <w:szCs w:val="22"/>
        </w:rPr>
        <w:t xml:space="preserve">με με τις σχέσεις μεταβλητών που χαρακτηρίζονται από </w:t>
      </w:r>
      <w:r w:rsidR="00E64962">
        <w:rPr>
          <w:rFonts w:ascii="Times New Roman" w:hAnsi="Times New Roman" w:cs="Times New Roman"/>
          <w:szCs w:val="22"/>
        </w:rPr>
        <w:t>χαμηλή συσχέτιση τη</w:t>
      </w:r>
      <w:r w:rsidR="00AA1BD9" w:rsidRPr="00AA1BD9">
        <w:rPr>
          <w:rFonts w:ascii="Times New Roman" w:hAnsi="Times New Roman" w:cs="Times New Roman"/>
          <w:szCs w:val="22"/>
        </w:rPr>
        <w:t xml:space="preserve"> </w:t>
      </w:r>
      <w:r w:rsidR="00AA1BD9" w:rsidRPr="00F47155">
        <w:rPr>
          <w:rFonts w:ascii="Times New Roman" w:hAnsi="Times New Roman" w:cs="Times New Roman"/>
          <w:i/>
          <w:color w:val="auto"/>
          <w:szCs w:val="22"/>
          <w:lang w:val="en-US"/>
        </w:rPr>
        <w:t>ease</w:t>
      </w:r>
      <w:r w:rsidR="00AA1BD9" w:rsidRPr="00F47155">
        <w:rPr>
          <w:rFonts w:ascii="Times New Roman" w:hAnsi="Times New Roman" w:cs="Times New Roman"/>
          <w:i/>
          <w:color w:val="auto"/>
          <w:szCs w:val="22"/>
        </w:rPr>
        <w:t xml:space="preserve"> </w:t>
      </w:r>
      <w:r w:rsidR="00AA1BD9" w:rsidRPr="00F47155">
        <w:rPr>
          <w:rFonts w:ascii="Times New Roman" w:hAnsi="Times New Roman" w:cs="Times New Roman"/>
          <w:i/>
          <w:color w:val="auto"/>
          <w:szCs w:val="22"/>
          <w:lang w:val="en-US"/>
        </w:rPr>
        <w:t>of</w:t>
      </w:r>
      <w:r w:rsidR="00AA1BD9" w:rsidRPr="00F47155">
        <w:rPr>
          <w:rFonts w:ascii="Times New Roman" w:hAnsi="Times New Roman" w:cs="Times New Roman"/>
          <w:i/>
          <w:color w:val="auto"/>
          <w:szCs w:val="22"/>
        </w:rPr>
        <w:t xml:space="preserve"> </w:t>
      </w:r>
      <w:r w:rsidR="00AA1BD9" w:rsidRPr="00F47155">
        <w:rPr>
          <w:rFonts w:ascii="Times New Roman" w:hAnsi="Times New Roman" w:cs="Times New Roman"/>
          <w:i/>
          <w:color w:val="auto"/>
          <w:szCs w:val="22"/>
          <w:lang w:val="en-US"/>
        </w:rPr>
        <w:t>moodle</w:t>
      </w:r>
      <w:r w:rsidR="00AA1BD9" w:rsidRPr="00F47155">
        <w:rPr>
          <w:rFonts w:ascii="Times New Roman" w:hAnsi="Times New Roman" w:cs="Times New Roman"/>
          <w:i/>
          <w:color w:val="auto"/>
          <w:szCs w:val="22"/>
        </w:rPr>
        <w:t xml:space="preserve"> </w:t>
      </w:r>
      <w:r w:rsidR="00AA1BD9" w:rsidRPr="00F47155">
        <w:rPr>
          <w:rFonts w:ascii="Times New Roman" w:hAnsi="Times New Roman" w:cs="Times New Roman"/>
          <w:i/>
          <w:color w:val="auto"/>
          <w:szCs w:val="22"/>
          <w:lang w:val="en-US"/>
        </w:rPr>
        <w:t>use</w:t>
      </w:r>
      <w:r w:rsidR="00AA1BD9" w:rsidRPr="00F47155">
        <w:rPr>
          <w:rFonts w:ascii="Times New Roman" w:hAnsi="Times New Roman" w:cs="Times New Roman"/>
          <w:i/>
          <w:color w:val="auto"/>
          <w:szCs w:val="22"/>
        </w:rPr>
        <w:t xml:space="preserve"> </w:t>
      </w:r>
      <w:r w:rsidR="00AA1BD9" w:rsidRPr="00F47155">
        <w:rPr>
          <w:rFonts w:ascii="Times New Roman" w:hAnsi="Times New Roman" w:cs="Times New Roman"/>
          <w:i/>
          <w:color w:val="auto"/>
          <w:szCs w:val="22"/>
          <w:lang w:val="en-US"/>
        </w:rPr>
        <w:t>perceptions</w:t>
      </w:r>
      <w:r w:rsidR="00AA1BD9" w:rsidRPr="00F47155">
        <w:rPr>
          <w:rFonts w:ascii="Times New Roman" w:hAnsi="Times New Roman" w:cs="Times New Roman"/>
          <w:i/>
          <w:color w:val="auto"/>
          <w:szCs w:val="22"/>
        </w:rPr>
        <w:t xml:space="preserve">- </w:t>
      </w:r>
      <w:r w:rsidR="00AA1BD9" w:rsidRPr="00F47155">
        <w:rPr>
          <w:rFonts w:ascii="Times New Roman" w:hAnsi="Times New Roman" w:cs="Times New Roman"/>
          <w:i/>
          <w:color w:val="auto"/>
          <w:szCs w:val="22"/>
          <w:lang w:val="en-US"/>
        </w:rPr>
        <w:t>final</w:t>
      </w:r>
      <w:r w:rsidR="00AA1BD9" w:rsidRPr="00F47155">
        <w:rPr>
          <w:rFonts w:ascii="Times New Roman" w:hAnsi="Times New Roman" w:cs="Times New Roman"/>
          <w:i/>
          <w:color w:val="auto"/>
          <w:szCs w:val="22"/>
        </w:rPr>
        <w:t xml:space="preserve"> </w:t>
      </w:r>
      <w:r w:rsidR="00AA1BD9" w:rsidRPr="00F47155">
        <w:rPr>
          <w:rFonts w:ascii="Times New Roman" w:hAnsi="Times New Roman" w:cs="Times New Roman"/>
          <w:i/>
          <w:color w:val="auto"/>
          <w:szCs w:val="22"/>
          <w:lang w:val="en-US"/>
        </w:rPr>
        <w:t>note</w:t>
      </w:r>
      <w:r w:rsidR="00AA1BD9" w:rsidRPr="00F47155">
        <w:rPr>
          <w:rFonts w:ascii="Times New Roman" w:hAnsi="Times New Roman" w:cs="Times New Roman"/>
          <w:i/>
          <w:color w:val="auto"/>
          <w:szCs w:val="22"/>
        </w:rPr>
        <w:t xml:space="preserve">, </w:t>
      </w:r>
      <w:r w:rsidR="00AA1BD9" w:rsidRPr="00F47155">
        <w:rPr>
          <w:rFonts w:ascii="Times New Roman" w:hAnsi="Times New Roman" w:cs="Times New Roman"/>
          <w:i/>
          <w:color w:val="auto"/>
          <w:szCs w:val="22"/>
          <w:lang w:val="en-US"/>
        </w:rPr>
        <w:t>moodle</w:t>
      </w:r>
      <w:r w:rsidR="00AA1BD9" w:rsidRPr="00F47155">
        <w:rPr>
          <w:rFonts w:ascii="Times New Roman" w:hAnsi="Times New Roman" w:cs="Times New Roman"/>
          <w:i/>
          <w:color w:val="auto"/>
          <w:szCs w:val="22"/>
        </w:rPr>
        <w:t xml:space="preserve"> </w:t>
      </w:r>
      <w:r w:rsidR="00AA1BD9" w:rsidRPr="00F47155">
        <w:rPr>
          <w:rFonts w:ascii="Times New Roman" w:hAnsi="Times New Roman" w:cs="Times New Roman"/>
          <w:i/>
          <w:color w:val="auto"/>
          <w:szCs w:val="22"/>
          <w:lang w:val="en-US"/>
        </w:rPr>
        <w:t>use</w:t>
      </w:r>
      <w:r w:rsidR="00AA1BD9" w:rsidRPr="00F47155">
        <w:rPr>
          <w:rFonts w:ascii="Times New Roman" w:hAnsi="Times New Roman" w:cs="Times New Roman"/>
          <w:i/>
          <w:color w:val="auto"/>
          <w:szCs w:val="22"/>
        </w:rPr>
        <w:t xml:space="preserve"> </w:t>
      </w:r>
      <w:r w:rsidR="00AA1BD9" w:rsidRPr="00F47155">
        <w:rPr>
          <w:rFonts w:ascii="Times New Roman" w:hAnsi="Times New Roman" w:cs="Times New Roman"/>
          <w:i/>
          <w:color w:val="auto"/>
          <w:szCs w:val="22"/>
          <w:lang w:val="en-US"/>
        </w:rPr>
        <w:t>capability</w:t>
      </w:r>
      <w:r w:rsidR="00AA1BD9" w:rsidRPr="00F47155">
        <w:rPr>
          <w:rFonts w:ascii="Times New Roman" w:hAnsi="Times New Roman" w:cs="Times New Roman"/>
          <w:i/>
          <w:color w:val="auto"/>
          <w:szCs w:val="22"/>
        </w:rPr>
        <w:t xml:space="preserve"> </w:t>
      </w:r>
      <w:r w:rsidR="00AA1BD9" w:rsidRPr="00F47155">
        <w:rPr>
          <w:rFonts w:ascii="Times New Roman" w:hAnsi="Times New Roman" w:cs="Times New Roman"/>
          <w:i/>
          <w:color w:val="auto"/>
          <w:szCs w:val="22"/>
          <w:lang w:val="en-US"/>
        </w:rPr>
        <w:t>perceptions</w:t>
      </w:r>
      <w:r w:rsidR="00AA1BD9" w:rsidRPr="00F47155">
        <w:rPr>
          <w:rFonts w:ascii="Times New Roman" w:hAnsi="Times New Roman" w:cs="Times New Roman"/>
          <w:i/>
          <w:color w:val="auto"/>
          <w:szCs w:val="22"/>
        </w:rPr>
        <w:t xml:space="preserve">- </w:t>
      </w:r>
      <w:r w:rsidR="00AA1BD9" w:rsidRPr="00F47155">
        <w:rPr>
          <w:rFonts w:ascii="Times New Roman" w:hAnsi="Times New Roman" w:cs="Times New Roman"/>
          <w:i/>
          <w:color w:val="auto"/>
          <w:szCs w:val="22"/>
          <w:lang w:val="en-US"/>
        </w:rPr>
        <w:t>lab</w:t>
      </w:r>
      <w:r w:rsidR="00AA1BD9" w:rsidRPr="00F47155">
        <w:rPr>
          <w:rFonts w:ascii="Times New Roman" w:hAnsi="Times New Roman" w:cs="Times New Roman"/>
          <w:i/>
          <w:color w:val="auto"/>
          <w:szCs w:val="22"/>
        </w:rPr>
        <w:t xml:space="preserve"> </w:t>
      </w:r>
      <w:r w:rsidR="00AA1BD9" w:rsidRPr="00F47155">
        <w:rPr>
          <w:rFonts w:ascii="Times New Roman" w:hAnsi="Times New Roman" w:cs="Times New Roman"/>
          <w:i/>
          <w:color w:val="auto"/>
          <w:szCs w:val="22"/>
          <w:lang w:val="en-US"/>
        </w:rPr>
        <w:t>note</w:t>
      </w:r>
      <w:r w:rsidR="00AA1BD9" w:rsidRPr="00F47155">
        <w:rPr>
          <w:rFonts w:ascii="Times New Roman" w:hAnsi="Times New Roman" w:cs="Times New Roman"/>
          <w:i/>
          <w:color w:val="auto"/>
          <w:szCs w:val="22"/>
        </w:rPr>
        <w:t xml:space="preserve">, </w:t>
      </w:r>
      <w:r w:rsidR="00AA1BD9" w:rsidRPr="00F47155">
        <w:rPr>
          <w:rFonts w:ascii="Times New Roman" w:hAnsi="Times New Roman" w:cs="Times New Roman"/>
          <w:i/>
          <w:color w:val="auto"/>
          <w:szCs w:val="22"/>
          <w:lang w:val="en-US"/>
        </w:rPr>
        <w:t>spectrum</w:t>
      </w:r>
      <w:r w:rsidR="00AA1BD9" w:rsidRPr="00F47155">
        <w:rPr>
          <w:rFonts w:ascii="Times New Roman" w:hAnsi="Times New Roman" w:cs="Times New Roman"/>
          <w:i/>
          <w:color w:val="auto"/>
          <w:szCs w:val="22"/>
        </w:rPr>
        <w:t xml:space="preserve"> </w:t>
      </w:r>
      <w:r w:rsidR="00AA1BD9" w:rsidRPr="00F47155">
        <w:rPr>
          <w:rFonts w:ascii="Times New Roman" w:hAnsi="Times New Roman" w:cs="Times New Roman"/>
          <w:i/>
          <w:color w:val="auto"/>
          <w:szCs w:val="22"/>
          <w:lang w:val="en-US"/>
        </w:rPr>
        <w:t>of</w:t>
      </w:r>
      <w:r w:rsidR="00AA1BD9" w:rsidRPr="00F47155">
        <w:rPr>
          <w:rFonts w:ascii="Times New Roman" w:hAnsi="Times New Roman" w:cs="Times New Roman"/>
          <w:i/>
          <w:color w:val="auto"/>
          <w:szCs w:val="22"/>
        </w:rPr>
        <w:t xml:space="preserve"> </w:t>
      </w:r>
      <w:r w:rsidR="00AA1BD9" w:rsidRPr="00F47155">
        <w:rPr>
          <w:rFonts w:ascii="Times New Roman" w:hAnsi="Times New Roman" w:cs="Times New Roman"/>
          <w:i/>
          <w:color w:val="auto"/>
          <w:szCs w:val="22"/>
          <w:lang w:val="en-US"/>
        </w:rPr>
        <w:t>use</w:t>
      </w:r>
      <w:r w:rsidR="00AA1BD9" w:rsidRPr="00F47155">
        <w:rPr>
          <w:rFonts w:ascii="Times New Roman" w:hAnsi="Times New Roman" w:cs="Times New Roman"/>
          <w:i/>
          <w:color w:val="auto"/>
          <w:szCs w:val="22"/>
        </w:rPr>
        <w:t xml:space="preserve">- </w:t>
      </w:r>
      <w:r w:rsidR="00AA1BD9" w:rsidRPr="00F47155">
        <w:rPr>
          <w:rFonts w:ascii="Times New Roman" w:hAnsi="Times New Roman" w:cs="Times New Roman"/>
          <w:i/>
          <w:color w:val="auto"/>
          <w:szCs w:val="22"/>
          <w:lang w:val="en-US"/>
        </w:rPr>
        <w:t>exam</w:t>
      </w:r>
      <w:r w:rsidR="00AA1BD9" w:rsidRPr="00F47155">
        <w:rPr>
          <w:rFonts w:ascii="Times New Roman" w:hAnsi="Times New Roman" w:cs="Times New Roman"/>
          <w:i/>
          <w:color w:val="auto"/>
          <w:szCs w:val="22"/>
        </w:rPr>
        <w:t xml:space="preserve"> </w:t>
      </w:r>
      <w:r w:rsidR="00AA1BD9" w:rsidRPr="00F47155">
        <w:rPr>
          <w:rFonts w:ascii="Times New Roman" w:hAnsi="Times New Roman" w:cs="Times New Roman"/>
          <w:i/>
          <w:color w:val="auto"/>
          <w:szCs w:val="22"/>
          <w:lang w:val="en-US"/>
        </w:rPr>
        <w:t>note</w:t>
      </w:r>
      <w:r w:rsidR="00AA1BD9" w:rsidRPr="00F47155">
        <w:rPr>
          <w:rFonts w:ascii="Times New Roman" w:hAnsi="Times New Roman" w:cs="Times New Roman"/>
          <w:i/>
          <w:color w:val="auto"/>
          <w:szCs w:val="22"/>
        </w:rPr>
        <w:t xml:space="preserve">, </w:t>
      </w:r>
      <w:r w:rsidR="00AB0383" w:rsidRPr="00F47155">
        <w:rPr>
          <w:rFonts w:ascii="Times New Roman" w:hAnsi="Times New Roman" w:cs="Times New Roman"/>
          <w:i/>
          <w:color w:val="auto"/>
          <w:sz w:val="24"/>
          <w:szCs w:val="24"/>
          <w:lang w:val="en-US"/>
        </w:rPr>
        <w:t>a</w:t>
      </w:r>
      <w:r w:rsidR="00AA1BD9" w:rsidRPr="00F47155">
        <w:rPr>
          <w:rFonts w:ascii="Times New Roman" w:hAnsi="Times New Roman" w:cs="Times New Roman"/>
          <w:i/>
          <w:color w:val="auto"/>
          <w:sz w:val="24"/>
          <w:szCs w:val="24"/>
          <w:lang w:val="en-US"/>
        </w:rPr>
        <w:t>ssignment</w:t>
      </w:r>
      <w:r w:rsidR="00AB0383" w:rsidRPr="00F47155">
        <w:rPr>
          <w:rFonts w:ascii="Times New Roman" w:hAnsi="Times New Roman" w:cs="Times New Roman"/>
          <w:i/>
          <w:color w:val="auto"/>
          <w:sz w:val="24"/>
          <w:szCs w:val="24"/>
        </w:rPr>
        <w:t xml:space="preserve"> </w:t>
      </w:r>
      <w:r w:rsidR="00AA1BD9" w:rsidRPr="00F47155">
        <w:rPr>
          <w:rFonts w:ascii="Times New Roman" w:hAnsi="Times New Roman" w:cs="Times New Roman"/>
          <w:i/>
          <w:color w:val="auto"/>
          <w:sz w:val="24"/>
          <w:szCs w:val="24"/>
          <w:lang w:val="en-US"/>
        </w:rPr>
        <w:t>view</w:t>
      </w:r>
      <w:r w:rsidR="00AA1BD9" w:rsidRPr="00F47155">
        <w:rPr>
          <w:rFonts w:ascii="Times New Roman" w:hAnsi="Times New Roman" w:cs="Times New Roman"/>
          <w:i/>
          <w:color w:val="auto"/>
          <w:sz w:val="24"/>
          <w:szCs w:val="24"/>
        </w:rPr>
        <w:t xml:space="preserve">- </w:t>
      </w:r>
      <w:r w:rsidR="00AB0383" w:rsidRPr="00F47155">
        <w:rPr>
          <w:rFonts w:ascii="Times New Roman" w:hAnsi="Times New Roman" w:cs="Times New Roman"/>
          <w:i/>
          <w:color w:val="auto"/>
          <w:sz w:val="24"/>
          <w:szCs w:val="24"/>
          <w:lang w:val="en-US"/>
        </w:rPr>
        <w:t>e</w:t>
      </w:r>
      <w:r w:rsidR="00AA1BD9" w:rsidRPr="00F47155">
        <w:rPr>
          <w:rFonts w:ascii="Times New Roman" w:hAnsi="Times New Roman" w:cs="Times New Roman"/>
          <w:i/>
          <w:color w:val="auto"/>
          <w:sz w:val="24"/>
          <w:szCs w:val="24"/>
          <w:lang w:val="en-US"/>
        </w:rPr>
        <w:t>xam</w:t>
      </w:r>
      <w:r w:rsidR="00AB0383" w:rsidRPr="00F47155">
        <w:rPr>
          <w:rFonts w:ascii="Times New Roman" w:hAnsi="Times New Roman" w:cs="Times New Roman"/>
          <w:i/>
          <w:color w:val="auto"/>
          <w:sz w:val="24"/>
          <w:szCs w:val="24"/>
        </w:rPr>
        <w:t xml:space="preserve"> </w:t>
      </w:r>
      <w:r w:rsidR="00AA1BD9" w:rsidRPr="00F47155">
        <w:rPr>
          <w:rFonts w:ascii="Times New Roman" w:hAnsi="Times New Roman" w:cs="Times New Roman"/>
          <w:i/>
          <w:color w:val="auto"/>
          <w:sz w:val="24"/>
          <w:szCs w:val="24"/>
          <w:lang w:val="en-US"/>
        </w:rPr>
        <w:t>note</w:t>
      </w:r>
      <w:r w:rsidR="00AA1BD9" w:rsidRPr="00F47155">
        <w:rPr>
          <w:rFonts w:ascii="Times New Roman" w:hAnsi="Times New Roman" w:cs="Times New Roman"/>
          <w:i/>
          <w:color w:val="auto"/>
          <w:sz w:val="24"/>
          <w:szCs w:val="24"/>
        </w:rPr>
        <w:t xml:space="preserve">, </w:t>
      </w:r>
      <w:r w:rsidR="00AB0383" w:rsidRPr="00F47155">
        <w:rPr>
          <w:rFonts w:ascii="Times New Roman" w:hAnsi="Times New Roman" w:cs="Times New Roman"/>
          <w:i/>
          <w:color w:val="auto"/>
          <w:sz w:val="24"/>
          <w:szCs w:val="24"/>
          <w:lang w:val="en-US"/>
        </w:rPr>
        <w:t>f</w:t>
      </w:r>
      <w:r w:rsidR="00AA1BD9" w:rsidRPr="00F47155">
        <w:rPr>
          <w:rFonts w:ascii="Times New Roman" w:hAnsi="Times New Roman" w:cs="Times New Roman"/>
          <w:i/>
          <w:color w:val="auto"/>
          <w:sz w:val="24"/>
          <w:szCs w:val="24"/>
          <w:lang w:val="en-US"/>
        </w:rPr>
        <w:t>orum</w:t>
      </w:r>
      <w:r w:rsidR="00AB0383" w:rsidRPr="00F47155">
        <w:rPr>
          <w:rFonts w:ascii="Times New Roman" w:hAnsi="Times New Roman" w:cs="Times New Roman"/>
          <w:i/>
          <w:color w:val="auto"/>
          <w:sz w:val="24"/>
          <w:szCs w:val="24"/>
        </w:rPr>
        <w:t xml:space="preserve"> </w:t>
      </w:r>
      <w:r w:rsidR="00AA1BD9" w:rsidRPr="00F47155">
        <w:rPr>
          <w:rFonts w:ascii="Times New Roman" w:hAnsi="Times New Roman" w:cs="Times New Roman"/>
          <w:i/>
          <w:color w:val="auto"/>
          <w:sz w:val="24"/>
          <w:szCs w:val="24"/>
          <w:lang w:val="en-US"/>
        </w:rPr>
        <w:t>view</w:t>
      </w:r>
      <w:r w:rsidR="00AA1BD9" w:rsidRPr="00F47155">
        <w:rPr>
          <w:rFonts w:ascii="Times New Roman" w:hAnsi="Times New Roman" w:cs="Times New Roman"/>
          <w:i/>
          <w:color w:val="auto"/>
          <w:sz w:val="24"/>
          <w:szCs w:val="24"/>
        </w:rPr>
        <w:t xml:space="preserve">- </w:t>
      </w:r>
      <w:r w:rsidR="00AB0383" w:rsidRPr="00F47155">
        <w:rPr>
          <w:rFonts w:ascii="Times New Roman" w:hAnsi="Times New Roman" w:cs="Times New Roman"/>
          <w:i/>
          <w:color w:val="auto"/>
          <w:sz w:val="24"/>
          <w:szCs w:val="24"/>
          <w:lang w:val="en-US"/>
        </w:rPr>
        <w:t>e</w:t>
      </w:r>
      <w:r w:rsidR="00AA1BD9" w:rsidRPr="00F47155">
        <w:rPr>
          <w:rFonts w:ascii="Times New Roman" w:hAnsi="Times New Roman" w:cs="Times New Roman"/>
          <w:i/>
          <w:color w:val="auto"/>
          <w:sz w:val="24"/>
          <w:szCs w:val="24"/>
          <w:lang w:val="en-US"/>
        </w:rPr>
        <w:t>xam</w:t>
      </w:r>
      <w:r w:rsidR="00AB0383" w:rsidRPr="00F47155">
        <w:rPr>
          <w:rFonts w:ascii="Times New Roman" w:hAnsi="Times New Roman" w:cs="Times New Roman"/>
          <w:i/>
          <w:color w:val="auto"/>
          <w:sz w:val="24"/>
          <w:szCs w:val="24"/>
        </w:rPr>
        <w:t xml:space="preserve"> </w:t>
      </w:r>
      <w:r w:rsidR="00AA1BD9" w:rsidRPr="00F47155">
        <w:rPr>
          <w:rFonts w:ascii="Times New Roman" w:hAnsi="Times New Roman" w:cs="Times New Roman"/>
          <w:i/>
          <w:color w:val="auto"/>
          <w:sz w:val="24"/>
          <w:szCs w:val="24"/>
          <w:lang w:val="en-US"/>
        </w:rPr>
        <w:t>note</w:t>
      </w:r>
      <w:r w:rsidR="00AA1BD9" w:rsidRPr="00F47155">
        <w:rPr>
          <w:rFonts w:ascii="Times New Roman" w:hAnsi="Times New Roman" w:cs="Times New Roman"/>
          <w:i/>
          <w:color w:val="auto"/>
          <w:sz w:val="24"/>
          <w:szCs w:val="24"/>
        </w:rPr>
        <w:t xml:space="preserve">, </w:t>
      </w:r>
      <w:r w:rsidR="00AB0383" w:rsidRPr="00F47155">
        <w:rPr>
          <w:rFonts w:ascii="Times New Roman" w:hAnsi="Times New Roman" w:cs="Times New Roman"/>
          <w:i/>
          <w:color w:val="auto"/>
          <w:sz w:val="24"/>
          <w:szCs w:val="24"/>
          <w:lang w:val="en-US"/>
        </w:rPr>
        <w:t>r</w:t>
      </w:r>
      <w:r w:rsidR="00AA1BD9" w:rsidRPr="00F47155">
        <w:rPr>
          <w:rFonts w:ascii="Times New Roman" w:hAnsi="Times New Roman" w:cs="Times New Roman"/>
          <w:i/>
          <w:color w:val="auto"/>
          <w:sz w:val="24"/>
          <w:szCs w:val="24"/>
          <w:lang w:val="en-US"/>
        </w:rPr>
        <w:t>esource</w:t>
      </w:r>
      <w:r w:rsidR="00AB0383" w:rsidRPr="00F47155">
        <w:rPr>
          <w:rFonts w:ascii="Times New Roman" w:hAnsi="Times New Roman" w:cs="Times New Roman"/>
          <w:i/>
          <w:color w:val="auto"/>
          <w:sz w:val="24"/>
          <w:szCs w:val="24"/>
        </w:rPr>
        <w:t xml:space="preserve"> </w:t>
      </w:r>
      <w:r w:rsidR="00AA1BD9" w:rsidRPr="00F47155">
        <w:rPr>
          <w:rFonts w:ascii="Times New Roman" w:hAnsi="Times New Roman" w:cs="Times New Roman"/>
          <w:i/>
          <w:color w:val="auto"/>
          <w:sz w:val="24"/>
          <w:szCs w:val="24"/>
          <w:lang w:val="en-US"/>
        </w:rPr>
        <w:t>view</w:t>
      </w:r>
      <w:r w:rsidR="00AA1BD9" w:rsidRPr="00F47155">
        <w:rPr>
          <w:rFonts w:ascii="Times New Roman" w:hAnsi="Times New Roman" w:cs="Times New Roman"/>
          <w:i/>
          <w:color w:val="auto"/>
          <w:sz w:val="24"/>
          <w:szCs w:val="24"/>
        </w:rPr>
        <w:t xml:space="preserve">- </w:t>
      </w:r>
      <w:r w:rsidR="00AB0383" w:rsidRPr="00F47155">
        <w:rPr>
          <w:rFonts w:ascii="Times New Roman" w:hAnsi="Times New Roman" w:cs="Times New Roman"/>
          <w:i/>
          <w:color w:val="auto"/>
          <w:sz w:val="24"/>
          <w:szCs w:val="24"/>
          <w:lang w:val="en-US"/>
        </w:rPr>
        <w:t>e</w:t>
      </w:r>
      <w:r w:rsidR="00AA1BD9" w:rsidRPr="00F47155">
        <w:rPr>
          <w:rFonts w:ascii="Times New Roman" w:hAnsi="Times New Roman" w:cs="Times New Roman"/>
          <w:i/>
          <w:color w:val="auto"/>
          <w:sz w:val="24"/>
          <w:szCs w:val="24"/>
          <w:lang w:val="en-US"/>
        </w:rPr>
        <w:t>xam</w:t>
      </w:r>
      <w:r w:rsidR="00AB0383" w:rsidRPr="00F47155">
        <w:rPr>
          <w:rFonts w:ascii="Times New Roman" w:hAnsi="Times New Roman" w:cs="Times New Roman"/>
          <w:i/>
          <w:color w:val="auto"/>
          <w:sz w:val="24"/>
          <w:szCs w:val="24"/>
        </w:rPr>
        <w:t xml:space="preserve"> </w:t>
      </w:r>
      <w:r w:rsidR="00AA1BD9" w:rsidRPr="00F47155">
        <w:rPr>
          <w:rFonts w:ascii="Times New Roman" w:hAnsi="Times New Roman" w:cs="Times New Roman"/>
          <w:i/>
          <w:color w:val="auto"/>
          <w:sz w:val="24"/>
          <w:szCs w:val="24"/>
          <w:lang w:val="en-US"/>
        </w:rPr>
        <w:t>note</w:t>
      </w:r>
      <w:r w:rsidR="00AB0383" w:rsidRPr="00AB0383">
        <w:rPr>
          <w:rFonts w:ascii="Times New Roman" w:hAnsi="Times New Roman" w:cs="Times New Roman"/>
          <w:color w:val="auto"/>
          <w:sz w:val="24"/>
          <w:szCs w:val="24"/>
        </w:rPr>
        <w:t xml:space="preserve"> και </w:t>
      </w:r>
      <w:r w:rsidR="00AB0383" w:rsidRPr="00F47155">
        <w:rPr>
          <w:rFonts w:ascii="Times New Roman" w:hAnsi="Times New Roman" w:cs="Times New Roman"/>
          <w:i/>
          <w:color w:val="auto"/>
          <w:sz w:val="24"/>
          <w:szCs w:val="24"/>
          <w:lang w:val="en-US"/>
        </w:rPr>
        <w:t>resource</w:t>
      </w:r>
      <w:r w:rsidR="00AB0383" w:rsidRPr="00F47155">
        <w:rPr>
          <w:rFonts w:ascii="Times New Roman" w:hAnsi="Times New Roman" w:cs="Times New Roman"/>
          <w:i/>
          <w:color w:val="auto"/>
          <w:sz w:val="24"/>
          <w:szCs w:val="24"/>
        </w:rPr>
        <w:t xml:space="preserve"> </w:t>
      </w:r>
      <w:r w:rsidR="00AB0383" w:rsidRPr="00F47155">
        <w:rPr>
          <w:rFonts w:ascii="Times New Roman" w:hAnsi="Times New Roman" w:cs="Times New Roman"/>
          <w:i/>
          <w:color w:val="auto"/>
          <w:sz w:val="24"/>
          <w:szCs w:val="24"/>
          <w:lang w:val="en-US"/>
        </w:rPr>
        <w:t>view</w:t>
      </w:r>
      <w:r w:rsidR="00AB0383" w:rsidRPr="00F47155">
        <w:rPr>
          <w:rFonts w:ascii="Times New Roman" w:hAnsi="Times New Roman" w:cs="Times New Roman"/>
          <w:i/>
          <w:color w:val="auto"/>
          <w:sz w:val="24"/>
          <w:szCs w:val="24"/>
        </w:rPr>
        <w:t xml:space="preserve">- </w:t>
      </w:r>
      <w:r w:rsidR="00AB0383" w:rsidRPr="00F47155">
        <w:rPr>
          <w:rFonts w:ascii="Times New Roman" w:hAnsi="Times New Roman" w:cs="Times New Roman"/>
          <w:i/>
          <w:color w:val="auto"/>
          <w:sz w:val="24"/>
          <w:szCs w:val="24"/>
          <w:lang w:val="en-US"/>
        </w:rPr>
        <w:t>final</w:t>
      </w:r>
      <w:r w:rsidR="00AB0383" w:rsidRPr="00F47155">
        <w:rPr>
          <w:rFonts w:ascii="Times New Roman" w:hAnsi="Times New Roman" w:cs="Times New Roman"/>
          <w:i/>
          <w:color w:val="auto"/>
          <w:sz w:val="24"/>
          <w:szCs w:val="24"/>
        </w:rPr>
        <w:t xml:space="preserve"> </w:t>
      </w:r>
      <w:r w:rsidR="00AB0383" w:rsidRPr="00F47155">
        <w:rPr>
          <w:rFonts w:ascii="Times New Roman" w:hAnsi="Times New Roman" w:cs="Times New Roman"/>
          <w:i/>
          <w:color w:val="auto"/>
          <w:sz w:val="24"/>
          <w:szCs w:val="24"/>
          <w:lang w:val="en-US"/>
        </w:rPr>
        <w:t>note</w:t>
      </w:r>
      <w:r w:rsidR="0053177B">
        <w:rPr>
          <w:rFonts w:ascii="Times New Roman" w:hAnsi="Times New Roman" w:cs="Times New Roman"/>
          <w:i/>
          <w:color w:val="auto"/>
          <w:sz w:val="24"/>
          <w:szCs w:val="24"/>
        </w:rPr>
        <w:t xml:space="preserve"> </w:t>
      </w:r>
      <w:r w:rsidR="009C645C" w:rsidRPr="009C645C">
        <w:rPr>
          <w:rFonts w:ascii="Times New Roman" w:hAnsi="Times New Roman" w:cs="Times New Roman"/>
          <w:color w:val="auto"/>
          <w:sz w:val="24"/>
          <w:szCs w:val="24"/>
        </w:rPr>
        <w:t>και</w:t>
      </w:r>
      <w:r w:rsidR="009C645C">
        <w:rPr>
          <w:rFonts w:ascii="Times New Roman" w:hAnsi="Times New Roman" w:cs="Times New Roman"/>
          <w:i/>
          <w:color w:val="auto"/>
          <w:sz w:val="24"/>
          <w:szCs w:val="24"/>
        </w:rPr>
        <w:t xml:space="preserve"> </w:t>
      </w:r>
      <w:r w:rsidR="00AA1BD9" w:rsidRPr="00AA1BD9">
        <w:rPr>
          <w:rFonts w:ascii="Times New Roman" w:hAnsi="Times New Roman" w:cs="Times New Roman"/>
          <w:color w:val="auto"/>
          <w:szCs w:val="22"/>
        </w:rPr>
        <w:t>με τη σχέση με</w:t>
      </w:r>
      <w:r w:rsidR="00E64962">
        <w:rPr>
          <w:rFonts w:ascii="Times New Roman" w:hAnsi="Times New Roman" w:cs="Times New Roman"/>
          <w:color w:val="auto"/>
          <w:szCs w:val="22"/>
        </w:rPr>
        <w:t>ταβλητών με μέτρια συσχέτιση τη</w:t>
      </w:r>
      <w:r w:rsidR="00AA1BD9" w:rsidRPr="00AA1BD9">
        <w:rPr>
          <w:rFonts w:ascii="Times New Roman" w:hAnsi="Times New Roman" w:cs="Times New Roman"/>
          <w:color w:val="auto"/>
          <w:szCs w:val="22"/>
        </w:rPr>
        <w:t xml:space="preserve"> </w:t>
      </w:r>
      <w:r w:rsidR="00AA1BD9" w:rsidRPr="004A00FB">
        <w:rPr>
          <w:rFonts w:ascii="Times New Roman" w:hAnsi="Times New Roman" w:cs="Times New Roman"/>
          <w:i/>
          <w:color w:val="auto"/>
          <w:szCs w:val="22"/>
          <w:lang w:val="en-US"/>
        </w:rPr>
        <w:t>course</w:t>
      </w:r>
      <w:r w:rsidR="00AA1BD9" w:rsidRPr="004A00FB">
        <w:rPr>
          <w:rFonts w:ascii="Times New Roman" w:hAnsi="Times New Roman" w:cs="Times New Roman"/>
          <w:i/>
          <w:color w:val="auto"/>
          <w:szCs w:val="22"/>
        </w:rPr>
        <w:t xml:space="preserve"> </w:t>
      </w:r>
      <w:r w:rsidR="00AA1BD9" w:rsidRPr="004A00FB">
        <w:rPr>
          <w:rFonts w:ascii="Times New Roman" w:hAnsi="Times New Roman" w:cs="Times New Roman"/>
          <w:i/>
          <w:color w:val="auto"/>
          <w:szCs w:val="22"/>
          <w:lang w:val="en-US"/>
        </w:rPr>
        <w:t>view</w:t>
      </w:r>
      <w:r w:rsidR="00AA1BD9" w:rsidRPr="004A00FB">
        <w:rPr>
          <w:rFonts w:ascii="Times New Roman" w:hAnsi="Times New Roman" w:cs="Times New Roman"/>
          <w:i/>
          <w:color w:val="auto"/>
          <w:szCs w:val="22"/>
        </w:rPr>
        <w:t xml:space="preserve">- </w:t>
      </w:r>
      <w:r w:rsidR="00AA1BD9" w:rsidRPr="004A00FB">
        <w:rPr>
          <w:rFonts w:ascii="Times New Roman" w:hAnsi="Times New Roman" w:cs="Times New Roman"/>
          <w:i/>
          <w:color w:val="auto"/>
          <w:szCs w:val="22"/>
          <w:lang w:val="en-US"/>
        </w:rPr>
        <w:t>exam</w:t>
      </w:r>
      <w:r w:rsidR="00AA1BD9" w:rsidRPr="004A00FB">
        <w:rPr>
          <w:rFonts w:ascii="Times New Roman" w:hAnsi="Times New Roman" w:cs="Times New Roman"/>
          <w:i/>
          <w:color w:val="auto"/>
          <w:szCs w:val="22"/>
        </w:rPr>
        <w:t xml:space="preserve"> </w:t>
      </w:r>
      <w:r w:rsidR="00AA1BD9" w:rsidRPr="004A00FB">
        <w:rPr>
          <w:rFonts w:ascii="Times New Roman" w:hAnsi="Times New Roman" w:cs="Times New Roman"/>
          <w:i/>
          <w:color w:val="auto"/>
          <w:szCs w:val="22"/>
          <w:lang w:val="en-US"/>
        </w:rPr>
        <w:t>note</w:t>
      </w:r>
      <w:r w:rsidR="007A4388">
        <w:rPr>
          <w:rFonts w:ascii="Times New Roman" w:hAnsi="Times New Roman" w:cs="Times New Roman"/>
          <w:color w:val="auto"/>
          <w:szCs w:val="22"/>
        </w:rPr>
        <w:t>.</w:t>
      </w:r>
    </w:p>
    <w:p w14:paraId="7EB784EE" w14:textId="77777777" w:rsidR="001A4DFD" w:rsidRPr="00AB0383" w:rsidRDefault="001A4DFD" w:rsidP="001E7414">
      <w:pPr>
        <w:spacing w:before="240" w:after="240" w:line="360" w:lineRule="auto"/>
        <w:ind w:firstLine="284"/>
        <w:jc w:val="both"/>
        <w:rPr>
          <w:rFonts w:ascii="Times New Roman" w:hAnsi="Times New Roman" w:cs="Times New Roman"/>
          <w:color w:val="auto"/>
          <w:szCs w:val="22"/>
        </w:rPr>
      </w:pPr>
    </w:p>
    <w:p w14:paraId="2C8946D9" w14:textId="556AEBD9" w:rsidR="009C07DF" w:rsidRPr="00F02DA5" w:rsidRDefault="00C40F5C" w:rsidP="00F02DA5">
      <w:pPr>
        <w:spacing w:before="240" w:line="360" w:lineRule="auto"/>
        <w:ind w:firstLine="284"/>
        <w:jc w:val="both"/>
        <w:rPr>
          <w:rFonts w:ascii="Times New Roman" w:hAnsi="Times New Roman" w:cs="Times New Roman"/>
          <w:color w:val="auto"/>
          <w:sz w:val="24"/>
          <w:szCs w:val="24"/>
        </w:rPr>
      </w:pPr>
      <w:r>
        <w:rPr>
          <w:rFonts w:ascii="Times New Roman" w:hAnsi="Times New Roman" w:cs="Times New Roman"/>
          <w:color w:val="auto"/>
          <w:szCs w:val="22"/>
        </w:rPr>
        <w:t xml:space="preserve">Το </w:t>
      </w:r>
      <w:r w:rsidR="0053177B">
        <w:rPr>
          <w:rFonts w:ascii="Times New Roman" w:hAnsi="Times New Roman" w:cs="Times New Roman"/>
          <w:szCs w:val="22"/>
        </w:rPr>
        <w:t xml:space="preserve">πόσο ικανοί θεωρούσαν ότι ήταν οι φοιτητές χρησιμοποιώντας το </w:t>
      </w:r>
      <w:r w:rsidR="00F02DA5">
        <w:rPr>
          <w:rFonts w:ascii="Times New Roman" w:hAnsi="Times New Roman" w:cs="Times New Roman"/>
          <w:szCs w:val="22"/>
          <w:lang w:val="en-US"/>
        </w:rPr>
        <w:t>M</w:t>
      </w:r>
      <w:r w:rsidR="0053177B">
        <w:rPr>
          <w:rFonts w:ascii="Times New Roman" w:hAnsi="Times New Roman" w:cs="Times New Roman"/>
          <w:szCs w:val="22"/>
          <w:lang w:val="en-US"/>
        </w:rPr>
        <w:t>oodle</w:t>
      </w:r>
      <w:r>
        <w:rPr>
          <w:rFonts w:ascii="Times New Roman" w:hAnsi="Times New Roman" w:cs="Times New Roman"/>
          <w:szCs w:val="22"/>
        </w:rPr>
        <w:t xml:space="preserve"> κατά τη διάρκεια του εξαμήνου</w:t>
      </w:r>
      <w:r w:rsidR="00B95BD8">
        <w:rPr>
          <w:rFonts w:ascii="Times New Roman" w:hAnsi="Times New Roman" w:cs="Times New Roman"/>
          <w:szCs w:val="22"/>
        </w:rPr>
        <w:t xml:space="preserve"> (</w:t>
      </w:r>
      <w:r w:rsidR="00B95BD8" w:rsidRPr="00F47155">
        <w:rPr>
          <w:rFonts w:ascii="Times New Roman" w:hAnsi="Times New Roman" w:cs="Times New Roman"/>
          <w:i/>
          <w:color w:val="auto"/>
          <w:szCs w:val="22"/>
          <w:lang w:val="en-US"/>
        </w:rPr>
        <w:t>moodle</w:t>
      </w:r>
      <w:r w:rsidR="00B95BD8" w:rsidRPr="00F47155">
        <w:rPr>
          <w:rFonts w:ascii="Times New Roman" w:hAnsi="Times New Roman" w:cs="Times New Roman"/>
          <w:i/>
          <w:color w:val="auto"/>
          <w:szCs w:val="22"/>
        </w:rPr>
        <w:t xml:space="preserve"> </w:t>
      </w:r>
      <w:r w:rsidR="00B95BD8" w:rsidRPr="00F47155">
        <w:rPr>
          <w:rFonts w:ascii="Times New Roman" w:hAnsi="Times New Roman" w:cs="Times New Roman"/>
          <w:i/>
          <w:color w:val="auto"/>
          <w:szCs w:val="22"/>
          <w:lang w:val="en-US"/>
        </w:rPr>
        <w:t>use</w:t>
      </w:r>
      <w:r w:rsidR="00B95BD8" w:rsidRPr="00F47155">
        <w:rPr>
          <w:rFonts w:ascii="Times New Roman" w:hAnsi="Times New Roman" w:cs="Times New Roman"/>
          <w:i/>
          <w:color w:val="auto"/>
          <w:szCs w:val="22"/>
        </w:rPr>
        <w:t xml:space="preserve"> </w:t>
      </w:r>
      <w:r w:rsidR="00B95BD8" w:rsidRPr="00F47155">
        <w:rPr>
          <w:rFonts w:ascii="Times New Roman" w:hAnsi="Times New Roman" w:cs="Times New Roman"/>
          <w:i/>
          <w:color w:val="auto"/>
          <w:szCs w:val="22"/>
          <w:lang w:val="en-US"/>
        </w:rPr>
        <w:t>capability</w:t>
      </w:r>
      <w:r w:rsidR="00B95BD8" w:rsidRPr="00F47155">
        <w:rPr>
          <w:rFonts w:ascii="Times New Roman" w:hAnsi="Times New Roman" w:cs="Times New Roman"/>
          <w:i/>
          <w:color w:val="auto"/>
          <w:szCs w:val="22"/>
        </w:rPr>
        <w:t xml:space="preserve"> </w:t>
      </w:r>
      <w:r w:rsidR="00B95BD8" w:rsidRPr="00F47155">
        <w:rPr>
          <w:rFonts w:ascii="Times New Roman" w:hAnsi="Times New Roman" w:cs="Times New Roman"/>
          <w:i/>
          <w:color w:val="auto"/>
          <w:szCs w:val="22"/>
          <w:lang w:val="en-US"/>
        </w:rPr>
        <w:t>perceptions</w:t>
      </w:r>
      <w:r w:rsidR="00B95BD8">
        <w:rPr>
          <w:rFonts w:ascii="Times New Roman" w:hAnsi="Times New Roman" w:cs="Times New Roman"/>
          <w:szCs w:val="22"/>
        </w:rPr>
        <w:t>)</w:t>
      </w:r>
      <w:r w:rsidR="00AB0383">
        <w:rPr>
          <w:rFonts w:ascii="Times New Roman" w:hAnsi="Times New Roman" w:cs="Times New Roman"/>
          <w:color w:val="auto"/>
          <w:szCs w:val="22"/>
        </w:rPr>
        <w:t xml:space="preserve"> σχετίζεται σε χαμηλό επίπε</w:t>
      </w:r>
      <w:r w:rsidR="001A4DFD">
        <w:rPr>
          <w:rFonts w:ascii="Times New Roman" w:hAnsi="Times New Roman" w:cs="Times New Roman"/>
          <w:color w:val="auto"/>
          <w:szCs w:val="22"/>
        </w:rPr>
        <w:t>δο</w:t>
      </w:r>
      <w:r>
        <w:rPr>
          <w:rFonts w:ascii="Times New Roman" w:hAnsi="Times New Roman" w:cs="Times New Roman"/>
          <w:color w:val="auto"/>
          <w:szCs w:val="22"/>
        </w:rPr>
        <w:t xml:space="preserve"> με το βαθμό του εργαστηρίου</w:t>
      </w:r>
      <w:r w:rsidR="00B95BD8">
        <w:rPr>
          <w:rFonts w:ascii="Times New Roman" w:hAnsi="Times New Roman" w:cs="Times New Roman"/>
          <w:color w:val="auto"/>
          <w:szCs w:val="22"/>
        </w:rPr>
        <w:t xml:space="preserve"> (</w:t>
      </w:r>
      <w:r w:rsidR="00B95BD8" w:rsidRPr="00F47155">
        <w:rPr>
          <w:rFonts w:ascii="Times New Roman" w:hAnsi="Times New Roman" w:cs="Times New Roman"/>
          <w:i/>
          <w:color w:val="auto"/>
          <w:szCs w:val="22"/>
          <w:lang w:val="en-US"/>
        </w:rPr>
        <w:t>lab</w:t>
      </w:r>
      <w:r w:rsidR="00B95BD8" w:rsidRPr="00F47155">
        <w:rPr>
          <w:rFonts w:ascii="Times New Roman" w:hAnsi="Times New Roman" w:cs="Times New Roman"/>
          <w:i/>
          <w:color w:val="auto"/>
          <w:szCs w:val="22"/>
        </w:rPr>
        <w:t xml:space="preserve"> </w:t>
      </w:r>
      <w:r w:rsidR="00B95BD8" w:rsidRPr="00F47155">
        <w:rPr>
          <w:rFonts w:ascii="Times New Roman" w:hAnsi="Times New Roman" w:cs="Times New Roman"/>
          <w:i/>
          <w:color w:val="auto"/>
          <w:szCs w:val="22"/>
          <w:lang w:val="en-US"/>
        </w:rPr>
        <w:t>note</w:t>
      </w:r>
      <w:r w:rsidR="00B95BD8">
        <w:rPr>
          <w:rFonts w:ascii="Times New Roman" w:hAnsi="Times New Roman" w:cs="Times New Roman"/>
          <w:color w:val="auto"/>
          <w:szCs w:val="22"/>
        </w:rPr>
        <w:t xml:space="preserve">). </w:t>
      </w:r>
      <w:r>
        <w:rPr>
          <w:rFonts w:ascii="Times New Roman" w:hAnsi="Times New Roman" w:cs="Times New Roman"/>
          <w:color w:val="auto"/>
          <w:szCs w:val="22"/>
        </w:rPr>
        <w:t xml:space="preserve">Το </w:t>
      </w:r>
      <w:r w:rsidR="0053177B">
        <w:rPr>
          <w:rFonts w:ascii="Times New Roman" w:hAnsi="Times New Roman" w:cs="Times New Roman"/>
          <w:szCs w:val="22"/>
        </w:rPr>
        <w:t xml:space="preserve">πόσο οι φοιτητές χρησιμοποιούν το σύστημα </w:t>
      </w:r>
      <w:r w:rsidR="00F02DA5">
        <w:rPr>
          <w:rFonts w:ascii="Times New Roman" w:hAnsi="Times New Roman" w:cs="Times New Roman"/>
          <w:szCs w:val="22"/>
          <w:lang w:val="en-US"/>
        </w:rPr>
        <w:t>M</w:t>
      </w:r>
      <w:r w:rsidR="0053177B">
        <w:rPr>
          <w:rFonts w:ascii="Times New Roman" w:hAnsi="Times New Roman" w:cs="Times New Roman"/>
          <w:szCs w:val="22"/>
          <w:lang w:val="en-US"/>
        </w:rPr>
        <w:t>oodle</w:t>
      </w:r>
      <w:r>
        <w:rPr>
          <w:rFonts w:ascii="Times New Roman" w:hAnsi="Times New Roman" w:cs="Times New Roman"/>
          <w:szCs w:val="22"/>
        </w:rPr>
        <w:t xml:space="preserve"> με κάποια κανονικότητα ή όχι</w:t>
      </w:r>
      <w:r w:rsidR="00B95BD8">
        <w:rPr>
          <w:rFonts w:ascii="Times New Roman" w:hAnsi="Times New Roman" w:cs="Times New Roman"/>
          <w:szCs w:val="22"/>
        </w:rPr>
        <w:t xml:space="preserve"> (</w:t>
      </w:r>
      <w:r w:rsidR="00B95BD8" w:rsidRPr="00F47155">
        <w:rPr>
          <w:rFonts w:ascii="Times New Roman" w:hAnsi="Times New Roman" w:cs="Times New Roman"/>
          <w:i/>
          <w:color w:val="auto"/>
          <w:szCs w:val="22"/>
          <w:lang w:val="en-US"/>
        </w:rPr>
        <w:t>spectrum</w:t>
      </w:r>
      <w:r w:rsidR="00B95BD8" w:rsidRPr="00F47155">
        <w:rPr>
          <w:rFonts w:ascii="Times New Roman" w:hAnsi="Times New Roman" w:cs="Times New Roman"/>
          <w:i/>
          <w:color w:val="auto"/>
          <w:szCs w:val="22"/>
        </w:rPr>
        <w:t xml:space="preserve"> </w:t>
      </w:r>
      <w:r w:rsidR="00B95BD8" w:rsidRPr="00F47155">
        <w:rPr>
          <w:rFonts w:ascii="Times New Roman" w:hAnsi="Times New Roman" w:cs="Times New Roman"/>
          <w:i/>
          <w:color w:val="auto"/>
          <w:szCs w:val="22"/>
          <w:lang w:val="en-US"/>
        </w:rPr>
        <w:t>of</w:t>
      </w:r>
      <w:r w:rsidR="00B95BD8" w:rsidRPr="00F47155">
        <w:rPr>
          <w:rFonts w:ascii="Times New Roman" w:hAnsi="Times New Roman" w:cs="Times New Roman"/>
          <w:i/>
          <w:color w:val="auto"/>
          <w:szCs w:val="22"/>
        </w:rPr>
        <w:t xml:space="preserve"> </w:t>
      </w:r>
      <w:r w:rsidR="00B95BD8" w:rsidRPr="00F47155">
        <w:rPr>
          <w:rFonts w:ascii="Times New Roman" w:hAnsi="Times New Roman" w:cs="Times New Roman"/>
          <w:i/>
          <w:color w:val="auto"/>
          <w:szCs w:val="22"/>
          <w:lang w:val="en-US"/>
        </w:rPr>
        <w:t>use</w:t>
      </w:r>
      <w:r w:rsidR="00B95BD8">
        <w:rPr>
          <w:rFonts w:ascii="Times New Roman" w:hAnsi="Times New Roman" w:cs="Times New Roman"/>
          <w:szCs w:val="22"/>
        </w:rPr>
        <w:t>)</w:t>
      </w:r>
      <w:r>
        <w:rPr>
          <w:rFonts w:ascii="Times New Roman" w:hAnsi="Times New Roman" w:cs="Times New Roman"/>
          <w:color w:val="auto"/>
          <w:szCs w:val="22"/>
        </w:rPr>
        <w:t xml:space="preserve">, το </w:t>
      </w:r>
      <w:r w:rsidR="0053177B">
        <w:rPr>
          <w:rFonts w:ascii="Times New Roman" w:hAnsi="Times New Roman" w:cs="Times New Roman"/>
          <w:szCs w:val="22"/>
        </w:rPr>
        <w:t xml:space="preserve">σύνολο των ενεργειών </w:t>
      </w:r>
      <w:r w:rsidR="00FA4B70">
        <w:rPr>
          <w:rFonts w:ascii="Times New Roman" w:hAnsi="Times New Roman" w:cs="Times New Roman"/>
          <w:szCs w:val="22"/>
        </w:rPr>
        <w:t xml:space="preserve">των φοιτητών μέσα στο </w:t>
      </w:r>
      <w:r w:rsidR="00FA4B70">
        <w:rPr>
          <w:rFonts w:ascii="Times New Roman" w:hAnsi="Times New Roman" w:cs="Times New Roman"/>
          <w:szCs w:val="22"/>
        </w:rPr>
        <w:lastRenderedPageBreak/>
        <w:t xml:space="preserve">τμήμα </w:t>
      </w:r>
      <w:r>
        <w:rPr>
          <w:rFonts w:ascii="Times New Roman" w:hAnsi="Times New Roman" w:cs="Times New Roman"/>
          <w:szCs w:val="22"/>
        </w:rPr>
        <w:t>όπου αφορούσε τις εργασίες</w:t>
      </w:r>
      <w:r w:rsidR="00B95BD8">
        <w:rPr>
          <w:rFonts w:ascii="Times New Roman" w:hAnsi="Times New Roman" w:cs="Times New Roman"/>
          <w:szCs w:val="22"/>
        </w:rPr>
        <w:t xml:space="preserve"> (</w:t>
      </w:r>
      <w:r w:rsidR="00B95BD8" w:rsidRPr="00F47155">
        <w:rPr>
          <w:rFonts w:ascii="Times New Roman" w:hAnsi="Times New Roman" w:cs="Times New Roman"/>
          <w:i/>
          <w:color w:val="auto"/>
          <w:sz w:val="24"/>
          <w:szCs w:val="24"/>
          <w:lang w:val="en-US"/>
        </w:rPr>
        <w:t>assignment</w:t>
      </w:r>
      <w:r w:rsidR="00B95BD8" w:rsidRPr="00F47155">
        <w:rPr>
          <w:rFonts w:ascii="Times New Roman" w:hAnsi="Times New Roman" w:cs="Times New Roman"/>
          <w:i/>
          <w:color w:val="auto"/>
          <w:sz w:val="24"/>
          <w:szCs w:val="24"/>
        </w:rPr>
        <w:t xml:space="preserve"> </w:t>
      </w:r>
      <w:r w:rsidR="00B95BD8" w:rsidRPr="00F47155">
        <w:rPr>
          <w:rFonts w:ascii="Times New Roman" w:hAnsi="Times New Roman" w:cs="Times New Roman"/>
          <w:i/>
          <w:color w:val="auto"/>
          <w:sz w:val="24"/>
          <w:szCs w:val="24"/>
          <w:lang w:val="en-US"/>
        </w:rPr>
        <w:t>view</w:t>
      </w:r>
      <w:r w:rsidR="00B95BD8">
        <w:rPr>
          <w:rFonts w:ascii="Times New Roman" w:hAnsi="Times New Roman" w:cs="Times New Roman"/>
          <w:szCs w:val="22"/>
        </w:rPr>
        <w:t>)</w:t>
      </w:r>
      <w:r w:rsidR="00B95BD8">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το </w:t>
      </w:r>
      <w:r w:rsidR="0053177B">
        <w:rPr>
          <w:rFonts w:ascii="Times New Roman" w:hAnsi="Times New Roman" w:cs="Times New Roman"/>
          <w:szCs w:val="22"/>
        </w:rPr>
        <w:t>πόσες φορές ένας φοιτητής έχει μπει στο τμήμα συζήτηση</w:t>
      </w:r>
      <w:r w:rsidR="00FA4B70">
        <w:rPr>
          <w:rFonts w:ascii="Times New Roman" w:hAnsi="Times New Roman" w:cs="Times New Roman"/>
          <w:szCs w:val="22"/>
        </w:rPr>
        <w:t>ς</w:t>
      </w:r>
      <w:r w:rsidR="00B95BD8">
        <w:rPr>
          <w:rFonts w:ascii="Times New Roman" w:hAnsi="Times New Roman" w:cs="Times New Roman"/>
          <w:szCs w:val="22"/>
        </w:rPr>
        <w:t xml:space="preserve"> (</w:t>
      </w:r>
      <w:r w:rsidR="00B95BD8" w:rsidRPr="00F47155">
        <w:rPr>
          <w:rFonts w:ascii="Times New Roman" w:hAnsi="Times New Roman" w:cs="Times New Roman"/>
          <w:i/>
          <w:color w:val="auto"/>
          <w:sz w:val="24"/>
          <w:szCs w:val="24"/>
          <w:lang w:val="en-US"/>
        </w:rPr>
        <w:t>forum</w:t>
      </w:r>
      <w:r w:rsidR="00B95BD8" w:rsidRPr="00F47155">
        <w:rPr>
          <w:rFonts w:ascii="Times New Roman" w:hAnsi="Times New Roman" w:cs="Times New Roman"/>
          <w:i/>
          <w:color w:val="auto"/>
          <w:sz w:val="24"/>
          <w:szCs w:val="24"/>
        </w:rPr>
        <w:t xml:space="preserve"> </w:t>
      </w:r>
      <w:r w:rsidR="00B95BD8" w:rsidRPr="00F47155">
        <w:rPr>
          <w:rFonts w:ascii="Times New Roman" w:hAnsi="Times New Roman" w:cs="Times New Roman"/>
          <w:i/>
          <w:color w:val="auto"/>
          <w:sz w:val="24"/>
          <w:szCs w:val="24"/>
          <w:lang w:val="en-US"/>
        </w:rPr>
        <w:t>view</w:t>
      </w:r>
      <w:r w:rsidR="00B95BD8">
        <w:rPr>
          <w:rFonts w:ascii="Times New Roman" w:hAnsi="Times New Roman" w:cs="Times New Roman"/>
          <w:szCs w:val="22"/>
        </w:rPr>
        <w:t xml:space="preserve">) </w:t>
      </w:r>
      <w:r w:rsidR="004A00FB">
        <w:rPr>
          <w:rFonts w:ascii="Times New Roman" w:hAnsi="Times New Roman" w:cs="Times New Roman"/>
          <w:color w:val="auto"/>
          <w:sz w:val="24"/>
          <w:szCs w:val="24"/>
        </w:rPr>
        <w:t xml:space="preserve">και </w:t>
      </w:r>
      <w:r>
        <w:rPr>
          <w:rFonts w:ascii="Times New Roman" w:hAnsi="Times New Roman" w:cs="Times New Roman"/>
          <w:color w:val="auto"/>
          <w:sz w:val="24"/>
          <w:szCs w:val="24"/>
        </w:rPr>
        <w:t xml:space="preserve">το </w:t>
      </w:r>
      <w:r w:rsidR="0053177B">
        <w:rPr>
          <w:rFonts w:ascii="Times New Roman" w:hAnsi="Times New Roman" w:cs="Times New Roman"/>
          <w:szCs w:val="22"/>
        </w:rPr>
        <w:t>πόσες</w:t>
      </w:r>
      <w:r w:rsidR="0053177B" w:rsidRPr="00463903">
        <w:rPr>
          <w:rFonts w:ascii="Times New Roman" w:hAnsi="Times New Roman" w:cs="Times New Roman"/>
          <w:szCs w:val="22"/>
        </w:rPr>
        <w:t xml:space="preserve"> </w:t>
      </w:r>
      <w:r w:rsidR="0053177B">
        <w:rPr>
          <w:rFonts w:ascii="Times New Roman" w:hAnsi="Times New Roman" w:cs="Times New Roman"/>
          <w:szCs w:val="22"/>
        </w:rPr>
        <w:t>φορές</w:t>
      </w:r>
      <w:r w:rsidR="0053177B" w:rsidRPr="00463903">
        <w:rPr>
          <w:rFonts w:ascii="Times New Roman" w:hAnsi="Times New Roman" w:cs="Times New Roman"/>
          <w:szCs w:val="22"/>
        </w:rPr>
        <w:t xml:space="preserve"> </w:t>
      </w:r>
      <w:r w:rsidR="0053177B">
        <w:rPr>
          <w:rFonts w:ascii="Times New Roman" w:hAnsi="Times New Roman" w:cs="Times New Roman"/>
          <w:szCs w:val="22"/>
        </w:rPr>
        <w:t>έν</w:t>
      </w:r>
      <w:r w:rsidR="00FA4B70">
        <w:rPr>
          <w:rFonts w:ascii="Times New Roman" w:hAnsi="Times New Roman" w:cs="Times New Roman"/>
          <w:szCs w:val="22"/>
        </w:rPr>
        <w:t xml:space="preserve">ας φοιτητής μπήκε στο τμήμα </w:t>
      </w:r>
      <w:r>
        <w:rPr>
          <w:rFonts w:ascii="Times New Roman" w:hAnsi="Times New Roman" w:cs="Times New Roman"/>
          <w:szCs w:val="22"/>
        </w:rPr>
        <w:t>με το συμπληρωματικό υλικό</w:t>
      </w:r>
      <w:r w:rsidR="00B95BD8">
        <w:rPr>
          <w:rFonts w:ascii="Times New Roman" w:hAnsi="Times New Roman" w:cs="Times New Roman"/>
          <w:szCs w:val="22"/>
        </w:rPr>
        <w:t xml:space="preserve"> (</w:t>
      </w:r>
      <w:r w:rsidR="00B95BD8" w:rsidRPr="00F47155">
        <w:rPr>
          <w:rFonts w:ascii="Times New Roman" w:hAnsi="Times New Roman" w:cs="Times New Roman"/>
          <w:i/>
          <w:color w:val="auto"/>
          <w:sz w:val="24"/>
          <w:szCs w:val="24"/>
          <w:lang w:val="en-US"/>
        </w:rPr>
        <w:t>resource</w:t>
      </w:r>
      <w:r w:rsidR="00B95BD8" w:rsidRPr="00F47155">
        <w:rPr>
          <w:rFonts w:ascii="Times New Roman" w:hAnsi="Times New Roman" w:cs="Times New Roman"/>
          <w:i/>
          <w:color w:val="auto"/>
          <w:sz w:val="24"/>
          <w:szCs w:val="24"/>
        </w:rPr>
        <w:t xml:space="preserve"> </w:t>
      </w:r>
      <w:r w:rsidR="00B95BD8" w:rsidRPr="00F47155">
        <w:rPr>
          <w:rFonts w:ascii="Times New Roman" w:hAnsi="Times New Roman" w:cs="Times New Roman"/>
          <w:i/>
          <w:color w:val="auto"/>
          <w:sz w:val="24"/>
          <w:szCs w:val="24"/>
          <w:lang w:val="en-US"/>
        </w:rPr>
        <w:t>view</w:t>
      </w:r>
      <w:r w:rsidR="00B95BD8">
        <w:rPr>
          <w:rFonts w:ascii="Times New Roman" w:hAnsi="Times New Roman" w:cs="Times New Roman"/>
          <w:szCs w:val="22"/>
        </w:rPr>
        <w:t>)</w:t>
      </w:r>
      <w:r w:rsidR="001A4DFD" w:rsidRPr="001A4DFD">
        <w:rPr>
          <w:rFonts w:ascii="Times New Roman" w:hAnsi="Times New Roman" w:cs="Times New Roman"/>
          <w:color w:val="auto"/>
          <w:sz w:val="24"/>
          <w:szCs w:val="24"/>
        </w:rPr>
        <w:t xml:space="preserve"> </w:t>
      </w:r>
      <w:r w:rsidR="001A4DFD">
        <w:rPr>
          <w:rFonts w:ascii="Times New Roman" w:hAnsi="Times New Roman" w:cs="Times New Roman"/>
          <w:color w:val="auto"/>
          <w:sz w:val="24"/>
          <w:szCs w:val="24"/>
        </w:rPr>
        <w:t>σχετίζονται</w:t>
      </w:r>
      <w:r w:rsidR="001A4DFD" w:rsidRPr="001A4DFD">
        <w:rPr>
          <w:rFonts w:ascii="Times New Roman" w:hAnsi="Times New Roman" w:cs="Times New Roman"/>
          <w:color w:val="auto"/>
          <w:sz w:val="24"/>
          <w:szCs w:val="24"/>
        </w:rPr>
        <w:t xml:space="preserve"> </w:t>
      </w:r>
      <w:r w:rsidR="001A4DFD">
        <w:rPr>
          <w:rFonts w:ascii="Times New Roman" w:hAnsi="Times New Roman" w:cs="Times New Roman"/>
          <w:color w:val="auto"/>
          <w:sz w:val="24"/>
          <w:szCs w:val="24"/>
        </w:rPr>
        <w:t>σε</w:t>
      </w:r>
      <w:r w:rsidR="001A4DFD" w:rsidRPr="001A4DFD">
        <w:rPr>
          <w:rFonts w:ascii="Times New Roman" w:hAnsi="Times New Roman" w:cs="Times New Roman"/>
          <w:color w:val="auto"/>
          <w:sz w:val="24"/>
          <w:szCs w:val="24"/>
        </w:rPr>
        <w:t xml:space="preserve"> </w:t>
      </w:r>
      <w:r w:rsidR="001A4DFD">
        <w:rPr>
          <w:rFonts w:ascii="Times New Roman" w:hAnsi="Times New Roman" w:cs="Times New Roman"/>
          <w:color w:val="auto"/>
          <w:sz w:val="24"/>
          <w:szCs w:val="24"/>
        </w:rPr>
        <w:t>χαμηλό</w:t>
      </w:r>
      <w:r w:rsidR="001A4DFD" w:rsidRPr="001A4DFD">
        <w:rPr>
          <w:rFonts w:ascii="Times New Roman" w:hAnsi="Times New Roman" w:cs="Times New Roman"/>
          <w:color w:val="auto"/>
          <w:sz w:val="24"/>
          <w:szCs w:val="24"/>
        </w:rPr>
        <w:t xml:space="preserve"> </w:t>
      </w:r>
      <w:r w:rsidR="001A4DFD">
        <w:rPr>
          <w:rFonts w:ascii="Times New Roman" w:hAnsi="Times New Roman" w:cs="Times New Roman"/>
          <w:color w:val="auto"/>
          <w:sz w:val="24"/>
          <w:szCs w:val="24"/>
        </w:rPr>
        <w:t>επίπεδο με το βαθμό της τελικής εξέταση</w:t>
      </w:r>
      <w:r w:rsidR="00FA4B70">
        <w:rPr>
          <w:rFonts w:ascii="Times New Roman" w:hAnsi="Times New Roman" w:cs="Times New Roman"/>
          <w:color w:val="auto"/>
          <w:sz w:val="24"/>
          <w:szCs w:val="24"/>
        </w:rPr>
        <w:t>ς του μαθήματος</w:t>
      </w:r>
      <w:r w:rsidR="00B95BD8">
        <w:rPr>
          <w:rFonts w:ascii="Times New Roman" w:hAnsi="Times New Roman" w:cs="Times New Roman"/>
          <w:color w:val="auto"/>
          <w:sz w:val="24"/>
          <w:szCs w:val="24"/>
        </w:rPr>
        <w:t xml:space="preserve"> (</w:t>
      </w:r>
      <w:r w:rsidR="00B95BD8" w:rsidRPr="00F47155">
        <w:rPr>
          <w:rFonts w:ascii="Times New Roman" w:hAnsi="Times New Roman" w:cs="Times New Roman"/>
          <w:i/>
          <w:color w:val="auto"/>
          <w:sz w:val="24"/>
          <w:szCs w:val="24"/>
          <w:lang w:val="en-US"/>
        </w:rPr>
        <w:t>exam</w:t>
      </w:r>
      <w:r w:rsidR="00B95BD8" w:rsidRPr="00F47155">
        <w:rPr>
          <w:rFonts w:ascii="Times New Roman" w:hAnsi="Times New Roman" w:cs="Times New Roman"/>
          <w:i/>
          <w:color w:val="auto"/>
          <w:sz w:val="24"/>
          <w:szCs w:val="24"/>
        </w:rPr>
        <w:t xml:space="preserve"> </w:t>
      </w:r>
      <w:r w:rsidR="00B95BD8" w:rsidRPr="00F47155">
        <w:rPr>
          <w:rFonts w:ascii="Times New Roman" w:hAnsi="Times New Roman" w:cs="Times New Roman"/>
          <w:i/>
          <w:color w:val="auto"/>
          <w:sz w:val="24"/>
          <w:szCs w:val="24"/>
          <w:lang w:val="en-US"/>
        </w:rPr>
        <w:t>note</w:t>
      </w:r>
      <w:r w:rsidR="00B95BD8">
        <w:rPr>
          <w:rFonts w:ascii="Times New Roman" w:hAnsi="Times New Roman" w:cs="Times New Roman"/>
          <w:color w:val="auto"/>
          <w:sz w:val="24"/>
          <w:szCs w:val="24"/>
        </w:rPr>
        <w:t>)</w:t>
      </w:r>
      <w:r w:rsidR="00FA4B70">
        <w:rPr>
          <w:rFonts w:ascii="Times New Roman" w:hAnsi="Times New Roman" w:cs="Times New Roman"/>
          <w:color w:val="auto"/>
          <w:sz w:val="24"/>
          <w:szCs w:val="24"/>
        </w:rPr>
        <w:t xml:space="preserve">. </w:t>
      </w:r>
    </w:p>
    <w:p w14:paraId="01E6D2A8" w14:textId="77777777" w:rsidR="00F02DA5" w:rsidRPr="00F02DA5" w:rsidRDefault="00F02DA5" w:rsidP="00F02DA5">
      <w:pPr>
        <w:spacing w:before="240" w:line="360" w:lineRule="auto"/>
        <w:ind w:firstLine="284"/>
        <w:jc w:val="both"/>
        <w:rPr>
          <w:rFonts w:ascii="Times New Roman" w:hAnsi="Times New Roman" w:cs="Times New Roman"/>
          <w:color w:val="auto"/>
          <w:sz w:val="24"/>
          <w:szCs w:val="24"/>
        </w:rPr>
      </w:pPr>
    </w:p>
    <w:p w14:paraId="296FB705" w14:textId="2A5F464F" w:rsidR="00AA1BD9" w:rsidRPr="0053177B" w:rsidRDefault="00FA4B70" w:rsidP="009C07DF">
      <w:pPr>
        <w:spacing w:before="240" w:line="360" w:lineRule="auto"/>
        <w:ind w:firstLine="284"/>
        <w:jc w:val="both"/>
        <w:rPr>
          <w:rFonts w:ascii="Times New Roman" w:hAnsi="Times New Roman" w:cs="Times New Roman"/>
          <w:color w:val="auto"/>
          <w:szCs w:val="22"/>
        </w:rPr>
      </w:pPr>
      <w:r>
        <w:rPr>
          <w:rFonts w:ascii="Times New Roman" w:hAnsi="Times New Roman" w:cs="Times New Roman"/>
          <w:color w:val="auto"/>
          <w:sz w:val="24"/>
          <w:szCs w:val="24"/>
        </w:rPr>
        <w:t xml:space="preserve">Το </w:t>
      </w:r>
      <w:r w:rsidR="0053177B">
        <w:rPr>
          <w:rFonts w:ascii="Times New Roman" w:hAnsi="Times New Roman" w:cs="Times New Roman"/>
          <w:szCs w:val="22"/>
        </w:rPr>
        <w:t>πόσες φορές ένας φοιτητής μπήκε στην περιγραφή και στα βασικά εργαλεία του κάθε εβδομ</w:t>
      </w:r>
      <w:r w:rsidR="00C40F5C">
        <w:rPr>
          <w:rFonts w:ascii="Times New Roman" w:hAnsi="Times New Roman" w:cs="Times New Roman"/>
          <w:szCs w:val="22"/>
        </w:rPr>
        <w:t>αδιαίου εργαστηριακού μαθήματος</w:t>
      </w:r>
      <w:r w:rsidR="00B95BD8">
        <w:rPr>
          <w:rFonts w:ascii="Times New Roman" w:hAnsi="Times New Roman" w:cs="Times New Roman"/>
          <w:szCs w:val="22"/>
        </w:rPr>
        <w:t xml:space="preserve"> (</w:t>
      </w:r>
      <w:r w:rsidR="00B95BD8" w:rsidRPr="004A00FB">
        <w:rPr>
          <w:rFonts w:ascii="Times New Roman" w:hAnsi="Times New Roman" w:cs="Times New Roman"/>
          <w:i/>
          <w:color w:val="auto"/>
          <w:szCs w:val="22"/>
          <w:lang w:val="en-US"/>
        </w:rPr>
        <w:t>course</w:t>
      </w:r>
      <w:r w:rsidR="00B95BD8" w:rsidRPr="004A00FB">
        <w:rPr>
          <w:rFonts w:ascii="Times New Roman" w:hAnsi="Times New Roman" w:cs="Times New Roman"/>
          <w:i/>
          <w:color w:val="auto"/>
          <w:szCs w:val="22"/>
        </w:rPr>
        <w:t xml:space="preserve"> </w:t>
      </w:r>
      <w:r w:rsidR="00B95BD8" w:rsidRPr="004A00FB">
        <w:rPr>
          <w:rFonts w:ascii="Times New Roman" w:hAnsi="Times New Roman" w:cs="Times New Roman"/>
          <w:i/>
          <w:color w:val="auto"/>
          <w:szCs w:val="22"/>
          <w:lang w:val="en-US"/>
        </w:rPr>
        <w:t>view</w:t>
      </w:r>
      <w:r w:rsidR="00B95BD8">
        <w:rPr>
          <w:rFonts w:ascii="Times New Roman" w:hAnsi="Times New Roman" w:cs="Times New Roman"/>
          <w:szCs w:val="22"/>
        </w:rPr>
        <w:t>)</w:t>
      </w:r>
      <w:r>
        <w:rPr>
          <w:rFonts w:ascii="Times New Roman" w:hAnsi="Times New Roman" w:cs="Times New Roman"/>
          <w:color w:val="auto"/>
          <w:szCs w:val="22"/>
        </w:rPr>
        <w:t xml:space="preserve"> σχετίζεται </w:t>
      </w:r>
      <w:r w:rsidR="001A4DFD">
        <w:rPr>
          <w:rFonts w:ascii="Times New Roman" w:hAnsi="Times New Roman" w:cs="Times New Roman"/>
          <w:color w:val="auto"/>
          <w:szCs w:val="22"/>
        </w:rPr>
        <w:t>σε μέτριο επίπεδο με το βαθμό</w:t>
      </w:r>
      <w:r w:rsidR="0053177B">
        <w:rPr>
          <w:rFonts w:ascii="Times New Roman" w:hAnsi="Times New Roman" w:cs="Times New Roman"/>
          <w:color w:val="auto"/>
          <w:szCs w:val="22"/>
        </w:rPr>
        <w:t xml:space="preserve"> της τελικής εξέταση</w:t>
      </w:r>
      <w:r w:rsidR="009C07DF">
        <w:rPr>
          <w:rFonts w:ascii="Times New Roman" w:hAnsi="Times New Roman" w:cs="Times New Roman"/>
          <w:color w:val="auto"/>
          <w:szCs w:val="22"/>
        </w:rPr>
        <w:t>ς</w:t>
      </w:r>
      <w:r w:rsidR="0053177B">
        <w:rPr>
          <w:rFonts w:ascii="Times New Roman" w:hAnsi="Times New Roman" w:cs="Times New Roman"/>
          <w:color w:val="auto"/>
          <w:szCs w:val="22"/>
        </w:rPr>
        <w:t xml:space="preserve"> του μαθήματος</w:t>
      </w:r>
      <w:r w:rsidR="00B95BD8">
        <w:rPr>
          <w:rFonts w:ascii="Times New Roman" w:hAnsi="Times New Roman" w:cs="Times New Roman"/>
          <w:color w:val="auto"/>
          <w:szCs w:val="22"/>
        </w:rPr>
        <w:t xml:space="preserve"> (</w:t>
      </w:r>
      <w:r w:rsidR="00B95BD8" w:rsidRPr="004A00FB">
        <w:rPr>
          <w:rFonts w:ascii="Times New Roman" w:hAnsi="Times New Roman" w:cs="Times New Roman"/>
          <w:i/>
          <w:color w:val="auto"/>
          <w:szCs w:val="22"/>
          <w:lang w:val="en-US"/>
        </w:rPr>
        <w:t>exam</w:t>
      </w:r>
      <w:r w:rsidR="00B95BD8" w:rsidRPr="004A00FB">
        <w:rPr>
          <w:rFonts w:ascii="Times New Roman" w:hAnsi="Times New Roman" w:cs="Times New Roman"/>
          <w:i/>
          <w:color w:val="auto"/>
          <w:szCs w:val="22"/>
        </w:rPr>
        <w:t xml:space="preserve"> </w:t>
      </w:r>
      <w:r w:rsidR="00B95BD8" w:rsidRPr="004A00FB">
        <w:rPr>
          <w:rFonts w:ascii="Times New Roman" w:hAnsi="Times New Roman" w:cs="Times New Roman"/>
          <w:i/>
          <w:color w:val="auto"/>
          <w:szCs w:val="22"/>
          <w:lang w:val="en-US"/>
        </w:rPr>
        <w:t>note</w:t>
      </w:r>
      <w:r w:rsidR="00B95BD8">
        <w:rPr>
          <w:rFonts w:ascii="Times New Roman" w:hAnsi="Times New Roman" w:cs="Times New Roman"/>
          <w:color w:val="auto"/>
          <w:szCs w:val="22"/>
        </w:rPr>
        <w:t>)</w:t>
      </w:r>
      <w:r w:rsidR="001A4DFD">
        <w:rPr>
          <w:rFonts w:ascii="Times New Roman" w:hAnsi="Times New Roman" w:cs="Times New Roman"/>
          <w:color w:val="auto"/>
          <w:szCs w:val="22"/>
        </w:rPr>
        <w:t>.</w:t>
      </w:r>
      <w:r w:rsidR="009C07DF">
        <w:rPr>
          <w:rFonts w:ascii="Times New Roman" w:hAnsi="Times New Roman" w:cs="Times New Roman"/>
          <w:color w:val="auto"/>
          <w:szCs w:val="22"/>
        </w:rPr>
        <w:t xml:space="preserve"> </w:t>
      </w:r>
      <w:r w:rsidR="0053177B">
        <w:rPr>
          <w:rFonts w:ascii="Times New Roman" w:hAnsi="Times New Roman" w:cs="Times New Roman"/>
          <w:color w:val="auto"/>
          <w:szCs w:val="22"/>
        </w:rPr>
        <w:t>Τέλος</w:t>
      </w:r>
      <w:r w:rsidR="0053177B" w:rsidRPr="0053177B">
        <w:rPr>
          <w:rFonts w:ascii="Times New Roman" w:hAnsi="Times New Roman" w:cs="Times New Roman"/>
          <w:color w:val="auto"/>
          <w:szCs w:val="22"/>
        </w:rPr>
        <w:t xml:space="preserve">, </w:t>
      </w:r>
      <w:r w:rsidR="00C40F5C">
        <w:rPr>
          <w:rFonts w:ascii="Times New Roman" w:hAnsi="Times New Roman" w:cs="Times New Roman"/>
          <w:color w:val="auto"/>
          <w:szCs w:val="22"/>
        </w:rPr>
        <w:t xml:space="preserve">η </w:t>
      </w:r>
      <w:r w:rsidR="00E64962">
        <w:rPr>
          <w:rFonts w:ascii="Times New Roman" w:hAnsi="Times New Roman" w:cs="Times New Roman"/>
          <w:szCs w:val="22"/>
        </w:rPr>
        <w:t>αντίληψη των μαθητών για τη</w:t>
      </w:r>
      <w:r w:rsidR="0053177B">
        <w:rPr>
          <w:rFonts w:ascii="Times New Roman" w:hAnsi="Times New Roman" w:cs="Times New Roman"/>
          <w:szCs w:val="22"/>
        </w:rPr>
        <w:t xml:space="preserve"> χρηστικότητα του συστήματος </w:t>
      </w:r>
      <w:r w:rsidR="00F02DA5">
        <w:rPr>
          <w:rFonts w:ascii="Times New Roman" w:hAnsi="Times New Roman" w:cs="Times New Roman"/>
          <w:szCs w:val="22"/>
          <w:lang w:val="en-US"/>
        </w:rPr>
        <w:t>M</w:t>
      </w:r>
      <w:r w:rsidR="0053177B">
        <w:rPr>
          <w:rFonts w:ascii="Times New Roman" w:hAnsi="Times New Roman" w:cs="Times New Roman"/>
          <w:szCs w:val="22"/>
          <w:lang w:val="en-US"/>
        </w:rPr>
        <w:t>oodle</w:t>
      </w:r>
      <w:r w:rsidR="00DD5B29">
        <w:rPr>
          <w:rFonts w:ascii="Times New Roman" w:hAnsi="Times New Roman" w:cs="Times New Roman"/>
          <w:szCs w:val="22"/>
        </w:rPr>
        <w:t xml:space="preserve"> (</w:t>
      </w:r>
      <w:r w:rsidR="00DD5B29" w:rsidRPr="00F47155">
        <w:rPr>
          <w:rFonts w:ascii="Times New Roman" w:hAnsi="Times New Roman" w:cs="Times New Roman"/>
          <w:i/>
          <w:color w:val="auto"/>
          <w:szCs w:val="22"/>
          <w:lang w:val="en-US"/>
        </w:rPr>
        <w:t>ease</w:t>
      </w:r>
      <w:r w:rsidR="00DD5B29" w:rsidRPr="00F47155">
        <w:rPr>
          <w:rFonts w:ascii="Times New Roman" w:hAnsi="Times New Roman" w:cs="Times New Roman"/>
          <w:i/>
          <w:color w:val="auto"/>
          <w:szCs w:val="22"/>
        </w:rPr>
        <w:t xml:space="preserve"> </w:t>
      </w:r>
      <w:r w:rsidR="00DD5B29" w:rsidRPr="00F47155">
        <w:rPr>
          <w:rFonts w:ascii="Times New Roman" w:hAnsi="Times New Roman" w:cs="Times New Roman"/>
          <w:i/>
          <w:color w:val="auto"/>
          <w:szCs w:val="22"/>
          <w:lang w:val="en-US"/>
        </w:rPr>
        <w:t>of</w:t>
      </w:r>
      <w:r w:rsidR="00DD5B29" w:rsidRPr="00F47155">
        <w:rPr>
          <w:rFonts w:ascii="Times New Roman" w:hAnsi="Times New Roman" w:cs="Times New Roman"/>
          <w:i/>
          <w:color w:val="auto"/>
          <w:szCs w:val="22"/>
        </w:rPr>
        <w:t xml:space="preserve"> </w:t>
      </w:r>
      <w:r w:rsidR="00DD5B29" w:rsidRPr="00F47155">
        <w:rPr>
          <w:rFonts w:ascii="Times New Roman" w:hAnsi="Times New Roman" w:cs="Times New Roman"/>
          <w:i/>
          <w:color w:val="auto"/>
          <w:szCs w:val="22"/>
          <w:lang w:val="en-US"/>
        </w:rPr>
        <w:t>moodle</w:t>
      </w:r>
      <w:r w:rsidR="00DD5B29" w:rsidRPr="00F47155">
        <w:rPr>
          <w:rFonts w:ascii="Times New Roman" w:hAnsi="Times New Roman" w:cs="Times New Roman"/>
          <w:i/>
          <w:color w:val="auto"/>
          <w:szCs w:val="22"/>
        </w:rPr>
        <w:t xml:space="preserve"> </w:t>
      </w:r>
      <w:r w:rsidR="00DD5B29" w:rsidRPr="00F47155">
        <w:rPr>
          <w:rFonts w:ascii="Times New Roman" w:hAnsi="Times New Roman" w:cs="Times New Roman"/>
          <w:i/>
          <w:color w:val="auto"/>
          <w:szCs w:val="22"/>
          <w:lang w:val="en-US"/>
        </w:rPr>
        <w:t>use</w:t>
      </w:r>
      <w:r w:rsidR="00DD5B29" w:rsidRPr="00F47155">
        <w:rPr>
          <w:rFonts w:ascii="Times New Roman" w:hAnsi="Times New Roman" w:cs="Times New Roman"/>
          <w:i/>
          <w:color w:val="auto"/>
          <w:szCs w:val="22"/>
        </w:rPr>
        <w:t xml:space="preserve"> </w:t>
      </w:r>
      <w:r w:rsidR="00DD5B29" w:rsidRPr="00F47155">
        <w:rPr>
          <w:rFonts w:ascii="Times New Roman" w:hAnsi="Times New Roman" w:cs="Times New Roman"/>
          <w:i/>
          <w:color w:val="auto"/>
          <w:szCs w:val="22"/>
          <w:lang w:val="en-US"/>
        </w:rPr>
        <w:t>perceptions</w:t>
      </w:r>
      <w:r w:rsidR="00DD5B29">
        <w:rPr>
          <w:rFonts w:ascii="Times New Roman" w:hAnsi="Times New Roman" w:cs="Times New Roman"/>
          <w:szCs w:val="22"/>
        </w:rPr>
        <w:t>)</w:t>
      </w:r>
      <w:r w:rsidR="00C40F5C">
        <w:rPr>
          <w:rFonts w:ascii="Times New Roman" w:hAnsi="Times New Roman" w:cs="Times New Roman"/>
          <w:szCs w:val="22"/>
        </w:rPr>
        <w:t xml:space="preserve"> </w:t>
      </w:r>
      <w:r w:rsidR="0053177B">
        <w:rPr>
          <w:rFonts w:ascii="Times New Roman" w:hAnsi="Times New Roman" w:cs="Times New Roman"/>
          <w:color w:val="auto"/>
          <w:szCs w:val="22"/>
        </w:rPr>
        <w:t>και</w:t>
      </w:r>
      <w:r w:rsidR="0053177B" w:rsidRPr="0053177B">
        <w:rPr>
          <w:rFonts w:ascii="Times New Roman" w:hAnsi="Times New Roman" w:cs="Times New Roman"/>
          <w:color w:val="auto"/>
          <w:szCs w:val="22"/>
        </w:rPr>
        <w:t xml:space="preserve"> </w:t>
      </w:r>
      <w:r w:rsidR="00C40F5C">
        <w:rPr>
          <w:rFonts w:ascii="Times New Roman" w:hAnsi="Times New Roman" w:cs="Times New Roman"/>
          <w:color w:val="auto"/>
          <w:sz w:val="24"/>
          <w:szCs w:val="24"/>
        </w:rPr>
        <w:t xml:space="preserve">το </w:t>
      </w:r>
      <w:r w:rsidR="0053177B">
        <w:rPr>
          <w:rFonts w:ascii="Times New Roman" w:hAnsi="Times New Roman" w:cs="Times New Roman"/>
          <w:szCs w:val="22"/>
        </w:rPr>
        <w:t>πόσες</w:t>
      </w:r>
      <w:r w:rsidR="0053177B" w:rsidRPr="00463903">
        <w:rPr>
          <w:rFonts w:ascii="Times New Roman" w:hAnsi="Times New Roman" w:cs="Times New Roman"/>
          <w:szCs w:val="22"/>
        </w:rPr>
        <w:t xml:space="preserve"> </w:t>
      </w:r>
      <w:r w:rsidR="0053177B">
        <w:rPr>
          <w:rFonts w:ascii="Times New Roman" w:hAnsi="Times New Roman" w:cs="Times New Roman"/>
          <w:szCs w:val="22"/>
        </w:rPr>
        <w:t>φορές</w:t>
      </w:r>
      <w:r w:rsidR="0053177B" w:rsidRPr="00463903">
        <w:rPr>
          <w:rFonts w:ascii="Times New Roman" w:hAnsi="Times New Roman" w:cs="Times New Roman"/>
          <w:szCs w:val="22"/>
        </w:rPr>
        <w:t xml:space="preserve"> </w:t>
      </w:r>
      <w:r w:rsidR="0053177B">
        <w:rPr>
          <w:rFonts w:ascii="Times New Roman" w:hAnsi="Times New Roman" w:cs="Times New Roman"/>
          <w:szCs w:val="22"/>
        </w:rPr>
        <w:t>έν</w:t>
      </w:r>
      <w:r w:rsidR="009251A4">
        <w:rPr>
          <w:rFonts w:ascii="Times New Roman" w:hAnsi="Times New Roman" w:cs="Times New Roman"/>
          <w:szCs w:val="22"/>
        </w:rPr>
        <w:t xml:space="preserve">ας φοιτητής μπήκε στο τμήμα </w:t>
      </w:r>
      <w:r w:rsidR="0053177B">
        <w:rPr>
          <w:rFonts w:ascii="Times New Roman" w:hAnsi="Times New Roman" w:cs="Times New Roman"/>
          <w:szCs w:val="22"/>
        </w:rPr>
        <w:t>με το συμπληρωματι</w:t>
      </w:r>
      <w:r w:rsidR="00C40F5C">
        <w:rPr>
          <w:rFonts w:ascii="Times New Roman" w:hAnsi="Times New Roman" w:cs="Times New Roman"/>
          <w:szCs w:val="22"/>
        </w:rPr>
        <w:t>κό υλικό</w:t>
      </w:r>
      <w:r w:rsidR="00DD5B29">
        <w:rPr>
          <w:rFonts w:ascii="Times New Roman" w:hAnsi="Times New Roman" w:cs="Times New Roman"/>
          <w:szCs w:val="22"/>
        </w:rPr>
        <w:t xml:space="preserve"> (</w:t>
      </w:r>
      <w:r w:rsidR="00DD5B29" w:rsidRPr="00F47155">
        <w:rPr>
          <w:rFonts w:ascii="Times New Roman" w:hAnsi="Times New Roman" w:cs="Times New Roman"/>
          <w:i/>
          <w:color w:val="auto"/>
          <w:sz w:val="24"/>
          <w:szCs w:val="24"/>
          <w:lang w:val="en-US"/>
        </w:rPr>
        <w:t>resource</w:t>
      </w:r>
      <w:r w:rsidR="00DD5B29" w:rsidRPr="00F47155">
        <w:rPr>
          <w:rFonts w:ascii="Times New Roman" w:hAnsi="Times New Roman" w:cs="Times New Roman"/>
          <w:i/>
          <w:color w:val="auto"/>
          <w:sz w:val="24"/>
          <w:szCs w:val="24"/>
        </w:rPr>
        <w:t xml:space="preserve"> </w:t>
      </w:r>
      <w:r w:rsidR="00DD5B29" w:rsidRPr="00F47155">
        <w:rPr>
          <w:rFonts w:ascii="Times New Roman" w:hAnsi="Times New Roman" w:cs="Times New Roman"/>
          <w:i/>
          <w:color w:val="auto"/>
          <w:sz w:val="24"/>
          <w:szCs w:val="24"/>
          <w:lang w:val="en-US"/>
        </w:rPr>
        <w:t>view</w:t>
      </w:r>
      <w:r w:rsidR="00DD5B29">
        <w:rPr>
          <w:rFonts w:ascii="Times New Roman" w:hAnsi="Times New Roman" w:cs="Times New Roman"/>
          <w:szCs w:val="22"/>
        </w:rPr>
        <w:t>)</w:t>
      </w:r>
      <w:r w:rsidR="0053177B" w:rsidRPr="0053177B">
        <w:rPr>
          <w:rFonts w:ascii="Times New Roman" w:hAnsi="Times New Roman" w:cs="Times New Roman"/>
          <w:color w:val="auto"/>
          <w:szCs w:val="22"/>
        </w:rPr>
        <w:t xml:space="preserve"> </w:t>
      </w:r>
      <w:r w:rsidR="0053177B">
        <w:rPr>
          <w:rFonts w:ascii="Times New Roman" w:hAnsi="Times New Roman" w:cs="Times New Roman"/>
          <w:color w:val="auto"/>
          <w:szCs w:val="22"/>
        </w:rPr>
        <w:t>σχετίζονται</w:t>
      </w:r>
      <w:r w:rsidR="0053177B" w:rsidRPr="0053177B">
        <w:rPr>
          <w:rFonts w:ascii="Times New Roman" w:hAnsi="Times New Roman" w:cs="Times New Roman"/>
          <w:color w:val="auto"/>
          <w:szCs w:val="22"/>
        </w:rPr>
        <w:t xml:space="preserve"> </w:t>
      </w:r>
      <w:r w:rsidR="0053177B">
        <w:rPr>
          <w:rFonts w:ascii="Times New Roman" w:hAnsi="Times New Roman" w:cs="Times New Roman"/>
          <w:color w:val="auto"/>
          <w:szCs w:val="22"/>
        </w:rPr>
        <w:t>σε χαμηλό επίπεδο με τον τελικό βαθμ</w:t>
      </w:r>
      <w:r w:rsidR="007A4388">
        <w:rPr>
          <w:rFonts w:ascii="Times New Roman" w:hAnsi="Times New Roman" w:cs="Times New Roman"/>
          <w:color w:val="auto"/>
          <w:szCs w:val="22"/>
        </w:rPr>
        <w:t>ό του μαθήματος</w:t>
      </w:r>
      <w:r w:rsidR="00986E1D">
        <w:rPr>
          <w:rFonts w:ascii="Times New Roman" w:hAnsi="Times New Roman" w:cs="Times New Roman"/>
          <w:color w:val="auto"/>
          <w:szCs w:val="22"/>
        </w:rPr>
        <w:t xml:space="preserve"> (</w:t>
      </w:r>
      <w:r w:rsidR="00986E1D" w:rsidRPr="00F47155">
        <w:rPr>
          <w:rFonts w:ascii="Times New Roman" w:hAnsi="Times New Roman" w:cs="Times New Roman"/>
          <w:i/>
          <w:color w:val="auto"/>
          <w:sz w:val="24"/>
          <w:szCs w:val="24"/>
          <w:lang w:val="en-US"/>
        </w:rPr>
        <w:t>final</w:t>
      </w:r>
      <w:r w:rsidR="00986E1D" w:rsidRPr="00F47155">
        <w:rPr>
          <w:rFonts w:ascii="Times New Roman" w:hAnsi="Times New Roman" w:cs="Times New Roman"/>
          <w:i/>
          <w:color w:val="auto"/>
          <w:sz w:val="24"/>
          <w:szCs w:val="24"/>
        </w:rPr>
        <w:t xml:space="preserve"> </w:t>
      </w:r>
      <w:r w:rsidR="00986E1D" w:rsidRPr="00F47155">
        <w:rPr>
          <w:rFonts w:ascii="Times New Roman" w:hAnsi="Times New Roman" w:cs="Times New Roman"/>
          <w:i/>
          <w:color w:val="auto"/>
          <w:sz w:val="24"/>
          <w:szCs w:val="24"/>
          <w:lang w:val="en-US"/>
        </w:rPr>
        <w:t>note</w:t>
      </w:r>
      <w:r w:rsidR="00986E1D">
        <w:rPr>
          <w:rFonts w:ascii="Times New Roman" w:hAnsi="Times New Roman" w:cs="Times New Roman"/>
          <w:color w:val="auto"/>
          <w:szCs w:val="22"/>
        </w:rPr>
        <w:t>)</w:t>
      </w:r>
      <w:r w:rsidR="007A4388">
        <w:rPr>
          <w:rFonts w:ascii="Times New Roman" w:hAnsi="Times New Roman" w:cs="Times New Roman"/>
          <w:color w:val="auto"/>
          <w:szCs w:val="22"/>
        </w:rPr>
        <w:t>.</w:t>
      </w:r>
      <w:r w:rsidR="00DD5B29">
        <w:rPr>
          <w:rFonts w:ascii="Times New Roman" w:hAnsi="Times New Roman" w:cs="Times New Roman"/>
          <w:color w:val="auto"/>
          <w:szCs w:val="22"/>
        </w:rPr>
        <w:t xml:space="preserve"> </w:t>
      </w:r>
    </w:p>
    <w:p w14:paraId="7157F908" w14:textId="1A614490" w:rsidR="00372C11" w:rsidRDefault="00AA1BD9" w:rsidP="00150B1D">
      <w:pPr>
        <w:spacing w:after="240" w:line="360" w:lineRule="auto"/>
        <w:ind w:firstLine="284"/>
        <w:jc w:val="both"/>
        <w:rPr>
          <w:rFonts w:ascii="Times New Roman" w:hAnsi="Times New Roman" w:cs="Times New Roman"/>
          <w:color w:val="auto"/>
          <w:szCs w:val="22"/>
        </w:rPr>
      </w:pPr>
      <w:r w:rsidRPr="0053177B">
        <w:rPr>
          <w:rFonts w:ascii="Times New Roman" w:hAnsi="Times New Roman" w:cs="Times New Roman"/>
          <w:color w:val="auto"/>
          <w:szCs w:val="22"/>
        </w:rPr>
        <w:t xml:space="preserve"> </w:t>
      </w:r>
      <w:r w:rsidR="00986E1D">
        <w:rPr>
          <w:rFonts w:ascii="Times New Roman" w:hAnsi="Times New Roman" w:cs="Times New Roman"/>
          <w:color w:val="auto"/>
          <w:szCs w:val="22"/>
        </w:rPr>
        <w:t xml:space="preserve"> </w:t>
      </w:r>
    </w:p>
    <w:p w14:paraId="208FFD97" w14:textId="77777777" w:rsidR="00150B1D" w:rsidRPr="00372C11" w:rsidRDefault="00150B1D" w:rsidP="00150B1D">
      <w:pPr>
        <w:spacing w:after="240" w:line="360" w:lineRule="auto"/>
        <w:ind w:firstLine="284"/>
        <w:jc w:val="both"/>
        <w:rPr>
          <w:rFonts w:ascii="Times New Roman" w:hAnsi="Times New Roman" w:cs="Times New Roman"/>
          <w:color w:val="auto"/>
          <w:szCs w:val="22"/>
        </w:rPr>
      </w:pPr>
    </w:p>
    <w:p w14:paraId="6F3F4271" w14:textId="77777777" w:rsidR="00CF2897" w:rsidRDefault="00CF2897" w:rsidP="001E7414">
      <w:pPr>
        <w:tabs>
          <w:tab w:val="left" w:pos="3570"/>
        </w:tabs>
        <w:spacing w:line="360" w:lineRule="auto"/>
        <w:jc w:val="center"/>
        <w:rPr>
          <w:rFonts w:ascii="Times New Roman" w:hAnsi="Times New Roman" w:cs="Times New Roman"/>
          <w:szCs w:val="22"/>
        </w:rPr>
      </w:pPr>
      <w:r w:rsidRPr="006300FC">
        <w:rPr>
          <w:rFonts w:ascii="Times New Roman" w:hAnsi="Times New Roman" w:cs="Times New Roman"/>
          <w:b/>
          <w:szCs w:val="22"/>
        </w:rPr>
        <w:t xml:space="preserve">Πίνακας </w:t>
      </w:r>
      <w:r w:rsidR="006C072C">
        <w:rPr>
          <w:rFonts w:ascii="Times New Roman" w:hAnsi="Times New Roman" w:cs="Times New Roman"/>
          <w:b/>
          <w:szCs w:val="22"/>
        </w:rPr>
        <w:t>9</w:t>
      </w:r>
      <w:r w:rsidRPr="006300FC">
        <w:rPr>
          <w:rFonts w:ascii="Times New Roman" w:hAnsi="Times New Roman" w:cs="Times New Roman"/>
          <w:b/>
          <w:szCs w:val="22"/>
        </w:rPr>
        <w:t>.</w:t>
      </w:r>
      <w:r>
        <w:rPr>
          <w:rFonts w:ascii="Times New Roman" w:hAnsi="Times New Roman" w:cs="Times New Roman"/>
          <w:szCs w:val="22"/>
        </w:rPr>
        <w:t xml:space="preserve"> Στατιστικά Σημαντικές Σχέσεις (1</w:t>
      </w:r>
      <w:r w:rsidRPr="003518A3">
        <w:rPr>
          <w:rFonts w:ascii="Times New Roman" w:hAnsi="Times New Roman" w:cs="Times New Roman"/>
          <w:szCs w:val="22"/>
          <w:vertAlign w:val="superscript"/>
        </w:rPr>
        <w:t>ο</w:t>
      </w:r>
      <w:r>
        <w:rPr>
          <w:rFonts w:ascii="Times New Roman" w:hAnsi="Times New Roman" w:cs="Times New Roman"/>
          <w:szCs w:val="22"/>
        </w:rPr>
        <w:t xml:space="preserve"> και 3</w:t>
      </w:r>
      <w:r w:rsidRPr="003518A3">
        <w:rPr>
          <w:rFonts w:ascii="Times New Roman" w:hAnsi="Times New Roman" w:cs="Times New Roman"/>
          <w:szCs w:val="22"/>
          <w:vertAlign w:val="superscript"/>
        </w:rPr>
        <w:t>ο</w:t>
      </w:r>
      <w:r>
        <w:rPr>
          <w:rFonts w:ascii="Times New Roman" w:hAnsi="Times New Roman" w:cs="Times New Roman"/>
          <w:szCs w:val="22"/>
        </w:rPr>
        <w:t xml:space="preserve"> έτος)</w:t>
      </w:r>
    </w:p>
    <w:p w14:paraId="13E9893A" w14:textId="77777777" w:rsidR="00B277A4" w:rsidRDefault="00B277A4" w:rsidP="001E7414">
      <w:pPr>
        <w:tabs>
          <w:tab w:val="left" w:pos="3570"/>
        </w:tabs>
        <w:spacing w:line="360" w:lineRule="auto"/>
        <w:jc w:val="center"/>
        <w:rPr>
          <w:rFonts w:ascii="Times New Roman" w:hAnsi="Times New Roman" w:cs="Times New Roman"/>
          <w:szCs w:val="22"/>
        </w:rPr>
      </w:pPr>
    </w:p>
    <w:tbl>
      <w:tblPr>
        <w:tblStyle w:val="TableGrid"/>
        <w:tblW w:w="8789" w:type="dxa"/>
        <w:tblLayout w:type="fixed"/>
        <w:tblLook w:val="04A0" w:firstRow="1" w:lastRow="0" w:firstColumn="1" w:lastColumn="0" w:noHBand="0" w:noVBand="1"/>
      </w:tblPr>
      <w:tblGrid>
        <w:gridCol w:w="2694"/>
        <w:gridCol w:w="3544"/>
        <w:gridCol w:w="2551"/>
      </w:tblGrid>
      <w:tr w:rsidR="00CF2897" w14:paraId="2FF532AA" w14:textId="77777777" w:rsidTr="00305C3A">
        <w:trPr>
          <w:trHeight w:val="386"/>
        </w:trPr>
        <w:tc>
          <w:tcPr>
            <w:tcW w:w="2694" w:type="dxa"/>
            <w:vAlign w:val="center"/>
          </w:tcPr>
          <w:p w14:paraId="3025DC53" w14:textId="77777777" w:rsidR="00CF2897" w:rsidRPr="00305C3A" w:rsidRDefault="00CF2897" w:rsidP="00305C3A">
            <w:pPr>
              <w:spacing w:line="360" w:lineRule="auto"/>
              <w:jc w:val="center"/>
              <w:rPr>
                <w:rFonts w:ascii="Times New Roman" w:hAnsi="Times New Roman" w:cs="Times New Roman"/>
                <w:b/>
                <w:color w:val="auto"/>
                <w:szCs w:val="22"/>
              </w:rPr>
            </w:pPr>
            <w:r w:rsidRPr="00305C3A">
              <w:rPr>
                <w:rFonts w:ascii="Times New Roman" w:hAnsi="Times New Roman" w:cs="Times New Roman"/>
                <w:b/>
                <w:color w:val="auto"/>
                <w:szCs w:val="22"/>
              </w:rPr>
              <w:t>Χαμηλή Συσχέτιση</w:t>
            </w:r>
          </w:p>
        </w:tc>
        <w:tc>
          <w:tcPr>
            <w:tcW w:w="3544" w:type="dxa"/>
            <w:vAlign w:val="center"/>
          </w:tcPr>
          <w:p w14:paraId="37823252" w14:textId="77777777" w:rsidR="00CF2897" w:rsidRPr="00305C3A" w:rsidRDefault="00CF2897" w:rsidP="00305C3A">
            <w:pPr>
              <w:spacing w:line="360" w:lineRule="auto"/>
              <w:jc w:val="center"/>
              <w:rPr>
                <w:rFonts w:ascii="Times New Roman" w:hAnsi="Times New Roman" w:cs="Times New Roman"/>
                <w:b/>
                <w:color w:val="auto"/>
                <w:szCs w:val="22"/>
              </w:rPr>
            </w:pPr>
            <w:r w:rsidRPr="00305C3A">
              <w:rPr>
                <w:rFonts w:ascii="Times New Roman" w:hAnsi="Times New Roman" w:cs="Times New Roman"/>
                <w:b/>
                <w:color w:val="auto"/>
                <w:szCs w:val="22"/>
              </w:rPr>
              <w:t>Μέτρια Συσχέτιση</w:t>
            </w:r>
          </w:p>
        </w:tc>
        <w:tc>
          <w:tcPr>
            <w:tcW w:w="2551" w:type="dxa"/>
            <w:vAlign w:val="center"/>
          </w:tcPr>
          <w:p w14:paraId="18D14949" w14:textId="77777777" w:rsidR="00CF2897" w:rsidRPr="00305C3A" w:rsidRDefault="00CF2897" w:rsidP="00305C3A">
            <w:pPr>
              <w:spacing w:line="360" w:lineRule="auto"/>
              <w:jc w:val="center"/>
              <w:rPr>
                <w:rFonts w:ascii="Times New Roman" w:hAnsi="Times New Roman" w:cs="Times New Roman"/>
                <w:b/>
                <w:color w:val="auto"/>
                <w:szCs w:val="22"/>
              </w:rPr>
            </w:pPr>
            <w:r w:rsidRPr="00305C3A">
              <w:rPr>
                <w:rFonts w:ascii="Times New Roman" w:hAnsi="Times New Roman" w:cs="Times New Roman"/>
                <w:b/>
                <w:color w:val="auto"/>
                <w:szCs w:val="22"/>
              </w:rPr>
              <w:t>Υψηλή Συσχέτιση</w:t>
            </w:r>
          </w:p>
        </w:tc>
      </w:tr>
      <w:tr w:rsidR="00CF2897" w:rsidRPr="0087522F" w14:paraId="496BA639" w14:textId="77777777" w:rsidTr="00305C3A">
        <w:trPr>
          <w:trHeight w:val="829"/>
        </w:trPr>
        <w:tc>
          <w:tcPr>
            <w:tcW w:w="2694" w:type="dxa"/>
            <w:vAlign w:val="center"/>
          </w:tcPr>
          <w:p w14:paraId="6CA55FA0" w14:textId="77777777" w:rsidR="00CF2897" w:rsidRPr="00305C3A" w:rsidRDefault="00CF2897" w:rsidP="00305C3A">
            <w:pPr>
              <w:spacing w:line="360" w:lineRule="auto"/>
              <w:jc w:val="center"/>
              <w:rPr>
                <w:rFonts w:ascii="Times New Roman" w:hAnsi="Times New Roman" w:cs="Times New Roman"/>
                <w:color w:val="auto"/>
                <w:szCs w:val="22"/>
                <w:lang w:val="en-US"/>
              </w:rPr>
            </w:pPr>
            <w:r w:rsidRPr="00305C3A">
              <w:rPr>
                <w:rFonts w:ascii="Times New Roman" w:hAnsi="Times New Roman" w:cs="Times New Roman"/>
                <w:color w:val="auto"/>
                <w:sz w:val="24"/>
                <w:szCs w:val="24"/>
                <w:lang w:val="en-US"/>
              </w:rPr>
              <w:t>Ease_of_moodle_use_perceptions-Perceived_Usefulness_assignment</w:t>
            </w:r>
          </w:p>
        </w:tc>
        <w:tc>
          <w:tcPr>
            <w:tcW w:w="3544" w:type="dxa"/>
            <w:vAlign w:val="center"/>
          </w:tcPr>
          <w:p w14:paraId="1F525BFD" w14:textId="77777777" w:rsidR="00CF2897" w:rsidRPr="00CF2897" w:rsidRDefault="00CF2897" w:rsidP="00305C3A">
            <w:pPr>
              <w:spacing w:line="360" w:lineRule="auto"/>
              <w:jc w:val="center"/>
              <w:rPr>
                <w:rFonts w:ascii="Times New Roman" w:hAnsi="Times New Roman" w:cs="Times New Roman"/>
                <w:color w:val="auto"/>
                <w:szCs w:val="22"/>
                <w:lang w:val="en-US"/>
              </w:rPr>
            </w:pPr>
            <w:r w:rsidRPr="00CF2897">
              <w:rPr>
                <w:rFonts w:ascii="Times New Roman" w:hAnsi="Times New Roman" w:cs="Times New Roman"/>
                <w:color w:val="auto"/>
                <w:sz w:val="24"/>
                <w:szCs w:val="24"/>
                <w:lang w:val="en-US"/>
              </w:rPr>
              <w:t>Spectrum_of_use- user_view</w:t>
            </w:r>
          </w:p>
        </w:tc>
        <w:tc>
          <w:tcPr>
            <w:tcW w:w="2551" w:type="dxa"/>
            <w:vAlign w:val="center"/>
          </w:tcPr>
          <w:p w14:paraId="359FAAE3" w14:textId="77777777" w:rsidR="00CF2897" w:rsidRPr="00305C3A" w:rsidRDefault="00CF2897" w:rsidP="00305C3A">
            <w:pPr>
              <w:spacing w:line="360" w:lineRule="auto"/>
              <w:jc w:val="center"/>
              <w:rPr>
                <w:rFonts w:ascii="Times New Roman" w:hAnsi="Times New Roman" w:cs="Times New Roman"/>
                <w:color w:val="auto"/>
                <w:sz w:val="24"/>
                <w:szCs w:val="24"/>
                <w:lang w:val="en-US"/>
              </w:rPr>
            </w:pPr>
            <w:r w:rsidRPr="00CF2897">
              <w:rPr>
                <w:rFonts w:ascii="Times New Roman" w:hAnsi="Times New Roman" w:cs="Times New Roman"/>
                <w:color w:val="auto"/>
                <w:sz w:val="24"/>
                <w:szCs w:val="24"/>
                <w:lang w:val="en-US"/>
              </w:rPr>
              <w:t>Perceived_Moodle_Usefulness_Lesson- Perceived_Usefulness_assignment</w:t>
            </w:r>
          </w:p>
        </w:tc>
      </w:tr>
      <w:tr w:rsidR="00CF2897" w:rsidRPr="0087522F" w14:paraId="7A4B4AD2" w14:textId="77777777" w:rsidTr="00305C3A">
        <w:trPr>
          <w:trHeight w:val="846"/>
        </w:trPr>
        <w:tc>
          <w:tcPr>
            <w:tcW w:w="2694" w:type="dxa"/>
            <w:vAlign w:val="center"/>
          </w:tcPr>
          <w:p w14:paraId="41D4B7CB" w14:textId="77777777" w:rsidR="00CF2897" w:rsidRPr="00080D8F" w:rsidRDefault="00CF2897" w:rsidP="00305C3A">
            <w:pPr>
              <w:spacing w:line="360" w:lineRule="auto"/>
              <w:jc w:val="center"/>
              <w:rPr>
                <w:rFonts w:ascii="Times New Roman" w:hAnsi="Times New Roman" w:cs="Times New Roman"/>
                <w:i/>
                <w:color w:val="auto"/>
                <w:szCs w:val="22"/>
                <w:lang w:val="en-US"/>
              </w:rPr>
            </w:pPr>
            <w:r w:rsidRPr="00080D8F">
              <w:rPr>
                <w:rFonts w:ascii="Times New Roman" w:hAnsi="Times New Roman" w:cs="Times New Roman"/>
                <w:i/>
                <w:color w:val="auto"/>
                <w:sz w:val="24"/>
                <w:szCs w:val="24"/>
                <w:lang w:val="en-US"/>
              </w:rPr>
              <w:t>Ease_of_moodle_use_perceptions-Final_note</w:t>
            </w:r>
          </w:p>
        </w:tc>
        <w:tc>
          <w:tcPr>
            <w:tcW w:w="3544" w:type="dxa"/>
            <w:vAlign w:val="center"/>
          </w:tcPr>
          <w:p w14:paraId="189BAD7B" w14:textId="77777777" w:rsidR="00CF2897" w:rsidRPr="00CF2897" w:rsidRDefault="00CF2897" w:rsidP="00305C3A">
            <w:pPr>
              <w:spacing w:line="360" w:lineRule="auto"/>
              <w:jc w:val="center"/>
              <w:rPr>
                <w:rFonts w:ascii="Times New Roman" w:hAnsi="Times New Roman" w:cs="Times New Roman"/>
                <w:color w:val="auto"/>
                <w:szCs w:val="22"/>
                <w:lang w:val="en-US"/>
              </w:rPr>
            </w:pPr>
            <w:r w:rsidRPr="00CF2897">
              <w:rPr>
                <w:rFonts w:ascii="Times New Roman" w:hAnsi="Times New Roman" w:cs="Times New Roman"/>
                <w:color w:val="auto"/>
                <w:sz w:val="24"/>
                <w:szCs w:val="24"/>
                <w:lang w:val="en-US"/>
              </w:rPr>
              <w:t>Spectrum_of_use- user_view_all</w:t>
            </w:r>
          </w:p>
        </w:tc>
        <w:tc>
          <w:tcPr>
            <w:tcW w:w="2551" w:type="dxa"/>
            <w:vAlign w:val="center"/>
          </w:tcPr>
          <w:p w14:paraId="275B0D25" w14:textId="77777777" w:rsidR="00CF2897" w:rsidRPr="00CF2897" w:rsidRDefault="00CF2897" w:rsidP="00305C3A">
            <w:pPr>
              <w:spacing w:line="360" w:lineRule="auto"/>
              <w:jc w:val="center"/>
              <w:rPr>
                <w:rFonts w:ascii="Times New Roman" w:hAnsi="Times New Roman" w:cs="Times New Roman"/>
                <w:color w:val="auto"/>
                <w:szCs w:val="22"/>
                <w:lang w:val="en-US"/>
              </w:rPr>
            </w:pPr>
          </w:p>
          <w:p w14:paraId="6B140687" w14:textId="77777777" w:rsidR="00CF2897" w:rsidRPr="00CF2897" w:rsidRDefault="00CF2897" w:rsidP="00305C3A">
            <w:pPr>
              <w:spacing w:line="360" w:lineRule="auto"/>
              <w:jc w:val="center"/>
              <w:rPr>
                <w:rFonts w:ascii="Times New Roman" w:hAnsi="Times New Roman" w:cs="Times New Roman"/>
                <w:color w:val="auto"/>
                <w:szCs w:val="22"/>
                <w:lang w:val="en-US"/>
              </w:rPr>
            </w:pPr>
            <w:r w:rsidRPr="00CF2897">
              <w:rPr>
                <w:rFonts w:ascii="Times New Roman" w:hAnsi="Times New Roman" w:cs="Times New Roman"/>
                <w:color w:val="auto"/>
                <w:sz w:val="24"/>
                <w:szCs w:val="24"/>
                <w:lang w:val="en-US"/>
              </w:rPr>
              <w:t>Spectrum_of_use- questionnaire_view</w:t>
            </w:r>
          </w:p>
        </w:tc>
      </w:tr>
      <w:tr w:rsidR="00CF2897" w:rsidRPr="00CF2897" w14:paraId="32D20A8C" w14:textId="77777777" w:rsidTr="00305C3A">
        <w:trPr>
          <w:trHeight w:val="858"/>
        </w:trPr>
        <w:tc>
          <w:tcPr>
            <w:tcW w:w="2694" w:type="dxa"/>
            <w:vAlign w:val="center"/>
          </w:tcPr>
          <w:p w14:paraId="35825C24" w14:textId="77777777" w:rsidR="00CF2897" w:rsidRPr="00305C3A" w:rsidRDefault="00CF2897" w:rsidP="00305C3A">
            <w:pPr>
              <w:spacing w:line="360" w:lineRule="auto"/>
              <w:jc w:val="center"/>
              <w:rPr>
                <w:rFonts w:ascii="Times New Roman" w:hAnsi="Times New Roman" w:cs="Times New Roman"/>
                <w:color w:val="auto"/>
                <w:szCs w:val="22"/>
                <w:lang w:val="en-US"/>
              </w:rPr>
            </w:pPr>
            <w:r w:rsidRPr="00305C3A">
              <w:rPr>
                <w:rFonts w:ascii="Times New Roman" w:hAnsi="Times New Roman" w:cs="Times New Roman"/>
                <w:color w:val="auto"/>
                <w:sz w:val="24"/>
                <w:szCs w:val="24"/>
                <w:lang w:val="en-US"/>
              </w:rPr>
              <w:t>Moodle_use_capability_perceptions- Spectrum_of_use</w:t>
            </w:r>
          </w:p>
        </w:tc>
        <w:tc>
          <w:tcPr>
            <w:tcW w:w="3544" w:type="dxa"/>
            <w:vAlign w:val="center"/>
          </w:tcPr>
          <w:p w14:paraId="6515A2AC" w14:textId="77777777" w:rsidR="00CF2897" w:rsidRPr="00CF2897" w:rsidRDefault="00CF2897" w:rsidP="00305C3A">
            <w:pPr>
              <w:spacing w:line="360" w:lineRule="auto"/>
              <w:jc w:val="center"/>
              <w:rPr>
                <w:rFonts w:ascii="Times New Roman" w:hAnsi="Times New Roman" w:cs="Times New Roman"/>
                <w:color w:val="auto"/>
                <w:szCs w:val="22"/>
                <w:lang w:val="en-US"/>
              </w:rPr>
            </w:pPr>
          </w:p>
          <w:p w14:paraId="0A0E9946" w14:textId="77777777" w:rsidR="00CF2897" w:rsidRPr="00CF2897" w:rsidRDefault="00CF2897" w:rsidP="00305C3A">
            <w:pPr>
              <w:spacing w:line="360" w:lineRule="auto"/>
              <w:jc w:val="center"/>
              <w:rPr>
                <w:rFonts w:ascii="Times New Roman" w:hAnsi="Times New Roman" w:cs="Times New Roman"/>
                <w:color w:val="auto"/>
                <w:szCs w:val="22"/>
                <w:lang w:val="en-US"/>
              </w:rPr>
            </w:pPr>
            <w:r w:rsidRPr="00CF2897">
              <w:rPr>
                <w:rFonts w:ascii="Times New Roman" w:hAnsi="Times New Roman" w:cs="Times New Roman"/>
                <w:color w:val="auto"/>
                <w:sz w:val="24"/>
                <w:szCs w:val="24"/>
                <w:lang w:val="en-US"/>
              </w:rPr>
              <w:t>Total_of_id- glossary_view</w:t>
            </w:r>
          </w:p>
          <w:p w14:paraId="6D1ABE69" w14:textId="77777777" w:rsidR="00CF2897" w:rsidRPr="00CF2897" w:rsidRDefault="00CF2897" w:rsidP="00305C3A">
            <w:pPr>
              <w:spacing w:line="360" w:lineRule="auto"/>
              <w:jc w:val="center"/>
              <w:rPr>
                <w:rFonts w:ascii="Times New Roman" w:hAnsi="Times New Roman" w:cs="Times New Roman"/>
                <w:color w:val="auto"/>
                <w:szCs w:val="22"/>
                <w:lang w:val="en-US"/>
              </w:rPr>
            </w:pPr>
          </w:p>
        </w:tc>
        <w:tc>
          <w:tcPr>
            <w:tcW w:w="2551" w:type="dxa"/>
            <w:vAlign w:val="center"/>
          </w:tcPr>
          <w:p w14:paraId="3607B3E3" w14:textId="77777777" w:rsidR="00CF2897" w:rsidRPr="00CF2897" w:rsidRDefault="00CF2897" w:rsidP="00305C3A">
            <w:pPr>
              <w:spacing w:line="360" w:lineRule="auto"/>
              <w:jc w:val="center"/>
              <w:rPr>
                <w:rFonts w:ascii="Times New Roman" w:hAnsi="Times New Roman" w:cs="Times New Roman"/>
                <w:color w:val="auto"/>
                <w:szCs w:val="22"/>
                <w:lang w:val="en-US"/>
              </w:rPr>
            </w:pPr>
          </w:p>
          <w:p w14:paraId="608CDB1D" w14:textId="77777777" w:rsidR="00CF2897" w:rsidRPr="00CF2897" w:rsidRDefault="00CF2897" w:rsidP="00305C3A">
            <w:pPr>
              <w:spacing w:line="360" w:lineRule="auto"/>
              <w:jc w:val="center"/>
              <w:rPr>
                <w:rFonts w:ascii="Times New Roman" w:hAnsi="Times New Roman" w:cs="Times New Roman"/>
                <w:color w:val="auto"/>
                <w:szCs w:val="22"/>
                <w:lang w:val="en-US"/>
              </w:rPr>
            </w:pPr>
          </w:p>
          <w:p w14:paraId="16BEC499" w14:textId="77777777" w:rsidR="00CF2897" w:rsidRPr="00305C3A" w:rsidRDefault="00CF2897" w:rsidP="00305C3A">
            <w:pPr>
              <w:spacing w:line="360" w:lineRule="auto"/>
              <w:jc w:val="center"/>
              <w:rPr>
                <w:rFonts w:ascii="Times New Roman" w:hAnsi="Times New Roman" w:cs="Times New Roman"/>
                <w:i/>
                <w:color w:val="auto"/>
                <w:sz w:val="24"/>
                <w:szCs w:val="24"/>
                <w:lang w:val="en-US"/>
              </w:rPr>
            </w:pPr>
            <w:r w:rsidRPr="00305C3A">
              <w:rPr>
                <w:rFonts w:ascii="Times New Roman" w:hAnsi="Times New Roman" w:cs="Times New Roman"/>
                <w:i/>
                <w:color w:val="auto"/>
                <w:sz w:val="24"/>
                <w:szCs w:val="24"/>
                <w:lang w:val="en-US"/>
              </w:rPr>
              <w:t>Lab_note- Final_note</w:t>
            </w:r>
          </w:p>
          <w:p w14:paraId="2F88EBFD" w14:textId="77777777" w:rsidR="00CF2897" w:rsidRPr="00CF2897" w:rsidRDefault="00CF2897" w:rsidP="00305C3A">
            <w:pPr>
              <w:spacing w:line="360" w:lineRule="auto"/>
              <w:jc w:val="center"/>
              <w:rPr>
                <w:rFonts w:ascii="Times New Roman" w:hAnsi="Times New Roman" w:cs="Times New Roman"/>
                <w:color w:val="auto"/>
                <w:szCs w:val="22"/>
                <w:lang w:val="en-US"/>
              </w:rPr>
            </w:pPr>
          </w:p>
        </w:tc>
      </w:tr>
      <w:tr w:rsidR="00CF2897" w:rsidRPr="0087522F" w14:paraId="40E795EC" w14:textId="77777777" w:rsidTr="00305C3A">
        <w:trPr>
          <w:trHeight w:val="724"/>
        </w:trPr>
        <w:tc>
          <w:tcPr>
            <w:tcW w:w="2694" w:type="dxa"/>
            <w:vAlign w:val="center"/>
          </w:tcPr>
          <w:p w14:paraId="3EEB7B32" w14:textId="77777777" w:rsidR="00CF2897" w:rsidRPr="00305C3A" w:rsidRDefault="00CF2897" w:rsidP="00305C3A">
            <w:pPr>
              <w:spacing w:line="360" w:lineRule="auto"/>
              <w:jc w:val="center"/>
              <w:rPr>
                <w:rFonts w:ascii="Times New Roman" w:hAnsi="Times New Roman" w:cs="Times New Roman"/>
                <w:color w:val="auto"/>
                <w:szCs w:val="22"/>
                <w:lang w:val="en-US"/>
              </w:rPr>
            </w:pPr>
            <w:r w:rsidRPr="00305C3A">
              <w:rPr>
                <w:rFonts w:ascii="Times New Roman" w:hAnsi="Times New Roman" w:cs="Times New Roman"/>
                <w:color w:val="auto"/>
                <w:sz w:val="24"/>
                <w:szCs w:val="24"/>
                <w:lang w:val="en-US"/>
              </w:rPr>
              <w:t>Moodle_use_capability_perceptions- Total_of_id</w:t>
            </w:r>
          </w:p>
        </w:tc>
        <w:tc>
          <w:tcPr>
            <w:tcW w:w="3544" w:type="dxa"/>
            <w:vAlign w:val="center"/>
          </w:tcPr>
          <w:p w14:paraId="6AE1FAF0" w14:textId="77777777" w:rsidR="00CF2897" w:rsidRPr="00CF2897" w:rsidRDefault="00CF2897" w:rsidP="00305C3A">
            <w:pPr>
              <w:spacing w:line="360" w:lineRule="auto"/>
              <w:jc w:val="center"/>
              <w:rPr>
                <w:rFonts w:ascii="Times New Roman" w:hAnsi="Times New Roman" w:cs="Times New Roman"/>
                <w:color w:val="auto"/>
                <w:szCs w:val="22"/>
                <w:lang w:val="en-US"/>
              </w:rPr>
            </w:pPr>
          </w:p>
          <w:p w14:paraId="7A64B7DA" w14:textId="77777777" w:rsidR="00CF2897" w:rsidRPr="00CF2897" w:rsidRDefault="00CF2897" w:rsidP="00305C3A">
            <w:pPr>
              <w:spacing w:line="360" w:lineRule="auto"/>
              <w:jc w:val="center"/>
              <w:rPr>
                <w:rFonts w:ascii="Times New Roman" w:hAnsi="Times New Roman" w:cs="Times New Roman"/>
                <w:color w:val="auto"/>
                <w:szCs w:val="22"/>
                <w:lang w:val="en-US"/>
              </w:rPr>
            </w:pPr>
            <w:r w:rsidRPr="00CF2897">
              <w:rPr>
                <w:rFonts w:ascii="Times New Roman" w:hAnsi="Times New Roman" w:cs="Times New Roman"/>
                <w:color w:val="auto"/>
                <w:sz w:val="24"/>
                <w:szCs w:val="24"/>
                <w:lang w:val="en-US"/>
              </w:rPr>
              <w:t>Total_of_id- user_view_all</w:t>
            </w:r>
          </w:p>
        </w:tc>
        <w:tc>
          <w:tcPr>
            <w:tcW w:w="2551" w:type="dxa"/>
            <w:vAlign w:val="center"/>
          </w:tcPr>
          <w:p w14:paraId="04EE3157" w14:textId="77777777" w:rsidR="00CF2897" w:rsidRPr="00CF2897" w:rsidRDefault="00CF2897" w:rsidP="00305C3A">
            <w:pPr>
              <w:spacing w:line="360" w:lineRule="auto"/>
              <w:jc w:val="center"/>
              <w:rPr>
                <w:rFonts w:ascii="Times New Roman" w:hAnsi="Times New Roman" w:cs="Times New Roman"/>
                <w:color w:val="auto"/>
                <w:szCs w:val="22"/>
                <w:lang w:val="en-US"/>
              </w:rPr>
            </w:pPr>
          </w:p>
        </w:tc>
      </w:tr>
      <w:tr w:rsidR="00CF2897" w:rsidRPr="00CF2897" w14:paraId="5B8181AA" w14:textId="77777777" w:rsidTr="00305C3A">
        <w:trPr>
          <w:trHeight w:val="838"/>
        </w:trPr>
        <w:tc>
          <w:tcPr>
            <w:tcW w:w="2694" w:type="dxa"/>
            <w:vAlign w:val="center"/>
          </w:tcPr>
          <w:p w14:paraId="0F6F44DF" w14:textId="77777777" w:rsidR="00CF2897" w:rsidRPr="00305C3A" w:rsidRDefault="00CF2897" w:rsidP="00305C3A">
            <w:pPr>
              <w:spacing w:line="360" w:lineRule="auto"/>
              <w:jc w:val="center"/>
              <w:rPr>
                <w:rFonts w:ascii="Times New Roman" w:hAnsi="Times New Roman" w:cs="Times New Roman"/>
                <w:color w:val="auto"/>
                <w:szCs w:val="22"/>
                <w:lang w:val="en-US"/>
              </w:rPr>
            </w:pPr>
            <w:r w:rsidRPr="00305C3A">
              <w:rPr>
                <w:rFonts w:ascii="Times New Roman" w:hAnsi="Times New Roman" w:cs="Times New Roman"/>
                <w:color w:val="auto"/>
                <w:sz w:val="24"/>
                <w:szCs w:val="24"/>
                <w:lang w:val="en-US"/>
              </w:rPr>
              <w:t>Moodle_use_capability_perceptions- course view</w:t>
            </w:r>
          </w:p>
        </w:tc>
        <w:tc>
          <w:tcPr>
            <w:tcW w:w="3544" w:type="dxa"/>
            <w:vAlign w:val="center"/>
          </w:tcPr>
          <w:p w14:paraId="3AB1D316" w14:textId="77777777" w:rsidR="00CF2897" w:rsidRPr="00CF2897" w:rsidRDefault="00CF2897" w:rsidP="00305C3A">
            <w:pPr>
              <w:spacing w:line="360" w:lineRule="auto"/>
              <w:jc w:val="center"/>
              <w:rPr>
                <w:rFonts w:ascii="Times New Roman" w:hAnsi="Times New Roman" w:cs="Times New Roman"/>
                <w:color w:val="auto"/>
                <w:szCs w:val="22"/>
                <w:lang w:val="en-US"/>
              </w:rPr>
            </w:pPr>
          </w:p>
          <w:p w14:paraId="52FBD60C" w14:textId="77777777" w:rsidR="00CF2897" w:rsidRPr="00CF2897" w:rsidRDefault="00CF2897" w:rsidP="00305C3A">
            <w:pPr>
              <w:spacing w:line="360" w:lineRule="auto"/>
              <w:jc w:val="center"/>
              <w:rPr>
                <w:rFonts w:ascii="Times New Roman" w:hAnsi="Times New Roman" w:cs="Times New Roman"/>
                <w:color w:val="auto"/>
                <w:szCs w:val="22"/>
                <w:lang w:val="en-US"/>
              </w:rPr>
            </w:pPr>
            <w:r w:rsidRPr="00CF2897">
              <w:rPr>
                <w:rFonts w:ascii="Times New Roman" w:hAnsi="Times New Roman" w:cs="Times New Roman"/>
                <w:color w:val="auto"/>
                <w:sz w:val="24"/>
                <w:szCs w:val="24"/>
                <w:lang w:val="en-US"/>
              </w:rPr>
              <w:t>assignment_view- forum_view</w:t>
            </w:r>
          </w:p>
        </w:tc>
        <w:tc>
          <w:tcPr>
            <w:tcW w:w="2551" w:type="dxa"/>
            <w:vAlign w:val="center"/>
          </w:tcPr>
          <w:p w14:paraId="224F6925" w14:textId="77777777" w:rsidR="00CF2897" w:rsidRPr="00CF2897" w:rsidRDefault="00CF2897" w:rsidP="00305C3A">
            <w:pPr>
              <w:spacing w:line="360" w:lineRule="auto"/>
              <w:jc w:val="center"/>
              <w:rPr>
                <w:rFonts w:ascii="Times New Roman" w:hAnsi="Times New Roman" w:cs="Times New Roman"/>
                <w:color w:val="auto"/>
                <w:szCs w:val="22"/>
                <w:lang w:val="en-US"/>
              </w:rPr>
            </w:pPr>
          </w:p>
        </w:tc>
      </w:tr>
      <w:tr w:rsidR="00CF2897" w:rsidRPr="00CF2897" w14:paraId="74D5CB6B" w14:textId="77777777" w:rsidTr="00305C3A">
        <w:trPr>
          <w:trHeight w:val="708"/>
        </w:trPr>
        <w:tc>
          <w:tcPr>
            <w:tcW w:w="2694" w:type="dxa"/>
            <w:vAlign w:val="center"/>
          </w:tcPr>
          <w:p w14:paraId="12582CB4" w14:textId="77777777" w:rsidR="00CF2897" w:rsidRPr="00305C3A" w:rsidRDefault="00CF2897" w:rsidP="00305C3A">
            <w:pPr>
              <w:spacing w:line="360" w:lineRule="auto"/>
              <w:jc w:val="center"/>
              <w:rPr>
                <w:rFonts w:ascii="Times New Roman" w:hAnsi="Times New Roman" w:cs="Times New Roman"/>
                <w:color w:val="auto"/>
                <w:szCs w:val="22"/>
                <w:lang w:val="en-US"/>
              </w:rPr>
            </w:pPr>
            <w:r w:rsidRPr="00305C3A">
              <w:rPr>
                <w:rFonts w:ascii="Times New Roman" w:hAnsi="Times New Roman" w:cs="Times New Roman"/>
                <w:color w:val="auto"/>
                <w:sz w:val="24"/>
                <w:szCs w:val="24"/>
                <w:lang w:val="en-US"/>
              </w:rPr>
              <w:lastRenderedPageBreak/>
              <w:t>Moodle_use_capability_perceptions- user_view</w:t>
            </w:r>
          </w:p>
        </w:tc>
        <w:tc>
          <w:tcPr>
            <w:tcW w:w="3544" w:type="dxa"/>
            <w:vAlign w:val="center"/>
          </w:tcPr>
          <w:p w14:paraId="5BB7B5FA" w14:textId="77777777" w:rsidR="00CF2897" w:rsidRPr="00080D8F" w:rsidRDefault="00CF2897" w:rsidP="00305C3A">
            <w:pPr>
              <w:spacing w:line="360" w:lineRule="auto"/>
              <w:jc w:val="center"/>
              <w:rPr>
                <w:rFonts w:ascii="Times New Roman" w:hAnsi="Times New Roman" w:cs="Times New Roman"/>
                <w:b/>
                <w:i/>
                <w:color w:val="auto"/>
                <w:szCs w:val="22"/>
                <w:lang w:val="en-US"/>
              </w:rPr>
            </w:pPr>
          </w:p>
          <w:p w14:paraId="31CD27B0" w14:textId="77777777" w:rsidR="00CF2897" w:rsidRPr="00AA1BD9" w:rsidRDefault="00CF2897" w:rsidP="00305C3A">
            <w:pPr>
              <w:spacing w:line="360" w:lineRule="auto"/>
              <w:jc w:val="center"/>
              <w:rPr>
                <w:rFonts w:ascii="Times New Roman" w:hAnsi="Times New Roman" w:cs="Times New Roman"/>
                <w:color w:val="auto"/>
                <w:szCs w:val="22"/>
                <w:lang w:val="en-US"/>
              </w:rPr>
            </w:pPr>
            <w:r w:rsidRPr="00AA1BD9">
              <w:rPr>
                <w:rFonts w:ascii="Times New Roman" w:hAnsi="Times New Roman" w:cs="Times New Roman"/>
                <w:color w:val="auto"/>
                <w:sz w:val="24"/>
                <w:szCs w:val="24"/>
                <w:lang w:val="en-US"/>
              </w:rPr>
              <w:t>course_view- glossary_view</w:t>
            </w:r>
          </w:p>
        </w:tc>
        <w:tc>
          <w:tcPr>
            <w:tcW w:w="2551" w:type="dxa"/>
            <w:vAlign w:val="center"/>
          </w:tcPr>
          <w:p w14:paraId="26786C0C" w14:textId="77777777" w:rsidR="00CF2897" w:rsidRPr="00CF2897" w:rsidRDefault="00CF2897" w:rsidP="00305C3A">
            <w:pPr>
              <w:spacing w:line="360" w:lineRule="auto"/>
              <w:jc w:val="center"/>
              <w:rPr>
                <w:rFonts w:ascii="Times New Roman" w:hAnsi="Times New Roman" w:cs="Times New Roman"/>
                <w:color w:val="auto"/>
                <w:szCs w:val="22"/>
                <w:lang w:val="en-US"/>
              </w:rPr>
            </w:pPr>
          </w:p>
        </w:tc>
      </w:tr>
      <w:tr w:rsidR="00CF2897" w:rsidRPr="00CF2897" w14:paraId="584EFF11" w14:textId="77777777" w:rsidTr="00305C3A">
        <w:trPr>
          <w:trHeight w:val="690"/>
        </w:trPr>
        <w:tc>
          <w:tcPr>
            <w:tcW w:w="2694" w:type="dxa"/>
            <w:vAlign w:val="center"/>
          </w:tcPr>
          <w:p w14:paraId="48E9B784" w14:textId="77777777" w:rsidR="00CF2897" w:rsidRPr="00080D8F" w:rsidRDefault="00CF2897" w:rsidP="00305C3A">
            <w:pPr>
              <w:spacing w:line="360" w:lineRule="auto"/>
              <w:jc w:val="center"/>
              <w:rPr>
                <w:rFonts w:ascii="Times New Roman" w:hAnsi="Times New Roman" w:cs="Times New Roman"/>
                <w:i/>
                <w:color w:val="auto"/>
                <w:szCs w:val="22"/>
                <w:lang w:val="en-US"/>
              </w:rPr>
            </w:pPr>
            <w:r w:rsidRPr="00080D8F">
              <w:rPr>
                <w:rFonts w:ascii="Times New Roman" w:hAnsi="Times New Roman" w:cs="Times New Roman"/>
                <w:i/>
                <w:color w:val="auto"/>
                <w:sz w:val="24"/>
                <w:szCs w:val="24"/>
                <w:lang w:val="en-US"/>
              </w:rPr>
              <w:t>Moodle_use_capability_perceptions- Lab_note</w:t>
            </w:r>
          </w:p>
        </w:tc>
        <w:tc>
          <w:tcPr>
            <w:tcW w:w="3544" w:type="dxa"/>
            <w:vAlign w:val="center"/>
          </w:tcPr>
          <w:p w14:paraId="49320F4E" w14:textId="77777777" w:rsidR="00CF2897" w:rsidRPr="00080D8F" w:rsidRDefault="00CF2897" w:rsidP="00305C3A">
            <w:pPr>
              <w:spacing w:line="360" w:lineRule="auto"/>
              <w:jc w:val="center"/>
              <w:rPr>
                <w:rFonts w:ascii="Times New Roman" w:hAnsi="Times New Roman" w:cs="Times New Roman"/>
                <w:b/>
                <w:i/>
                <w:color w:val="auto"/>
                <w:szCs w:val="22"/>
                <w:lang w:val="en-US"/>
              </w:rPr>
            </w:pPr>
          </w:p>
          <w:p w14:paraId="208200B3" w14:textId="77777777" w:rsidR="00CF2897" w:rsidRPr="00305C3A" w:rsidRDefault="00CF2897" w:rsidP="00305C3A">
            <w:pPr>
              <w:spacing w:line="360" w:lineRule="auto"/>
              <w:jc w:val="center"/>
              <w:rPr>
                <w:rFonts w:ascii="Times New Roman" w:hAnsi="Times New Roman" w:cs="Times New Roman"/>
                <w:i/>
                <w:color w:val="auto"/>
                <w:szCs w:val="22"/>
                <w:lang w:val="en-US"/>
              </w:rPr>
            </w:pPr>
            <w:r w:rsidRPr="00305C3A">
              <w:rPr>
                <w:rFonts w:ascii="Times New Roman" w:hAnsi="Times New Roman" w:cs="Times New Roman"/>
                <w:i/>
                <w:color w:val="auto"/>
                <w:sz w:val="24"/>
                <w:szCs w:val="24"/>
                <w:lang w:val="en-US"/>
              </w:rPr>
              <w:t>course_view- Exam_note</w:t>
            </w:r>
          </w:p>
        </w:tc>
        <w:tc>
          <w:tcPr>
            <w:tcW w:w="2551" w:type="dxa"/>
            <w:vAlign w:val="center"/>
          </w:tcPr>
          <w:p w14:paraId="366192F1" w14:textId="77777777" w:rsidR="00CF2897" w:rsidRPr="00CF2897" w:rsidRDefault="00CF2897" w:rsidP="00305C3A">
            <w:pPr>
              <w:spacing w:line="360" w:lineRule="auto"/>
              <w:jc w:val="center"/>
              <w:rPr>
                <w:rFonts w:ascii="Times New Roman" w:hAnsi="Times New Roman" w:cs="Times New Roman"/>
                <w:color w:val="auto"/>
                <w:szCs w:val="22"/>
                <w:lang w:val="en-US"/>
              </w:rPr>
            </w:pPr>
          </w:p>
        </w:tc>
      </w:tr>
      <w:tr w:rsidR="00CF2897" w:rsidRPr="00CF2897" w14:paraId="351B947C" w14:textId="77777777" w:rsidTr="00305C3A">
        <w:trPr>
          <w:trHeight w:val="856"/>
        </w:trPr>
        <w:tc>
          <w:tcPr>
            <w:tcW w:w="2694" w:type="dxa"/>
            <w:vAlign w:val="center"/>
          </w:tcPr>
          <w:p w14:paraId="699C0F02" w14:textId="77777777" w:rsidR="00CF2897" w:rsidRPr="00305C3A" w:rsidRDefault="00CF2897" w:rsidP="00305C3A">
            <w:pPr>
              <w:spacing w:line="360" w:lineRule="auto"/>
              <w:jc w:val="center"/>
              <w:rPr>
                <w:rFonts w:ascii="Times New Roman" w:hAnsi="Times New Roman" w:cs="Times New Roman"/>
                <w:color w:val="auto"/>
                <w:sz w:val="24"/>
                <w:szCs w:val="24"/>
                <w:lang w:val="en-US"/>
              </w:rPr>
            </w:pPr>
            <w:r w:rsidRPr="00305C3A">
              <w:rPr>
                <w:rFonts w:ascii="Times New Roman" w:hAnsi="Times New Roman" w:cs="Times New Roman"/>
                <w:color w:val="auto"/>
                <w:sz w:val="24"/>
                <w:szCs w:val="24"/>
                <w:lang w:val="en-US"/>
              </w:rPr>
              <w:t>Perceived_Moodle_Usefulness_Lesson- Spectrum_of_use</w:t>
            </w:r>
          </w:p>
        </w:tc>
        <w:tc>
          <w:tcPr>
            <w:tcW w:w="3544" w:type="dxa"/>
            <w:vAlign w:val="center"/>
          </w:tcPr>
          <w:p w14:paraId="22F8A5C8" w14:textId="77777777" w:rsidR="00CF2897" w:rsidRPr="00CF2897" w:rsidRDefault="00CF2897" w:rsidP="00305C3A">
            <w:pPr>
              <w:spacing w:line="360" w:lineRule="auto"/>
              <w:jc w:val="center"/>
              <w:rPr>
                <w:rFonts w:ascii="Times New Roman" w:hAnsi="Times New Roman" w:cs="Times New Roman"/>
                <w:color w:val="auto"/>
                <w:szCs w:val="22"/>
                <w:lang w:val="en-US"/>
              </w:rPr>
            </w:pPr>
          </w:p>
          <w:p w14:paraId="37FCAC45" w14:textId="77777777" w:rsidR="00CF2897" w:rsidRPr="00CF2897" w:rsidRDefault="00CF2897" w:rsidP="00305C3A">
            <w:pPr>
              <w:spacing w:line="360" w:lineRule="auto"/>
              <w:jc w:val="center"/>
              <w:rPr>
                <w:rFonts w:ascii="Times New Roman" w:hAnsi="Times New Roman" w:cs="Times New Roman"/>
                <w:color w:val="auto"/>
                <w:szCs w:val="22"/>
                <w:lang w:val="en-US"/>
              </w:rPr>
            </w:pPr>
            <w:r w:rsidRPr="00CF2897">
              <w:rPr>
                <w:rFonts w:ascii="Times New Roman" w:hAnsi="Times New Roman" w:cs="Times New Roman"/>
                <w:color w:val="auto"/>
                <w:sz w:val="24"/>
                <w:szCs w:val="24"/>
                <w:lang w:val="en-US"/>
              </w:rPr>
              <w:t>forum_view- user_view</w:t>
            </w:r>
          </w:p>
        </w:tc>
        <w:tc>
          <w:tcPr>
            <w:tcW w:w="2551" w:type="dxa"/>
            <w:vAlign w:val="center"/>
          </w:tcPr>
          <w:p w14:paraId="736998E6" w14:textId="77777777" w:rsidR="00CF2897" w:rsidRPr="00CF2897" w:rsidRDefault="00CF2897" w:rsidP="00305C3A">
            <w:pPr>
              <w:spacing w:line="360" w:lineRule="auto"/>
              <w:jc w:val="center"/>
              <w:rPr>
                <w:rFonts w:ascii="Times New Roman" w:hAnsi="Times New Roman" w:cs="Times New Roman"/>
                <w:color w:val="auto"/>
                <w:szCs w:val="22"/>
                <w:lang w:val="en-US"/>
              </w:rPr>
            </w:pPr>
          </w:p>
        </w:tc>
      </w:tr>
      <w:tr w:rsidR="00CF2897" w:rsidRPr="0087522F" w14:paraId="3F85AFB6" w14:textId="77777777" w:rsidTr="00305C3A">
        <w:trPr>
          <w:trHeight w:val="571"/>
        </w:trPr>
        <w:tc>
          <w:tcPr>
            <w:tcW w:w="2694" w:type="dxa"/>
            <w:vAlign w:val="center"/>
          </w:tcPr>
          <w:p w14:paraId="7E1C264B" w14:textId="77777777" w:rsidR="00CF2897" w:rsidRPr="00305C3A" w:rsidRDefault="00CF2897" w:rsidP="00305C3A">
            <w:pPr>
              <w:spacing w:line="360" w:lineRule="auto"/>
              <w:jc w:val="center"/>
              <w:rPr>
                <w:rFonts w:ascii="Times New Roman" w:hAnsi="Times New Roman" w:cs="Times New Roman"/>
                <w:color w:val="auto"/>
                <w:sz w:val="24"/>
                <w:szCs w:val="24"/>
                <w:lang w:val="en-US"/>
              </w:rPr>
            </w:pPr>
            <w:r w:rsidRPr="00305C3A">
              <w:rPr>
                <w:rFonts w:ascii="Times New Roman" w:hAnsi="Times New Roman" w:cs="Times New Roman"/>
                <w:color w:val="auto"/>
                <w:sz w:val="24"/>
                <w:szCs w:val="24"/>
                <w:lang w:val="en-US"/>
              </w:rPr>
              <w:t>Spectrum_of_use- glossary_view</w:t>
            </w:r>
          </w:p>
        </w:tc>
        <w:tc>
          <w:tcPr>
            <w:tcW w:w="3544" w:type="dxa"/>
            <w:vAlign w:val="center"/>
          </w:tcPr>
          <w:p w14:paraId="18F615DE" w14:textId="77777777" w:rsidR="00CF2897" w:rsidRPr="00994D97" w:rsidRDefault="00CF2897" w:rsidP="00305C3A">
            <w:pPr>
              <w:spacing w:line="360" w:lineRule="auto"/>
              <w:jc w:val="center"/>
              <w:rPr>
                <w:rFonts w:ascii="Times New Roman" w:hAnsi="Times New Roman" w:cs="Times New Roman"/>
                <w:color w:val="auto"/>
                <w:szCs w:val="22"/>
                <w:lang w:val="en-US"/>
              </w:rPr>
            </w:pPr>
          </w:p>
        </w:tc>
        <w:tc>
          <w:tcPr>
            <w:tcW w:w="2551" w:type="dxa"/>
            <w:vAlign w:val="center"/>
          </w:tcPr>
          <w:p w14:paraId="33B19AA0" w14:textId="77777777" w:rsidR="00CF2897" w:rsidRPr="00CF2897" w:rsidRDefault="00CF2897" w:rsidP="00305C3A">
            <w:pPr>
              <w:spacing w:line="360" w:lineRule="auto"/>
              <w:jc w:val="center"/>
              <w:rPr>
                <w:rFonts w:ascii="Times New Roman" w:hAnsi="Times New Roman" w:cs="Times New Roman"/>
                <w:color w:val="auto"/>
                <w:szCs w:val="22"/>
                <w:lang w:val="en-US"/>
              </w:rPr>
            </w:pPr>
          </w:p>
        </w:tc>
      </w:tr>
      <w:tr w:rsidR="00CF2897" w:rsidRPr="0087522F" w14:paraId="00F771C3" w14:textId="77777777" w:rsidTr="00305C3A">
        <w:trPr>
          <w:trHeight w:val="565"/>
        </w:trPr>
        <w:tc>
          <w:tcPr>
            <w:tcW w:w="2694" w:type="dxa"/>
            <w:vAlign w:val="center"/>
          </w:tcPr>
          <w:p w14:paraId="06B2ACD1" w14:textId="77777777" w:rsidR="00CF2897" w:rsidRPr="00080D8F" w:rsidRDefault="00CF2897" w:rsidP="00305C3A">
            <w:pPr>
              <w:spacing w:line="360" w:lineRule="auto"/>
              <w:jc w:val="center"/>
              <w:rPr>
                <w:rFonts w:ascii="Times New Roman" w:hAnsi="Times New Roman" w:cs="Times New Roman"/>
                <w:i/>
                <w:color w:val="auto"/>
                <w:sz w:val="24"/>
                <w:szCs w:val="24"/>
                <w:lang w:val="en-US"/>
              </w:rPr>
            </w:pPr>
            <w:r w:rsidRPr="00080D8F">
              <w:rPr>
                <w:rFonts w:ascii="Times New Roman" w:hAnsi="Times New Roman" w:cs="Times New Roman"/>
                <w:i/>
                <w:color w:val="auto"/>
                <w:sz w:val="24"/>
                <w:szCs w:val="24"/>
                <w:lang w:val="en-US"/>
              </w:rPr>
              <w:t>Spectrum_of_use- Exam_note</w:t>
            </w:r>
          </w:p>
        </w:tc>
        <w:tc>
          <w:tcPr>
            <w:tcW w:w="3544" w:type="dxa"/>
            <w:vAlign w:val="center"/>
          </w:tcPr>
          <w:p w14:paraId="0F9C7D49" w14:textId="77777777" w:rsidR="00CF2897" w:rsidRPr="00CF2897" w:rsidRDefault="00CF2897" w:rsidP="00305C3A">
            <w:pPr>
              <w:spacing w:line="360" w:lineRule="auto"/>
              <w:jc w:val="center"/>
              <w:rPr>
                <w:rFonts w:ascii="Times New Roman" w:hAnsi="Times New Roman" w:cs="Times New Roman"/>
                <w:color w:val="auto"/>
                <w:szCs w:val="22"/>
                <w:lang w:val="en-US"/>
              </w:rPr>
            </w:pPr>
          </w:p>
        </w:tc>
        <w:tc>
          <w:tcPr>
            <w:tcW w:w="2551" w:type="dxa"/>
            <w:vAlign w:val="center"/>
          </w:tcPr>
          <w:p w14:paraId="017F0535" w14:textId="77777777" w:rsidR="00CF2897" w:rsidRPr="00CF2897" w:rsidRDefault="00CF2897" w:rsidP="00305C3A">
            <w:pPr>
              <w:spacing w:line="360" w:lineRule="auto"/>
              <w:jc w:val="center"/>
              <w:rPr>
                <w:rFonts w:ascii="Times New Roman" w:hAnsi="Times New Roman" w:cs="Times New Roman"/>
                <w:color w:val="auto"/>
                <w:szCs w:val="22"/>
                <w:lang w:val="en-US"/>
              </w:rPr>
            </w:pPr>
          </w:p>
        </w:tc>
      </w:tr>
      <w:tr w:rsidR="00CF2897" w:rsidRPr="00CF2897" w14:paraId="541318C4" w14:textId="77777777" w:rsidTr="00305C3A">
        <w:trPr>
          <w:trHeight w:val="573"/>
        </w:trPr>
        <w:tc>
          <w:tcPr>
            <w:tcW w:w="2694" w:type="dxa"/>
            <w:vAlign w:val="center"/>
          </w:tcPr>
          <w:p w14:paraId="2FD3FF76" w14:textId="77777777" w:rsidR="00CF2897" w:rsidRPr="00080D8F" w:rsidRDefault="00CF2897" w:rsidP="00305C3A">
            <w:pPr>
              <w:spacing w:line="360" w:lineRule="auto"/>
              <w:jc w:val="center"/>
              <w:rPr>
                <w:rFonts w:ascii="Times New Roman" w:hAnsi="Times New Roman" w:cs="Times New Roman"/>
                <w:i/>
                <w:color w:val="auto"/>
                <w:sz w:val="24"/>
                <w:szCs w:val="24"/>
                <w:lang w:val="en-US"/>
              </w:rPr>
            </w:pPr>
            <w:r w:rsidRPr="00080D8F">
              <w:rPr>
                <w:rFonts w:ascii="Times New Roman" w:hAnsi="Times New Roman" w:cs="Times New Roman"/>
                <w:i/>
                <w:color w:val="auto"/>
                <w:sz w:val="24"/>
                <w:szCs w:val="24"/>
                <w:lang w:val="en-US"/>
              </w:rPr>
              <w:t>Assignment_view- Exam_note</w:t>
            </w:r>
          </w:p>
        </w:tc>
        <w:tc>
          <w:tcPr>
            <w:tcW w:w="3544" w:type="dxa"/>
            <w:vAlign w:val="center"/>
          </w:tcPr>
          <w:p w14:paraId="72FC2AFD" w14:textId="77777777" w:rsidR="00CF2897" w:rsidRPr="00CF2897" w:rsidRDefault="00CF2897" w:rsidP="00305C3A">
            <w:pPr>
              <w:spacing w:line="360" w:lineRule="auto"/>
              <w:jc w:val="center"/>
              <w:rPr>
                <w:rFonts w:ascii="Times New Roman" w:hAnsi="Times New Roman" w:cs="Times New Roman"/>
                <w:color w:val="auto"/>
                <w:szCs w:val="22"/>
                <w:lang w:val="en-US"/>
              </w:rPr>
            </w:pPr>
          </w:p>
        </w:tc>
        <w:tc>
          <w:tcPr>
            <w:tcW w:w="2551" w:type="dxa"/>
            <w:vAlign w:val="center"/>
          </w:tcPr>
          <w:p w14:paraId="4F0A2AA7" w14:textId="77777777" w:rsidR="00CF2897" w:rsidRPr="00CF2897" w:rsidRDefault="00CF2897" w:rsidP="00305C3A">
            <w:pPr>
              <w:spacing w:line="360" w:lineRule="auto"/>
              <w:jc w:val="center"/>
              <w:rPr>
                <w:rFonts w:ascii="Times New Roman" w:hAnsi="Times New Roman" w:cs="Times New Roman"/>
                <w:color w:val="auto"/>
                <w:szCs w:val="22"/>
                <w:lang w:val="en-US"/>
              </w:rPr>
            </w:pPr>
          </w:p>
        </w:tc>
      </w:tr>
      <w:tr w:rsidR="00CF2897" w:rsidRPr="00CF2897" w14:paraId="5A6B4ABB" w14:textId="77777777" w:rsidTr="00305C3A">
        <w:trPr>
          <w:trHeight w:val="553"/>
        </w:trPr>
        <w:tc>
          <w:tcPr>
            <w:tcW w:w="2694" w:type="dxa"/>
            <w:vAlign w:val="center"/>
          </w:tcPr>
          <w:p w14:paraId="7BA9F7B5" w14:textId="77777777" w:rsidR="00CF2897" w:rsidRPr="00080D8F" w:rsidRDefault="00CF2897" w:rsidP="00305C3A">
            <w:pPr>
              <w:spacing w:line="360" w:lineRule="auto"/>
              <w:jc w:val="center"/>
              <w:rPr>
                <w:rFonts w:ascii="Times New Roman" w:hAnsi="Times New Roman" w:cs="Times New Roman"/>
                <w:i/>
                <w:color w:val="auto"/>
                <w:sz w:val="24"/>
                <w:szCs w:val="24"/>
                <w:lang w:val="en-US"/>
              </w:rPr>
            </w:pPr>
            <w:r w:rsidRPr="00080D8F">
              <w:rPr>
                <w:rFonts w:ascii="Times New Roman" w:hAnsi="Times New Roman" w:cs="Times New Roman"/>
                <w:i/>
                <w:color w:val="auto"/>
                <w:sz w:val="24"/>
                <w:szCs w:val="24"/>
                <w:lang w:val="en-US"/>
              </w:rPr>
              <w:t>Forum_view- Exam_note</w:t>
            </w:r>
          </w:p>
        </w:tc>
        <w:tc>
          <w:tcPr>
            <w:tcW w:w="3544" w:type="dxa"/>
            <w:vAlign w:val="center"/>
          </w:tcPr>
          <w:p w14:paraId="4290D928" w14:textId="77777777" w:rsidR="00CF2897" w:rsidRPr="00CF2897" w:rsidRDefault="00CF2897" w:rsidP="00305C3A">
            <w:pPr>
              <w:spacing w:line="360" w:lineRule="auto"/>
              <w:jc w:val="center"/>
              <w:rPr>
                <w:rFonts w:ascii="Times New Roman" w:hAnsi="Times New Roman" w:cs="Times New Roman"/>
                <w:color w:val="auto"/>
                <w:szCs w:val="22"/>
                <w:lang w:val="en-US"/>
              </w:rPr>
            </w:pPr>
          </w:p>
        </w:tc>
        <w:tc>
          <w:tcPr>
            <w:tcW w:w="2551" w:type="dxa"/>
            <w:vAlign w:val="center"/>
          </w:tcPr>
          <w:p w14:paraId="49E7BDDB" w14:textId="77777777" w:rsidR="00CF2897" w:rsidRPr="00CF2897" w:rsidRDefault="00CF2897" w:rsidP="00305C3A">
            <w:pPr>
              <w:spacing w:line="360" w:lineRule="auto"/>
              <w:jc w:val="center"/>
              <w:rPr>
                <w:rFonts w:ascii="Times New Roman" w:hAnsi="Times New Roman" w:cs="Times New Roman"/>
                <w:color w:val="auto"/>
                <w:szCs w:val="22"/>
                <w:lang w:val="en-US"/>
              </w:rPr>
            </w:pPr>
          </w:p>
        </w:tc>
      </w:tr>
      <w:tr w:rsidR="00CF2897" w:rsidRPr="00CF2897" w14:paraId="199CB973" w14:textId="77777777" w:rsidTr="00305C3A">
        <w:trPr>
          <w:trHeight w:val="589"/>
        </w:trPr>
        <w:tc>
          <w:tcPr>
            <w:tcW w:w="2694" w:type="dxa"/>
            <w:vAlign w:val="center"/>
          </w:tcPr>
          <w:p w14:paraId="611ECF68" w14:textId="77777777" w:rsidR="00CF2897" w:rsidRPr="00305C3A" w:rsidRDefault="00CF2897" w:rsidP="00305C3A">
            <w:pPr>
              <w:spacing w:line="360" w:lineRule="auto"/>
              <w:jc w:val="center"/>
              <w:rPr>
                <w:rFonts w:ascii="Times New Roman" w:hAnsi="Times New Roman" w:cs="Times New Roman"/>
                <w:color w:val="auto"/>
                <w:sz w:val="24"/>
                <w:szCs w:val="24"/>
                <w:lang w:val="en-US"/>
              </w:rPr>
            </w:pPr>
            <w:r w:rsidRPr="00305C3A">
              <w:rPr>
                <w:rFonts w:ascii="Times New Roman" w:hAnsi="Times New Roman" w:cs="Times New Roman"/>
                <w:color w:val="auto"/>
                <w:sz w:val="24"/>
                <w:szCs w:val="24"/>
                <w:lang w:val="en-US"/>
              </w:rPr>
              <w:t>Resource_view- user_view</w:t>
            </w:r>
          </w:p>
        </w:tc>
        <w:tc>
          <w:tcPr>
            <w:tcW w:w="3544" w:type="dxa"/>
            <w:vAlign w:val="center"/>
          </w:tcPr>
          <w:p w14:paraId="7607C310" w14:textId="77777777" w:rsidR="00CF2897" w:rsidRPr="00CF2897" w:rsidRDefault="00CF2897" w:rsidP="00305C3A">
            <w:pPr>
              <w:spacing w:line="360" w:lineRule="auto"/>
              <w:jc w:val="center"/>
              <w:rPr>
                <w:rFonts w:ascii="Times New Roman" w:hAnsi="Times New Roman" w:cs="Times New Roman"/>
                <w:color w:val="auto"/>
                <w:szCs w:val="22"/>
                <w:lang w:val="en-US"/>
              </w:rPr>
            </w:pPr>
          </w:p>
        </w:tc>
        <w:tc>
          <w:tcPr>
            <w:tcW w:w="2551" w:type="dxa"/>
            <w:vAlign w:val="center"/>
          </w:tcPr>
          <w:p w14:paraId="22D32770" w14:textId="77777777" w:rsidR="00CF2897" w:rsidRPr="00CF2897" w:rsidRDefault="00CF2897" w:rsidP="00305C3A">
            <w:pPr>
              <w:spacing w:line="360" w:lineRule="auto"/>
              <w:jc w:val="center"/>
              <w:rPr>
                <w:rFonts w:ascii="Times New Roman" w:hAnsi="Times New Roman" w:cs="Times New Roman"/>
                <w:color w:val="auto"/>
                <w:szCs w:val="22"/>
                <w:lang w:val="en-US"/>
              </w:rPr>
            </w:pPr>
          </w:p>
        </w:tc>
      </w:tr>
      <w:tr w:rsidR="00CF2897" w:rsidRPr="00CF2897" w14:paraId="4C07F405" w14:textId="77777777" w:rsidTr="00305C3A">
        <w:trPr>
          <w:trHeight w:val="555"/>
        </w:trPr>
        <w:tc>
          <w:tcPr>
            <w:tcW w:w="2694" w:type="dxa"/>
            <w:vAlign w:val="center"/>
          </w:tcPr>
          <w:p w14:paraId="2C832860" w14:textId="77777777" w:rsidR="00CF2897" w:rsidRPr="00080D8F" w:rsidRDefault="00CF2897" w:rsidP="00305C3A">
            <w:pPr>
              <w:spacing w:line="360" w:lineRule="auto"/>
              <w:jc w:val="center"/>
              <w:rPr>
                <w:rFonts w:ascii="Times New Roman" w:hAnsi="Times New Roman" w:cs="Times New Roman"/>
                <w:i/>
                <w:color w:val="auto"/>
                <w:sz w:val="24"/>
                <w:szCs w:val="24"/>
                <w:lang w:val="en-US"/>
              </w:rPr>
            </w:pPr>
            <w:r w:rsidRPr="00080D8F">
              <w:rPr>
                <w:rFonts w:ascii="Times New Roman" w:hAnsi="Times New Roman" w:cs="Times New Roman"/>
                <w:i/>
                <w:color w:val="auto"/>
                <w:sz w:val="24"/>
                <w:szCs w:val="24"/>
                <w:lang w:val="en-US"/>
              </w:rPr>
              <w:t>Resource_view- Exam_note</w:t>
            </w:r>
          </w:p>
        </w:tc>
        <w:tc>
          <w:tcPr>
            <w:tcW w:w="3544" w:type="dxa"/>
            <w:vAlign w:val="center"/>
          </w:tcPr>
          <w:p w14:paraId="3EB0BC2C" w14:textId="77777777" w:rsidR="00CF2897" w:rsidRPr="00CF2897" w:rsidRDefault="00CF2897" w:rsidP="00305C3A">
            <w:pPr>
              <w:spacing w:line="360" w:lineRule="auto"/>
              <w:jc w:val="center"/>
              <w:rPr>
                <w:rFonts w:ascii="Times New Roman" w:hAnsi="Times New Roman" w:cs="Times New Roman"/>
                <w:color w:val="auto"/>
                <w:szCs w:val="22"/>
                <w:lang w:val="en-US"/>
              </w:rPr>
            </w:pPr>
          </w:p>
        </w:tc>
        <w:tc>
          <w:tcPr>
            <w:tcW w:w="2551" w:type="dxa"/>
            <w:vAlign w:val="center"/>
          </w:tcPr>
          <w:p w14:paraId="1D2FC0E6" w14:textId="77777777" w:rsidR="00CF2897" w:rsidRPr="00CF2897" w:rsidRDefault="00CF2897" w:rsidP="00305C3A">
            <w:pPr>
              <w:spacing w:line="360" w:lineRule="auto"/>
              <w:jc w:val="center"/>
              <w:rPr>
                <w:rFonts w:ascii="Times New Roman" w:hAnsi="Times New Roman" w:cs="Times New Roman"/>
                <w:color w:val="auto"/>
                <w:szCs w:val="22"/>
                <w:lang w:val="en-US"/>
              </w:rPr>
            </w:pPr>
          </w:p>
        </w:tc>
      </w:tr>
      <w:tr w:rsidR="00CF2897" w:rsidRPr="00CF2897" w14:paraId="22C05C83" w14:textId="77777777" w:rsidTr="00305C3A">
        <w:trPr>
          <w:trHeight w:val="421"/>
        </w:trPr>
        <w:tc>
          <w:tcPr>
            <w:tcW w:w="2694" w:type="dxa"/>
            <w:vAlign w:val="center"/>
          </w:tcPr>
          <w:p w14:paraId="6829540F" w14:textId="77777777" w:rsidR="00CF2897" w:rsidRPr="00080D8F" w:rsidRDefault="00CF2897" w:rsidP="00305C3A">
            <w:pPr>
              <w:spacing w:line="360" w:lineRule="auto"/>
              <w:jc w:val="center"/>
              <w:rPr>
                <w:rFonts w:ascii="Times New Roman" w:hAnsi="Times New Roman" w:cs="Times New Roman"/>
                <w:i/>
                <w:color w:val="auto"/>
                <w:sz w:val="24"/>
                <w:szCs w:val="24"/>
                <w:lang w:val="en-US"/>
              </w:rPr>
            </w:pPr>
            <w:r w:rsidRPr="00080D8F">
              <w:rPr>
                <w:rFonts w:ascii="Times New Roman" w:hAnsi="Times New Roman" w:cs="Times New Roman"/>
                <w:i/>
                <w:color w:val="auto"/>
                <w:sz w:val="24"/>
                <w:szCs w:val="24"/>
                <w:lang w:val="en-US"/>
              </w:rPr>
              <w:t>Resource_view- Final_note</w:t>
            </w:r>
          </w:p>
        </w:tc>
        <w:tc>
          <w:tcPr>
            <w:tcW w:w="3544" w:type="dxa"/>
            <w:vAlign w:val="center"/>
          </w:tcPr>
          <w:p w14:paraId="148AA10A" w14:textId="77777777" w:rsidR="00CF2897" w:rsidRPr="00CF2897" w:rsidRDefault="00CF2897" w:rsidP="00305C3A">
            <w:pPr>
              <w:spacing w:line="360" w:lineRule="auto"/>
              <w:jc w:val="center"/>
              <w:rPr>
                <w:rFonts w:ascii="Times New Roman" w:hAnsi="Times New Roman" w:cs="Times New Roman"/>
                <w:color w:val="auto"/>
                <w:szCs w:val="22"/>
                <w:lang w:val="en-US"/>
              </w:rPr>
            </w:pPr>
          </w:p>
        </w:tc>
        <w:tc>
          <w:tcPr>
            <w:tcW w:w="2551" w:type="dxa"/>
            <w:vAlign w:val="center"/>
          </w:tcPr>
          <w:p w14:paraId="2550AB17" w14:textId="77777777" w:rsidR="00CF2897" w:rsidRPr="00CF2897" w:rsidRDefault="00CF2897" w:rsidP="00305C3A">
            <w:pPr>
              <w:spacing w:line="360" w:lineRule="auto"/>
              <w:jc w:val="center"/>
              <w:rPr>
                <w:rFonts w:ascii="Times New Roman" w:hAnsi="Times New Roman" w:cs="Times New Roman"/>
                <w:color w:val="auto"/>
                <w:szCs w:val="22"/>
                <w:lang w:val="en-US"/>
              </w:rPr>
            </w:pPr>
          </w:p>
        </w:tc>
      </w:tr>
    </w:tbl>
    <w:p w14:paraId="34718E90" w14:textId="77777777" w:rsidR="00563627" w:rsidRDefault="00563627" w:rsidP="00517764">
      <w:pPr>
        <w:tabs>
          <w:tab w:val="left" w:pos="3570"/>
        </w:tabs>
        <w:spacing w:after="240" w:line="360" w:lineRule="auto"/>
        <w:ind w:firstLine="284"/>
        <w:jc w:val="both"/>
        <w:rPr>
          <w:rFonts w:ascii="Times New Roman" w:hAnsi="Times New Roman" w:cs="Times New Roman"/>
          <w:szCs w:val="22"/>
        </w:rPr>
      </w:pPr>
    </w:p>
    <w:p w14:paraId="0376FBD7" w14:textId="72E363BC" w:rsidR="0053177B" w:rsidRPr="0053177B" w:rsidRDefault="00446853" w:rsidP="00517764">
      <w:pPr>
        <w:tabs>
          <w:tab w:val="left" w:pos="3570"/>
        </w:tabs>
        <w:spacing w:after="240" w:line="360" w:lineRule="auto"/>
        <w:ind w:firstLine="284"/>
        <w:jc w:val="both"/>
        <w:rPr>
          <w:rFonts w:ascii="Times New Roman" w:hAnsi="Times New Roman" w:cs="Times New Roman"/>
          <w:szCs w:val="22"/>
        </w:rPr>
      </w:pPr>
      <w:r>
        <w:rPr>
          <w:rFonts w:ascii="Times New Roman" w:hAnsi="Times New Roman" w:cs="Times New Roman"/>
          <w:szCs w:val="22"/>
        </w:rPr>
        <w:t xml:space="preserve">Στον Πίνακα 10 </w:t>
      </w:r>
      <w:r w:rsidR="0053177B" w:rsidRPr="00AA1BD9">
        <w:rPr>
          <w:rFonts w:ascii="Times New Roman" w:hAnsi="Times New Roman" w:cs="Times New Roman"/>
          <w:szCs w:val="22"/>
        </w:rPr>
        <w:t>ακολουθούν σχέσεις μεταβλητών που είναι στατιστικά σημαντ</w:t>
      </w:r>
      <w:r w:rsidR="0053177B">
        <w:rPr>
          <w:rFonts w:ascii="Times New Roman" w:hAnsi="Times New Roman" w:cs="Times New Roman"/>
          <w:szCs w:val="22"/>
        </w:rPr>
        <w:t xml:space="preserve">ικές στο </w:t>
      </w:r>
      <w:r w:rsidR="0053177B" w:rsidRPr="00EB0636">
        <w:rPr>
          <w:rFonts w:ascii="Times New Roman" w:hAnsi="Times New Roman" w:cs="Times New Roman"/>
          <w:i/>
          <w:szCs w:val="22"/>
        </w:rPr>
        <w:t>δεύτερο και στο τρίτο έτος έρευνας</w:t>
      </w:r>
      <w:r w:rsidR="0053177B" w:rsidRPr="00AA1BD9">
        <w:rPr>
          <w:rFonts w:ascii="Times New Roman" w:hAnsi="Times New Roman" w:cs="Times New Roman"/>
          <w:szCs w:val="22"/>
        </w:rPr>
        <w:t>. Πιο συγκεκριμένα, θα ασχοληθο</w:t>
      </w:r>
      <w:r w:rsidR="00EB0636">
        <w:rPr>
          <w:rFonts w:ascii="Times New Roman" w:hAnsi="Times New Roman" w:cs="Times New Roman"/>
          <w:szCs w:val="22"/>
        </w:rPr>
        <w:t>ύμε με τις σχέσεις μεταβλητών που χαρακτηρίζονται από</w:t>
      </w:r>
      <w:r w:rsidR="00E64962">
        <w:rPr>
          <w:rFonts w:ascii="Times New Roman" w:hAnsi="Times New Roman" w:cs="Times New Roman"/>
          <w:szCs w:val="22"/>
        </w:rPr>
        <w:t xml:space="preserve"> χαμηλή συσχέτιση τη</w:t>
      </w:r>
      <w:r w:rsidR="0053177B" w:rsidRPr="0053177B">
        <w:rPr>
          <w:rFonts w:ascii="Times New Roman" w:hAnsi="Times New Roman" w:cs="Times New Roman"/>
          <w:szCs w:val="22"/>
        </w:rPr>
        <w:t xml:space="preserve"> </w:t>
      </w:r>
      <w:r w:rsidR="0053177B" w:rsidRPr="004A00FB">
        <w:rPr>
          <w:rFonts w:ascii="Times New Roman" w:hAnsi="Times New Roman" w:cs="Times New Roman"/>
          <w:i/>
          <w:color w:val="auto"/>
          <w:sz w:val="24"/>
          <w:szCs w:val="24"/>
          <w:lang w:val="en-US"/>
        </w:rPr>
        <w:t>moodle</w:t>
      </w:r>
      <w:r w:rsidR="0053177B" w:rsidRPr="004A00FB">
        <w:rPr>
          <w:rFonts w:ascii="Times New Roman" w:hAnsi="Times New Roman" w:cs="Times New Roman"/>
          <w:i/>
          <w:color w:val="auto"/>
          <w:sz w:val="24"/>
          <w:szCs w:val="24"/>
        </w:rPr>
        <w:t xml:space="preserve"> </w:t>
      </w:r>
      <w:r w:rsidR="0053177B" w:rsidRPr="004A00FB">
        <w:rPr>
          <w:rFonts w:ascii="Times New Roman" w:hAnsi="Times New Roman" w:cs="Times New Roman"/>
          <w:i/>
          <w:color w:val="auto"/>
          <w:sz w:val="24"/>
          <w:szCs w:val="24"/>
          <w:lang w:val="en-US"/>
        </w:rPr>
        <w:t>use</w:t>
      </w:r>
      <w:r w:rsidR="0053177B" w:rsidRPr="004A00FB">
        <w:rPr>
          <w:rFonts w:ascii="Times New Roman" w:hAnsi="Times New Roman" w:cs="Times New Roman"/>
          <w:i/>
          <w:color w:val="auto"/>
          <w:sz w:val="24"/>
          <w:szCs w:val="24"/>
        </w:rPr>
        <w:t xml:space="preserve"> </w:t>
      </w:r>
      <w:r w:rsidR="0053177B" w:rsidRPr="004A00FB">
        <w:rPr>
          <w:rFonts w:ascii="Times New Roman" w:hAnsi="Times New Roman" w:cs="Times New Roman"/>
          <w:i/>
          <w:color w:val="auto"/>
          <w:sz w:val="24"/>
          <w:szCs w:val="24"/>
          <w:lang w:val="en-US"/>
        </w:rPr>
        <w:t>capability</w:t>
      </w:r>
      <w:r w:rsidR="0053177B" w:rsidRPr="004A00FB">
        <w:rPr>
          <w:rFonts w:ascii="Times New Roman" w:hAnsi="Times New Roman" w:cs="Times New Roman"/>
          <w:i/>
          <w:color w:val="auto"/>
          <w:sz w:val="24"/>
          <w:szCs w:val="24"/>
        </w:rPr>
        <w:t xml:space="preserve"> </w:t>
      </w:r>
      <w:r w:rsidR="0053177B" w:rsidRPr="004A00FB">
        <w:rPr>
          <w:rFonts w:ascii="Times New Roman" w:hAnsi="Times New Roman" w:cs="Times New Roman"/>
          <w:i/>
          <w:color w:val="auto"/>
          <w:sz w:val="24"/>
          <w:szCs w:val="24"/>
          <w:lang w:val="en-US"/>
        </w:rPr>
        <w:t>perceptions</w:t>
      </w:r>
      <w:r w:rsidR="0053177B" w:rsidRPr="004A00FB">
        <w:rPr>
          <w:rFonts w:ascii="Times New Roman" w:hAnsi="Times New Roman" w:cs="Times New Roman"/>
          <w:i/>
          <w:color w:val="auto"/>
          <w:sz w:val="24"/>
          <w:szCs w:val="24"/>
        </w:rPr>
        <w:t xml:space="preserve">- </w:t>
      </w:r>
      <w:r w:rsidR="0053177B" w:rsidRPr="004A00FB">
        <w:rPr>
          <w:rFonts w:ascii="Times New Roman" w:hAnsi="Times New Roman" w:cs="Times New Roman"/>
          <w:i/>
          <w:color w:val="auto"/>
          <w:sz w:val="24"/>
          <w:szCs w:val="24"/>
          <w:lang w:val="en-US"/>
        </w:rPr>
        <w:t>exam</w:t>
      </w:r>
      <w:r w:rsidR="0053177B" w:rsidRPr="004A00FB">
        <w:rPr>
          <w:rFonts w:ascii="Times New Roman" w:hAnsi="Times New Roman" w:cs="Times New Roman"/>
          <w:i/>
          <w:color w:val="auto"/>
          <w:sz w:val="24"/>
          <w:szCs w:val="24"/>
        </w:rPr>
        <w:t xml:space="preserve"> </w:t>
      </w:r>
      <w:r w:rsidR="0053177B" w:rsidRPr="004A00FB">
        <w:rPr>
          <w:rFonts w:ascii="Times New Roman" w:hAnsi="Times New Roman" w:cs="Times New Roman"/>
          <w:i/>
          <w:color w:val="auto"/>
          <w:sz w:val="24"/>
          <w:szCs w:val="24"/>
          <w:lang w:val="en-US"/>
        </w:rPr>
        <w:t>note</w:t>
      </w:r>
      <w:r w:rsidR="0053177B" w:rsidRPr="0053177B">
        <w:rPr>
          <w:rFonts w:ascii="Times New Roman" w:hAnsi="Times New Roman" w:cs="Times New Roman"/>
          <w:color w:val="auto"/>
          <w:sz w:val="24"/>
          <w:szCs w:val="24"/>
        </w:rPr>
        <w:t xml:space="preserve"> και </w:t>
      </w:r>
      <w:r w:rsidR="0053177B" w:rsidRPr="004A00FB">
        <w:rPr>
          <w:rFonts w:ascii="Times New Roman" w:hAnsi="Times New Roman" w:cs="Times New Roman"/>
          <w:i/>
          <w:color w:val="auto"/>
          <w:sz w:val="24"/>
          <w:szCs w:val="24"/>
          <w:lang w:val="en-US"/>
        </w:rPr>
        <w:t>glossary</w:t>
      </w:r>
      <w:r w:rsidR="0053177B" w:rsidRPr="004A00FB">
        <w:rPr>
          <w:rFonts w:ascii="Times New Roman" w:hAnsi="Times New Roman" w:cs="Times New Roman"/>
          <w:i/>
          <w:color w:val="auto"/>
          <w:sz w:val="24"/>
          <w:szCs w:val="24"/>
        </w:rPr>
        <w:t xml:space="preserve"> </w:t>
      </w:r>
      <w:r w:rsidR="0053177B" w:rsidRPr="004A00FB">
        <w:rPr>
          <w:rFonts w:ascii="Times New Roman" w:hAnsi="Times New Roman" w:cs="Times New Roman"/>
          <w:i/>
          <w:color w:val="auto"/>
          <w:sz w:val="24"/>
          <w:szCs w:val="24"/>
          <w:lang w:val="en-US"/>
        </w:rPr>
        <w:t>view</w:t>
      </w:r>
      <w:r w:rsidR="0053177B" w:rsidRPr="004A00FB">
        <w:rPr>
          <w:rFonts w:ascii="Times New Roman" w:hAnsi="Times New Roman" w:cs="Times New Roman"/>
          <w:i/>
          <w:color w:val="auto"/>
          <w:sz w:val="24"/>
          <w:szCs w:val="24"/>
        </w:rPr>
        <w:t xml:space="preserve">- </w:t>
      </w:r>
      <w:r w:rsidR="0053177B" w:rsidRPr="004A00FB">
        <w:rPr>
          <w:rFonts w:ascii="Times New Roman" w:hAnsi="Times New Roman" w:cs="Times New Roman"/>
          <w:i/>
          <w:color w:val="auto"/>
          <w:sz w:val="24"/>
          <w:szCs w:val="24"/>
          <w:lang w:val="en-US"/>
        </w:rPr>
        <w:t>exam</w:t>
      </w:r>
      <w:r w:rsidR="0053177B" w:rsidRPr="004A00FB">
        <w:rPr>
          <w:rFonts w:ascii="Times New Roman" w:hAnsi="Times New Roman" w:cs="Times New Roman"/>
          <w:i/>
          <w:color w:val="auto"/>
          <w:sz w:val="24"/>
          <w:szCs w:val="24"/>
        </w:rPr>
        <w:t xml:space="preserve"> </w:t>
      </w:r>
      <w:r w:rsidR="0053177B" w:rsidRPr="004A00FB">
        <w:rPr>
          <w:rFonts w:ascii="Times New Roman" w:hAnsi="Times New Roman" w:cs="Times New Roman"/>
          <w:i/>
          <w:color w:val="auto"/>
          <w:sz w:val="24"/>
          <w:szCs w:val="24"/>
          <w:lang w:val="en-US"/>
        </w:rPr>
        <w:t>note</w:t>
      </w:r>
      <w:r w:rsidR="0053177B" w:rsidRPr="0053177B">
        <w:rPr>
          <w:rFonts w:ascii="Times New Roman" w:hAnsi="Times New Roman" w:cs="Times New Roman"/>
          <w:color w:val="auto"/>
          <w:sz w:val="24"/>
          <w:szCs w:val="24"/>
        </w:rPr>
        <w:t xml:space="preserve">. </w:t>
      </w:r>
      <w:r w:rsidR="003230E2">
        <w:rPr>
          <w:rFonts w:ascii="Times New Roman" w:hAnsi="Times New Roman" w:cs="Times New Roman"/>
          <w:color w:val="auto"/>
          <w:sz w:val="24"/>
          <w:szCs w:val="24"/>
        </w:rPr>
        <w:t xml:space="preserve">Το </w:t>
      </w:r>
      <w:r w:rsidR="0053177B">
        <w:rPr>
          <w:rFonts w:ascii="Times New Roman" w:hAnsi="Times New Roman" w:cs="Times New Roman"/>
          <w:szCs w:val="22"/>
        </w:rPr>
        <w:t xml:space="preserve">πόσο ικανοί θεωρούσαν ότι ήταν οι φοιτητές χρησιμοποιώντας το </w:t>
      </w:r>
      <w:r w:rsidR="00F02DA5">
        <w:rPr>
          <w:rFonts w:ascii="Times New Roman" w:hAnsi="Times New Roman" w:cs="Times New Roman"/>
          <w:szCs w:val="22"/>
          <w:lang w:val="en-US"/>
        </w:rPr>
        <w:t>M</w:t>
      </w:r>
      <w:r w:rsidR="0053177B">
        <w:rPr>
          <w:rFonts w:ascii="Times New Roman" w:hAnsi="Times New Roman" w:cs="Times New Roman"/>
          <w:szCs w:val="22"/>
          <w:lang w:val="en-US"/>
        </w:rPr>
        <w:t>oodle</w:t>
      </w:r>
      <w:r w:rsidR="003230E2">
        <w:rPr>
          <w:rFonts w:ascii="Times New Roman" w:hAnsi="Times New Roman" w:cs="Times New Roman"/>
          <w:szCs w:val="22"/>
        </w:rPr>
        <w:t xml:space="preserve"> κατά τη διάρκεια του εξαμήνου</w:t>
      </w:r>
      <w:r w:rsidR="00EB0636">
        <w:rPr>
          <w:rFonts w:ascii="Times New Roman" w:hAnsi="Times New Roman" w:cs="Times New Roman"/>
          <w:szCs w:val="22"/>
        </w:rPr>
        <w:t xml:space="preserve"> (</w:t>
      </w:r>
      <w:r w:rsidR="00EB0636" w:rsidRPr="004A00FB">
        <w:rPr>
          <w:rFonts w:ascii="Times New Roman" w:hAnsi="Times New Roman" w:cs="Times New Roman"/>
          <w:i/>
          <w:color w:val="auto"/>
          <w:sz w:val="24"/>
          <w:szCs w:val="24"/>
          <w:lang w:val="en-US"/>
        </w:rPr>
        <w:t>moodle</w:t>
      </w:r>
      <w:r w:rsidR="00EB0636" w:rsidRPr="004A00FB">
        <w:rPr>
          <w:rFonts w:ascii="Times New Roman" w:hAnsi="Times New Roman" w:cs="Times New Roman"/>
          <w:i/>
          <w:color w:val="auto"/>
          <w:sz w:val="24"/>
          <w:szCs w:val="24"/>
        </w:rPr>
        <w:t xml:space="preserve"> </w:t>
      </w:r>
      <w:r w:rsidR="00EB0636" w:rsidRPr="004A00FB">
        <w:rPr>
          <w:rFonts w:ascii="Times New Roman" w:hAnsi="Times New Roman" w:cs="Times New Roman"/>
          <w:i/>
          <w:color w:val="auto"/>
          <w:sz w:val="24"/>
          <w:szCs w:val="24"/>
          <w:lang w:val="en-US"/>
        </w:rPr>
        <w:t>use</w:t>
      </w:r>
      <w:r w:rsidR="00EB0636" w:rsidRPr="004A00FB">
        <w:rPr>
          <w:rFonts w:ascii="Times New Roman" w:hAnsi="Times New Roman" w:cs="Times New Roman"/>
          <w:i/>
          <w:color w:val="auto"/>
          <w:sz w:val="24"/>
          <w:szCs w:val="24"/>
        </w:rPr>
        <w:t xml:space="preserve"> </w:t>
      </w:r>
      <w:r w:rsidR="00EB0636" w:rsidRPr="004A00FB">
        <w:rPr>
          <w:rFonts w:ascii="Times New Roman" w:hAnsi="Times New Roman" w:cs="Times New Roman"/>
          <w:i/>
          <w:color w:val="auto"/>
          <w:sz w:val="24"/>
          <w:szCs w:val="24"/>
          <w:lang w:val="en-US"/>
        </w:rPr>
        <w:t>capability</w:t>
      </w:r>
      <w:r w:rsidR="00EB0636" w:rsidRPr="004A00FB">
        <w:rPr>
          <w:rFonts w:ascii="Times New Roman" w:hAnsi="Times New Roman" w:cs="Times New Roman"/>
          <w:i/>
          <w:color w:val="auto"/>
          <w:sz w:val="24"/>
          <w:szCs w:val="24"/>
        </w:rPr>
        <w:t xml:space="preserve"> </w:t>
      </w:r>
      <w:r w:rsidR="00EB0636" w:rsidRPr="004A00FB">
        <w:rPr>
          <w:rFonts w:ascii="Times New Roman" w:hAnsi="Times New Roman" w:cs="Times New Roman"/>
          <w:i/>
          <w:color w:val="auto"/>
          <w:sz w:val="24"/>
          <w:szCs w:val="24"/>
          <w:lang w:val="en-US"/>
        </w:rPr>
        <w:t>perceptions</w:t>
      </w:r>
      <w:r w:rsidR="00EB0636">
        <w:rPr>
          <w:rFonts w:ascii="Times New Roman" w:hAnsi="Times New Roman" w:cs="Times New Roman"/>
          <w:szCs w:val="22"/>
        </w:rPr>
        <w:t>)</w:t>
      </w:r>
      <w:r w:rsidR="0053177B" w:rsidRPr="0053177B">
        <w:rPr>
          <w:rFonts w:ascii="Times New Roman" w:hAnsi="Times New Roman" w:cs="Times New Roman"/>
          <w:color w:val="auto"/>
          <w:sz w:val="24"/>
          <w:szCs w:val="24"/>
        </w:rPr>
        <w:t xml:space="preserve"> </w:t>
      </w:r>
      <w:r w:rsidR="0053177B">
        <w:rPr>
          <w:rFonts w:ascii="Times New Roman" w:hAnsi="Times New Roman" w:cs="Times New Roman"/>
          <w:color w:val="auto"/>
          <w:sz w:val="24"/>
          <w:szCs w:val="24"/>
        </w:rPr>
        <w:t>όσο</w:t>
      </w:r>
      <w:r w:rsidR="0053177B" w:rsidRPr="0053177B">
        <w:rPr>
          <w:rFonts w:ascii="Times New Roman" w:hAnsi="Times New Roman" w:cs="Times New Roman"/>
          <w:color w:val="auto"/>
          <w:sz w:val="24"/>
          <w:szCs w:val="24"/>
        </w:rPr>
        <w:t xml:space="preserve"> </w:t>
      </w:r>
      <w:r w:rsidR="0053177B">
        <w:rPr>
          <w:rFonts w:ascii="Times New Roman" w:hAnsi="Times New Roman" w:cs="Times New Roman"/>
          <w:color w:val="auto"/>
          <w:sz w:val="24"/>
          <w:szCs w:val="24"/>
        </w:rPr>
        <w:t>και</w:t>
      </w:r>
      <w:r w:rsidR="0053177B" w:rsidRPr="0053177B">
        <w:rPr>
          <w:rFonts w:ascii="Times New Roman" w:hAnsi="Times New Roman" w:cs="Times New Roman"/>
          <w:color w:val="auto"/>
          <w:sz w:val="24"/>
          <w:szCs w:val="24"/>
        </w:rPr>
        <w:t xml:space="preserve"> </w:t>
      </w:r>
      <w:r w:rsidR="003230E2">
        <w:rPr>
          <w:rFonts w:ascii="Times New Roman" w:hAnsi="Times New Roman" w:cs="Times New Roman"/>
          <w:color w:val="auto"/>
          <w:sz w:val="24"/>
          <w:szCs w:val="24"/>
        </w:rPr>
        <w:t xml:space="preserve">το </w:t>
      </w:r>
      <w:r w:rsidR="00D86845">
        <w:rPr>
          <w:rFonts w:ascii="Times New Roman" w:hAnsi="Times New Roman" w:cs="Times New Roman"/>
          <w:szCs w:val="22"/>
        </w:rPr>
        <w:t>πόσες φορές ένας φοιτητής έχει μπ</w:t>
      </w:r>
      <w:r w:rsidR="009251A4">
        <w:rPr>
          <w:rFonts w:ascii="Times New Roman" w:hAnsi="Times New Roman" w:cs="Times New Roman"/>
          <w:szCs w:val="22"/>
        </w:rPr>
        <w:t>ει στο τμήμα του λεξιλογίου</w:t>
      </w:r>
      <w:r w:rsidR="00EB0636">
        <w:rPr>
          <w:rFonts w:ascii="Times New Roman" w:hAnsi="Times New Roman" w:cs="Times New Roman"/>
          <w:szCs w:val="22"/>
        </w:rPr>
        <w:t xml:space="preserve"> (</w:t>
      </w:r>
      <w:r w:rsidR="00EB0636" w:rsidRPr="004A00FB">
        <w:rPr>
          <w:rFonts w:ascii="Times New Roman" w:hAnsi="Times New Roman" w:cs="Times New Roman"/>
          <w:i/>
          <w:color w:val="auto"/>
          <w:sz w:val="24"/>
          <w:szCs w:val="24"/>
          <w:lang w:val="en-US"/>
        </w:rPr>
        <w:t>glossary</w:t>
      </w:r>
      <w:r w:rsidR="00EB0636" w:rsidRPr="004A00FB">
        <w:rPr>
          <w:rFonts w:ascii="Times New Roman" w:hAnsi="Times New Roman" w:cs="Times New Roman"/>
          <w:i/>
          <w:color w:val="auto"/>
          <w:sz w:val="24"/>
          <w:szCs w:val="24"/>
        </w:rPr>
        <w:t xml:space="preserve"> </w:t>
      </w:r>
      <w:r w:rsidR="00EB0636" w:rsidRPr="004A00FB">
        <w:rPr>
          <w:rFonts w:ascii="Times New Roman" w:hAnsi="Times New Roman" w:cs="Times New Roman"/>
          <w:i/>
          <w:color w:val="auto"/>
          <w:sz w:val="24"/>
          <w:szCs w:val="24"/>
          <w:lang w:val="en-US"/>
        </w:rPr>
        <w:t>view</w:t>
      </w:r>
      <w:r w:rsidR="00EB0636">
        <w:rPr>
          <w:rFonts w:ascii="Times New Roman" w:hAnsi="Times New Roman" w:cs="Times New Roman"/>
          <w:szCs w:val="22"/>
        </w:rPr>
        <w:t>)</w:t>
      </w:r>
      <w:r w:rsidR="009251A4">
        <w:rPr>
          <w:rFonts w:ascii="Times New Roman" w:hAnsi="Times New Roman" w:cs="Times New Roman"/>
          <w:szCs w:val="22"/>
        </w:rPr>
        <w:t xml:space="preserve"> </w:t>
      </w:r>
      <w:r w:rsidR="0053177B">
        <w:rPr>
          <w:rFonts w:ascii="Times New Roman" w:hAnsi="Times New Roman" w:cs="Times New Roman"/>
          <w:color w:val="auto"/>
          <w:sz w:val="24"/>
          <w:szCs w:val="24"/>
        </w:rPr>
        <w:t>σχετίζονται σε χαμηλό επίπεδο με το βαθμό της τελικής εξέτασης του μαθήματος</w:t>
      </w:r>
      <w:r w:rsidR="00EB0636">
        <w:rPr>
          <w:rFonts w:ascii="Times New Roman" w:hAnsi="Times New Roman" w:cs="Times New Roman"/>
          <w:color w:val="auto"/>
          <w:sz w:val="24"/>
          <w:szCs w:val="24"/>
        </w:rPr>
        <w:t xml:space="preserve"> (</w:t>
      </w:r>
      <w:r w:rsidR="00EB0636" w:rsidRPr="004A00FB">
        <w:rPr>
          <w:rFonts w:ascii="Times New Roman" w:hAnsi="Times New Roman" w:cs="Times New Roman"/>
          <w:i/>
          <w:color w:val="auto"/>
          <w:sz w:val="24"/>
          <w:szCs w:val="24"/>
          <w:lang w:val="en-US"/>
        </w:rPr>
        <w:t>exam</w:t>
      </w:r>
      <w:r w:rsidR="00EB0636" w:rsidRPr="004A00FB">
        <w:rPr>
          <w:rFonts w:ascii="Times New Roman" w:hAnsi="Times New Roman" w:cs="Times New Roman"/>
          <w:i/>
          <w:color w:val="auto"/>
          <w:sz w:val="24"/>
          <w:szCs w:val="24"/>
        </w:rPr>
        <w:t xml:space="preserve"> </w:t>
      </w:r>
      <w:r w:rsidR="00EB0636" w:rsidRPr="004A00FB">
        <w:rPr>
          <w:rFonts w:ascii="Times New Roman" w:hAnsi="Times New Roman" w:cs="Times New Roman"/>
          <w:i/>
          <w:color w:val="auto"/>
          <w:sz w:val="24"/>
          <w:szCs w:val="24"/>
          <w:lang w:val="en-US"/>
        </w:rPr>
        <w:t>note</w:t>
      </w:r>
      <w:r w:rsidR="00EB0636">
        <w:rPr>
          <w:rFonts w:ascii="Times New Roman" w:hAnsi="Times New Roman" w:cs="Times New Roman"/>
          <w:color w:val="auto"/>
          <w:sz w:val="24"/>
          <w:szCs w:val="24"/>
        </w:rPr>
        <w:t>)</w:t>
      </w:r>
      <w:r w:rsidR="0053177B">
        <w:rPr>
          <w:rFonts w:ascii="Times New Roman" w:hAnsi="Times New Roman" w:cs="Times New Roman"/>
          <w:color w:val="auto"/>
          <w:sz w:val="24"/>
          <w:szCs w:val="24"/>
        </w:rPr>
        <w:t>.</w:t>
      </w:r>
      <w:r w:rsidR="0053177B" w:rsidRPr="0053177B">
        <w:rPr>
          <w:rFonts w:ascii="Times New Roman" w:hAnsi="Times New Roman" w:cs="Times New Roman"/>
          <w:color w:val="auto"/>
          <w:sz w:val="24"/>
          <w:szCs w:val="24"/>
        </w:rPr>
        <w:t xml:space="preserve"> </w:t>
      </w:r>
    </w:p>
    <w:p w14:paraId="4FD98065" w14:textId="77777777" w:rsidR="006A056A" w:rsidRDefault="006A056A" w:rsidP="001E7414">
      <w:pPr>
        <w:tabs>
          <w:tab w:val="left" w:pos="3570"/>
        </w:tabs>
        <w:spacing w:after="240" w:line="360" w:lineRule="auto"/>
        <w:ind w:firstLine="284"/>
        <w:jc w:val="both"/>
        <w:rPr>
          <w:rFonts w:ascii="Times New Roman" w:hAnsi="Times New Roman" w:cs="Times New Roman"/>
          <w:b/>
          <w:szCs w:val="22"/>
        </w:rPr>
      </w:pPr>
    </w:p>
    <w:p w14:paraId="661F94F4" w14:textId="77777777" w:rsidR="006A056A" w:rsidRPr="00FB4E09" w:rsidRDefault="006A056A" w:rsidP="001E7414">
      <w:pPr>
        <w:tabs>
          <w:tab w:val="left" w:pos="3570"/>
        </w:tabs>
        <w:spacing w:after="240" w:line="360" w:lineRule="auto"/>
        <w:ind w:firstLine="284"/>
        <w:jc w:val="both"/>
        <w:rPr>
          <w:rFonts w:ascii="Times New Roman" w:hAnsi="Times New Roman" w:cs="Times New Roman"/>
          <w:b/>
          <w:szCs w:val="22"/>
        </w:rPr>
      </w:pPr>
    </w:p>
    <w:p w14:paraId="64A254EA" w14:textId="77777777" w:rsidR="00653DC8" w:rsidRDefault="00653DC8" w:rsidP="001E7414">
      <w:pPr>
        <w:tabs>
          <w:tab w:val="left" w:pos="3570"/>
        </w:tabs>
        <w:spacing w:line="360" w:lineRule="auto"/>
        <w:jc w:val="center"/>
        <w:rPr>
          <w:rFonts w:ascii="Times New Roman" w:hAnsi="Times New Roman" w:cs="Times New Roman"/>
          <w:szCs w:val="22"/>
        </w:rPr>
      </w:pPr>
      <w:r w:rsidRPr="006300FC">
        <w:rPr>
          <w:rFonts w:ascii="Times New Roman" w:hAnsi="Times New Roman" w:cs="Times New Roman"/>
          <w:b/>
          <w:szCs w:val="22"/>
        </w:rPr>
        <w:lastRenderedPageBreak/>
        <w:t>Πίνακας</w:t>
      </w:r>
      <w:r w:rsidRPr="001C5DE9">
        <w:rPr>
          <w:rFonts w:ascii="Times New Roman" w:hAnsi="Times New Roman" w:cs="Times New Roman"/>
          <w:b/>
          <w:szCs w:val="22"/>
        </w:rPr>
        <w:t xml:space="preserve"> </w:t>
      </w:r>
      <w:r w:rsidR="006C072C">
        <w:rPr>
          <w:rFonts w:ascii="Times New Roman" w:hAnsi="Times New Roman" w:cs="Times New Roman"/>
          <w:b/>
          <w:szCs w:val="22"/>
        </w:rPr>
        <w:t>10</w:t>
      </w:r>
      <w:r w:rsidRPr="001C5DE9">
        <w:rPr>
          <w:rFonts w:ascii="Times New Roman" w:hAnsi="Times New Roman" w:cs="Times New Roman"/>
          <w:b/>
          <w:szCs w:val="22"/>
        </w:rPr>
        <w:t>.</w:t>
      </w:r>
      <w:r w:rsidRPr="001C5DE9">
        <w:rPr>
          <w:rFonts w:ascii="Times New Roman" w:hAnsi="Times New Roman" w:cs="Times New Roman"/>
          <w:szCs w:val="22"/>
        </w:rPr>
        <w:t xml:space="preserve"> </w:t>
      </w:r>
      <w:r>
        <w:rPr>
          <w:rFonts w:ascii="Times New Roman" w:hAnsi="Times New Roman" w:cs="Times New Roman"/>
          <w:szCs w:val="22"/>
        </w:rPr>
        <w:t>Στατιστικά Σημαντικές Σχέσεις (2</w:t>
      </w:r>
      <w:r w:rsidRPr="003518A3">
        <w:rPr>
          <w:rFonts w:ascii="Times New Roman" w:hAnsi="Times New Roman" w:cs="Times New Roman"/>
          <w:szCs w:val="22"/>
          <w:vertAlign w:val="superscript"/>
        </w:rPr>
        <w:t>ο</w:t>
      </w:r>
      <w:r>
        <w:rPr>
          <w:rFonts w:ascii="Times New Roman" w:hAnsi="Times New Roman" w:cs="Times New Roman"/>
          <w:szCs w:val="22"/>
        </w:rPr>
        <w:t xml:space="preserve"> και 3</w:t>
      </w:r>
      <w:r w:rsidRPr="003518A3">
        <w:rPr>
          <w:rFonts w:ascii="Times New Roman" w:hAnsi="Times New Roman" w:cs="Times New Roman"/>
          <w:szCs w:val="22"/>
          <w:vertAlign w:val="superscript"/>
        </w:rPr>
        <w:t>ο</w:t>
      </w:r>
      <w:r>
        <w:rPr>
          <w:rFonts w:ascii="Times New Roman" w:hAnsi="Times New Roman" w:cs="Times New Roman"/>
          <w:szCs w:val="22"/>
        </w:rPr>
        <w:t xml:space="preserve"> έτος)</w:t>
      </w:r>
    </w:p>
    <w:p w14:paraId="01422F52" w14:textId="77777777" w:rsidR="00B277A4" w:rsidRDefault="00B277A4" w:rsidP="001E7414">
      <w:pPr>
        <w:tabs>
          <w:tab w:val="left" w:pos="3570"/>
        </w:tabs>
        <w:spacing w:line="360" w:lineRule="auto"/>
        <w:jc w:val="center"/>
        <w:rPr>
          <w:rFonts w:ascii="Times New Roman" w:hAnsi="Times New Roman" w:cs="Times New Roman"/>
          <w:szCs w:val="22"/>
        </w:rPr>
      </w:pPr>
    </w:p>
    <w:tbl>
      <w:tblPr>
        <w:tblStyle w:val="TableGrid"/>
        <w:tblW w:w="8613" w:type="dxa"/>
        <w:tblLayout w:type="fixed"/>
        <w:tblLook w:val="04A0" w:firstRow="1" w:lastRow="0" w:firstColumn="1" w:lastColumn="0" w:noHBand="0" w:noVBand="1"/>
      </w:tblPr>
      <w:tblGrid>
        <w:gridCol w:w="3119"/>
        <w:gridCol w:w="2801"/>
        <w:gridCol w:w="2693"/>
      </w:tblGrid>
      <w:tr w:rsidR="00653DC8" w14:paraId="092963E2" w14:textId="77777777" w:rsidTr="00305C3A">
        <w:trPr>
          <w:trHeight w:val="386"/>
        </w:trPr>
        <w:tc>
          <w:tcPr>
            <w:tcW w:w="3119" w:type="dxa"/>
            <w:vAlign w:val="center"/>
          </w:tcPr>
          <w:p w14:paraId="255B0C5C" w14:textId="77777777" w:rsidR="00653DC8" w:rsidRPr="00305C3A" w:rsidRDefault="00653DC8" w:rsidP="00305C3A">
            <w:pPr>
              <w:spacing w:line="360" w:lineRule="auto"/>
              <w:jc w:val="center"/>
              <w:rPr>
                <w:rFonts w:ascii="Times New Roman" w:hAnsi="Times New Roman" w:cs="Times New Roman"/>
                <w:b/>
                <w:color w:val="auto"/>
                <w:szCs w:val="22"/>
              </w:rPr>
            </w:pPr>
            <w:r w:rsidRPr="00305C3A">
              <w:rPr>
                <w:rFonts w:ascii="Times New Roman" w:hAnsi="Times New Roman" w:cs="Times New Roman"/>
                <w:b/>
                <w:color w:val="auto"/>
                <w:szCs w:val="22"/>
              </w:rPr>
              <w:t>Χαμηλή Συσχέτιση</w:t>
            </w:r>
          </w:p>
        </w:tc>
        <w:tc>
          <w:tcPr>
            <w:tcW w:w="2801" w:type="dxa"/>
            <w:vAlign w:val="center"/>
          </w:tcPr>
          <w:p w14:paraId="30F5F406" w14:textId="77777777" w:rsidR="00653DC8" w:rsidRPr="00305C3A" w:rsidRDefault="00653DC8" w:rsidP="00305C3A">
            <w:pPr>
              <w:spacing w:line="360" w:lineRule="auto"/>
              <w:jc w:val="center"/>
              <w:rPr>
                <w:rFonts w:ascii="Times New Roman" w:hAnsi="Times New Roman" w:cs="Times New Roman"/>
                <w:b/>
                <w:color w:val="auto"/>
                <w:szCs w:val="22"/>
              </w:rPr>
            </w:pPr>
            <w:r w:rsidRPr="00305C3A">
              <w:rPr>
                <w:rFonts w:ascii="Times New Roman" w:hAnsi="Times New Roman" w:cs="Times New Roman"/>
                <w:b/>
                <w:color w:val="auto"/>
                <w:szCs w:val="22"/>
              </w:rPr>
              <w:t>Μέτρια Συσχέτιση</w:t>
            </w:r>
          </w:p>
        </w:tc>
        <w:tc>
          <w:tcPr>
            <w:tcW w:w="2693" w:type="dxa"/>
            <w:vAlign w:val="center"/>
          </w:tcPr>
          <w:p w14:paraId="669F5269" w14:textId="77777777" w:rsidR="00653DC8" w:rsidRPr="00305C3A" w:rsidRDefault="00653DC8" w:rsidP="00305C3A">
            <w:pPr>
              <w:spacing w:line="360" w:lineRule="auto"/>
              <w:jc w:val="center"/>
              <w:rPr>
                <w:rFonts w:ascii="Times New Roman" w:hAnsi="Times New Roman" w:cs="Times New Roman"/>
                <w:b/>
                <w:color w:val="auto"/>
                <w:szCs w:val="22"/>
              </w:rPr>
            </w:pPr>
            <w:r w:rsidRPr="00305C3A">
              <w:rPr>
                <w:rFonts w:ascii="Times New Roman" w:hAnsi="Times New Roman" w:cs="Times New Roman"/>
                <w:b/>
                <w:color w:val="auto"/>
                <w:szCs w:val="22"/>
              </w:rPr>
              <w:t>Υψηλή Συσχέτιση</w:t>
            </w:r>
          </w:p>
        </w:tc>
      </w:tr>
      <w:tr w:rsidR="00653DC8" w:rsidRPr="0087522F" w14:paraId="36E5CEA0" w14:textId="77777777" w:rsidTr="00305C3A">
        <w:trPr>
          <w:trHeight w:val="829"/>
        </w:trPr>
        <w:tc>
          <w:tcPr>
            <w:tcW w:w="3119" w:type="dxa"/>
            <w:vAlign w:val="center"/>
          </w:tcPr>
          <w:p w14:paraId="13E9917F" w14:textId="77777777" w:rsidR="00653DC8" w:rsidRPr="00305C3A" w:rsidRDefault="00653DC8" w:rsidP="00305C3A">
            <w:pPr>
              <w:spacing w:line="360" w:lineRule="auto"/>
              <w:jc w:val="center"/>
              <w:rPr>
                <w:rFonts w:ascii="Times New Roman" w:hAnsi="Times New Roman" w:cs="Times New Roman"/>
                <w:color w:val="auto"/>
                <w:szCs w:val="22"/>
                <w:lang w:val="en-US"/>
              </w:rPr>
            </w:pPr>
            <w:r w:rsidRPr="00305C3A">
              <w:rPr>
                <w:rFonts w:ascii="Times New Roman" w:hAnsi="Times New Roman" w:cs="Times New Roman"/>
                <w:color w:val="auto"/>
                <w:sz w:val="24"/>
                <w:szCs w:val="24"/>
                <w:lang w:val="en-US"/>
              </w:rPr>
              <w:t>Computer_use_per_week-Moodle_use_capability_perceptions</w:t>
            </w:r>
          </w:p>
        </w:tc>
        <w:tc>
          <w:tcPr>
            <w:tcW w:w="2801" w:type="dxa"/>
            <w:vAlign w:val="center"/>
          </w:tcPr>
          <w:p w14:paraId="027F780D" w14:textId="77777777" w:rsidR="00653DC8" w:rsidRPr="00653DC8" w:rsidRDefault="00653DC8" w:rsidP="00305C3A">
            <w:pPr>
              <w:spacing w:line="360" w:lineRule="auto"/>
              <w:jc w:val="center"/>
              <w:rPr>
                <w:rFonts w:ascii="Times New Roman" w:hAnsi="Times New Roman" w:cs="Times New Roman"/>
                <w:color w:val="auto"/>
                <w:szCs w:val="22"/>
                <w:lang w:val="en-US"/>
              </w:rPr>
            </w:pPr>
            <w:r w:rsidRPr="00653DC8">
              <w:rPr>
                <w:rFonts w:ascii="Times New Roman" w:hAnsi="Times New Roman" w:cs="Times New Roman"/>
                <w:color w:val="auto"/>
                <w:sz w:val="24"/>
                <w:szCs w:val="24"/>
                <w:lang w:val="en-US"/>
              </w:rPr>
              <w:t>Internet_at_home- Computer_use_per_week</w:t>
            </w:r>
          </w:p>
        </w:tc>
        <w:tc>
          <w:tcPr>
            <w:tcW w:w="2693" w:type="dxa"/>
            <w:vAlign w:val="center"/>
          </w:tcPr>
          <w:p w14:paraId="6F2D4610" w14:textId="77777777" w:rsidR="00653DC8" w:rsidRPr="00305C3A" w:rsidRDefault="00653DC8" w:rsidP="00305C3A">
            <w:pPr>
              <w:spacing w:line="360" w:lineRule="auto"/>
              <w:jc w:val="center"/>
              <w:rPr>
                <w:rFonts w:ascii="Times New Roman" w:hAnsi="Times New Roman" w:cs="Times New Roman"/>
                <w:color w:val="auto"/>
                <w:sz w:val="24"/>
                <w:szCs w:val="24"/>
                <w:lang w:val="en-US"/>
              </w:rPr>
            </w:pPr>
            <w:r w:rsidRPr="00653DC8">
              <w:rPr>
                <w:rFonts w:ascii="Times New Roman" w:hAnsi="Times New Roman" w:cs="Times New Roman"/>
                <w:color w:val="auto"/>
                <w:sz w:val="24"/>
                <w:szCs w:val="24"/>
                <w:lang w:val="en-US"/>
              </w:rPr>
              <w:t>Spectrum_of_use- forum_view</w:t>
            </w:r>
          </w:p>
        </w:tc>
      </w:tr>
      <w:tr w:rsidR="00653DC8" w:rsidRPr="00653DC8" w14:paraId="640B9DA5" w14:textId="77777777" w:rsidTr="00305C3A">
        <w:trPr>
          <w:trHeight w:val="984"/>
        </w:trPr>
        <w:tc>
          <w:tcPr>
            <w:tcW w:w="3119" w:type="dxa"/>
            <w:vAlign w:val="center"/>
          </w:tcPr>
          <w:p w14:paraId="29348F71" w14:textId="77777777" w:rsidR="00653DC8" w:rsidRPr="00305C3A" w:rsidRDefault="00653DC8" w:rsidP="00305C3A">
            <w:pPr>
              <w:spacing w:line="360" w:lineRule="auto"/>
              <w:jc w:val="center"/>
              <w:rPr>
                <w:rFonts w:ascii="Times New Roman" w:hAnsi="Times New Roman" w:cs="Times New Roman"/>
                <w:color w:val="auto"/>
                <w:szCs w:val="22"/>
                <w:lang w:val="en-US"/>
              </w:rPr>
            </w:pPr>
            <w:r w:rsidRPr="00305C3A">
              <w:rPr>
                <w:rFonts w:ascii="Times New Roman" w:hAnsi="Times New Roman" w:cs="Times New Roman"/>
                <w:color w:val="auto"/>
                <w:sz w:val="24"/>
                <w:szCs w:val="24"/>
                <w:lang w:val="en-US"/>
              </w:rPr>
              <w:t>Ease_of_moodle_use_perceptions- Perceived_Moodle_Usefulness_Lesson</w:t>
            </w:r>
          </w:p>
        </w:tc>
        <w:tc>
          <w:tcPr>
            <w:tcW w:w="2801" w:type="dxa"/>
            <w:vAlign w:val="center"/>
          </w:tcPr>
          <w:p w14:paraId="606FA82F" w14:textId="77777777" w:rsidR="00653DC8" w:rsidRPr="00653DC8" w:rsidRDefault="00653DC8" w:rsidP="00305C3A">
            <w:pPr>
              <w:spacing w:line="360" w:lineRule="auto"/>
              <w:jc w:val="center"/>
              <w:rPr>
                <w:rFonts w:ascii="Times New Roman" w:hAnsi="Times New Roman" w:cs="Times New Roman"/>
                <w:color w:val="auto"/>
                <w:szCs w:val="22"/>
                <w:lang w:val="en-US"/>
              </w:rPr>
            </w:pPr>
            <w:r w:rsidRPr="00653DC8">
              <w:rPr>
                <w:rFonts w:ascii="Times New Roman" w:hAnsi="Times New Roman" w:cs="Times New Roman"/>
                <w:color w:val="auto"/>
                <w:sz w:val="24"/>
                <w:szCs w:val="24"/>
                <w:lang w:val="en-US"/>
              </w:rPr>
              <w:t>Attitude_about_moodle- Perceived_Moodle_Usefulness_Lesson</w:t>
            </w:r>
          </w:p>
        </w:tc>
        <w:tc>
          <w:tcPr>
            <w:tcW w:w="2693" w:type="dxa"/>
            <w:vAlign w:val="center"/>
          </w:tcPr>
          <w:p w14:paraId="3693ED83" w14:textId="77777777" w:rsidR="00653DC8" w:rsidRPr="00305C3A" w:rsidRDefault="00653DC8" w:rsidP="00305C3A">
            <w:pPr>
              <w:spacing w:line="360" w:lineRule="auto"/>
              <w:jc w:val="center"/>
              <w:rPr>
                <w:rFonts w:ascii="Times New Roman" w:hAnsi="Times New Roman" w:cs="Times New Roman"/>
                <w:color w:val="auto"/>
                <w:sz w:val="24"/>
                <w:szCs w:val="24"/>
                <w:lang w:val="en-US"/>
              </w:rPr>
            </w:pPr>
            <w:r w:rsidRPr="00653DC8">
              <w:rPr>
                <w:rFonts w:ascii="Times New Roman" w:hAnsi="Times New Roman" w:cs="Times New Roman"/>
                <w:color w:val="auto"/>
                <w:sz w:val="24"/>
                <w:szCs w:val="24"/>
                <w:lang w:val="en-US"/>
              </w:rPr>
              <w:t>course_view- forum_view</w:t>
            </w:r>
          </w:p>
        </w:tc>
      </w:tr>
      <w:tr w:rsidR="00653DC8" w:rsidRPr="00653DC8" w14:paraId="3A8838E4" w14:textId="77777777" w:rsidTr="00305C3A">
        <w:trPr>
          <w:trHeight w:val="726"/>
        </w:trPr>
        <w:tc>
          <w:tcPr>
            <w:tcW w:w="3119" w:type="dxa"/>
            <w:vAlign w:val="center"/>
          </w:tcPr>
          <w:p w14:paraId="2CABA1BA" w14:textId="77777777" w:rsidR="00653DC8" w:rsidRPr="00305C3A" w:rsidRDefault="00653DC8" w:rsidP="00305C3A">
            <w:pPr>
              <w:spacing w:line="360" w:lineRule="auto"/>
              <w:jc w:val="center"/>
              <w:rPr>
                <w:rFonts w:ascii="Times New Roman" w:hAnsi="Times New Roman" w:cs="Times New Roman"/>
                <w:color w:val="auto"/>
                <w:szCs w:val="22"/>
                <w:lang w:val="en-US"/>
              </w:rPr>
            </w:pPr>
            <w:r w:rsidRPr="00305C3A">
              <w:rPr>
                <w:rFonts w:ascii="Times New Roman" w:hAnsi="Times New Roman" w:cs="Times New Roman"/>
                <w:color w:val="auto"/>
                <w:sz w:val="24"/>
                <w:szCs w:val="24"/>
                <w:lang w:val="en-US"/>
              </w:rPr>
              <w:t>Ease_of_moodle_use_perceptions- course_view</w:t>
            </w:r>
          </w:p>
        </w:tc>
        <w:tc>
          <w:tcPr>
            <w:tcW w:w="2801" w:type="dxa"/>
            <w:vAlign w:val="center"/>
          </w:tcPr>
          <w:p w14:paraId="4F682DCB" w14:textId="77777777" w:rsidR="00653DC8" w:rsidRPr="00653DC8" w:rsidRDefault="00653DC8" w:rsidP="00305C3A">
            <w:pPr>
              <w:spacing w:line="360" w:lineRule="auto"/>
              <w:jc w:val="center"/>
              <w:rPr>
                <w:rFonts w:ascii="Times New Roman" w:hAnsi="Times New Roman" w:cs="Times New Roman"/>
                <w:color w:val="auto"/>
                <w:szCs w:val="22"/>
                <w:lang w:val="en-US"/>
              </w:rPr>
            </w:pPr>
          </w:p>
        </w:tc>
        <w:tc>
          <w:tcPr>
            <w:tcW w:w="2693" w:type="dxa"/>
            <w:vAlign w:val="center"/>
          </w:tcPr>
          <w:p w14:paraId="6AB19AB0" w14:textId="77777777" w:rsidR="00653DC8" w:rsidRPr="00305C3A" w:rsidRDefault="00653DC8" w:rsidP="00305C3A">
            <w:pPr>
              <w:spacing w:line="360" w:lineRule="auto"/>
              <w:jc w:val="center"/>
              <w:rPr>
                <w:rFonts w:ascii="Times New Roman" w:hAnsi="Times New Roman" w:cs="Times New Roman"/>
                <w:color w:val="auto"/>
                <w:sz w:val="24"/>
                <w:szCs w:val="24"/>
                <w:lang w:val="en-US"/>
              </w:rPr>
            </w:pPr>
            <w:r w:rsidRPr="00653DC8">
              <w:rPr>
                <w:rFonts w:ascii="Times New Roman" w:hAnsi="Times New Roman" w:cs="Times New Roman"/>
                <w:color w:val="auto"/>
                <w:sz w:val="24"/>
                <w:szCs w:val="24"/>
                <w:lang w:val="en-US"/>
              </w:rPr>
              <w:t>forum_view- resource_view</w:t>
            </w:r>
          </w:p>
        </w:tc>
      </w:tr>
      <w:tr w:rsidR="00653DC8" w:rsidRPr="0087522F" w14:paraId="3F7056BD" w14:textId="77777777" w:rsidTr="00305C3A">
        <w:trPr>
          <w:trHeight w:val="734"/>
        </w:trPr>
        <w:tc>
          <w:tcPr>
            <w:tcW w:w="3119" w:type="dxa"/>
            <w:vAlign w:val="center"/>
          </w:tcPr>
          <w:p w14:paraId="16FB4C56" w14:textId="77777777" w:rsidR="00653DC8" w:rsidRPr="00305C3A" w:rsidRDefault="00653DC8" w:rsidP="00305C3A">
            <w:pPr>
              <w:spacing w:line="360" w:lineRule="auto"/>
              <w:jc w:val="center"/>
              <w:rPr>
                <w:rFonts w:ascii="Times New Roman" w:hAnsi="Times New Roman" w:cs="Times New Roman"/>
                <w:color w:val="auto"/>
                <w:szCs w:val="22"/>
                <w:lang w:val="en-US"/>
              </w:rPr>
            </w:pPr>
            <w:r w:rsidRPr="00305C3A">
              <w:rPr>
                <w:rFonts w:ascii="Times New Roman" w:hAnsi="Times New Roman" w:cs="Times New Roman"/>
                <w:color w:val="auto"/>
                <w:sz w:val="24"/>
                <w:szCs w:val="24"/>
                <w:lang w:val="en-US"/>
              </w:rPr>
              <w:t>Moodle_use_capability_perceptions- forum_view</w:t>
            </w:r>
          </w:p>
        </w:tc>
        <w:tc>
          <w:tcPr>
            <w:tcW w:w="2801" w:type="dxa"/>
            <w:vAlign w:val="center"/>
          </w:tcPr>
          <w:p w14:paraId="41AC39FC" w14:textId="77777777" w:rsidR="00653DC8" w:rsidRPr="00653DC8" w:rsidRDefault="00653DC8" w:rsidP="00305C3A">
            <w:pPr>
              <w:spacing w:line="360" w:lineRule="auto"/>
              <w:jc w:val="center"/>
              <w:rPr>
                <w:rFonts w:ascii="Times New Roman" w:hAnsi="Times New Roman" w:cs="Times New Roman"/>
                <w:color w:val="auto"/>
                <w:szCs w:val="22"/>
                <w:lang w:val="en-US"/>
              </w:rPr>
            </w:pPr>
          </w:p>
        </w:tc>
        <w:tc>
          <w:tcPr>
            <w:tcW w:w="2693" w:type="dxa"/>
            <w:vAlign w:val="center"/>
          </w:tcPr>
          <w:p w14:paraId="073961FA" w14:textId="77777777" w:rsidR="00653DC8" w:rsidRPr="00653DC8" w:rsidRDefault="00653DC8" w:rsidP="00305C3A">
            <w:pPr>
              <w:spacing w:line="360" w:lineRule="auto"/>
              <w:jc w:val="center"/>
              <w:rPr>
                <w:rFonts w:ascii="Times New Roman" w:hAnsi="Times New Roman" w:cs="Times New Roman"/>
                <w:color w:val="auto"/>
                <w:szCs w:val="22"/>
                <w:lang w:val="en-US"/>
              </w:rPr>
            </w:pPr>
          </w:p>
        </w:tc>
      </w:tr>
      <w:tr w:rsidR="00653DC8" w:rsidRPr="0087522F" w14:paraId="1B4E4B46" w14:textId="77777777" w:rsidTr="00305C3A">
        <w:trPr>
          <w:trHeight w:val="756"/>
        </w:trPr>
        <w:tc>
          <w:tcPr>
            <w:tcW w:w="3119" w:type="dxa"/>
            <w:vAlign w:val="center"/>
          </w:tcPr>
          <w:p w14:paraId="53BC5CDD" w14:textId="77777777" w:rsidR="00653DC8" w:rsidRPr="00080D8F" w:rsidRDefault="00653DC8" w:rsidP="00305C3A">
            <w:pPr>
              <w:spacing w:line="360" w:lineRule="auto"/>
              <w:jc w:val="center"/>
              <w:rPr>
                <w:rFonts w:ascii="Times New Roman" w:hAnsi="Times New Roman" w:cs="Times New Roman"/>
                <w:i/>
                <w:color w:val="auto"/>
                <w:szCs w:val="22"/>
                <w:lang w:val="en-US"/>
              </w:rPr>
            </w:pPr>
            <w:r w:rsidRPr="00080D8F">
              <w:rPr>
                <w:rFonts w:ascii="Times New Roman" w:hAnsi="Times New Roman" w:cs="Times New Roman"/>
                <w:i/>
                <w:color w:val="auto"/>
                <w:sz w:val="24"/>
                <w:szCs w:val="24"/>
                <w:lang w:val="en-US"/>
              </w:rPr>
              <w:t>Moodle_use_capability_perceptions- Exam_note</w:t>
            </w:r>
          </w:p>
        </w:tc>
        <w:tc>
          <w:tcPr>
            <w:tcW w:w="2801" w:type="dxa"/>
            <w:vAlign w:val="center"/>
          </w:tcPr>
          <w:p w14:paraId="7C4359B5" w14:textId="77777777" w:rsidR="00653DC8" w:rsidRPr="00653DC8" w:rsidRDefault="00653DC8" w:rsidP="00305C3A">
            <w:pPr>
              <w:spacing w:line="360" w:lineRule="auto"/>
              <w:jc w:val="center"/>
              <w:rPr>
                <w:rFonts w:ascii="Times New Roman" w:hAnsi="Times New Roman" w:cs="Times New Roman"/>
                <w:color w:val="auto"/>
                <w:szCs w:val="22"/>
                <w:lang w:val="en-US"/>
              </w:rPr>
            </w:pPr>
          </w:p>
        </w:tc>
        <w:tc>
          <w:tcPr>
            <w:tcW w:w="2693" w:type="dxa"/>
            <w:vAlign w:val="center"/>
          </w:tcPr>
          <w:p w14:paraId="3ED56346" w14:textId="77777777" w:rsidR="00653DC8" w:rsidRPr="00653DC8" w:rsidRDefault="00653DC8" w:rsidP="00305C3A">
            <w:pPr>
              <w:spacing w:line="360" w:lineRule="auto"/>
              <w:jc w:val="center"/>
              <w:rPr>
                <w:rFonts w:ascii="Times New Roman" w:hAnsi="Times New Roman" w:cs="Times New Roman"/>
                <w:color w:val="auto"/>
                <w:szCs w:val="22"/>
                <w:lang w:val="en-US"/>
              </w:rPr>
            </w:pPr>
          </w:p>
        </w:tc>
      </w:tr>
      <w:tr w:rsidR="00653DC8" w:rsidRPr="00653DC8" w14:paraId="46BE5145" w14:textId="77777777" w:rsidTr="00305C3A">
        <w:trPr>
          <w:trHeight w:val="623"/>
        </w:trPr>
        <w:tc>
          <w:tcPr>
            <w:tcW w:w="3119" w:type="dxa"/>
            <w:vAlign w:val="center"/>
          </w:tcPr>
          <w:p w14:paraId="25AA83EA" w14:textId="77777777" w:rsidR="00653DC8" w:rsidRPr="00305C3A" w:rsidRDefault="00653DC8" w:rsidP="00305C3A">
            <w:pPr>
              <w:spacing w:line="360" w:lineRule="auto"/>
              <w:jc w:val="center"/>
              <w:rPr>
                <w:rFonts w:ascii="Times New Roman" w:hAnsi="Times New Roman" w:cs="Times New Roman"/>
                <w:color w:val="auto"/>
                <w:szCs w:val="22"/>
                <w:lang w:val="en-US"/>
              </w:rPr>
            </w:pPr>
            <w:r w:rsidRPr="00305C3A">
              <w:rPr>
                <w:rFonts w:ascii="Times New Roman" w:hAnsi="Times New Roman" w:cs="Times New Roman"/>
                <w:color w:val="auto"/>
                <w:sz w:val="24"/>
                <w:szCs w:val="24"/>
                <w:lang w:val="en-US"/>
              </w:rPr>
              <w:t>Assignment_view- user_view</w:t>
            </w:r>
          </w:p>
        </w:tc>
        <w:tc>
          <w:tcPr>
            <w:tcW w:w="2801" w:type="dxa"/>
            <w:vAlign w:val="center"/>
          </w:tcPr>
          <w:p w14:paraId="1993666D" w14:textId="77777777" w:rsidR="00653DC8" w:rsidRPr="00653DC8" w:rsidRDefault="00653DC8" w:rsidP="00305C3A">
            <w:pPr>
              <w:spacing w:line="360" w:lineRule="auto"/>
              <w:jc w:val="center"/>
              <w:rPr>
                <w:rFonts w:ascii="Times New Roman" w:hAnsi="Times New Roman" w:cs="Times New Roman"/>
                <w:color w:val="auto"/>
                <w:szCs w:val="22"/>
                <w:lang w:val="en-US"/>
              </w:rPr>
            </w:pPr>
          </w:p>
        </w:tc>
        <w:tc>
          <w:tcPr>
            <w:tcW w:w="2693" w:type="dxa"/>
            <w:vAlign w:val="center"/>
          </w:tcPr>
          <w:p w14:paraId="46CD22D6" w14:textId="77777777" w:rsidR="00653DC8" w:rsidRPr="00653DC8" w:rsidRDefault="00653DC8" w:rsidP="00305C3A">
            <w:pPr>
              <w:spacing w:line="360" w:lineRule="auto"/>
              <w:jc w:val="center"/>
              <w:rPr>
                <w:rFonts w:ascii="Times New Roman" w:hAnsi="Times New Roman" w:cs="Times New Roman"/>
                <w:color w:val="auto"/>
                <w:szCs w:val="22"/>
                <w:lang w:val="en-US"/>
              </w:rPr>
            </w:pPr>
          </w:p>
        </w:tc>
      </w:tr>
      <w:tr w:rsidR="00653DC8" w:rsidRPr="00653DC8" w14:paraId="6ECD4DE7" w14:textId="77777777" w:rsidTr="00305C3A">
        <w:trPr>
          <w:trHeight w:val="782"/>
        </w:trPr>
        <w:tc>
          <w:tcPr>
            <w:tcW w:w="3119" w:type="dxa"/>
            <w:vAlign w:val="center"/>
          </w:tcPr>
          <w:p w14:paraId="0E40A2A1" w14:textId="77777777" w:rsidR="00653DC8" w:rsidRPr="00080D8F" w:rsidRDefault="00653DC8" w:rsidP="00305C3A">
            <w:pPr>
              <w:spacing w:line="360" w:lineRule="auto"/>
              <w:jc w:val="center"/>
              <w:rPr>
                <w:rFonts w:ascii="Times New Roman" w:hAnsi="Times New Roman" w:cs="Times New Roman"/>
                <w:i/>
                <w:color w:val="auto"/>
                <w:szCs w:val="22"/>
                <w:lang w:val="en-US"/>
              </w:rPr>
            </w:pPr>
            <w:r w:rsidRPr="00080D8F">
              <w:rPr>
                <w:rFonts w:ascii="Times New Roman" w:hAnsi="Times New Roman" w:cs="Times New Roman"/>
                <w:i/>
                <w:color w:val="auto"/>
                <w:sz w:val="24"/>
                <w:szCs w:val="24"/>
                <w:lang w:val="en-US"/>
              </w:rPr>
              <w:t>Glossary_view- Exam_note</w:t>
            </w:r>
          </w:p>
        </w:tc>
        <w:tc>
          <w:tcPr>
            <w:tcW w:w="2801" w:type="dxa"/>
            <w:vAlign w:val="center"/>
          </w:tcPr>
          <w:p w14:paraId="60ABB6CE" w14:textId="77777777" w:rsidR="00653DC8" w:rsidRPr="00653DC8" w:rsidRDefault="00653DC8" w:rsidP="00305C3A">
            <w:pPr>
              <w:spacing w:line="360" w:lineRule="auto"/>
              <w:jc w:val="center"/>
              <w:rPr>
                <w:rFonts w:ascii="Times New Roman" w:hAnsi="Times New Roman" w:cs="Times New Roman"/>
                <w:color w:val="auto"/>
                <w:szCs w:val="22"/>
                <w:lang w:val="en-US"/>
              </w:rPr>
            </w:pPr>
          </w:p>
        </w:tc>
        <w:tc>
          <w:tcPr>
            <w:tcW w:w="2693" w:type="dxa"/>
            <w:vAlign w:val="center"/>
          </w:tcPr>
          <w:p w14:paraId="3690DF25" w14:textId="77777777" w:rsidR="00653DC8" w:rsidRPr="00653DC8" w:rsidRDefault="00653DC8" w:rsidP="00305C3A">
            <w:pPr>
              <w:spacing w:line="360" w:lineRule="auto"/>
              <w:jc w:val="center"/>
              <w:rPr>
                <w:rFonts w:ascii="Times New Roman" w:hAnsi="Times New Roman" w:cs="Times New Roman"/>
                <w:color w:val="auto"/>
                <w:szCs w:val="22"/>
                <w:lang w:val="en-US"/>
              </w:rPr>
            </w:pPr>
          </w:p>
        </w:tc>
      </w:tr>
    </w:tbl>
    <w:p w14:paraId="0FFEFC0B" w14:textId="77777777" w:rsidR="00D320DD" w:rsidRDefault="00D320DD" w:rsidP="001E7414">
      <w:pPr>
        <w:spacing w:line="360" w:lineRule="auto"/>
        <w:rPr>
          <w:rFonts w:ascii="Times New Roman" w:hAnsi="Times New Roman" w:cs="Times New Roman"/>
          <w:color w:val="auto"/>
          <w:szCs w:val="22"/>
          <w:lang w:val="en-US"/>
        </w:rPr>
      </w:pPr>
    </w:p>
    <w:p w14:paraId="422F5ED9" w14:textId="77777777" w:rsidR="009336EF" w:rsidRDefault="00DD54C9" w:rsidP="009336EF">
      <w:pPr>
        <w:spacing w:after="240" w:line="360" w:lineRule="auto"/>
        <w:ind w:firstLine="284"/>
        <w:jc w:val="both"/>
        <w:rPr>
          <w:rFonts w:ascii="Times New Roman" w:hAnsi="Times New Roman" w:cs="Times New Roman"/>
          <w:color w:val="auto"/>
          <w:szCs w:val="22"/>
        </w:rPr>
      </w:pPr>
      <w:r>
        <w:rPr>
          <w:rFonts w:ascii="Times New Roman" w:hAnsi="Times New Roman" w:cs="Times New Roman"/>
          <w:color w:val="auto"/>
          <w:szCs w:val="22"/>
        </w:rPr>
        <w:t xml:space="preserve">Όπως μπορεί να παρατηρήσει κανείς </w:t>
      </w:r>
      <w:r w:rsidR="006A056A">
        <w:rPr>
          <w:rFonts w:ascii="Times New Roman" w:hAnsi="Times New Roman" w:cs="Times New Roman"/>
          <w:color w:val="auto"/>
          <w:szCs w:val="22"/>
        </w:rPr>
        <w:t>στον Π</w:t>
      </w:r>
      <w:r w:rsidR="008135DC">
        <w:rPr>
          <w:rFonts w:ascii="Times New Roman" w:hAnsi="Times New Roman" w:cs="Times New Roman"/>
          <w:color w:val="auto"/>
          <w:szCs w:val="22"/>
        </w:rPr>
        <w:t xml:space="preserve">ίνακα 7 καταγράφονται </w:t>
      </w:r>
      <w:r w:rsidR="00292A9C">
        <w:rPr>
          <w:rFonts w:ascii="Times New Roman" w:hAnsi="Times New Roman" w:cs="Times New Roman"/>
          <w:color w:val="auto"/>
          <w:szCs w:val="22"/>
        </w:rPr>
        <w:t>οι στατιστικά σημαντικές σχέσει</w:t>
      </w:r>
      <w:r w:rsidR="00145E94">
        <w:rPr>
          <w:rFonts w:ascii="Times New Roman" w:hAnsi="Times New Roman" w:cs="Times New Roman"/>
          <w:color w:val="auto"/>
          <w:szCs w:val="22"/>
        </w:rPr>
        <w:t>ς που εμφανίζονται και στα τρία χρόνια</w:t>
      </w:r>
      <w:r w:rsidR="00210106">
        <w:rPr>
          <w:rFonts w:ascii="Times New Roman" w:hAnsi="Times New Roman" w:cs="Times New Roman"/>
          <w:color w:val="auto"/>
          <w:szCs w:val="22"/>
        </w:rPr>
        <w:t xml:space="preserve"> έρευνας. Στ</w:t>
      </w:r>
      <w:r>
        <w:rPr>
          <w:rFonts w:ascii="Times New Roman" w:hAnsi="Times New Roman" w:cs="Times New Roman"/>
          <w:color w:val="auto"/>
          <w:szCs w:val="22"/>
        </w:rPr>
        <w:t xml:space="preserve">ους </w:t>
      </w:r>
      <w:r w:rsidR="006A056A">
        <w:rPr>
          <w:rFonts w:ascii="Times New Roman" w:hAnsi="Times New Roman" w:cs="Times New Roman"/>
          <w:color w:val="auto"/>
          <w:szCs w:val="22"/>
        </w:rPr>
        <w:t>Π</w:t>
      </w:r>
      <w:r>
        <w:rPr>
          <w:rFonts w:ascii="Times New Roman" w:hAnsi="Times New Roman" w:cs="Times New Roman"/>
          <w:color w:val="auto"/>
          <w:szCs w:val="22"/>
        </w:rPr>
        <w:t>ίνακες 8, 9 και 10 γίνεται σύγκριση μεταξύ του 1</w:t>
      </w:r>
      <w:r w:rsidRPr="00DD54C9">
        <w:rPr>
          <w:rFonts w:ascii="Times New Roman" w:hAnsi="Times New Roman" w:cs="Times New Roman"/>
          <w:color w:val="auto"/>
          <w:szCs w:val="22"/>
          <w:vertAlign w:val="superscript"/>
        </w:rPr>
        <w:t>ου</w:t>
      </w:r>
      <w:r>
        <w:rPr>
          <w:rFonts w:ascii="Times New Roman" w:hAnsi="Times New Roman" w:cs="Times New Roman"/>
          <w:color w:val="auto"/>
          <w:szCs w:val="22"/>
        </w:rPr>
        <w:t xml:space="preserve"> και 2</w:t>
      </w:r>
      <w:r w:rsidRPr="00DD54C9">
        <w:rPr>
          <w:rFonts w:ascii="Times New Roman" w:hAnsi="Times New Roman" w:cs="Times New Roman"/>
          <w:color w:val="auto"/>
          <w:szCs w:val="22"/>
          <w:vertAlign w:val="superscript"/>
        </w:rPr>
        <w:t>ου</w:t>
      </w:r>
      <w:r>
        <w:rPr>
          <w:rFonts w:ascii="Times New Roman" w:hAnsi="Times New Roman" w:cs="Times New Roman"/>
          <w:color w:val="auto"/>
          <w:szCs w:val="22"/>
        </w:rPr>
        <w:t xml:space="preserve"> έτους, 1</w:t>
      </w:r>
      <w:r w:rsidRPr="00DD54C9">
        <w:rPr>
          <w:rFonts w:ascii="Times New Roman" w:hAnsi="Times New Roman" w:cs="Times New Roman"/>
          <w:color w:val="auto"/>
          <w:szCs w:val="22"/>
          <w:vertAlign w:val="superscript"/>
        </w:rPr>
        <w:t>ου</w:t>
      </w:r>
      <w:r>
        <w:rPr>
          <w:rFonts w:ascii="Times New Roman" w:hAnsi="Times New Roman" w:cs="Times New Roman"/>
          <w:color w:val="auto"/>
          <w:szCs w:val="22"/>
        </w:rPr>
        <w:t xml:space="preserve"> και 3</w:t>
      </w:r>
      <w:r w:rsidRPr="00DD54C9">
        <w:rPr>
          <w:rFonts w:ascii="Times New Roman" w:hAnsi="Times New Roman" w:cs="Times New Roman"/>
          <w:color w:val="auto"/>
          <w:szCs w:val="22"/>
          <w:vertAlign w:val="superscript"/>
        </w:rPr>
        <w:t>ου</w:t>
      </w:r>
      <w:r>
        <w:rPr>
          <w:rFonts w:ascii="Times New Roman" w:hAnsi="Times New Roman" w:cs="Times New Roman"/>
          <w:color w:val="auto"/>
          <w:szCs w:val="22"/>
        </w:rPr>
        <w:t xml:space="preserve"> και 2</w:t>
      </w:r>
      <w:r w:rsidRPr="00DD54C9">
        <w:rPr>
          <w:rFonts w:ascii="Times New Roman" w:hAnsi="Times New Roman" w:cs="Times New Roman"/>
          <w:color w:val="auto"/>
          <w:szCs w:val="22"/>
          <w:vertAlign w:val="superscript"/>
        </w:rPr>
        <w:t>ου</w:t>
      </w:r>
      <w:r>
        <w:rPr>
          <w:rFonts w:ascii="Times New Roman" w:hAnsi="Times New Roman" w:cs="Times New Roman"/>
          <w:color w:val="auto"/>
          <w:szCs w:val="22"/>
        </w:rPr>
        <w:t xml:space="preserve"> και 3</w:t>
      </w:r>
      <w:r w:rsidRPr="00DD54C9">
        <w:rPr>
          <w:rFonts w:ascii="Times New Roman" w:hAnsi="Times New Roman" w:cs="Times New Roman"/>
          <w:color w:val="auto"/>
          <w:szCs w:val="22"/>
          <w:vertAlign w:val="superscript"/>
        </w:rPr>
        <w:t>ου</w:t>
      </w:r>
      <w:r w:rsidR="00210106">
        <w:rPr>
          <w:rFonts w:ascii="Times New Roman" w:hAnsi="Times New Roman" w:cs="Times New Roman"/>
          <w:color w:val="auto"/>
          <w:szCs w:val="22"/>
        </w:rPr>
        <w:t xml:space="preserve"> </w:t>
      </w:r>
      <w:r w:rsidR="002B5BDB">
        <w:rPr>
          <w:rFonts w:ascii="Times New Roman" w:hAnsi="Times New Roman" w:cs="Times New Roman"/>
          <w:color w:val="auto"/>
          <w:szCs w:val="22"/>
        </w:rPr>
        <w:t>αντίστοιχα για να εξεταστεί ποιε</w:t>
      </w:r>
      <w:r w:rsidR="00210106">
        <w:rPr>
          <w:rFonts w:ascii="Times New Roman" w:hAnsi="Times New Roman" w:cs="Times New Roman"/>
          <w:color w:val="auto"/>
          <w:szCs w:val="22"/>
        </w:rPr>
        <w:t xml:space="preserve">ς </w:t>
      </w:r>
      <w:r w:rsidR="008135DC">
        <w:rPr>
          <w:rFonts w:ascii="Times New Roman" w:hAnsi="Times New Roman" w:cs="Times New Roman"/>
          <w:color w:val="auto"/>
          <w:szCs w:val="22"/>
        </w:rPr>
        <w:t>σχέσεις εμφανίζονται στατιστικά</w:t>
      </w:r>
      <w:r w:rsidR="00210106">
        <w:rPr>
          <w:rFonts w:ascii="Times New Roman" w:hAnsi="Times New Roman" w:cs="Times New Roman"/>
          <w:color w:val="auto"/>
          <w:szCs w:val="22"/>
        </w:rPr>
        <w:t xml:space="preserve"> σημαντικές κάθε φορά</w:t>
      </w:r>
      <w:r>
        <w:rPr>
          <w:rFonts w:ascii="Times New Roman" w:hAnsi="Times New Roman" w:cs="Times New Roman"/>
          <w:color w:val="auto"/>
          <w:szCs w:val="22"/>
        </w:rPr>
        <w:t>.</w:t>
      </w:r>
      <w:r w:rsidR="00210106">
        <w:rPr>
          <w:rFonts w:ascii="Times New Roman" w:hAnsi="Times New Roman" w:cs="Times New Roman"/>
          <w:color w:val="auto"/>
          <w:szCs w:val="22"/>
        </w:rPr>
        <w:t xml:space="preserve"> </w:t>
      </w:r>
    </w:p>
    <w:p w14:paraId="49A23B58" w14:textId="77777777" w:rsidR="009336EF" w:rsidRDefault="009336EF" w:rsidP="009336EF">
      <w:pPr>
        <w:spacing w:after="240" w:line="360" w:lineRule="auto"/>
        <w:ind w:firstLine="284"/>
        <w:jc w:val="both"/>
        <w:rPr>
          <w:rFonts w:ascii="Times New Roman" w:hAnsi="Times New Roman" w:cs="Times New Roman"/>
          <w:color w:val="auto"/>
          <w:szCs w:val="22"/>
        </w:rPr>
      </w:pPr>
    </w:p>
    <w:p w14:paraId="4EA6F6CF" w14:textId="6492FDEE" w:rsidR="00D85947" w:rsidRDefault="00210106" w:rsidP="009336EF">
      <w:pPr>
        <w:spacing w:after="240" w:line="360" w:lineRule="auto"/>
        <w:ind w:firstLine="284"/>
        <w:jc w:val="both"/>
        <w:rPr>
          <w:rFonts w:ascii="Times New Roman" w:hAnsi="Times New Roman" w:cs="Times New Roman"/>
          <w:color w:val="auto"/>
          <w:szCs w:val="22"/>
        </w:rPr>
      </w:pPr>
      <w:r>
        <w:rPr>
          <w:rFonts w:ascii="Times New Roman" w:hAnsi="Times New Roman" w:cs="Times New Roman"/>
          <w:color w:val="auto"/>
          <w:szCs w:val="22"/>
        </w:rPr>
        <w:t>Μέσα από τις συγκεκριμένες συγκρίσεις φαίνεται ξεκάθαρα ότι οι σχέσεις που είναι στατιστικ</w:t>
      </w:r>
      <w:r w:rsidR="000144C9">
        <w:rPr>
          <w:rFonts w:ascii="Times New Roman" w:hAnsi="Times New Roman" w:cs="Times New Roman"/>
          <w:color w:val="auto"/>
          <w:szCs w:val="22"/>
        </w:rPr>
        <w:t>ά σημαντικές κάθε φορά αλλάζουν</w:t>
      </w:r>
      <w:r w:rsidR="00A95253">
        <w:rPr>
          <w:rFonts w:ascii="Times New Roman" w:hAnsi="Times New Roman" w:cs="Times New Roman"/>
          <w:color w:val="auto"/>
          <w:szCs w:val="22"/>
        </w:rPr>
        <w:t xml:space="preserve">, γεγονός που προδίδει ότι </w:t>
      </w:r>
      <w:r w:rsidR="000144C9">
        <w:rPr>
          <w:rFonts w:ascii="Times New Roman" w:hAnsi="Times New Roman" w:cs="Times New Roman"/>
          <w:color w:val="auto"/>
          <w:szCs w:val="22"/>
        </w:rPr>
        <w:t>υπάρχουν</w:t>
      </w:r>
      <w:r w:rsidR="00C4486D">
        <w:rPr>
          <w:rFonts w:ascii="Times New Roman" w:hAnsi="Times New Roman" w:cs="Times New Roman"/>
          <w:color w:val="auto"/>
          <w:szCs w:val="22"/>
        </w:rPr>
        <w:t xml:space="preserve"> ίσως</w:t>
      </w:r>
      <w:r w:rsidR="008135DC">
        <w:rPr>
          <w:rFonts w:ascii="Times New Roman" w:hAnsi="Times New Roman" w:cs="Times New Roman"/>
          <w:color w:val="auto"/>
          <w:szCs w:val="22"/>
        </w:rPr>
        <w:t xml:space="preserve"> αλλαγές στο άλλο</w:t>
      </w:r>
      <w:r w:rsidR="000144C9">
        <w:rPr>
          <w:rFonts w:ascii="Times New Roman" w:hAnsi="Times New Roman" w:cs="Times New Roman"/>
          <w:color w:val="auto"/>
          <w:szCs w:val="22"/>
        </w:rPr>
        <w:t xml:space="preserve"> έτος έρευνας</w:t>
      </w:r>
      <w:r w:rsidR="0010183C">
        <w:rPr>
          <w:rFonts w:ascii="Times New Roman" w:hAnsi="Times New Roman" w:cs="Times New Roman"/>
          <w:color w:val="auto"/>
          <w:szCs w:val="22"/>
        </w:rPr>
        <w:t xml:space="preserve"> της σύγκρισης</w:t>
      </w:r>
      <w:r w:rsidR="008135DC">
        <w:rPr>
          <w:rFonts w:ascii="Times New Roman" w:hAnsi="Times New Roman" w:cs="Times New Roman"/>
          <w:color w:val="auto"/>
          <w:szCs w:val="22"/>
        </w:rPr>
        <w:t xml:space="preserve"> (π.χ. στο 2</w:t>
      </w:r>
      <w:r w:rsidR="008135DC" w:rsidRPr="008135DC">
        <w:rPr>
          <w:rFonts w:ascii="Times New Roman" w:hAnsi="Times New Roman" w:cs="Times New Roman"/>
          <w:color w:val="auto"/>
          <w:szCs w:val="22"/>
          <w:vertAlign w:val="superscript"/>
        </w:rPr>
        <w:t>ο</w:t>
      </w:r>
      <w:r w:rsidR="008135DC">
        <w:rPr>
          <w:rFonts w:ascii="Times New Roman" w:hAnsi="Times New Roman" w:cs="Times New Roman"/>
          <w:color w:val="auto"/>
          <w:szCs w:val="22"/>
        </w:rPr>
        <w:t xml:space="preserve"> ή στο 3</w:t>
      </w:r>
      <w:r w:rsidR="008135DC" w:rsidRPr="008135DC">
        <w:rPr>
          <w:rFonts w:ascii="Times New Roman" w:hAnsi="Times New Roman" w:cs="Times New Roman"/>
          <w:color w:val="auto"/>
          <w:szCs w:val="22"/>
          <w:vertAlign w:val="superscript"/>
        </w:rPr>
        <w:t>ο</w:t>
      </w:r>
      <w:r w:rsidR="008135DC">
        <w:rPr>
          <w:rFonts w:ascii="Times New Roman" w:hAnsi="Times New Roman" w:cs="Times New Roman"/>
          <w:color w:val="auto"/>
          <w:szCs w:val="22"/>
        </w:rPr>
        <w:t>)</w:t>
      </w:r>
      <w:r w:rsidR="000144C9">
        <w:rPr>
          <w:rFonts w:ascii="Times New Roman" w:hAnsi="Times New Roman" w:cs="Times New Roman"/>
          <w:color w:val="auto"/>
          <w:szCs w:val="22"/>
        </w:rPr>
        <w:t xml:space="preserve"> με αποτέλεσμα να υπάρχουν αλλαγές και στις σχέσεις που προκύπτουν ως στατιστικά σημαντικές κάθε φορά.</w:t>
      </w:r>
      <w:r w:rsidR="009336EF">
        <w:rPr>
          <w:rFonts w:ascii="Times New Roman" w:hAnsi="Times New Roman" w:cs="Times New Roman"/>
          <w:color w:val="auto"/>
          <w:szCs w:val="22"/>
        </w:rPr>
        <w:t xml:space="preserve"> </w:t>
      </w:r>
      <w:r w:rsidR="001E30A0">
        <w:rPr>
          <w:rFonts w:ascii="Times New Roman" w:hAnsi="Times New Roman" w:cs="Times New Roman"/>
          <w:color w:val="auto"/>
          <w:szCs w:val="22"/>
        </w:rPr>
        <w:t>Αυτ</w:t>
      </w:r>
      <w:r w:rsidR="009336EF">
        <w:rPr>
          <w:rFonts w:ascii="Times New Roman" w:hAnsi="Times New Roman" w:cs="Times New Roman"/>
          <w:color w:val="auto"/>
          <w:szCs w:val="22"/>
        </w:rPr>
        <w:t xml:space="preserve">ές οι αλλαγές μπορεί να προκύπτουν από </w:t>
      </w:r>
      <w:r w:rsidR="001E30A0">
        <w:rPr>
          <w:rFonts w:ascii="Times New Roman" w:hAnsi="Times New Roman" w:cs="Times New Roman"/>
          <w:color w:val="auto"/>
          <w:szCs w:val="22"/>
        </w:rPr>
        <w:t xml:space="preserve">την ύπαρξη προβλημάτων στη διεξαγωγή του μαθήματος (π.χ. κατάληψη της σχολής για μεγάλο χρονικό διάστημα), </w:t>
      </w:r>
      <w:r w:rsidR="009336EF">
        <w:rPr>
          <w:rFonts w:ascii="Times New Roman" w:hAnsi="Times New Roman" w:cs="Times New Roman"/>
          <w:color w:val="auto"/>
          <w:szCs w:val="22"/>
        </w:rPr>
        <w:t xml:space="preserve">τα </w:t>
      </w:r>
      <w:r w:rsidR="001E30A0">
        <w:rPr>
          <w:rFonts w:ascii="Times New Roman" w:hAnsi="Times New Roman" w:cs="Times New Roman"/>
          <w:color w:val="auto"/>
          <w:szCs w:val="22"/>
        </w:rPr>
        <w:t>διαφορετικά χαρακτηριστικά φοιτητών ανα έτος</w:t>
      </w:r>
      <w:r w:rsidR="00310A78">
        <w:rPr>
          <w:rFonts w:ascii="Times New Roman" w:hAnsi="Times New Roman" w:cs="Times New Roman"/>
          <w:color w:val="auto"/>
          <w:szCs w:val="22"/>
        </w:rPr>
        <w:t xml:space="preserve">, </w:t>
      </w:r>
      <w:r w:rsidR="009336EF">
        <w:rPr>
          <w:rFonts w:ascii="Times New Roman" w:hAnsi="Times New Roman" w:cs="Times New Roman"/>
          <w:color w:val="auto"/>
          <w:szCs w:val="22"/>
        </w:rPr>
        <w:t xml:space="preserve">κάποια πιθανή </w:t>
      </w:r>
      <w:r w:rsidR="00310A78">
        <w:rPr>
          <w:rFonts w:ascii="Times New Roman" w:hAnsi="Times New Roman" w:cs="Times New Roman"/>
          <w:color w:val="auto"/>
          <w:szCs w:val="22"/>
        </w:rPr>
        <w:t>αλλαγή του καθηγητή που πραγματοποιεί τα εργαστήρια ή</w:t>
      </w:r>
      <w:r w:rsidR="009336EF">
        <w:rPr>
          <w:rFonts w:ascii="Times New Roman" w:hAnsi="Times New Roman" w:cs="Times New Roman"/>
          <w:color w:val="auto"/>
          <w:szCs w:val="22"/>
        </w:rPr>
        <w:t xml:space="preserve"> η αλλαγή του τρόπου </w:t>
      </w:r>
      <w:r w:rsidR="009336EF">
        <w:rPr>
          <w:rFonts w:ascii="Times New Roman" w:hAnsi="Times New Roman" w:cs="Times New Roman"/>
          <w:color w:val="auto"/>
          <w:szCs w:val="22"/>
        </w:rPr>
        <w:lastRenderedPageBreak/>
        <w:t>διδασκαλίας από τον καθηγητή του μαθήματος</w:t>
      </w:r>
      <w:r w:rsidR="00310A78">
        <w:rPr>
          <w:rFonts w:ascii="Times New Roman" w:hAnsi="Times New Roman" w:cs="Times New Roman"/>
          <w:color w:val="auto"/>
          <w:szCs w:val="22"/>
        </w:rPr>
        <w:t xml:space="preserve"> </w:t>
      </w:r>
      <w:r w:rsidR="001E30A0">
        <w:rPr>
          <w:rFonts w:ascii="Times New Roman" w:hAnsi="Times New Roman" w:cs="Times New Roman"/>
          <w:color w:val="auto"/>
          <w:szCs w:val="22"/>
        </w:rPr>
        <w:t xml:space="preserve"> </w:t>
      </w:r>
    </w:p>
    <w:p w14:paraId="0E17DFED" w14:textId="77777777" w:rsidR="00D85947" w:rsidRDefault="00D85947" w:rsidP="00A95253">
      <w:pPr>
        <w:spacing w:line="360" w:lineRule="auto"/>
        <w:ind w:firstLine="284"/>
        <w:jc w:val="both"/>
        <w:rPr>
          <w:rFonts w:ascii="Times New Roman" w:hAnsi="Times New Roman" w:cs="Times New Roman"/>
          <w:color w:val="auto"/>
          <w:szCs w:val="22"/>
        </w:rPr>
      </w:pPr>
    </w:p>
    <w:p w14:paraId="5338E114" w14:textId="50ECC114" w:rsidR="00A95253" w:rsidRPr="006A45EB" w:rsidRDefault="00372C11" w:rsidP="006A45EB">
      <w:pPr>
        <w:spacing w:line="360" w:lineRule="auto"/>
        <w:ind w:firstLine="284"/>
        <w:jc w:val="both"/>
        <w:rPr>
          <w:rFonts w:ascii="Times New Roman" w:hAnsi="Times New Roman" w:cs="Times New Roman"/>
          <w:szCs w:val="22"/>
        </w:rPr>
      </w:pPr>
      <w:r>
        <w:rPr>
          <w:rFonts w:ascii="Times New Roman" w:hAnsi="Times New Roman" w:cs="Times New Roman"/>
          <w:color w:val="auto"/>
          <w:szCs w:val="22"/>
        </w:rPr>
        <w:t>Ωστόσο, οι μεταβλητές</w:t>
      </w:r>
      <w:r w:rsidR="00A95253">
        <w:rPr>
          <w:rFonts w:ascii="Times New Roman" w:hAnsi="Times New Roman" w:cs="Times New Roman"/>
          <w:color w:val="auto"/>
          <w:szCs w:val="22"/>
        </w:rPr>
        <w:t xml:space="preserve"> που έδειξαν να σχετίζονται με το τελικό βαθμό και στα τρία έτη έρευνας ήταν </w:t>
      </w:r>
      <w:r w:rsidR="00D85947">
        <w:rPr>
          <w:rFonts w:ascii="Times New Roman" w:hAnsi="Times New Roman" w:cs="Times New Roman"/>
          <w:color w:val="auto"/>
          <w:szCs w:val="22"/>
        </w:rPr>
        <w:t>τ</w:t>
      </w:r>
      <w:r w:rsidR="00A95253">
        <w:rPr>
          <w:rFonts w:ascii="Times New Roman" w:hAnsi="Times New Roman" w:cs="Times New Roman"/>
          <w:color w:val="auto"/>
          <w:szCs w:val="22"/>
        </w:rPr>
        <w:t xml:space="preserve">ο </w:t>
      </w:r>
      <w:r w:rsidR="00A95253">
        <w:rPr>
          <w:rFonts w:ascii="Times New Roman" w:hAnsi="Times New Roman" w:cs="Times New Roman"/>
          <w:szCs w:val="22"/>
        </w:rPr>
        <w:t xml:space="preserve">πόσο ικανοί θεωρούσαν ότι ήταν οι φοιτητές χρησιμοποιώντας το </w:t>
      </w:r>
      <w:r w:rsidR="00F02DA5">
        <w:rPr>
          <w:rFonts w:ascii="Times New Roman" w:hAnsi="Times New Roman" w:cs="Times New Roman"/>
          <w:szCs w:val="22"/>
          <w:lang w:val="en-US"/>
        </w:rPr>
        <w:t>M</w:t>
      </w:r>
      <w:r w:rsidR="00A95253">
        <w:rPr>
          <w:rFonts w:ascii="Times New Roman" w:hAnsi="Times New Roman" w:cs="Times New Roman"/>
          <w:szCs w:val="22"/>
          <w:lang w:val="en-US"/>
        </w:rPr>
        <w:t>oodle</w:t>
      </w:r>
      <w:r w:rsidR="00A95253">
        <w:rPr>
          <w:rFonts w:ascii="Times New Roman" w:hAnsi="Times New Roman" w:cs="Times New Roman"/>
          <w:szCs w:val="22"/>
        </w:rPr>
        <w:t xml:space="preserve"> κατά τη διάρκεια του εξαμήνου (</w:t>
      </w:r>
      <w:r w:rsidR="00A95253">
        <w:rPr>
          <w:rFonts w:ascii="Times New Roman" w:hAnsi="Times New Roman" w:cs="Times New Roman"/>
          <w:i/>
          <w:color w:val="auto"/>
          <w:szCs w:val="22"/>
          <w:lang w:val="en-US"/>
        </w:rPr>
        <w:t>m</w:t>
      </w:r>
      <w:r w:rsidR="00A95253" w:rsidRPr="007F1C9A">
        <w:rPr>
          <w:rFonts w:ascii="Times New Roman" w:hAnsi="Times New Roman" w:cs="Times New Roman"/>
          <w:i/>
          <w:color w:val="auto"/>
          <w:szCs w:val="22"/>
          <w:lang w:val="en-US"/>
        </w:rPr>
        <w:t>oodle</w:t>
      </w:r>
      <w:r w:rsidR="00A95253" w:rsidRPr="007F1C9A">
        <w:rPr>
          <w:rFonts w:ascii="Times New Roman" w:hAnsi="Times New Roman" w:cs="Times New Roman"/>
          <w:i/>
          <w:color w:val="auto"/>
          <w:szCs w:val="22"/>
        </w:rPr>
        <w:t xml:space="preserve"> </w:t>
      </w:r>
      <w:r w:rsidR="00A95253" w:rsidRPr="007F1C9A">
        <w:rPr>
          <w:rFonts w:ascii="Times New Roman" w:hAnsi="Times New Roman" w:cs="Times New Roman"/>
          <w:i/>
          <w:color w:val="auto"/>
          <w:szCs w:val="22"/>
          <w:lang w:val="en-US"/>
        </w:rPr>
        <w:t>use</w:t>
      </w:r>
      <w:r w:rsidR="00A95253" w:rsidRPr="007F1C9A">
        <w:rPr>
          <w:rFonts w:ascii="Times New Roman" w:hAnsi="Times New Roman" w:cs="Times New Roman"/>
          <w:i/>
          <w:color w:val="auto"/>
          <w:szCs w:val="22"/>
        </w:rPr>
        <w:t xml:space="preserve"> </w:t>
      </w:r>
      <w:r w:rsidR="00A95253" w:rsidRPr="007F1C9A">
        <w:rPr>
          <w:rFonts w:ascii="Times New Roman" w:hAnsi="Times New Roman" w:cs="Times New Roman"/>
          <w:i/>
          <w:color w:val="auto"/>
          <w:szCs w:val="22"/>
          <w:lang w:val="en-US"/>
        </w:rPr>
        <w:t>capability</w:t>
      </w:r>
      <w:r w:rsidR="00A95253" w:rsidRPr="007F1C9A">
        <w:rPr>
          <w:rFonts w:ascii="Times New Roman" w:hAnsi="Times New Roman" w:cs="Times New Roman"/>
          <w:i/>
          <w:color w:val="auto"/>
          <w:szCs w:val="22"/>
        </w:rPr>
        <w:t xml:space="preserve"> </w:t>
      </w:r>
      <w:r w:rsidR="00A95253" w:rsidRPr="007F1C9A">
        <w:rPr>
          <w:rFonts w:ascii="Times New Roman" w:hAnsi="Times New Roman" w:cs="Times New Roman"/>
          <w:i/>
          <w:color w:val="auto"/>
          <w:szCs w:val="22"/>
          <w:lang w:val="en-US"/>
        </w:rPr>
        <w:t>perceptions</w:t>
      </w:r>
      <w:r w:rsidR="00F02DA5">
        <w:rPr>
          <w:rFonts w:ascii="Times New Roman" w:hAnsi="Times New Roman" w:cs="Times New Roman"/>
          <w:szCs w:val="22"/>
        </w:rPr>
        <w:t>)</w:t>
      </w:r>
      <w:r w:rsidR="00F02DA5" w:rsidRPr="00F02DA5">
        <w:rPr>
          <w:rFonts w:ascii="Times New Roman" w:hAnsi="Times New Roman" w:cs="Times New Roman"/>
          <w:szCs w:val="22"/>
        </w:rPr>
        <w:t xml:space="preserve"> </w:t>
      </w:r>
      <w:r w:rsidR="00F02DA5">
        <w:rPr>
          <w:rFonts w:ascii="Times New Roman" w:hAnsi="Times New Roman" w:cs="Times New Roman"/>
          <w:szCs w:val="22"/>
        </w:rPr>
        <w:t xml:space="preserve">και </w:t>
      </w:r>
      <w:r w:rsidR="00A95253">
        <w:rPr>
          <w:rFonts w:ascii="Times New Roman" w:hAnsi="Times New Roman" w:cs="Times New Roman"/>
          <w:color w:val="auto"/>
          <w:szCs w:val="22"/>
        </w:rPr>
        <w:t xml:space="preserve">το </w:t>
      </w:r>
      <w:r w:rsidR="00A95253">
        <w:rPr>
          <w:rFonts w:ascii="Times New Roman" w:hAnsi="Times New Roman" w:cs="Times New Roman"/>
          <w:szCs w:val="22"/>
        </w:rPr>
        <w:t>πόσες φορές ένας φοιτητής έχει μπει στο τμήμα συζήτησης (</w:t>
      </w:r>
      <w:r w:rsidR="00A95253" w:rsidRPr="007F1C9A">
        <w:rPr>
          <w:rFonts w:ascii="Times New Roman" w:hAnsi="Times New Roman" w:cs="Times New Roman"/>
          <w:i/>
          <w:color w:val="auto"/>
          <w:sz w:val="24"/>
          <w:szCs w:val="24"/>
          <w:lang w:val="en-US"/>
        </w:rPr>
        <w:t>forum</w:t>
      </w:r>
      <w:r w:rsidR="00A95253" w:rsidRPr="007F1C9A">
        <w:rPr>
          <w:rFonts w:ascii="Times New Roman" w:hAnsi="Times New Roman" w:cs="Times New Roman"/>
          <w:i/>
          <w:color w:val="auto"/>
          <w:sz w:val="24"/>
          <w:szCs w:val="24"/>
        </w:rPr>
        <w:t xml:space="preserve"> </w:t>
      </w:r>
      <w:r w:rsidR="00A95253" w:rsidRPr="007F1C9A">
        <w:rPr>
          <w:rFonts w:ascii="Times New Roman" w:hAnsi="Times New Roman" w:cs="Times New Roman"/>
          <w:i/>
          <w:color w:val="auto"/>
          <w:sz w:val="24"/>
          <w:szCs w:val="24"/>
          <w:lang w:val="en-US"/>
        </w:rPr>
        <w:t>view</w:t>
      </w:r>
      <w:r w:rsidR="00A95253">
        <w:rPr>
          <w:rFonts w:ascii="Times New Roman" w:hAnsi="Times New Roman" w:cs="Times New Roman"/>
          <w:szCs w:val="22"/>
        </w:rPr>
        <w:t>)</w:t>
      </w:r>
      <w:r w:rsidR="00D85947">
        <w:rPr>
          <w:rFonts w:ascii="Times New Roman" w:hAnsi="Times New Roman" w:cs="Times New Roman"/>
          <w:szCs w:val="22"/>
        </w:rPr>
        <w:t>.</w:t>
      </w:r>
      <w:r w:rsidR="006A45EB">
        <w:rPr>
          <w:rFonts w:ascii="Times New Roman" w:hAnsi="Times New Roman" w:cs="Times New Roman"/>
          <w:szCs w:val="22"/>
        </w:rPr>
        <w:t xml:space="preserve"> </w:t>
      </w:r>
      <w:r w:rsidR="00946B5F">
        <w:rPr>
          <w:rFonts w:ascii="Times New Roman" w:hAnsi="Times New Roman" w:cs="Times New Roman"/>
          <w:szCs w:val="22"/>
        </w:rPr>
        <w:t xml:space="preserve">Μέσα από την εύρεση των στατιστικά σημαντικών σχέσεων με το εργαλείο </w:t>
      </w:r>
      <w:r w:rsidR="00946B5F">
        <w:rPr>
          <w:rFonts w:ascii="Times New Roman" w:hAnsi="Times New Roman" w:cs="Times New Roman"/>
          <w:szCs w:val="22"/>
          <w:lang w:val="en-US"/>
        </w:rPr>
        <w:t>SPSS</w:t>
      </w:r>
      <w:r w:rsidR="00946B5F" w:rsidRPr="00946B5F">
        <w:rPr>
          <w:rFonts w:ascii="Times New Roman" w:hAnsi="Times New Roman" w:cs="Times New Roman"/>
          <w:szCs w:val="22"/>
        </w:rPr>
        <w:t xml:space="preserve"> </w:t>
      </w:r>
      <w:r w:rsidR="00246F7C">
        <w:rPr>
          <w:rFonts w:ascii="Times New Roman" w:hAnsi="Times New Roman" w:cs="Times New Roman"/>
          <w:szCs w:val="22"/>
        </w:rPr>
        <w:t>ο εκπαιδευτικός</w:t>
      </w:r>
      <w:r w:rsidR="002B5BDB">
        <w:rPr>
          <w:rFonts w:ascii="Times New Roman" w:hAnsi="Times New Roman" w:cs="Times New Roman"/>
          <w:szCs w:val="22"/>
        </w:rPr>
        <w:t xml:space="preserve"> μπορεί εύκολα να καταλάβει ποιε</w:t>
      </w:r>
      <w:r w:rsidR="00246F7C">
        <w:rPr>
          <w:rFonts w:ascii="Times New Roman" w:hAnsi="Times New Roman" w:cs="Times New Roman"/>
          <w:szCs w:val="22"/>
        </w:rPr>
        <w:t>ς μεταβλητές έδειξαν να συσχετίζονται με το βαθμό του εργαστηρίου, το βαθμό της εξέτασης και τον τελικό τους βαθμό δίνοντας μια πιο ξε</w:t>
      </w:r>
      <w:r w:rsidR="00EC7CC5">
        <w:rPr>
          <w:rFonts w:ascii="Times New Roman" w:hAnsi="Times New Roman" w:cs="Times New Roman"/>
          <w:szCs w:val="22"/>
        </w:rPr>
        <w:t xml:space="preserve">κάθαρη εικόνα </w:t>
      </w:r>
      <w:r w:rsidR="002B5BDB">
        <w:rPr>
          <w:rFonts w:ascii="Times New Roman" w:hAnsi="Times New Roman" w:cs="Times New Roman"/>
          <w:szCs w:val="22"/>
        </w:rPr>
        <w:t>για το ποιε</w:t>
      </w:r>
      <w:r w:rsidR="00246F7C">
        <w:rPr>
          <w:rFonts w:ascii="Times New Roman" w:hAnsi="Times New Roman" w:cs="Times New Roman"/>
          <w:szCs w:val="22"/>
        </w:rPr>
        <w:t>ς αντιλήψεις και κ</w:t>
      </w:r>
      <w:r w:rsidR="00EC7CC5">
        <w:rPr>
          <w:rFonts w:ascii="Times New Roman" w:hAnsi="Times New Roman" w:cs="Times New Roman"/>
          <w:szCs w:val="22"/>
        </w:rPr>
        <w:t>ινήσεις των μαθητών τους βοήθησαν</w:t>
      </w:r>
      <w:r w:rsidR="00246F7C">
        <w:rPr>
          <w:rFonts w:ascii="Times New Roman" w:hAnsi="Times New Roman" w:cs="Times New Roman"/>
          <w:szCs w:val="22"/>
        </w:rPr>
        <w:t xml:space="preserve"> στην απόκτηση καλύτερου βαθμού</w:t>
      </w:r>
      <w:r w:rsidR="00E02BE6">
        <w:rPr>
          <w:rFonts w:ascii="Times New Roman" w:hAnsi="Times New Roman" w:cs="Times New Roman"/>
          <w:szCs w:val="22"/>
        </w:rPr>
        <w:t xml:space="preserve"> αλλά και το αντίθετο</w:t>
      </w:r>
      <w:r w:rsidR="00246F7C">
        <w:rPr>
          <w:rFonts w:ascii="Times New Roman" w:hAnsi="Times New Roman" w:cs="Times New Roman"/>
          <w:szCs w:val="22"/>
        </w:rPr>
        <w:t xml:space="preserve">. </w:t>
      </w:r>
      <w:r w:rsidR="004617E0">
        <w:rPr>
          <w:rFonts w:ascii="Times New Roman" w:hAnsi="Times New Roman" w:cs="Times New Roman"/>
          <w:szCs w:val="22"/>
        </w:rPr>
        <w:t>Τ</w:t>
      </w:r>
      <w:r w:rsidR="00240BDD">
        <w:rPr>
          <w:rFonts w:ascii="Times New Roman" w:hAnsi="Times New Roman" w:cs="Times New Roman"/>
          <w:szCs w:val="22"/>
        </w:rPr>
        <w:t xml:space="preserve">ο </w:t>
      </w:r>
      <w:r w:rsidR="004617E0">
        <w:rPr>
          <w:rFonts w:ascii="Times New Roman" w:hAnsi="Times New Roman" w:cs="Times New Roman"/>
          <w:szCs w:val="22"/>
        </w:rPr>
        <w:t xml:space="preserve">συγκεκριμένο εργαλείο </w:t>
      </w:r>
      <w:r w:rsidR="00240BDD">
        <w:rPr>
          <w:rFonts w:ascii="Times New Roman" w:hAnsi="Times New Roman" w:cs="Times New Roman"/>
          <w:szCs w:val="22"/>
        </w:rPr>
        <w:t>είναι το ιδανικό για την εύρεση συσχετίσεων</w:t>
      </w:r>
      <w:r w:rsidR="004617E0">
        <w:rPr>
          <w:rFonts w:ascii="Times New Roman" w:hAnsi="Times New Roman" w:cs="Times New Roman"/>
          <w:szCs w:val="22"/>
        </w:rPr>
        <w:t xml:space="preserve"> με μικρό κόπο, σε μικρό χρονικό διάστημα και με σημαντικά αποτελέσματα για έναν ερευνητή του πεδίου</w:t>
      </w:r>
      <w:r w:rsidR="00240BDD">
        <w:rPr>
          <w:rFonts w:ascii="Times New Roman" w:hAnsi="Times New Roman" w:cs="Times New Roman"/>
          <w:szCs w:val="22"/>
        </w:rPr>
        <w:t>.</w:t>
      </w:r>
    </w:p>
    <w:p w14:paraId="12156162" w14:textId="1317A4C8" w:rsidR="00B277A4" w:rsidRPr="0011502A" w:rsidRDefault="00A95253" w:rsidP="00A25D82">
      <w:pPr>
        <w:spacing w:line="360" w:lineRule="auto"/>
        <w:ind w:firstLine="284"/>
        <w:jc w:val="both"/>
        <w:rPr>
          <w:rFonts w:ascii="Times New Roman" w:hAnsi="Times New Roman" w:cs="Times New Roman"/>
          <w:color w:val="auto"/>
          <w:szCs w:val="22"/>
        </w:rPr>
      </w:pPr>
      <w:r>
        <w:rPr>
          <w:rFonts w:ascii="Times New Roman" w:hAnsi="Times New Roman" w:cs="Times New Roman"/>
          <w:color w:val="auto"/>
          <w:szCs w:val="22"/>
        </w:rPr>
        <w:t xml:space="preserve"> </w:t>
      </w:r>
      <w:r w:rsidR="00372C11">
        <w:rPr>
          <w:rFonts w:ascii="Times New Roman" w:hAnsi="Times New Roman" w:cs="Times New Roman"/>
          <w:color w:val="auto"/>
          <w:szCs w:val="22"/>
        </w:rPr>
        <w:t xml:space="preserve"> </w:t>
      </w:r>
      <w:r w:rsidR="00210106">
        <w:rPr>
          <w:rFonts w:ascii="Times New Roman" w:hAnsi="Times New Roman" w:cs="Times New Roman"/>
          <w:color w:val="auto"/>
          <w:szCs w:val="22"/>
        </w:rPr>
        <w:t xml:space="preserve"> </w:t>
      </w:r>
      <w:r w:rsidR="00DD54C9">
        <w:rPr>
          <w:rFonts w:ascii="Times New Roman" w:hAnsi="Times New Roman" w:cs="Times New Roman"/>
          <w:color w:val="auto"/>
          <w:szCs w:val="22"/>
        </w:rPr>
        <w:t xml:space="preserve"> </w:t>
      </w:r>
    </w:p>
    <w:p w14:paraId="5CAE810C" w14:textId="039A245B" w:rsidR="00686911" w:rsidRPr="00A25D82" w:rsidRDefault="00517764" w:rsidP="00A25D82">
      <w:pPr>
        <w:pStyle w:val="Heading2"/>
        <w:rPr>
          <w:rFonts w:asciiTheme="majorHAnsi" w:hAnsiTheme="majorHAnsi"/>
          <w:b/>
          <w:sz w:val="28"/>
          <w:szCs w:val="28"/>
        </w:rPr>
      </w:pPr>
      <w:bookmarkStart w:id="85" w:name="_Toc421738005"/>
      <w:r w:rsidRPr="00A25D82">
        <w:rPr>
          <w:rFonts w:asciiTheme="majorHAnsi" w:hAnsiTheme="majorHAnsi"/>
          <w:b/>
          <w:sz w:val="28"/>
          <w:szCs w:val="28"/>
        </w:rPr>
        <w:t>5.3  Ομαδοποίηση Φοιτητών</w:t>
      </w:r>
      <w:r w:rsidR="006D1B92" w:rsidRPr="00A25D82">
        <w:rPr>
          <w:rFonts w:asciiTheme="majorHAnsi" w:hAnsiTheme="majorHAnsi"/>
          <w:b/>
          <w:sz w:val="28"/>
          <w:szCs w:val="28"/>
        </w:rPr>
        <w:t xml:space="preserve"> (</w:t>
      </w:r>
      <w:r w:rsidR="006D1B92" w:rsidRPr="00A25D82">
        <w:rPr>
          <w:rFonts w:asciiTheme="majorHAnsi" w:hAnsiTheme="majorHAnsi"/>
          <w:b/>
          <w:sz w:val="28"/>
          <w:szCs w:val="28"/>
          <w:lang w:val="en-US"/>
        </w:rPr>
        <w:t>clustering</w:t>
      </w:r>
      <w:r w:rsidR="006D1B92" w:rsidRPr="00A25D82">
        <w:rPr>
          <w:rFonts w:asciiTheme="majorHAnsi" w:hAnsiTheme="majorHAnsi"/>
          <w:b/>
          <w:sz w:val="28"/>
          <w:szCs w:val="28"/>
        </w:rPr>
        <w:t>)</w:t>
      </w:r>
      <w:bookmarkEnd w:id="85"/>
      <w:r w:rsidR="005252D2" w:rsidRPr="00A25D82">
        <w:rPr>
          <w:rFonts w:asciiTheme="majorHAnsi" w:hAnsiTheme="majorHAnsi"/>
          <w:b/>
          <w:sz w:val="28"/>
          <w:szCs w:val="28"/>
        </w:rPr>
        <w:t xml:space="preserve"> </w:t>
      </w:r>
    </w:p>
    <w:p w14:paraId="2D999C3A" w14:textId="7A274EDE" w:rsidR="00A11A60" w:rsidRPr="002E3149" w:rsidRDefault="00686911" w:rsidP="002E3149">
      <w:pPr>
        <w:spacing w:before="240" w:after="240" w:line="360" w:lineRule="auto"/>
        <w:ind w:firstLine="284"/>
        <w:jc w:val="both"/>
        <w:rPr>
          <w:rFonts w:ascii="Times New Roman" w:hAnsi="Times New Roman" w:cs="Times New Roman"/>
          <w:szCs w:val="22"/>
        </w:rPr>
      </w:pPr>
      <w:r>
        <w:rPr>
          <w:rFonts w:ascii="Times New Roman" w:hAnsi="Times New Roman" w:cs="Times New Roman"/>
          <w:szCs w:val="22"/>
        </w:rPr>
        <w:t>Στη συγκεκριμένη ενότητα θα γίνει προσπάθεια ομαδοποίησης των συμμετεχόντων της έρευνας</w:t>
      </w:r>
      <w:r w:rsidR="00067050">
        <w:rPr>
          <w:rFonts w:ascii="Times New Roman" w:hAnsi="Times New Roman" w:cs="Times New Roman"/>
          <w:szCs w:val="22"/>
        </w:rPr>
        <w:t xml:space="preserve"> και για τα τρία ερευνητικά χρόνια</w:t>
      </w:r>
      <w:r w:rsidR="00925969">
        <w:rPr>
          <w:rFonts w:ascii="Times New Roman" w:hAnsi="Times New Roman" w:cs="Times New Roman"/>
          <w:szCs w:val="22"/>
        </w:rPr>
        <w:t xml:space="preserve"> με το εργαλείο </w:t>
      </w:r>
      <w:r w:rsidR="00925969">
        <w:rPr>
          <w:rFonts w:ascii="Times New Roman" w:hAnsi="Times New Roman" w:cs="Times New Roman"/>
          <w:szCs w:val="22"/>
          <w:lang w:val="en-US"/>
        </w:rPr>
        <w:t>Microsoft</w:t>
      </w:r>
      <w:r w:rsidR="00925969" w:rsidRPr="00925969">
        <w:rPr>
          <w:rFonts w:ascii="Times New Roman" w:hAnsi="Times New Roman" w:cs="Times New Roman"/>
          <w:szCs w:val="22"/>
        </w:rPr>
        <w:t xml:space="preserve"> </w:t>
      </w:r>
      <w:r w:rsidR="00925969">
        <w:rPr>
          <w:rFonts w:ascii="Times New Roman" w:hAnsi="Times New Roman" w:cs="Times New Roman"/>
          <w:szCs w:val="22"/>
          <w:lang w:val="en-US"/>
        </w:rPr>
        <w:t>Excel</w:t>
      </w:r>
      <w:r>
        <w:rPr>
          <w:rFonts w:ascii="Times New Roman" w:hAnsi="Times New Roman" w:cs="Times New Roman"/>
          <w:szCs w:val="22"/>
        </w:rPr>
        <w:t>. Πιο συγκεκριμένα, θα χωρίσουμε τα ερευνητικά υποκείμενα σε δύο μεγάλες ομάδες. Η μια ομάδα θα είναι οι φοιτητές οι οποίοι πέρασαν επιτυχώς το μάθημα, δηλ</w:t>
      </w:r>
      <w:r w:rsidR="001E7414">
        <w:rPr>
          <w:rFonts w:ascii="Times New Roman" w:hAnsi="Times New Roman" w:cs="Times New Roman"/>
          <w:szCs w:val="22"/>
        </w:rPr>
        <w:t>αδή πήραν βαθμό</w:t>
      </w:r>
      <w:r w:rsidR="00CF3DD3">
        <w:rPr>
          <w:rFonts w:ascii="Times New Roman" w:hAnsi="Times New Roman" w:cs="Times New Roman"/>
          <w:szCs w:val="22"/>
        </w:rPr>
        <w:t xml:space="preserve"> από 5 έως 10 </w:t>
      </w:r>
      <w:r>
        <w:rPr>
          <w:rFonts w:ascii="Times New Roman" w:hAnsi="Times New Roman" w:cs="Times New Roman"/>
          <w:szCs w:val="22"/>
        </w:rPr>
        <w:t xml:space="preserve">και η άλλη ομάδα θα είναι οι φοιτητές οι οποίοι δεν πέρασαν το μάθημα, δηλαδή πήραν βαθμό κάτω από 5. </w:t>
      </w:r>
      <w:r w:rsidR="001E7414">
        <w:rPr>
          <w:rFonts w:ascii="Times New Roman" w:hAnsi="Times New Roman" w:cs="Times New Roman"/>
          <w:szCs w:val="22"/>
        </w:rPr>
        <w:t>Η</w:t>
      </w:r>
      <w:r w:rsidR="0002707F">
        <w:rPr>
          <w:rFonts w:ascii="Times New Roman" w:hAnsi="Times New Roman" w:cs="Times New Roman"/>
          <w:szCs w:val="22"/>
        </w:rPr>
        <w:t xml:space="preserve"> </w:t>
      </w:r>
      <w:r>
        <w:rPr>
          <w:rFonts w:ascii="Times New Roman" w:hAnsi="Times New Roman" w:cs="Times New Roman"/>
          <w:szCs w:val="22"/>
        </w:rPr>
        <w:t>ομάδα των φοιτητών</w:t>
      </w:r>
      <w:r w:rsidR="0039586F">
        <w:rPr>
          <w:rFonts w:ascii="Times New Roman" w:hAnsi="Times New Roman" w:cs="Times New Roman"/>
          <w:szCs w:val="22"/>
        </w:rPr>
        <w:t xml:space="preserve"> που έχουν προσβάσιμο βαθμό στο μάθημα</w:t>
      </w:r>
      <w:r w:rsidR="0002707F">
        <w:rPr>
          <w:rFonts w:ascii="Times New Roman" w:hAnsi="Times New Roman" w:cs="Times New Roman"/>
          <w:szCs w:val="22"/>
        </w:rPr>
        <w:t xml:space="preserve"> είναι χωρισμένη σε υποομάδες δηλαδή</w:t>
      </w:r>
      <w:r w:rsidR="0039586F">
        <w:rPr>
          <w:rFonts w:ascii="Times New Roman" w:hAnsi="Times New Roman" w:cs="Times New Roman"/>
          <w:szCs w:val="22"/>
        </w:rPr>
        <w:t xml:space="preserve"> σε φοιτητές όπου είχαν τελική βαθμολογία στο διάστη</w:t>
      </w:r>
      <w:r w:rsidR="009C645C">
        <w:rPr>
          <w:rFonts w:ascii="Times New Roman" w:hAnsi="Times New Roman" w:cs="Times New Roman"/>
          <w:szCs w:val="22"/>
        </w:rPr>
        <w:t xml:space="preserve">μα [5,7), [7,8.5) και </w:t>
      </w:r>
      <w:r w:rsidR="0039586F">
        <w:rPr>
          <w:rFonts w:ascii="Times New Roman" w:hAnsi="Times New Roman" w:cs="Times New Roman"/>
          <w:szCs w:val="22"/>
        </w:rPr>
        <w:t>[8.5,1</w:t>
      </w:r>
      <w:r w:rsidR="00D320DD">
        <w:rPr>
          <w:rFonts w:ascii="Times New Roman" w:hAnsi="Times New Roman" w:cs="Times New Roman"/>
          <w:szCs w:val="22"/>
        </w:rPr>
        <w:t>0]</w:t>
      </w:r>
      <w:r w:rsidR="009C645C">
        <w:rPr>
          <w:rFonts w:ascii="Times New Roman" w:hAnsi="Times New Roman" w:cs="Times New Roman"/>
          <w:szCs w:val="22"/>
        </w:rPr>
        <w:t xml:space="preserve"> αντίστοιχα</w:t>
      </w:r>
      <w:r w:rsidR="00D320DD">
        <w:rPr>
          <w:rFonts w:ascii="Times New Roman" w:hAnsi="Times New Roman" w:cs="Times New Roman"/>
          <w:szCs w:val="22"/>
        </w:rPr>
        <w:t>. Θ</w:t>
      </w:r>
      <w:r w:rsidR="005E4AB4">
        <w:rPr>
          <w:rFonts w:ascii="Times New Roman" w:hAnsi="Times New Roman" w:cs="Times New Roman"/>
          <w:szCs w:val="22"/>
        </w:rPr>
        <w:t>α εξεταστού</w:t>
      </w:r>
      <w:r w:rsidR="001E7414">
        <w:rPr>
          <w:rFonts w:ascii="Times New Roman" w:hAnsi="Times New Roman" w:cs="Times New Roman"/>
          <w:szCs w:val="22"/>
        </w:rPr>
        <w:t>ν</w:t>
      </w:r>
      <w:r w:rsidR="0039586F">
        <w:rPr>
          <w:rFonts w:ascii="Times New Roman" w:hAnsi="Times New Roman" w:cs="Times New Roman"/>
          <w:szCs w:val="22"/>
        </w:rPr>
        <w:t xml:space="preserve"> τα χαρακτηριστικά των φοιτητών της κάθε ομάδας σε σχέση με τις μεταβλητές που αφορούν</w:t>
      </w:r>
      <w:r w:rsidR="00D320DD" w:rsidRPr="00D320DD">
        <w:rPr>
          <w:rFonts w:ascii="Times New Roman" w:hAnsi="Times New Roman" w:cs="Times New Roman"/>
          <w:szCs w:val="22"/>
        </w:rPr>
        <w:t xml:space="preserve"> </w:t>
      </w:r>
      <w:r w:rsidR="00D320DD">
        <w:rPr>
          <w:rFonts w:ascii="Times New Roman" w:hAnsi="Times New Roman" w:cs="Times New Roman"/>
          <w:szCs w:val="22"/>
        </w:rPr>
        <w:t>τόσο την αντίληψη που έχουν οι φοιτητές για το σύστημα</w:t>
      </w:r>
      <w:r w:rsidR="00D320DD" w:rsidRPr="00D320DD">
        <w:rPr>
          <w:rFonts w:ascii="Times New Roman" w:hAnsi="Times New Roman" w:cs="Times New Roman"/>
          <w:szCs w:val="22"/>
        </w:rPr>
        <w:t xml:space="preserve"> </w:t>
      </w:r>
      <w:r w:rsidR="0001036D">
        <w:rPr>
          <w:rFonts w:ascii="Times New Roman" w:hAnsi="Times New Roman" w:cs="Times New Roman"/>
          <w:szCs w:val="22"/>
          <w:lang w:val="en-US"/>
        </w:rPr>
        <w:t>M</w:t>
      </w:r>
      <w:r w:rsidR="00D320DD">
        <w:rPr>
          <w:rFonts w:ascii="Times New Roman" w:hAnsi="Times New Roman" w:cs="Times New Roman"/>
          <w:szCs w:val="22"/>
          <w:lang w:val="en-US"/>
        </w:rPr>
        <w:t>oodle</w:t>
      </w:r>
      <w:r w:rsidR="00D320DD">
        <w:rPr>
          <w:rFonts w:ascii="Times New Roman" w:hAnsi="Times New Roman" w:cs="Times New Roman"/>
          <w:szCs w:val="22"/>
        </w:rPr>
        <w:t xml:space="preserve"> όσο και </w:t>
      </w:r>
      <w:r w:rsidR="0039586F">
        <w:rPr>
          <w:rFonts w:ascii="Times New Roman" w:hAnsi="Times New Roman" w:cs="Times New Roman"/>
          <w:szCs w:val="22"/>
        </w:rPr>
        <w:t>τις δράσει</w:t>
      </w:r>
      <w:r w:rsidR="001524BA">
        <w:rPr>
          <w:rFonts w:ascii="Times New Roman" w:hAnsi="Times New Roman" w:cs="Times New Roman"/>
          <w:szCs w:val="22"/>
        </w:rPr>
        <w:t>ς των φοιτητών μέσα σε αυτό</w:t>
      </w:r>
      <w:r w:rsidR="0039586F" w:rsidRPr="0039586F">
        <w:rPr>
          <w:rFonts w:ascii="Times New Roman" w:hAnsi="Times New Roman" w:cs="Times New Roman"/>
          <w:szCs w:val="22"/>
        </w:rPr>
        <w:t>.</w:t>
      </w:r>
      <w:r w:rsidR="00322F1B" w:rsidRPr="00322F1B">
        <w:rPr>
          <w:rFonts w:ascii="Times New Roman" w:hAnsi="Times New Roman" w:cs="Times New Roman"/>
          <w:color w:val="auto"/>
          <w:szCs w:val="22"/>
        </w:rPr>
        <w:t xml:space="preserve"> </w:t>
      </w:r>
    </w:p>
    <w:p w14:paraId="790B2200" w14:textId="77777777" w:rsidR="00A11A60" w:rsidRPr="00A11A60" w:rsidRDefault="00A11A60" w:rsidP="00A11A60">
      <w:pPr>
        <w:spacing w:before="240" w:after="240" w:line="360" w:lineRule="auto"/>
        <w:ind w:firstLine="284"/>
        <w:jc w:val="both"/>
        <w:rPr>
          <w:rFonts w:ascii="Times New Roman" w:hAnsi="Times New Roman" w:cs="Times New Roman"/>
          <w:color w:val="auto"/>
          <w:szCs w:val="22"/>
        </w:rPr>
      </w:pPr>
    </w:p>
    <w:p w14:paraId="7D464764" w14:textId="270E9FFF" w:rsidR="00D11B40" w:rsidRDefault="00F964AB" w:rsidP="009D29E6">
      <w:pPr>
        <w:tabs>
          <w:tab w:val="left" w:pos="284"/>
        </w:tabs>
        <w:spacing w:line="360" w:lineRule="auto"/>
        <w:ind w:firstLine="284"/>
        <w:jc w:val="both"/>
        <w:rPr>
          <w:rFonts w:ascii="Times New Roman" w:hAnsi="Times New Roman" w:cs="Times New Roman"/>
          <w:color w:val="auto"/>
          <w:szCs w:val="22"/>
        </w:rPr>
      </w:pPr>
      <w:r>
        <w:rPr>
          <w:rFonts w:ascii="Times New Roman" w:hAnsi="Times New Roman" w:cs="Times New Roman"/>
          <w:color w:val="auto"/>
          <w:szCs w:val="22"/>
        </w:rPr>
        <w:t>Στις</w:t>
      </w:r>
      <w:r w:rsidR="00A11A60" w:rsidRPr="00834F58">
        <w:rPr>
          <w:rFonts w:ascii="Times New Roman" w:hAnsi="Times New Roman" w:cs="Times New Roman"/>
          <w:color w:val="auto"/>
          <w:szCs w:val="22"/>
        </w:rPr>
        <w:t xml:space="preserve"> </w:t>
      </w:r>
      <w:r w:rsidR="00A11A60">
        <w:rPr>
          <w:rFonts w:ascii="Times New Roman" w:hAnsi="Times New Roman" w:cs="Times New Roman"/>
          <w:color w:val="auto"/>
          <w:szCs w:val="22"/>
        </w:rPr>
        <w:t>μεταβλητές</w:t>
      </w:r>
      <w:r w:rsidR="00A11A60" w:rsidRPr="00834F58">
        <w:rPr>
          <w:rFonts w:ascii="Times New Roman" w:hAnsi="Times New Roman" w:cs="Times New Roman"/>
          <w:color w:val="auto"/>
          <w:szCs w:val="22"/>
        </w:rPr>
        <w:t xml:space="preserve"> </w:t>
      </w:r>
      <w:r w:rsidR="00834F58">
        <w:rPr>
          <w:rFonts w:ascii="Times New Roman" w:hAnsi="Times New Roman" w:cs="Times New Roman"/>
          <w:color w:val="auto"/>
          <w:szCs w:val="22"/>
        </w:rPr>
        <w:t xml:space="preserve">που αφορούν την </w:t>
      </w:r>
      <w:r w:rsidR="00E64962">
        <w:rPr>
          <w:rFonts w:ascii="Times New Roman" w:hAnsi="Times New Roman" w:cs="Times New Roman"/>
          <w:szCs w:val="22"/>
        </w:rPr>
        <w:t>αντίληψη των μαθητών για τη</w:t>
      </w:r>
      <w:r w:rsidR="00834F58">
        <w:rPr>
          <w:rFonts w:ascii="Times New Roman" w:hAnsi="Times New Roman" w:cs="Times New Roman"/>
          <w:szCs w:val="22"/>
        </w:rPr>
        <w:t xml:space="preserve"> χρηστικότητα του συστήματος </w:t>
      </w:r>
      <w:r w:rsidR="00A603BB">
        <w:rPr>
          <w:rFonts w:ascii="Times New Roman" w:hAnsi="Times New Roman" w:cs="Times New Roman"/>
          <w:szCs w:val="22"/>
          <w:lang w:val="en-US"/>
        </w:rPr>
        <w:t>M</w:t>
      </w:r>
      <w:r w:rsidR="00834F58">
        <w:rPr>
          <w:rFonts w:ascii="Times New Roman" w:hAnsi="Times New Roman" w:cs="Times New Roman"/>
          <w:szCs w:val="22"/>
          <w:lang w:val="en-US"/>
        </w:rPr>
        <w:t>oodle</w:t>
      </w:r>
      <w:r w:rsidR="00834F58" w:rsidRPr="00834F58">
        <w:rPr>
          <w:rFonts w:ascii="Times New Roman" w:hAnsi="Times New Roman" w:cs="Times New Roman"/>
          <w:color w:val="auto"/>
          <w:szCs w:val="22"/>
        </w:rPr>
        <w:t xml:space="preserve"> </w:t>
      </w:r>
      <w:r w:rsidR="00834F58">
        <w:rPr>
          <w:rFonts w:ascii="Times New Roman" w:hAnsi="Times New Roman" w:cs="Times New Roman"/>
          <w:color w:val="auto"/>
          <w:szCs w:val="22"/>
        </w:rPr>
        <w:t>(</w:t>
      </w:r>
      <w:r w:rsidR="00A11A60" w:rsidRPr="00E44D05">
        <w:rPr>
          <w:rFonts w:ascii="Times New Roman" w:hAnsi="Times New Roman" w:cs="Times New Roman"/>
          <w:i/>
          <w:color w:val="auto"/>
          <w:szCs w:val="22"/>
          <w:lang w:val="en-US"/>
        </w:rPr>
        <w:t>ease</w:t>
      </w:r>
      <w:r w:rsidR="00A11A60" w:rsidRPr="00E44D05">
        <w:rPr>
          <w:rFonts w:ascii="Times New Roman" w:hAnsi="Times New Roman" w:cs="Times New Roman"/>
          <w:i/>
          <w:color w:val="auto"/>
          <w:szCs w:val="22"/>
        </w:rPr>
        <w:t xml:space="preserve"> </w:t>
      </w:r>
      <w:r w:rsidR="00A11A60" w:rsidRPr="00E44D05">
        <w:rPr>
          <w:rFonts w:ascii="Times New Roman" w:hAnsi="Times New Roman" w:cs="Times New Roman"/>
          <w:i/>
          <w:color w:val="auto"/>
          <w:szCs w:val="22"/>
          <w:lang w:val="en-US"/>
        </w:rPr>
        <w:t>of</w:t>
      </w:r>
      <w:r w:rsidR="00A11A60" w:rsidRPr="00E44D05">
        <w:rPr>
          <w:rFonts w:ascii="Times New Roman" w:hAnsi="Times New Roman" w:cs="Times New Roman"/>
          <w:i/>
          <w:color w:val="auto"/>
          <w:szCs w:val="22"/>
        </w:rPr>
        <w:t xml:space="preserve"> </w:t>
      </w:r>
      <w:r w:rsidR="00A11A60" w:rsidRPr="00E44D05">
        <w:rPr>
          <w:rFonts w:ascii="Times New Roman" w:hAnsi="Times New Roman" w:cs="Times New Roman"/>
          <w:i/>
          <w:color w:val="auto"/>
          <w:szCs w:val="22"/>
          <w:lang w:val="en-US"/>
        </w:rPr>
        <w:t>moodle</w:t>
      </w:r>
      <w:r w:rsidR="00A11A60" w:rsidRPr="00E44D05">
        <w:rPr>
          <w:rFonts w:ascii="Times New Roman" w:hAnsi="Times New Roman" w:cs="Times New Roman"/>
          <w:i/>
          <w:color w:val="auto"/>
          <w:szCs w:val="22"/>
        </w:rPr>
        <w:t xml:space="preserve"> </w:t>
      </w:r>
      <w:r w:rsidR="00A11A60" w:rsidRPr="00E44D05">
        <w:rPr>
          <w:rFonts w:ascii="Times New Roman" w:hAnsi="Times New Roman" w:cs="Times New Roman"/>
          <w:i/>
          <w:color w:val="auto"/>
          <w:szCs w:val="22"/>
          <w:lang w:val="en-US"/>
        </w:rPr>
        <w:t>use</w:t>
      </w:r>
      <w:r w:rsidR="00A11A60" w:rsidRPr="00E44D05">
        <w:rPr>
          <w:rFonts w:ascii="Times New Roman" w:hAnsi="Times New Roman" w:cs="Times New Roman"/>
          <w:i/>
          <w:color w:val="auto"/>
          <w:szCs w:val="22"/>
        </w:rPr>
        <w:t xml:space="preserve"> </w:t>
      </w:r>
      <w:r w:rsidR="00A11A60" w:rsidRPr="00E44D05">
        <w:rPr>
          <w:rFonts w:ascii="Times New Roman" w:hAnsi="Times New Roman" w:cs="Times New Roman"/>
          <w:i/>
          <w:color w:val="auto"/>
          <w:szCs w:val="22"/>
          <w:lang w:val="en-US"/>
        </w:rPr>
        <w:t>perceptions</w:t>
      </w:r>
      <w:r w:rsidR="00834F58">
        <w:rPr>
          <w:rFonts w:ascii="Times New Roman" w:hAnsi="Times New Roman" w:cs="Times New Roman"/>
          <w:color w:val="auto"/>
          <w:szCs w:val="22"/>
        </w:rPr>
        <w:t>)</w:t>
      </w:r>
      <w:r w:rsidR="00A11A60" w:rsidRPr="00834F58">
        <w:rPr>
          <w:rFonts w:ascii="Times New Roman" w:hAnsi="Times New Roman" w:cs="Times New Roman"/>
          <w:color w:val="auto"/>
          <w:szCs w:val="22"/>
        </w:rPr>
        <w:t>,</w:t>
      </w:r>
      <w:r w:rsidR="00834F58">
        <w:rPr>
          <w:rFonts w:ascii="Times New Roman" w:hAnsi="Times New Roman" w:cs="Times New Roman"/>
          <w:color w:val="auto"/>
          <w:szCs w:val="22"/>
        </w:rPr>
        <w:t xml:space="preserve"> </w:t>
      </w:r>
      <w:r w:rsidR="00834F58">
        <w:rPr>
          <w:rFonts w:ascii="Times New Roman" w:hAnsi="Times New Roman" w:cs="Times New Roman"/>
          <w:szCs w:val="22"/>
        </w:rPr>
        <w:t>το πόσο ικανοί θεωρούσαν ότι ήταν</w:t>
      </w:r>
      <w:r w:rsidR="00DD463D">
        <w:rPr>
          <w:rFonts w:ascii="Times New Roman" w:hAnsi="Times New Roman" w:cs="Times New Roman"/>
          <w:szCs w:val="22"/>
        </w:rPr>
        <w:t xml:space="preserve"> οι φοιτητές χρησιμοποιώντας το </w:t>
      </w:r>
      <w:r w:rsidR="00834F58">
        <w:rPr>
          <w:rFonts w:ascii="Times New Roman" w:hAnsi="Times New Roman" w:cs="Times New Roman"/>
          <w:color w:val="auto"/>
          <w:szCs w:val="22"/>
        </w:rPr>
        <w:t>(</w:t>
      </w:r>
      <w:r w:rsidR="00A11A60" w:rsidRPr="00E44D05">
        <w:rPr>
          <w:rFonts w:ascii="Times New Roman" w:hAnsi="Times New Roman" w:cs="Times New Roman"/>
          <w:i/>
          <w:color w:val="auto"/>
          <w:szCs w:val="22"/>
          <w:lang w:val="en-US"/>
        </w:rPr>
        <w:t>moodle</w:t>
      </w:r>
      <w:r w:rsidR="00A11A60" w:rsidRPr="00E44D05">
        <w:rPr>
          <w:rFonts w:ascii="Times New Roman" w:hAnsi="Times New Roman" w:cs="Times New Roman"/>
          <w:i/>
          <w:color w:val="auto"/>
          <w:szCs w:val="22"/>
        </w:rPr>
        <w:t xml:space="preserve"> </w:t>
      </w:r>
      <w:r w:rsidR="00A11A60" w:rsidRPr="00E44D05">
        <w:rPr>
          <w:rFonts w:ascii="Times New Roman" w:hAnsi="Times New Roman" w:cs="Times New Roman"/>
          <w:i/>
          <w:color w:val="auto"/>
          <w:szCs w:val="22"/>
          <w:lang w:val="en-US"/>
        </w:rPr>
        <w:t>use</w:t>
      </w:r>
      <w:r w:rsidR="00A11A60" w:rsidRPr="00E44D05">
        <w:rPr>
          <w:rFonts w:ascii="Times New Roman" w:hAnsi="Times New Roman" w:cs="Times New Roman"/>
          <w:i/>
          <w:color w:val="auto"/>
          <w:szCs w:val="22"/>
        </w:rPr>
        <w:t xml:space="preserve"> </w:t>
      </w:r>
      <w:r w:rsidR="00A11A60" w:rsidRPr="00E44D05">
        <w:rPr>
          <w:rFonts w:ascii="Times New Roman" w:hAnsi="Times New Roman" w:cs="Times New Roman"/>
          <w:i/>
          <w:color w:val="auto"/>
          <w:szCs w:val="22"/>
          <w:lang w:val="en-US"/>
        </w:rPr>
        <w:t>capability</w:t>
      </w:r>
      <w:r w:rsidR="00A11A60" w:rsidRPr="00E44D05">
        <w:rPr>
          <w:rFonts w:ascii="Times New Roman" w:hAnsi="Times New Roman" w:cs="Times New Roman"/>
          <w:i/>
          <w:color w:val="auto"/>
          <w:szCs w:val="22"/>
        </w:rPr>
        <w:t xml:space="preserve"> </w:t>
      </w:r>
      <w:r w:rsidR="00A11A60" w:rsidRPr="00E44D05">
        <w:rPr>
          <w:rFonts w:ascii="Times New Roman" w:hAnsi="Times New Roman" w:cs="Times New Roman"/>
          <w:i/>
          <w:color w:val="auto"/>
          <w:szCs w:val="22"/>
          <w:lang w:val="en-US"/>
        </w:rPr>
        <w:t>perceptions</w:t>
      </w:r>
      <w:r w:rsidR="00834F58">
        <w:rPr>
          <w:rFonts w:ascii="Times New Roman" w:hAnsi="Times New Roman" w:cs="Times New Roman"/>
          <w:color w:val="auto"/>
          <w:szCs w:val="22"/>
        </w:rPr>
        <w:t>)</w:t>
      </w:r>
      <w:r w:rsidR="00A603BB" w:rsidRPr="00A603BB">
        <w:rPr>
          <w:rFonts w:ascii="Times New Roman" w:hAnsi="Times New Roman" w:cs="Times New Roman"/>
          <w:color w:val="auto"/>
          <w:szCs w:val="22"/>
        </w:rPr>
        <w:t xml:space="preserve"> </w:t>
      </w:r>
      <w:r w:rsidR="00A603BB">
        <w:rPr>
          <w:rFonts w:ascii="Times New Roman" w:hAnsi="Times New Roman" w:cs="Times New Roman"/>
          <w:color w:val="auto"/>
          <w:szCs w:val="22"/>
        </w:rPr>
        <w:t>και σ</w:t>
      </w:r>
      <w:r w:rsidR="00834F58">
        <w:rPr>
          <w:rFonts w:ascii="Times New Roman" w:hAnsi="Times New Roman" w:cs="Times New Roman"/>
          <w:szCs w:val="22"/>
        </w:rPr>
        <w:t>τον αριθμό των αναρτήσεων ανα φοιτητή</w:t>
      </w:r>
      <w:r w:rsidR="00834F58" w:rsidRPr="00834F58">
        <w:rPr>
          <w:rFonts w:ascii="Times New Roman" w:hAnsi="Times New Roman" w:cs="Times New Roman"/>
          <w:color w:val="auto"/>
          <w:szCs w:val="22"/>
        </w:rPr>
        <w:t xml:space="preserve"> </w:t>
      </w:r>
      <w:r w:rsidR="00834F58">
        <w:rPr>
          <w:rFonts w:ascii="Times New Roman" w:hAnsi="Times New Roman" w:cs="Times New Roman"/>
          <w:color w:val="auto"/>
          <w:szCs w:val="22"/>
        </w:rPr>
        <w:t>(</w:t>
      </w:r>
      <w:r w:rsidR="00A11A60" w:rsidRPr="00E44D05">
        <w:rPr>
          <w:rFonts w:ascii="Times New Roman" w:hAnsi="Times New Roman" w:cs="Times New Roman"/>
          <w:i/>
          <w:color w:val="auto"/>
          <w:szCs w:val="22"/>
          <w:lang w:val="en-US"/>
        </w:rPr>
        <w:t>forum</w:t>
      </w:r>
      <w:r w:rsidR="00A11A60" w:rsidRPr="00E44D05">
        <w:rPr>
          <w:rFonts w:ascii="Times New Roman" w:hAnsi="Times New Roman" w:cs="Times New Roman"/>
          <w:i/>
          <w:color w:val="auto"/>
          <w:szCs w:val="22"/>
        </w:rPr>
        <w:t xml:space="preserve"> </w:t>
      </w:r>
      <w:r w:rsidR="00A11A60" w:rsidRPr="00E44D05">
        <w:rPr>
          <w:rFonts w:ascii="Times New Roman" w:hAnsi="Times New Roman" w:cs="Times New Roman"/>
          <w:i/>
          <w:color w:val="auto"/>
          <w:szCs w:val="22"/>
          <w:lang w:val="en-US"/>
        </w:rPr>
        <w:t>add</w:t>
      </w:r>
      <w:r w:rsidR="00A11A60" w:rsidRPr="00E44D05">
        <w:rPr>
          <w:rFonts w:ascii="Times New Roman" w:hAnsi="Times New Roman" w:cs="Times New Roman"/>
          <w:i/>
          <w:color w:val="auto"/>
          <w:szCs w:val="22"/>
        </w:rPr>
        <w:t xml:space="preserve"> </w:t>
      </w:r>
      <w:r w:rsidR="00A11A60" w:rsidRPr="00E44D05">
        <w:rPr>
          <w:rFonts w:ascii="Times New Roman" w:hAnsi="Times New Roman" w:cs="Times New Roman"/>
          <w:i/>
          <w:color w:val="auto"/>
          <w:szCs w:val="22"/>
          <w:lang w:val="en-US"/>
        </w:rPr>
        <w:t>post</w:t>
      </w:r>
      <w:r w:rsidR="00834F58">
        <w:rPr>
          <w:rFonts w:ascii="Times New Roman" w:hAnsi="Times New Roman" w:cs="Times New Roman"/>
          <w:color w:val="auto"/>
          <w:szCs w:val="22"/>
        </w:rPr>
        <w:t>)</w:t>
      </w:r>
      <w:r w:rsidR="00A603BB">
        <w:rPr>
          <w:rFonts w:ascii="Times New Roman" w:hAnsi="Times New Roman" w:cs="Times New Roman"/>
          <w:color w:val="auto"/>
          <w:szCs w:val="22"/>
        </w:rPr>
        <w:t>, όσο αυξάνεται ο μέσος όρος η βαθμολογία των φοιτητών είναι καλύτερη. Το ίδιο συμβαίνει και με τις μεταβλητές που δείχνουν</w:t>
      </w:r>
      <w:r w:rsidR="00A11A60" w:rsidRPr="00834F58">
        <w:rPr>
          <w:rFonts w:ascii="Times New Roman" w:hAnsi="Times New Roman" w:cs="Times New Roman"/>
          <w:color w:val="auto"/>
          <w:szCs w:val="22"/>
        </w:rPr>
        <w:t xml:space="preserve"> </w:t>
      </w:r>
      <w:r w:rsidR="00834F58">
        <w:rPr>
          <w:rFonts w:ascii="Times New Roman" w:hAnsi="Times New Roman" w:cs="Times New Roman"/>
          <w:szCs w:val="22"/>
        </w:rPr>
        <w:t>το πόσες φορές ένας φοιτητής έχ</w:t>
      </w:r>
      <w:r>
        <w:rPr>
          <w:rFonts w:ascii="Times New Roman" w:hAnsi="Times New Roman" w:cs="Times New Roman"/>
          <w:szCs w:val="22"/>
        </w:rPr>
        <w:t>ει μπει στο τμήμα συζήτησης</w:t>
      </w:r>
      <w:r w:rsidR="00A603BB">
        <w:rPr>
          <w:rFonts w:ascii="Times New Roman" w:hAnsi="Times New Roman" w:cs="Times New Roman"/>
          <w:szCs w:val="22"/>
        </w:rPr>
        <w:t xml:space="preserve">, στο τμήμα του λεξιλογίου </w:t>
      </w:r>
      <w:r w:rsidR="00A11A60">
        <w:rPr>
          <w:rFonts w:ascii="Times New Roman" w:hAnsi="Times New Roman" w:cs="Times New Roman"/>
          <w:color w:val="auto"/>
          <w:szCs w:val="22"/>
        </w:rPr>
        <w:t>και</w:t>
      </w:r>
      <w:r w:rsidR="00A11A60" w:rsidRPr="00834F58">
        <w:rPr>
          <w:rFonts w:ascii="Times New Roman" w:hAnsi="Times New Roman" w:cs="Times New Roman"/>
          <w:color w:val="auto"/>
          <w:szCs w:val="22"/>
        </w:rPr>
        <w:t xml:space="preserve"> </w:t>
      </w:r>
      <w:r w:rsidR="00834F58">
        <w:rPr>
          <w:rFonts w:ascii="Times New Roman" w:hAnsi="Times New Roman" w:cs="Times New Roman"/>
          <w:szCs w:val="22"/>
        </w:rPr>
        <w:t>στην υπηρεσία η οποία περιλαμβάνει περίληψη για όλα τα προφίλ των φοιτητών</w:t>
      </w:r>
      <w:r w:rsidR="00834F58" w:rsidRPr="00834F58">
        <w:rPr>
          <w:rFonts w:ascii="Times New Roman" w:hAnsi="Times New Roman" w:cs="Times New Roman"/>
          <w:color w:val="auto"/>
          <w:szCs w:val="22"/>
        </w:rPr>
        <w:t xml:space="preserve"> </w:t>
      </w:r>
      <w:r w:rsidR="00A603BB">
        <w:rPr>
          <w:rFonts w:ascii="Times New Roman" w:hAnsi="Times New Roman" w:cs="Times New Roman"/>
          <w:color w:val="auto"/>
          <w:szCs w:val="22"/>
        </w:rPr>
        <w:t>(</w:t>
      </w:r>
      <w:r w:rsidR="00A603BB" w:rsidRPr="00E44D05">
        <w:rPr>
          <w:rFonts w:ascii="Times New Roman" w:hAnsi="Times New Roman" w:cs="Times New Roman"/>
          <w:i/>
          <w:color w:val="auto"/>
          <w:szCs w:val="22"/>
          <w:lang w:val="en-US"/>
        </w:rPr>
        <w:t>forum</w:t>
      </w:r>
      <w:r w:rsidR="00A603BB" w:rsidRPr="00E44D05">
        <w:rPr>
          <w:rFonts w:ascii="Times New Roman" w:hAnsi="Times New Roman" w:cs="Times New Roman"/>
          <w:i/>
          <w:color w:val="auto"/>
          <w:szCs w:val="22"/>
        </w:rPr>
        <w:t xml:space="preserve"> </w:t>
      </w:r>
      <w:r w:rsidR="00A603BB" w:rsidRPr="00E44D05">
        <w:rPr>
          <w:rFonts w:ascii="Times New Roman" w:hAnsi="Times New Roman" w:cs="Times New Roman"/>
          <w:i/>
          <w:color w:val="auto"/>
          <w:szCs w:val="22"/>
          <w:lang w:val="en-US"/>
        </w:rPr>
        <w:t>view</w:t>
      </w:r>
      <w:r w:rsidR="00A603BB">
        <w:rPr>
          <w:rFonts w:ascii="Times New Roman" w:hAnsi="Times New Roman" w:cs="Times New Roman"/>
          <w:color w:val="auto"/>
          <w:szCs w:val="22"/>
        </w:rPr>
        <w:t xml:space="preserve">, </w:t>
      </w:r>
      <w:r w:rsidR="00A603BB" w:rsidRPr="00E44D05">
        <w:rPr>
          <w:rFonts w:ascii="Times New Roman" w:hAnsi="Times New Roman" w:cs="Times New Roman"/>
          <w:i/>
          <w:color w:val="auto"/>
          <w:szCs w:val="22"/>
          <w:lang w:val="en-US"/>
        </w:rPr>
        <w:t>glossary</w:t>
      </w:r>
      <w:r w:rsidR="00A603BB" w:rsidRPr="00E44D05">
        <w:rPr>
          <w:rFonts w:ascii="Times New Roman" w:hAnsi="Times New Roman" w:cs="Times New Roman"/>
          <w:i/>
          <w:color w:val="auto"/>
          <w:szCs w:val="22"/>
        </w:rPr>
        <w:t xml:space="preserve"> </w:t>
      </w:r>
      <w:r w:rsidR="00A603BB" w:rsidRPr="00E44D05">
        <w:rPr>
          <w:rFonts w:ascii="Times New Roman" w:hAnsi="Times New Roman" w:cs="Times New Roman"/>
          <w:i/>
          <w:color w:val="auto"/>
          <w:szCs w:val="22"/>
          <w:lang w:val="en-US"/>
        </w:rPr>
        <w:t>view</w:t>
      </w:r>
      <w:r w:rsidR="00A603BB">
        <w:rPr>
          <w:rFonts w:ascii="Times New Roman" w:hAnsi="Times New Roman" w:cs="Times New Roman"/>
          <w:color w:val="auto"/>
          <w:szCs w:val="22"/>
        </w:rPr>
        <w:t xml:space="preserve">, </w:t>
      </w:r>
      <w:r w:rsidR="00A11A60" w:rsidRPr="00E44D05">
        <w:rPr>
          <w:rFonts w:ascii="Times New Roman" w:hAnsi="Times New Roman" w:cs="Times New Roman"/>
          <w:i/>
          <w:color w:val="auto"/>
          <w:szCs w:val="22"/>
          <w:lang w:val="en-US"/>
        </w:rPr>
        <w:t>user</w:t>
      </w:r>
      <w:r w:rsidR="00A11A60" w:rsidRPr="00E44D05">
        <w:rPr>
          <w:rFonts w:ascii="Times New Roman" w:hAnsi="Times New Roman" w:cs="Times New Roman"/>
          <w:i/>
          <w:color w:val="auto"/>
          <w:szCs w:val="22"/>
        </w:rPr>
        <w:t xml:space="preserve"> </w:t>
      </w:r>
      <w:r w:rsidR="00A11A60" w:rsidRPr="00E44D05">
        <w:rPr>
          <w:rFonts w:ascii="Times New Roman" w:hAnsi="Times New Roman" w:cs="Times New Roman"/>
          <w:i/>
          <w:color w:val="auto"/>
          <w:szCs w:val="22"/>
          <w:lang w:val="en-US"/>
        </w:rPr>
        <w:t>view</w:t>
      </w:r>
      <w:r w:rsidR="00A11A60" w:rsidRPr="00E44D05">
        <w:rPr>
          <w:rFonts w:ascii="Times New Roman" w:hAnsi="Times New Roman" w:cs="Times New Roman"/>
          <w:i/>
          <w:color w:val="auto"/>
          <w:szCs w:val="22"/>
        </w:rPr>
        <w:t xml:space="preserve"> </w:t>
      </w:r>
      <w:r w:rsidR="00A11A60" w:rsidRPr="00E44D05">
        <w:rPr>
          <w:rFonts w:ascii="Times New Roman" w:hAnsi="Times New Roman" w:cs="Times New Roman"/>
          <w:i/>
          <w:color w:val="auto"/>
          <w:szCs w:val="22"/>
          <w:lang w:val="en-US"/>
        </w:rPr>
        <w:t>all</w:t>
      </w:r>
      <w:r w:rsidR="00834F58">
        <w:rPr>
          <w:rFonts w:ascii="Times New Roman" w:hAnsi="Times New Roman" w:cs="Times New Roman"/>
          <w:color w:val="auto"/>
          <w:szCs w:val="22"/>
        </w:rPr>
        <w:t>)</w:t>
      </w:r>
      <w:r>
        <w:rPr>
          <w:rFonts w:ascii="Times New Roman" w:hAnsi="Times New Roman" w:cs="Times New Roman"/>
          <w:color w:val="auto"/>
          <w:szCs w:val="22"/>
        </w:rPr>
        <w:t xml:space="preserve"> </w:t>
      </w:r>
      <w:r w:rsidR="00A603BB">
        <w:rPr>
          <w:rFonts w:ascii="Times New Roman" w:hAnsi="Times New Roman" w:cs="Times New Roman"/>
          <w:color w:val="auto"/>
          <w:szCs w:val="22"/>
        </w:rPr>
        <w:t xml:space="preserve">όπου πάλι </w:t>
      </w:r>
      <w:r>
        <w:rPr>
          <w:rFonts w:ascii="Times New Roman" w:hAnsi="Times New Roman" w:cs="Times New Roman"/>
          <w:color w:val="auto"/>
          <w:szCs w:val="22"/>
        </w:rPr>
        <w:t xml:space="preserve">φαίνεται ότι όσο αυξάνεται ο μέσος όρος υπάρχει καλύτερη βαθμολογία. </w:t>
      </w:r>
    </w:p>
    <w:p w14:paraId="0C2DCD74" w14:textId="0667E4C8" w:rsidR="00B715EF" w:rsidRDefault="00F964AB" w:rsidP="004C6354">
      <w:pPr>
        <w:tabs>
          <w:tab w:val="left" w:pos="284"/>
        </w:tabs>
        <w:spacing w:before="240" w:after="240" w:line="360" w:lineRule="auto"/>
        <w:ind w:firstLine="284"/>
        <w:jc w:val="both"/>
        <w:rPr>
          <w:rFonts w:ascii="Times New Roman" w:hAnsi="Times New Roman" w:cs="Times New Roman"/>
          <w:color w:val="auto"/>
          <w:szCs w:val="22"/>
        </w:rPr>
      </w:pPr>
      <w:r>
        <w:rPr>
          <w:rFonts w:ascii="Times New Roman" w:hAnsi="Times New Roman" w:cs="Times New Roman"/>
          <w:color w:val="auto"/>
          <w:szCs w:val="22"/>
        </w:rPr>
        <w:lastRenderedPageBreak/>
        <w:t>Αυτό σημαίνει ότι όσο καλύτερη αντίληψη</w:t>
      </w:r>
      <w:r w:rsidR="00A433C1">
        <w:rPr>
          <w:rFonts w:ascii="Times New Roman" w:hAnsi="Times New Roman" w:cs="Times New Roman"/>
          <w:color w:val="auto"/>
          <w:szCs w:val="22"/>
        </w:rPr>
        <w:t xml:space="preserve"> δείχνουν να έχουν </w:t>
      </w:r>
      <w:r>
        <w:rPr>
          <w:rFonts w:ascii="Times New Roman" w:hAnsi="Times New Roman" w:cs="Times New Roman"/>
          <w:color w:val="auto"/>
          <w:szCs w:val="22"/>
        </w:rPr>
        <w:t>οι φοιτητ</w:t>
      </w:r>
      <w:r w:rsidR="008E0EE4">
        <w:rPr>
          <w:rFonts w:ascii="Times New Roman" w:hAnsi="Times New Roman" w:cs="Times New Roman"/>
          <w:color w:val="auto"/>
          <w:szCs w:val="22"/>
        </w:rPr>
        <w:t>ές για τη χρηστικότητα του συστή</w:t>
      </w:r>
      <w:r>
        <w:rPr>
          <w:rFonts w:ascii="Times New Roman" w:hAnsi="Times New Roman" w:cs="Times New Roman"/>
          <w:color w:val="auto"/>
          <w:szCs w:val="22"/>
        </w:rPr>
        <w:t xml:space="preserve">ματος </w:t>
      </w:r>
      <w:r w:rsidR="00DD463D">
        <w:rPr>
          <w:rFonts w:ascii="Times New Roman" w:hAnsi="Times New Roman" w:cs="Times New Roman"/>
          <w:color w:val="auto"/>
          <w:szCs w:val="22"/>
          <w:lang w:val="en-US"/>
        </w:rPr>
        <w:t>M</w:t>
      </w:r>
      <w:r>
        <w:rPr>
          <w:rFonts w:ascii="Times New Roman" w:hAnsi="Times New Roman" w:cs="Times New Roman"/>
          <w:color w:val="auto"/>
          <w:szCs w:val="22"/>
          <w:lang w:val="en-US"/>
        </w:rPr>
        <w:t>oodle</w:t>
      </w:r>
      <w:r w:rsidR="00A433C1">
        <w:rPr>
          <w:rFonts w:ascii="Times New Roman" w:hAnsi="Times New Roman" w:cs="Times New Roman"/>
          <w:color w:val="auto"/>
          <w:szCs w:val="22"/>
        </w:rPr>
        <w:t xml:space="preserve"> τόσο καλύτεροι είναι οι τελικοί τους βαθμοί στο μάθημα. Το πόσο ικανοί θεωρούσαν να είναι οι φοιτητές κατά τη διάρκεια χρήσης του συστήματος</w:t>
      </w:r>
      <w:r w:rsidRPr="00F964AB">
        <w:rPr>
          <w:rFonts w:ascii="Times New Roman" w:hAnsi="Times New Roman" w:cs="Times New Roman"/>
          <w:color w:val="auto"/>
          <w:szCs w:val="22"/>
        </w:rPr>
        <w:t xml:space="preserve"> </w:t>
      </w:r>
      <w:r w:rsidR="00A433C1">
        <w:rPr>
          <w:rFonts w:ascii="Times New Roman" w:hAnsi="Times New Roman" w:cs="Times New Roman"/>
          <w:color w:val="auto"/>
          <w:szCs w:val="22"/>
        </w:rPr>
        <w:t>στο εξάμηνο έδειξε να έχει θετικό αντίκτυπο στο τελικό τους βαθμό καθώς έδειξε να έχουν καλύτερους βαθμούς αυτοί που αισθάνονταν πιο ικανοί. Επιπλέον, ο αριθμός των αναρτήσεων ανα φοιτητή δείχνει ότι όσο περισσότερες αναρτήσεις πραγματοποιούσε τόσο καλύτ</w:t>
      </w:r>
      <w:r w:rsidR="004C6354">
        <w:rPr>
          <w:rFonts w:ascii="Times New Roman" w:hAnsi="Times New Roman" w:cs="Times New Roman"/>
          <w:color w:val="auto"/>
          <w:szCs w:val="22"/>
        </w:rPr>
        <w:t xml:space="preserve">ερος ήταν ο τελικός του βαθμός. </w:t>
      </w:r>
      <w:r w:rsidR="00B715EF">
        <w:rPr>
          <w:rFonts w:ascii="Times New Roman" w:hAnsi="Times New Roman" w:cs="Times New Roman"/>
          <w:color w:val="auto"/>
          <w:szCs w:val="22"/>
        </w:rPr>
        <w:t xml:space="preserve">Η αύξηση των </w:t>
      </w:r>
      <w:r w:rsidR="00A433C1">
        <w:rPr>
          <w:rFonts w:ascii="Times New Roman" w:hAnsi="Times New Roman" w:cs="Times New Roman"/>
          <w:color w:val="auto"/>
          <w:szCs w:val="22"/>
        </w:rPr>
        <w:t>εισόδων ενός φοιτητή στο</w:t>
      </w:r>
      <w:r w:rsidR="00B715EF">
        <w:rPr>
          <w:rFonts w:ascii="Times New Roman" w:hAnsi="Times New Roman" w:cs="Times New Roman"/>
          <w:color w:val="auto"/>
          <w:szCs w:val="22"/>
        </w:rPr>
        <w:t xml:space="preserve"> τμήμα της συζήτησης, του </w:t>
      </w:r>
      <w:r w:rsidR="00A433C1">
        <w:rPr>
          <w:rFonts w:ascii="Times New Roman" w:hAnsi="Times New Roman" w:cs="Times New Roman"/>
          <w:color w:val="auto"/>
          <w:szCs w:val="22"/>
        </w:rPr>
        <w:t>λεξιλογίου</w:t>
      </w:r>
      <w:r w:rsidR="00B715EF">
        <w:rPr>
          <w:rFonts w:ascii="Times New Roman" w:hAnsi="Times New Roman" w:cs="Times New Roman"/>
          <w:color w:val="auto"/>
          <w:szCs w:val="22"/>
        </w:rPr>
        <w:t xml:space="preserve"> και στην υπηρεσία που περιλαμβάνει περίληψη για όλα τα προφίλ των φοιτητών</w:t>
      </w:r>
      <w:r w:rsidR="00A433C1">
        <w:rPr>
          <w:rFonts w:ascii="Times New Roman" w:hAnsi="Times New Roman" w:cs="Times New Roman"/>
          <w:color w:val="auto"/>
          <w:szCs w:val="22"/>
        </w:rPr>
        <w:t xml:space="preserve"> έδειξε να τον οδηγεί στην απόκτηση μεγαλύτερου βαθμού</w:t>
      </w:r>
      <w:r w:rsidR="00B715EF">
        <w:rPr>
          <w:rFonts w:ascii="Times New Roman" w:hAnsi="Times New Roman" w:cs="Times New Roman"/>
          <w:color w:val="auto"/>
          <w:szCs w:val="22"/>
        </w:rPr>
        <w:t xml:space="preserve">. </w:t>
      </w:r>
    </w:p>
    <w:p w14:paraId="542F9403" w14:textId="77777777" w:rsidR="004C6354" w:rsidRDefault="004C6354" w:rsidP="004C6354">
      <w:pPr>
        <w:tabs>
          <w:tab w:val="left" w:pos="284"/>
        </w:tabs>
        <w:spacing w:before="240" w:after="240" w:line="360" w:lineRule="auto"/>
        <w:ind w:firstLine="284"/>
        <w:jc w:val="both"/>
        <w:rPr>
          <w:rFonts w:ascii="Times New Roman" w:hAnsi="Times New Roman" w:cs="Times New Roman"/>
          <w:color w:val="auto"/>
          <w:szCs w:val="22"/>
        </w:rPr>
      </w:pPr>
    </w:p>
    <w:p w14:paraId="404E0BC2" w14:textId="4D325E12" w:rsidR="004570C8" w:rsidRDefault="00100312" w:rsidP="00B715EF">
      <w:pPr>
        <w:tabs>
          <w:tab w:val="left" w:pos="284"/>
        </w:tabs>
        <w:spacing w:after="240" w:line="360" w:lineRule="auto"/>
        <w:ind w:firstLine="284"/>
        <w:jc w:val="both"/>
        <w:rPr>
          <w:rFonts w:ascii="Times New Roman" w:hAnsi="Times New Roman" w:cs="Times New Roman"/>
          <w:color w:val="auto"/>
          <w:szCs w:val="22"/>
        </w:rPr>
      </w:pPr>
      <w:r>
        <w:rPr>
          <w:rFonts w:ascii="Times New Roman" w:hAnsi="Times New Roman" w:cs="Times New Roman"/>
          <w:color w:val="auto"/>
          <w:szCs w:val="22"/>
        </w:rPr>
        <w:t>Η</w:t>
      </w:r>
      <w:r w:rsidR="00B715EF" w:rsidRPr="00B715EF">
        <w:rPr>
          <w:rFonts w:ascii="Times New Roman" w:hAnsi="Times New Roman" w:cs="Times New Roman"/>
          <w:color w:val="auto"/>
          <w:szCs w:val="22"/>
        </w:rPr>
        <w:t xml:space="preserve"> </w:t>
      </w:r>
      <w:r w:rsidR="00B715EF">
        <w:rPr>
          <w:rFonts w:ascii="Times New Roman" w:hAnsi="Times New Roman" w:cs="Times New Roman"/>
          <w:color w:val="auto"/>
          <w:szCs w:val="22"/>
        </w:rPr>
        <w:t>μεταβλητή</w:t>
      </w:r>
      <w:r w:rsidR="00B715EF" w:rsidRPr="00B715EF">
        <w:rPr>
          <w:rFonts w:ascii="Times New Roman" w:hAnsi="Times New Roman" w:cs="Times New Roman"/>
          <w:color w:val="auto"/>
          <w:szCs w:val="22"/>
        </w:rPr>
        <w:t xml:space="preserve"> </w:t>
      </w:r>
      <w:r w:rsidR="00B715EF">
        <w:rPr>
          <w:rFonts w:ascii="Times New Roman" w:hAnsi="Times New Roman" w:cs="Times New Roman"/>
          <w:color w:val="auto"/>
          <w:szCs w:val="22"/>
        </w:rPr>
        <w:t xml:space="preserve">που αντιπροσωπεύει τη </w:t>
      </w:r>
      <w:r w:rsidR="00B715EF">
        <w:rPr>
          <w:rFonts w:ascii="Times New Roman" w:hAnsi="Times New Roman" w:cs="Times New Roman"/>
          <w:szCs w:val="22"/>
        </w:rPr>
        <w:t xml:space="preserve">στάση των φοιτητών απέναντι στο σύστημα </w:t>
      </w:r>
      <w:r w:rsidR="00DD463D">
        <w:rPr>
          <w:rFonts w:ascii="Times New Roman" w:hAnsi="Times New Roman" w:cs="Times New Roman"/>
          <w:szCs w:val="22"/>
          <w:lang w:val="en-US"/>
        </w:rPr>
        <w:t>M</w:t>
      </w:r>
      <w:r w:rsidR="00B715EF">
        <w:rPr>
          <w:rFonts w:ascii="Times New Roman" w:hAnsi="Times New Roman" w:cs="Times New Roman"/>
          <w:szCs w:val="22"/>
          <w:lang w:val="en-US"/>
        </w:rPr>
        <w:t>oodle</w:t>
      </w:r>
      <w:r w:rsidR="00B715EF" w:rsidRPr="00B715EF">
        <w:rPr>
          <w:rFonts w:ascii="Times New Roman" w:hAnsi="Times New Roman" w:cs="Times New Roman"/>
          <w:color w:val="auto"/>
          <w:szCs w:val="22"/>
        </w:rPr>
        <w:t xml:space="preserve"> </w:t>
      </w:r>
      <w:r w:rsidR="00B715EF">
        <w:rPr>
          <w:rFonts w:ascii="Times New Roman" w:hAnsi="Times New Roman" w:cs="Times New Roman"/>
          <w:color w:val="auto"/>
          <w:szCs w:val="22"/>
        </w:rPr>
        <w:t>(</w:t>
      </w:r>
      <w:r w:rsidR="00B715EF" w:rsidRPr="00E44D05">
        <w:rPr>
          <w:rFonts w:ascii="Times New Roman" w:hAnsi="Times New Roman" w:cs="Times New Roman"/>
          <w:i/>
          <w:color w:val="auto"/>
          <w:szCs w:val="22"/>
          <w:lang w:val="en-US"/>
        </w:rPr>
        <w:t>attitude</w:t>
      </w:r>
      <w:r w:rsidR="00B715EF" w:rsidRPr="00E44D05">
        <w:rPr>
          <w:rFonts w:ascii="Times New Roman" w:hAnsi="Times New Roman" w:cs="Times New Roman"/>
          <w:i/>
          <w:color w:val="auto"/>
          <w:szCs w:val="22"/>
        </w:rPr>
        <w:t xml:space="preserve"> </w:t>
      </w:r>
      <w:r w:rsidR="00B715EF" w:rsidRPr="00E44D05">
        <w:rPr>
          <w:rFonts w:ascii="Times New Roman" w:hAnsi="Times New Roman" w:cs="Times New Roman"/>
          <w:i/>
          <w:color w:val="auto"/>
          <w:szCs w:val="22"/>
          <w:lang w:val="en-US"/>
        </w:rPr>
        <w:t>about</w:t>
      </w:r>
      <w:r w:rsidR="00B715EF" w:rsidRPr="00E44D05">
        <w:rPr>
          <w:rFonts w:ascii="Times New Roman" w:hAnsi="Times New Roman" w:cs="Times New Roman"/>
          <w:i/>
          <w:color w:val="auto"/>
          <w:szCs w:val="22"/>
        </w:rPr>
        <w:t xml:space="preserve"> </w:t>
      </w:r>
      <w:r w:rsidR="00B715EF" w:rsidRPr="00E44D05">
        <w:rPr>
          <w:rFonts w:ascii="Times New Roman" w:hAnsi="Times New Roman" w:cs="Times New Roman"/>
          <w:i/>
          <w:color w:val="auto"/>
          <w:szCs w:val="22"/>
          <w:lang w:val="en-US"/>
        </w:rPr>
        <w:t>moodle</w:t>
      </w:r>
      <w:r w:rsidR="00B715EF" w:rsidRPr="00B715EF">
        <w:rPr>
          <w:rFonts w:ascii="Times New Roman" w:hAnsi="Times New Roman" w:cs="Times New Roman"/>
          <w:color w:val="auto"/>
          <w:szCs w:val="22"/>
        </w:rPr>
        <w:t xml:space="preserve">) </w:t>
      </w:r>
      <w:r w:rsidR="00B715EF">
        <w:rPr>
          <w:rFonts w:ascii="Times New Roman" w:hAnsi="Times New Roman" w:cs="Times New Roman"/>
          <w:color w:val="auto"/>
          <w:szCs w:val="22"/>
        </w:rPr>
        <w:t>δείχνει να οδηγεί τους φοιτητές με την καλύτερη στάση σε καλύτερη βαθμολογία ωστόσο υπάρχει μια μικρή μείωση</w:t>
      </w:r>
      <w:r>
        <w:rPr>
          <w:rFonts w:ascii="Times New Roman" w:hAnsi="Times New Roman" w:cs="Times New Roman"/>
          <w:color w:val="auto"/>
          <w:szCs w:val="22"/>
        </w:rPr>
        <w:t xml:space="preserve"> στο μέσο όρο που αντιπροσωπεύει</w:t>
      </w:r>
      <w:r w:rsidR="00B715EF">
        <w:rPr>
          <w:rFonts w:ascii="Times New Roman" w:hAnsi="Times New Roman" w:cs="Times New Roman"/>
          <w:color w:val="auto"/>
          <w:szCs w:val="22"/>
        </w:rPr>
        <w:t xml:space="preserve"> φοιτητές που ο τελικό</w:t>
      </w:r>
      <w:r>
        <w:rPr>
          <w:rFonts w:ascii="Times New Roman" w:hAnsi="Times New Roman" w:cs="Times New Roman"/>
          <w:color w:val="auto"/>
          <w:szCs w:val="22"/>
        </w:rPr>
        <w:t>ς τους βαθμός κυμαίνεται στο διάστημα [5,7)</w:t>
      </w:r>
      <w:r w:rsidR="00951ED1">
        <w:rPr>
          <w:rFonts w:ascii="Times New Roman" w:hAnsi="Times New Roman" w:cs="Times New Roman"/>
          <w:color w:val="auto"/>
          <w:szCs w:val="22"/>
        </w:rPr>
        <w:t xml:space="preserve">. Στη </w:t>
      </w:r>
      <w:r>
        <w:rPr>
          <w:rFonts w:ascii="Times New Roman" w:hAnsi="Times New Roman" w:cs="Times New Roman"/>
          <w:color w:val="auto"/>
          <w:szCs w:val="22"/>
        </w:rPr>
        <w:t xml:space="preserve">μεταβλητή που </w:t>
      </w:r>
      <w:r>
        <w:rPr>
          <w:rFonts w:ascii="Times New Roman" w:hAnsi="Times New Roman" w:cs="Times New Roman"/>
          <w:szCs w:val="22"/>
        </w:rPr>
        <w:t xml:space="preserve">αφορά την αντίληψη των μαθητών για τη χρησιμότητα των υλικών που παρέχονταν μέσα από το σύστημα </w:t>
      </w:r>
      <w:r w:rsidR="00DD463D">
        <w:rPr>
          <w:rFonts w:ascii="Times New Roman" w:hAnsi="Times New Roman" w:cs="Times New Roman"/>
          <w:szCs w:val="22"/>
          <w:lang w:val="en-US"/>
        </w:rPr>
        <w:t>M</w:t>
      </w:r>
      <w:r>
        <w:rPr>
          <w:rFonts w:ascii="Times New Roman" w:hAnsi="Times New Roman" w:cs="Times New Roman"/>
          <w:szCs w:val="22"/>
          <w:lang w:val="en-US"/>
        </w:rPr>
        <w:t>oodle</w:t>
      </w:r>
      <w:r>
        <w:rPr>
          <w:rFonts w:ascii="Times New Roman" w:hAnsi="Times New Roman" w:cs="Times New Roman"/>
          <w:szCs w:val="22"/>
        </w:rPr>
        <w:t xml:space="preserve"> (</w:t>
      </w:r>
      <w:r w:rsidRPr="00E44D05">
        <w:rPr>
          <w:rFonts w:ascii="Times New Roman" w:hAnsi="Times New Roman" w:cs="Times New Roman"/>
          <w:i/>
          <w:color w:val="auto"/>
          <w:szCs w:val="22"/>
          <w:lang w:val="en-US"/>
        </w:rPr>
        <w:t>perceived</w:t>
      </w:r>
      <w:r w:rsidRPr="00E44D05">
        <w:rPr>
          <w:rFonts w:ascii="Times New Roman" w:hAnsi="Times New Roman" w:cs="Times New Roman"/>
          <w:i/>
          <w:color w:val="auto"/>
          <w:szCs w:val="22"/>
        </w:rPr>
        <w:t xml:space="preserve"> </w:t>
      </w:r>
      <w:r w:rsidRPr="00E44D05">
        <w:rPr>
          <w:rFonts w:ascii="Times New Roman" w:hAnsi="Times New Roman" w:cs="Times New Roman"/>
          <w:i/>
          <w:color w:val="auto"/>
          <w:szCs w:val="22"/>
          <w:lang w:val="en-US"/>
        </w:rPr>
        <w:t>moodle</w:t>
      </w:r>
      <w:r w:rsidRPr="00E44D05">
        <w:rPr>
          <w:rFonts w:ascii="Times New Roman" w:hAnsi="Times New Roman" w:cs="Times New Roman"/>
          <w:i/>
          <w:color w:val="auto"/>
          <w:szCs w:val="22"/>
        </w:rPr>
        <w:t xml:space="preserve"> </w:t>
      </w:r>
      <w:r w:rsidRPr="00E44D05">
        <w:rPr>
          <w:rFonts w:ascii="Times New Roman" w:hAnsi="Times New Roman" w:cs="Times New Roman"/>
          <w:i/>
          <w:color w:val="auto"/>
          <w:szCs w:val="22"/>
          <w:lang w:val="en-US"/>
        </w:rPr>
        <w:t>usefulness</w:t>
      </w:r>
      <w:r w:rsidRPr="00E44D05">
        <w:rPr>
          <w:rFonts w:ascii="Times New Roman" w:hAnsi="Times New Roman" w:cs="Times New Roman"/>
          <w:i/>
          <w:color w:val="auto"/>
          <w:szCs w:val="22"/>
        </w:rPr>
        <w:t xml:space="preserve"> </w:t>
      </w:r>
      <w:r w:rsidRPr="00E44D05">
        <w:rPr>
          <w:rFonts w:ascii="Times New Roman" w:hAnsi="Times New Roman" w:cs="Times New Roman"/>
          <w:i/>
          <w:color w:val="auto"/>
          <w:szCs w:val="22"/>
          <w:lang w:val="en-US"/>
        </w:rPr>
        <w:t>lesson</w:t>
      </w:r>
      <w:r>
        <w:rPr>
          <w:rFonts w:ascii="Times New Roman" w:hAnsi="Times New Roman" w:cs="Times New Roman"/>
          <w:szCs w:val="22"/>
        </w:rPr>
        <w:t>)</w:t>
      </w:r>
      <w:r w:rsidR="00951ED1">
        <w:rPr>
          <w:rFonts w:ascii="Times New Roman" w:hAnsi="Times New Roman" w:cs="Times New Roman"/>
          <w:szCs w:val="22"/>
        </w:rPr>
        <w:t xml:space="preserve"> ο μέσος όρος της στο διάστημα </w:t>
      </w:r>
      <w:r w:rsidR="00951ED1">
        <w:rPr>
          <w:rFonts w:ascii="Times New Roman" w:hAnsi="Times New Roman" w:cs="Times New Roman"/>
          <w:color w:val="auto"/>
          <w:szCs w:val="22"/>
        </w:rPr>
        <w:t>[5,7) δείχνει να έχει αύξηση από το μέσο όρο των φοιτητών που δεν πέρασαν το μάθημα</w:t>
      </w:r>
      <w:r w:rsidR="0073442D">
        <w:rPr>
          <w:rFonts w:ascii="Times New Roman" w:hAnsi="Times New Roman" w:cs="Times New Roman"/>
          <w:color w:val="auto"/>
          <w:szCs w:val="22"/>
        </w:rPr>
        <w:t>, ωστόσο όσο αυξάνεται ο τελικός βαθμός ο μέσος όρος της μεταβλητής δείχνει να μειώνεται</w:t>
      </w:r>
      <w:r w:rsidR="004570C8">
        <w:rPr>
          <w:rFonts w:ascii="Times New Roman" w:hAnsi="Times New Roman" w:cs="Times New Roman"/>
          <w:color w:val="auto"/>
          <w:szCs w:val="22"/>
        </w:rPr>
        <w:t>. Αυτό μας δείχνει ότι δεν δείχνει να επηρεάζει ιδιαίτερα η αντίληψη των φοιτητών για τη χρησιμότητα των υλικών το τελικό τους βαθμό.</w:t>
      </w:r>
    </w:p>
    <w:p w14:paraId="0D25F50F" w14:textId="77777777" w:rsidR="004570C8" w:rsidRDefault="004570C8" w:rsidP="00B715EF">
      <w:pPr>
        <w:tabs>
          <w:tab w:val="left" w:pos="284"/>
        </w:tabs>
        <w:spacing w:after="240" w:line="360" w:lineRule="auto"/>
        <w:ind w:firstLine="284"/>
        <w:jc w:val="both"/>
        <w:rPr>
          <w:rFonts w:ascii="Times New Roman" w:hAnsi="Times New Roman" w:cs="Times New Roman"/>
          <w:color w:val="auto"/>
          <w:szCs w:val="22"/>
        </w:rPr>
      </w:pPr>
    </w:p>
    <w:p w14:paraId="0437034A" w14:textId="5F45D716" w:rsidR="001F55F1" w:rsidRDefault="000A7E64" w:rsidP="00B715EF">
      <w:pPr>
        <w:tabs>
          <w:tab w:val="left" w:pos="284"/>
        </w:tabs>
        <w:spacing w:after="240" w:line="360" w:lineRule="auto"/>
        <w:ind w:firstLine="284"/>
        <w:jc w:val="both"/>
        <w:rPr>
          <w:rFonts w:ascii="Times New Roman" w:hAnsi="Times New Roman" w:cs="Times New Roman"/>
          <w:color w:val="auto"/>
          <w:szCs w:val="22"/>
        </w:rPr>
      </w:pPr>
      <w:r>
        <w:rPr>
          <w:rFonts w:ascii="Times New Roman" w:hAnsi="Times New Roman" w:cs="Times New Roman"/>
          <w:color w:val="auto"/>
          <w:szCs w:val="22"/>
        </w:rPr>
        <w:t>Ο μέσος όρος της</w:t>
      </w:r>
      <w:r w:rsidR="004570C8" w:rsidRPr="000A7E64">
        <w:rPr>
          <w:rFonts w:ascii="Times New Roman" w:hAnsi="Times New Roman" w:cs="Times New Roman"/>
          <w:color w:val="auto"/>
          <w:szCs w:val="22"/>
        </w:rPr>
        <w:t xml:space="preserve"> </w:t>
      </w:r>
      <w:r w:rsidR="004570C8">
        <w:rPr>
          <w:rFonts w:ascii="Times New Roman" w:hAnsi="Times New Roman" w:cs="Times New Roman"/>
          <w:color w:val="auto"/>
          <w:szCs w:val="22"/>
        </w:rPr>
        <w:t>μεταβλητή</w:t>
      </w:r>
      <w:r w:rsidR="004570C8" w:rsidRPr="000A7E64">
        <w:rPr>
          <w:rFonts w:ascii="Times New Roman" w:hAnsi="Times New Roman" w:cs="Times New Roman"/>
          <w:color w:val="auto"/>
          <w:szCs w:val="22"/>
        </w:rPr>
        <w:t xml:space="preserve"> </w:t>
      </w:r>
      <w:r>
        <w:rPr>
          <w:rFonts w:ascii="Times New Roman" w:hAnsi="Times New Roman" w:cs="Times New Roman"/>
          <w:color w:val="auto"/>
          <w:szCs w:val="22"/>
        </w:rPr>
        <w:t xml:space="preserve">που αντιπροσωπεύει την </w:t>
      </w:r>
      <w:r>
        <w:rPr>
          <w:rFonts w:ascii="Times New Roman" w:hAnsi="Times New Roman" w:cs="Times New Roman"/>
          <w:szCs w:val="22"/>
        </w:rPr>
        <w:t>αντίληψη των μαθητών για τη χρησιμότητα των εργασιών π</w:t>
      </w:r>
      <w:r w:rsidR="00B72FFB">
        <w:rPr>
          <w:rFonts w:ascii="Times New Roman" w:hAnsi="Times New Roman" w:cs="Times New Roman"/>
          <w:szCs w:val="22"/>
        </w:rPr>
        <w:t>ου δίνονταν μέσα από το σύστημα</w:t>
      </w:r>
      <w:r w:rsidR="00B72FFB" w:rsidRPr="00B72FFB">
        <w:rPr>
          <w:rFonts w:ascii="Times New Roman" w:hAnsi="Times New Roman" w:cs="Times New Roman"/>
          <w:szCs w:val="22"/>
        </w:rPr>
        <w:t xml:space="preserve"> </w:t>
      </w:r>
      <w:r w:rsidR="004570C8" w:rsidRPr="000A7E64">
        <w:rPr>
          <w:rFonts w:ascii="Times New Roman" w:hAnsi="Times New Roman" w:cs="Times New Roman"/>
          <w:color w:val="auto"/>
          <w:szCs w:val="22"/>
        </w:rPr>
        <w:t>(</w:t>
      </w:r>
      <w:r w:rsidR="004570C8" w:rsidRPr="00E44D05">
        <w:rPr>
          <w:rFonts w:ascii="Times New Roman" w:hAnsi="Times New Roman" w:cs="Times New Roman"/>
          <w:i/>
          <w:color w:val="auto"/>
          <w:szCs w:val="22"/>
          <w:lang w:val="en-US"/>
        </w:rPr>
        <w:t>perceived</w:t>
      </w:r>
      <w:r w:rsidR="004570C8" w:rsidRPr="00E44D05">
        <w:rPr>
          <w:rFonts w:ascii="Times New Roman" w:hAnsi="Times New Roman" w:cs="Times New Roman"/>
          <w:i/>
          <w:color w:val="auto"/>
          <w:szCs w:val="22"/>
        </w:rPr>
        <w:t xml:space="preserve"> </w:t>
      </w:r>
      <w:r w:rsidR="004570C8" w:rsidRPr="00E44D05">
        <w:rPr>
          <w:rFonts w:ascii="Times New Roman" w:hAnsi="Times New Roman" w:cs="Times New Roman"/>
          <w:i/>
          <w:color w:val="auto"/>
          <w:szCs w:val="22"/>
          <w:lang w:val="en-US"/>
        </w:rPr>
        <w:t>usefulness</w:t>
      </w:r>
      <w:r w:rsidR="004570C8" w:rsidRPr="00E44D05">
        <w:rPr>
          <w:rFonts w:ascii="Times New Roman" w:hAnsi="Times New Roman" w:cs="Times New Roman"/>
          <w:i/>
          <w:color w:val="auto"/>
          <w:szCs w:val="22"/>
        </w:rPr>
        <w:t xml:space="preserve"> </w:t>
      </w:r>
      <w:r w:rsidR="004570C8" w:rsidRPr="00E44D05">
        <w:rPr>
          <w:rFonts w:ascii="Times New Roman" w:hAnsi="Times New Roman" w:cs="Times New Roman"/>
          <w:i/>
          <w:color w:val="auto"/>
          <w:szCs w:val="22"/>
          <w:lang w:val="en-US"/>
        </w:rPr>
        <w:t>assignment</w:t>
      </w:r>
      <w:r w:rsidR="004570C8" w:rsidRPr="000A7E64">
        <w:rPr>
          <w:rFonts w:ascii="Times New Roman" w:hAnsi="Times New Roman" w:cs="Times New Roman"/>
          <w:color w:val="auto"/>
          <w:szCs w:val="22"/>
        </w:rPr>
        <w:t>)</w:t>
      </w:r>
      <w:r>
        <w:rPr>
          <w:rFonts w:ascii="Times New Roman" w:hAnsi="Times New Roman" w:cs="Times New Roman"/>
          <w:color w:val="auto"/>
          <w:szCs w:val="22"/>
        </w:rPr>
        <w:t xml:space="preserve"> δείχνει να έχει την ίδια πορεία με τον μέσο όρο της προηγούμενης μεταβλητής </w:t>
      </w:r>
      <w:r>
        <w:rPr>
          <w:rFonts w:ascii="Times New Roman" w:hAnsi="Times New Roman" w:cs="Times New Roman"/>
          <w:szCs w:val="22"/>
        </w:rPr>
        <w:t>(</w:t>
      </w:r>
      <w:r w:rsidRPr="00B5122E">
        <w:rPr>
          <w:rFonts w:ascii="Times New Roman" w:hAnsi="Times New Roman" w:cs="Times New Roman"/>
          <w:color w:val="auto"/>
          <w:szCs w:val="22"/>
          <w:lang w:val="en-US"/>
        </w:rPr>
        <w:t>perceived</w:t>
      </w:r>
      <w:r w:rsidRPr="00B5122E">
        <w:rPr>
          <w:rFonts w:ascii="Times New Roman" w:hAnsi="Times New Roman" w:cs="Times New Roman"/>
          <w:color w:val="auto"/>
          <w:szCs w:val="22"/>
        </w:rPr>
        <w:t xml:space="preserve"> </w:t>
      </w:r>
      <w:r w:rsidRPr="00B5122E">
        <w:rPr>
          <w:rFonts w:ascii="Times New Roman" w:hAnsi="Times New Roman" w:cs="Times New Roman"/>
          <w:color w:val="auto"/>
          <w:szCs w:val="22"/>
          <w:lang w:val="en-US"/>
        </w:rPr>
        <w:t>moodle</w:t>
      </w:r>
      <w:r w:rsidRPr="00B5122E">
        <w:rPr>
          <w:rFonts w:ascii="Times New Roman" w:hAnsi="Times New Roman" w:cs="Times New Roman"/>
          <w:color w:val="auto"/>
          <w:szCs w:val="22"/>
        </w:rPr>
        <w:t xml:space="preserve"> </w:t>
      </w:r>
      <w:r w:rsidRPr="00B5122E">
        <w:rPr>
          <w:rFonts w:ascii="Times New Roman" w:hAnsi="Times New Roman" w:cs="Times New Roman"/>
          <w:color w:val="auto"/>
          <w:szCs w:val="22"/>
          <w:lang w:val="en-US"/>
        </w:rPr>
        <w:t>usefulness</w:t>
      </w:r>
      <w:r w:rsidRPr="00B5122E">
        <w:rPr>
          <w:rFonts w:ascii="Times New Roman" w:hAnsi="Times New Roman" w:cs="Times New Roman"/>
          <w:color w:val="auto"/>
          <w:szCs w:val="22"/>
        </w:rPr>
        <w:t xml:space="preserve"> </w:t>
      </w:r>
      <w:r w:rsidRPr="00B5122E">
        <w:rPr>
          <w:rFonts w:ascii="Times New Roman" w:hAnsi="Times New Roman" w:cs="Times New Roman"/>
          <w:color w:val="auto"/>
          <w:szCs w:val="22"/>
          <w:lang w:val="en-US"/>
        </w:rPr>
        <w:t>lesson</w:t>
      </w:r>
      <w:r w:rsidR="00B72FFB">
        <w:rPr>
          <w:rFonts w:ascii="Times New Roman" w:hAnsi="Times New Roman" w:cs="Times New Roman"/>
          <w:szCs w:val="22"/>
        </w:rPr>
        <w:t>),</w:t>
      </w:r>
      <w:r w:rsidR="00B72FFB" w:rsidRPr="00B72FFB">
        <w:rPr>
          <w:rFonts w:ascii="Times New Roman" w:hAnsi="Times New Roman" w:cs="Times New Roman"/>
          <w:szCs w:val="22"/>
        </w:rPr>
        <w:t xml:space="preserve"> </w:t>
      </w:r>
      <w:r>
        <w:rPr>
          <w:rFonts w:ascii="Times New Roman" w:hAnsi="Times New Roman" w:cs="Times New Roman"/>
          <w:szCs w:val="22"/>
        </w:rPr>
        <w:t xml:space="preserve">πράγμα που μας δείχνει ότι </w:t>
      </w:r>
      <w:r w:rsidR="00B9761F">
        <w:rPr>
          <w:rFonts w:ascii="Times New Roman" w:hAnsi="Times New Roman" w:cs="Times New Roman"/>
          <w:szCs w:val="22"/>
        </w:rPr>
        <w:t xml:space="preserve">η αντίληψη των μαθητών για τη χρησιμότητα των εργασιών δεν δείχνει </w:t>
      </w:r>
      <w:r w:rsidR="004C6354">
        <w:rPr>
          <w:rFonts w:ascii="Times New Roman" w:hAnsi="Times New Roman" w:cs="Times New Roman"/>
          <w:szCs w:val="22"/>
        </w:rPr>
        <w:t>να επηρεάζει τη βαθμολογία τους</w:t>
      </w:r>
      <w:r w:rsidR="00B9761F">
        <w:rPr>
          <w:rFonts w:ascii="Times New Roman" w:hAnsi="Times New Roman" w:cs="Times New Roman"/>
          <w:szCs w:val="22"/>
        </w:rPr>
        <w:t xml:space="preserve">. Ο μέσος όρος της μεταβλητής </w:t>
      </w:r>
      <w:r w:rsidR="00B9761F" w:rsidRPr="00E44D05">
        <w:rPr>
          <w:rFonts w:ascii="Times New Roman" w:hAnsi="Times New Roman" w:cs="Times New Roman"/>
          <w:i/>
          <w:szCs w:val="22"/>
          <w:lang w:val="en-US"/>
        </w:rPr>
        <w:t>s</w:t>
      </w:r>
      <w:r w:rsidR="00B9761F" w:rsidRPr="00E44D05">
        <w:rPr>
          <w:rFonts w:ascii="Times New Roman" w:hAnsi="Times New Roman" w:cs="Times New Roman"/>
          <w:i/>
          <w:color w:val="auto"/>
          <w:szCs w:val="22"/>
          <w:lang w:val="en-US"/>
        </w:rPr>
        <w:t>pectrum</w:t>
      </w:r>
      <w:r w:rsidR="00B9761F" w:rsidRPr="00E44D05">
        <w:rPr>
          <w:rFonts w:ascii="Times New Roman" w:hAnsi="Times New Roman" w:cs="Times New Roman"/>
          <w:i/>
          <w:color w:val="auto"/>
          <w:szCs w:val="22"/>
        </w:rPr>
        <w:t xml:space="preserve"> </w:t>
      </w:r>
      <w:r w:rsidR="00B9761F" w:rsidRPr="00E44D05">
        <w:rPr>
          <w:rFonts w:ascii="Times New Roman" w:hAnsi="Times New Roman" w:cs="Times New Roman"/>
          <w:i/>
          <w:color w:val="auto"/>
          <w:szCs w:val="22"/>
          <w:lang w:val="en-US"/>
        </w:rPr>
        <w:t>of</w:t>
      </w:r>
      <w:r w:rsidR="00B9761F" w:rsidRPr="00E44D05">
        <w:rPr>
          <w:rFonts w:ascii="Times New Roman" w:hAnsi="Times New Roman" w:cs="Times New Roman"/>
          <w:i/>
          <w:color w:val="auto"/>
          <w:szCs w:val="22"/>
        </w:rPr>
        <w:t xml:space="preserve"> </w:t>
      </w:r>
      <w:r w:rsidR="00B9761F" w:rsidRPr="00E44D05">
        <w:rPr>
          <w:rFonts w:ascii="Times New Roman" w:hAnsi="Times New Roman" w:cs="Times New Roman"/>
          <w:i/>
          <w:color w:val="auto"/>
          <w:szCs w:val="22"/>
          <w:lang w:val="en-US"/>
        </w:rPr>
        <w:t>use</w:t>
      </w:r>
      <w:r w:rsidR="00B9761F">
        <w:rPr>
          <w:rFonts w:ascii="Times New Roman" w:hAnsi="Times New Roman" w:cs="Times New Roman"/>
          <w:color w:val="auto"/>
          <w:szCs w:val="22"/>
        </w:rPr>
        <w:t xml:space="preserve"> όπου αφορά </w:t>
      </w:r>
      <w:r w:rsidR="00B9761F">
        <w:rPr>
          <w:rFonts w:ascii="Times New Roman" w:hAnsi="Times New Roman" w:cs="Times New Roman"/>
          <w:szCs w:val="22"/>
        </w:rPr>
        <w:t xml:space="preserve">κατά πόσο οι φοιτητές χρησιμοποιούν το σύστημα με κάποια κανονικότητα ή όχι δείχνει να έχει μια μικρή μείωση στο διάστημα </w:t>
      </w:r>
      <w:r w:rsidR="00B9761F">
        <w:rPr>
          <w:rFonts w:ascii="Times New Roman" w:hAnsi="Times New Roman" w:cs="Times New Roman"/>
          <w:color w:val="auto"/>
          <w:szCs w:val="22"/>
        </w:rPr>
        <w:t>[5</w:t>
      </w:r>
      <w:r w:rsidR="00DE52EC">
        <w:rPr>
          <w:rFonts w:ascii="Times New Roman" w:hAnsi="Times New Roman" w:cs="Times New Roman"/>
          <w:color w:val="auto"/>
          <w:szCs w:val="22"/>
        </w:rPr>
        <w:t xml:space="preserve">,7) ωστόσο </w:t>
      </w:r>
      <w:r w:rsidR="00B9761F">
        <w:rPr>
          <w:rFonts w:ascii="Times New Roman" w:hAnsi="Times New Roman" w:cs="Times New Roman"/>
          <w:color w:val="auto"/>
          <w:szCs w:val="22"/>
        </w:rPr>
        <w:t>στα διαστήματα [7</w:t>
      </w:r>
      <w:r w:rsidR="00B9761F" w:rsidRPr="007A476B">
        <w:rPr>
          <w:rFonts w:ascii="Times New Roman" w:hAnsi="Times New Roman" w:cs="Times New Roman"/>
          <w:b/>
          <w:color w:val="auto"/>
          <w:szCs w:val="22"/>
        </w:rPr>
        <w:t>,</w:t>
      </w:r>
      <w:r w:rsidR="00B9761F">
        <w:rPr>
          <w:rFonts w:ascii="Times New Roman" w:hAnsi="Times New Roman" w:cs="Times New Roman"/>
          <w:b/>
          <w:color w:val="auto"/>
          <w:szCs w:val="22"/>
        </w:rPr>
        <w:t xml:space="preserve"> </w:t>
      </w:r>
      <w:r w:rsidR="00B76EB9">
        <w:rPr>
          <w:rFonts w:ascii="Times New Roman" w:hAnsi="Times New Roman" w:cs="Times New Roman"/>
          <w:color w:val="auto"/>
          <w:szCs w:val="22"/>
        </w:rPr>
        <w:t>8.5) και  [8.</w:t>
      </w:r>
      <w:r w:rsidR="00B9761F">
        <w:rPr>
          <w:rFonts w:ascii="Times New Roman" w:hAnsi="Times New Roman" w:cs="Times New Roman"/>
          <w:color w:val="auto"/>
          <w:szCs w:val="22"/>
        </w:rPr>
        <w:t xml:space="preserve">5 </w:t>
      </w:r>
      <w:r w:rsidR="00B9761F" w:rsidRPr="007A476B">
        <w:rPr>
          <w:rFonts w:ascii="Times New Roman" w:hAnsi="Times New Roman" w:cs="Times New Roman"/>
          <w:b/>
          <w:color w:val="auto"/>
          <w:szCs w:val="22"/>
        </w:rPr>
        <w:t>,</w:t>
      </w:r>
      <w:r w:rsidR="00B9761F">
        <w:rPr>
          <w:rFonts w:ascii="Times New Roman" w:hAnsi="Times New Roman" w:cs="Times New Roman"/>
          <w:color w:val="auto"/>
          <w:szCs w:val="22"/>
        </w:rPr>
        <w:t xml:space="preserve"> 10] αυξάνεται. Αυτή η αύξηση του μέσου όρου δείχνει ότι όσο περισσότερο χρησιμοποιούσαν το σύστημα οι φο</w:t>
      </w:r>
      <w:r w:rsidR="00B543C7">
        <w:rPr>
          <w:rFonts w:ascii="Times New Roman" w:hAnsi="Times New Roman" w:cs="Times New Roman"/>
          <w:color w:val="auto"/>
          <w:szCs w:val="22"/>
        </w:rPr>
        <w:t>ιτητέ</w:t>
      </w:r>
      <w:r w:rsidR="001F55F1">
        <w:rPr>
          <w:rFonts w:ascii="Times New Roman" w:hAnsi="Times New Roman" w:cs="Times New Roman"/>
          <w:color w:val="auto"/>
          <w:szCs w:val="22"/>
        </w:rPr>
        <w:t>ς είχαν καλύτερο τελικό βαθμό στο μάθημα.</w:t>
      </w:r>
    </w:p>
    <w:p w14:paraId="4D85E242" w14:textId="77777777" w:rsidR="001F55F1" w:rsidRDefault="001F55F1" w:rsidP="00B715EF">
      <w:pPr>
        <w:tabs>
          <w:tab w:val="left" w:pos="284"/>
        </w:tabs>
        <w:spacing w:after="240" w:line="360" w:lineRule="auto"/>
        <w:ind w:firstLine="284"/>
        <w:jc w:val="both"/>
        <w:rPr>
          <w:rFonts w:ascii="Times New Roman" w:hAnsi="Times New Roman" w:cs="Times New Roman"/>
          <w:color w:val="auto"/>
          <w:szCs w:val="22"/>
        </w:rPr>
      </w:pPr>
    </w:p>
    <w:p w14:paraId="2445D68B" w14:textId="174985E7" w:rsidR="001F55F1" w:rsidRDefault="009718E2" w:rsidP="00B715EF">
      <w:pPr>
        <w:tabs>
          <w:tab w:val="left" w:pos="284"/>
        </w:tabs>
        <w:spacing w:after="240" w:line="360" w:lineRule="auto"/>
        <w:ind w:firstLine="284"/>
        <w:jc w:val="both"/>
        <w:rPr>
          <w:rFonts w:ascii="Times New Roman" w:hAnsi="Times New Roman" w:cs="Times New Roman"/>
          <w:color w:val="auto"/>
          <w:szCs w:val="22"/>
        </w:rPr>
      </w:pPr>
      <w:r>
        <w:rPr>
          <w:rFonts w:ascii="Times New Roman" w:hAnsi="Times New Roman" w:cs="Times New Roman"/>
          <w:color w:val="auto"/>
          <w:szCs w:val="22"/>
        </w:rPr>
        <w:t xml:space="preserve">Στο μέσο όρο της μεταβλητής </w:t>
      </w:r>
      <w:r w:rsidR="001F55F1" w:rsidRPr="00E44D05">
        <w:rPr>
          <w:rFonts w:ascii="Times New Roman" w:hAnsi="Times New Roman" w:cs="Times New Roman"/>
          <w:i/>
          <w:color w:val="auto"/>
          <w:szCs w:val="22"/>
          <w:lang w:val="en-US"/>
        </w:rPr>
        <w:t>total</w:t>
      </w:r>
      <w:r w:rsidR="001F55F1" w:rsidRPr="00E44D05">
        <w:rPr>
          <w:rFonts w:ascii="Times New Roman" w:hAnsi="Times New Roman" w:cs="Times New Roman"/>
          <w:i/>
          <w:color w:val="auto"/>
          <w:szCs w:val="22"/>
        </w:rPr>
        <w:t xml:space="preserve"> </w:t>
      </w:r>
      <w:r w:rsidR="001F55F1" w:rsidRPr="00E44D05">
        <w:rPr>
          <w:rFonts w:ascii="Times New Roman" w:hAnsi="Times New Roman" w:cs="Times New Roman"/>
          <w:i/>
          <w:color w:val="auto"/>
          <w:szCs w:val="22"/>
          <w:lang w:val="en-US"/>
        </w:rPr>
        <w:t>of</w:t>
      </w:r>
      <w:r w:rsidR="001F55F1" w:rsidRPr="00E44D05">
        <w:rPr>
          <w:rFonts w:ascii="Times New Roman" w:hAnsi="Times New Roman" w:cs="Times New Roman"/>
          <w:i/>
          <w:color w:val="auto"/>
          <w:szCs w:val="22"/>
        </w:rPr>
        <w:t xml:space="preserve"> </w:t>
      </w:r>
      <w:r w:rsidR="001F55F1" w:rsidRPr="00E44D05">
        <w:rPr>
          <w:rFonts w:ascii="Times New Roman" w:hAnsi="Times New Roman" w:cs="Times New Roman"/>
          <w:i/>
          <w:color w:val="auto"/>
          <w:szCs w:val="22"/>
          <w:lang w:val="en-US"/>
        </w:rPr>
        <w:t>id</w:t>
      </w:r>
      <w:r w:rsidR="001F55F1" w:rsidRPr="001F55F1">
        <w:rPr>
          <w:rFonts w:ascii="Times New Roman" w:hAnsi="Times New Roman" w:cs="Times New Roman"/>
          <w:color w:val="auto"/>
          <w:szCs w:val="22"/>
        </w:rPr>
        <w:t xml:space="preserve"> </w:t>
      </w:r>
      <w:r w:rsidR="001F55F1">
        <w:rPr>
          <w:rFonts w:ascii="Times New Roman" w:hAnsi="Times New Roman" w:cs="Times New Roman"/>
          <w:color w:val="auto"/>
          <w:szCs w:val="22"/>
        </w:rPr>
        <w:t xml:space="preserve">που αφορά το </w:t>
      </w:r>
      <w:r w:rsidR="001F55F1">
        <w:rPr>
          <w:rFonts w:ascii="Times New Roman" w:hAnsi="Times New Roman" w:cs="Times New Roman"/>
          <w:szCs w:val="22"/>
        </w:rPr>
        <w:t>σύνολο των ενεργειών ενός φοιτητή</w:t>
      </w:r>
      <w:r w:rsidR="005F495C">
        <w:rPr>
          <w:rFonts w:ascii="Times New Roman" w:hAnsi="Times New Roman" w:cs="Times New Roman"/>
          <w:szCs w:val="22"/>
        </w:rPr>
        <w:t xml:space="preserve">, της μεταβλητής </w:t>
      </w:r>
      <w:r w:rsidR="005F495C" w:rsidRPr="00E44D05">
        <w:rPr>
          <w:rFonts w:ascii="Times New Roman" w:hAnsi="Times New Roman" w:cs="Times New Roman"/>
          <w:i/>
          <w:color w:val="auto"/>
          <w:szCs w:val="22"/>
          <w:lang w:val="en-US"/>
        </w:rPr>
        <w:t>assignment</w:t>
      </w:r>
      <w:r w:rsidR="005F495C" w:rsidRPr="00E44D05">
        <w:rPr>
          <w:rFonts w:ascii="Times New Roman" w:hAnsi="Times New Roman" w:cs="Times New Roman"/>
          <w:i/>
          <w:color w:val="auto"/>
          <w:szCs w:val="22"/>
        </w:rPr>
        <w:t xml:space="preserve"> </w:t>
      </w:r>
      <w:r w:rsidR="005F495C" w:rsidRPr="00E44D05">
        <w:rPr>
          <w:rFonts w:ascii="Times New Roman" w:hAnsi="Times New Roman" w:cs="Times New Roman"/>
          <w:i/>
          <w:color w:val="auto"/>
          <w:szCs w:val="22"/>
          <w:lang w:val="en-US"/>
        </w:rPr>
        <w:t>view</w:t>
      </w:r>
      <w:r w:rsidR="005F495C" w:rsidRPr="005F495C">
        <w:rPr>
          <w:rFonts w:ascii="Times New Roman" w:hAnsi="Times New Roman" w:cs="Times New Roman"/>
          <w:color w:val="auto"/>
          <w:szCs w:val="22"/>
        </w:rPr>
        <w:t xml:space="preserve"> </w:t>
      </w:r>
      <w:r w:rsidR="005F495C">
        <w:rPr>
          <w:rFonts w:ascii="Times New Roman" w:hAnsi="Times New Roman" w:cs="Times New Roman"/>
          <w:color w:val="auto"/>
          <w:szCs w:val="22"/>
        </w:rPr>
        <w:t xml:space="preserve">που αφορά το </w:t>
      </w:r>
      <w:r w:rsidR="005F495C">
        <w:rPr>
          <w:rFonts w:ascii="Times New Roman" w:hAnsi="Times New Roman" w:cs="Times New Roman"/>
          <w:szCs w:val="22"/>
        </w:rPr>
        <w:t xml:space="preserve">σύνολο των ενεργειών των φοιτητών μέσα στο </w:t>
      </w:r>
      <w:r w:rsidR="005F495C">
        <w:rPr>
          <w:rFonts w:ascii="Times New Roman" w:hAnsi="Times New Roman" w:cs="Times New Roman"/>
          <w:szCs w:val="22"/>
        </w:rPr>
        <w:lastRenderedPageBreak/>
        <w:t xml:space="preserve">τμήμα του </w:t>
      </w:r>
      <w:r w:rsidR="00B72FFB">
        <w:rPr>
          <w:rFonts w:ascii="Times New Roman" w:hAnsi="Times New Roman" w:cs="Times New Roman"/>
          <w:szCs w:val="22"/>
          <w:lang w:val="en-US"/>
        </w:rPr>
        <w:t>M</w:t>
      </w:r>
      <w:r w:rsidR="005F495C">
        <w:rPr>
          <w:rFonts w:ascii="Times New Roman" w:hAnsi="Times New Roman" w:cs="Times New Roman"/>
          <w:szCs w:val="22"/>
          <w:lang w:val="en-US"/>
        </w:rPr>
        <w:t>oodle</w:t>
      </w:r>
      <w:r w:rsidR="005F495C" w:rsidRPr="00D4234C">
        <w:rPr>
          <w:rFonts w:ascii="Times New Roman" w:hAnsi="Times New Roman" w:cs="Times New Roman"/>
          <w:szCs w:val="22"/>
        </w:rPr>
        <w:t xml:space="preserve"> </w:t>
      </w:r>
      <w:r w:rsidR="005F495C">
        <w:rPr>
          <w:rFonts w:ascii="Times New Roman" w:hAnsi="Times New Roman" w:cs="Times New Roman"/>
          <w:szCs w:val="22"/>
        </w:rPr>
        <w:t>όπου αφορούσε τις εργασίες</w:t>
      </w:r>
      <w:r w:rsidR="005F495C">
        <w:rPr>
          <w:rFonts w:ascii="Times New Roman" w:hAnsi="Times New Roman" w:cs="Times New Roman"/>
          <w:color w:val="auto"/>
          <w:szCs w:val="22"/>
        </w:rPr>
        <w:t xml:space="preserve"> και της </w:t>
      </w:r>
      <w:r w:rsidR="005F495C" w:rsidRPr="00E44D05">
        <w:rPr>
          <w:rFonts w:ascii="Times New Roman" w:hAnsi="Times New Roman" w:cs="Times New Roman"/>
          <w:i/>
          <w:color w:val="auto"/>
          <w:szCs w:val="22"/>
          <w:lang w:val="en-US"/>
        </w:rPr>
        <w:t>course</w:t>
      </w:r>
      <w:r w:rsidR="005F495C" w:rsidRPr="00E44D05">
        <w:rPr>
          <w:rFonts w:ascii="Times New Roman" w:hAnsi="Times New Roman" w:cs="Times New Roman"/>
          <w:i/>
          <w:color w:val="auto"/>
          <w:szCs w:val="22"/>
        </w:rPr>
        <w:t xml:space="preserve"> </w:t>
      </w:r>
      <w:r w:rsidR="005F495C" w:rsidRPr="00E44D05">
        <w:rPr>
          <w:rFonts w:ascii="Times New Roman" w:hAnsi="Times New Roman" w:cs="Times New Roman"/>
          <w:i/>
          <w:color w:val="auto"/>
          <w:szCs w:val="22"/>
          <w:lang w:val="en-US"/>
        </w:rPr>
        <w:t>view</w:t>
      </w:r>
      <w:r w:rsidR="005F495C">
        <w:rPr>
          <w:rFonts w:ascii="Times New Roman" w:hAnsi="Times New Roman" w:cs="Times New Roman"/>
          <w:color w:val="auto"/>
          <w:szCs w:val="22"/>
        </w:rPr>
        <w:t xml:space="preserve"> όπου </w:t>
      </w:r>
      <w:r w:rsidR="005F495C">
        <w:rPr>
          <w:rFonts w:ascii="Times New Roman" w:hAnsi="Times New Roman" w:cs="Times New Roman"/>
          <w:szCs w:val="22"/>
        </w:rPr>
        <w:t>αφορά το πόσες φορές ένας φοιτητής μπήκε στην περιγραφή και στα βασικά εργαλεία του κάθε εβδομαδιαίου εργαστηριακού μαθήματος</w:t>
      </w:r>
      <w:r w:rsidR="005F495C">
        <w:rPr>
          <w:rFonts w:ascii="Times New Roman" w:hAnsi="Times New Roman" w:cs="Times New Roman"/>
          <w:color w:val="auto"/>
          <w:szCs w:val="22"/>
        </w:rPr>
        <w:t xml:space="preserve"> </w:t>
      </w:r>
      <w:r>
        <w:rPr>
          <w:rFonts w:ascii="Times New Roman" w:hAnsi="Times New Roman" w:cs="Times New Roman"/>
          <w:szCs w:val="22"/>
        </w:rPr>
        <w:t xml:space="preserve">φαίνεται να υπάρχει η αυξομείωση που υπήρχε στον αντίστοιχο της μεταβλητής </w:t>
      </w:r>
      <w:r w:rsidRPr="00E44D05">
        <w:rPr>
          <w:rFonts w:ascii="Times New Roman" w:hAnsi="Times New Roman" w:cs="Times New Roman"/>
          <w:szCs w:val="22"/>
          <w:lang w:val="en-US"/>
        </w:rPr>
        <w:t>s</w:t>
      </w:r>
      <w:r w:rsidRPr="00E44D05">
        <w:rPr>
          <w:rFonts w:ascii="Times New Roman" w:hAnsi="Times New Roman" w:cs="Times New Roman"/>
          <w:color w:val="auto"/>
          <w:szCs w:val="22"/>
          <w:lang w:val="en-US"/>
        </w:rPr>
        <w:t>pectrum</w:t>
      </w:r>
      <w:r w:rsidRPr="00E44D05">
        <w:rPr>
          <w:rFonts w:ascii="Times New Roman" w:hAnsi="Times New Roman" w:cs="Times New Roman"/>
          <w:color w:val="auto"/>
          <w:szCs w:val="22"/>
        </w:rPr>
        <w:t xml:space="preserve"> </w:t>
      </w:r>
      <w:r w:rsidRPr="00E44D05">
        <w:rPr>
          <w:rFonts w:ascii="Times New Roman" w:hAnsi="Times New Roman" w:cs="Times New Roman"/>
          <w:color w:val="auto"/>
          <w:szCs w:val="22"/>
          <w:lang w:val="en-US"/>
        </w:rPr>
        <w:t>of</w:t>
      </w:r>
      <w:r w:rsidRPr="00E44D05">
        <w:rPr>
          <w:rFonts w:ascii="Times New Roman" w:hAnsi="Times New Roman" w:cs="Times New Roman"/>
          <w:color w:val="auto"/>
          <w:szCs w:val="22"/>
        </w:rPr>
        <w:t xml:space="preserve"> </w:t>
      </w:r>
      <w:r w:rsidRPr="00E44D05">
        <w:rPr>
          <w:rFonts w:ascii="Times New Roman" w:hAnsi="Times New Roman" w:cs="Times New Roman"/>
          <w:color w:val="auto"/>
          <w:szCs w:val="22"/>
          <w:lang w:val="en-US"/>
        </w:rPr>
        <w:t>use</w:t>
      </w:r>
      <w:r w:rsidR="005F495C">
        <w:rPr>
          <w:rFonts w:ascii="Times New Roman" w:hAnsi="Times New Roman" w:cs="Times New Roman"/>
          <w:color w:val="auto"/>
          <w:szCs w:val="22"/>
        </w:rPr>
        <w:t>. Σ</w:t>
      </w:r>
      <w:r>
        <w:rPr>
          <w:rFonts w:ascii="Times New Roman" w:hAnsi="Times New Roman" w:cs="Times New Roman"/>
          <w:color w:val="auto"/>
          <w:szCs w:val="22"/>
        </w:rPr>
        <w:t>υμπερα</w:t>
      </w:r>
      <w:r w:rsidR="005F495C">
        <w:rPr>
          <w:rFonts w:ascii="Times New Roman" w:hAnsi="Times New Roman" w:cs="Times New Roman"/>
          <w:color w:val="auto"/>
          <w:szCs w:val="22"/>
        </w:rPr>
        <w:t xml:space="preserve">σματικά, όσο μεγαλύτερο </w:t>
      </w:r>
      <w:r>
        <w:rPr>
          <w:rFonts w:ascii="Times New Roman" w:hAnsi="Times New Roman" w:cs="Times New Roman"/>
          <w:color w:val="auto"/>
          <w:szCs w:val="22"/>
        </w:rPr>
        <w:t xml:space="preserve">μέσο όρο </w:t>
      </w:r>
      <w:r w:rsidR="005F495C">
        <w:rPr>
          <w:rFonts w:ascii="Times New Roman" w:hAnsi="Times New Roman" w:cs="Times New Roman"/>
          <w:color w:val="auto"/>
          <w:szCs w:val="22"/>
        </w:rPr>
        <w:t xml:space="preserve">συνολικών </w:t>
      </w:r>
      <w:r>
        <w:rPr>
          <w:rFonts w:ascii="Times New Roman" w:hAnsi="Times New Roman" w:cs="Times New Roman"/>
          <w:color w:val="auto"/>
          <w:szCs w:val="22"/>
        </w:rPr>
        <w:t>ενεργε</w:t>
      </w:r>
      <w:r w:rsidR="005F495C">
        <w:rPr>
          <w:rFonts w:ascii="Times New Roman" w:hAnsi="Times New Roman" w:cs="Times New Roman"/>
          <w:color w:val="auto"/>
          <w:szCs w:val="22"/>
        </w:rPr>
        <w:t xml:space="preserve">ιών είχε ένας φοιτητής αλλά και το σύνολο των ενεργειών μέσα στο τμήμα που αφορούσε τις εργασίες του μαθήματος τόσο </w:t>
      </w:r>
      <w:r>
        <w:rPr>
          <w:rFonts w:ascii="Times New Roman" w:hAnsi="Times New Roman" w:cs="Times New Roman"/>
          <w:color w:val="auto"/>
          <w:szCs w:val="22"/>
        </w:rPr>
        <w:t>καλύτερη βαθμολογία</w:t>
      </w:r>
      <w:r w:rsidR="005F495C">
        <w:rPr>
          <w:rFonts w:ascii="Times New Roman" w:hAnsi="Times New Roman" w:cs="Times New Roman"/>
          <w:color w:val="auto"/>
          <w:szCs w:val="22"/>
        </w:rPr>
        <w:t xml:space="preserve"> έχει στο μάθημα</w:t>
      </w:r>
      <w:r>
        <w:rPr>
          <w:rFonts w:ascii="Times New Roman" w:hAnsi="Times New Roman" w:cs="Times New Roman"/>
          <w:color w:val="auto"/>
          <w:szCs w:val="22"/>
        </w:rPr>
        <w:t>.</w:t>
      </w:r>
      <w:r w:rsidR="005F495C">
        <w:rPr>
          <w:rFonts w:ascii="Times New Roman" w:hAnsi="Times New Roman" w:cs="Times New Roman"/>
          <w:color w:val="auto"/>
          <w:szCs w:val="22"/>
        </w:rPr>
        <w:t xml:space="preserve"> Αντίστοιχα, όσο περισσότερες φορές μπήκε ένας φοιτητής στην περιγραφή </w:t>
      </w:r>
      <w:r w:rsidR="00E44D05">
        <w:rPr>
          <w:rFonts w:ascii="Times New Roman" w:hAnsi="Times New Roman" w:cs="Times New Roman"/>
          <w:color w:val="auto"/>
          <w:szCs w:val="22"/>
        </w:rPr>
        <w:t>και στα βασικά εργαλεία του εργαστηριακού μαθήματος δείχνει να έχει καλύτερη απόδοση στο μάθημα.</w:t>
      </w:r>
    </w:p>
    <w:p w14:paraId="264460CC" w14:textId="77777777" w:rsidR="00A56FC7" w:rsidRDefault="00A56FC7" w:rsidP="00B715EF">
      <w:pPr>
        <w:tabs>
          <w:tab w:val="left" w:pos="284"/>
        </w:tabs>
        <w:spacing w:after="240" w:line="360" w:lineRule="auto"/>
        <w:ind w:firstLine="284"/>
        <w:jc w:val="both"/>
        <w:rPr>
          <w:rFonts w:ascii="Times New Roman" w:hAnsi="Times New Roman" w:cs="Times New Roman"/>
          <w:color w:val="auto"/>
          <w:szCs w:val="22"/>
        </w:rPr>
      </w:pPr>
    </w:p>
    <w:p w14:paraId="284244D5" w14:textId="25769940" w:rsidR="00155C33" w:rsidRDefault="00A56FC7" w:rsidP="00B715EF">
      <w:pPr>
        <w:tabs>
          <w:tab w:val="left" w:pos="284"/>
        </w:tabs>
        <w:spacing w:after="240" w:line="360" w:lineRule="auto"/>
        <w:ind w:firstLine="284"/>
        <w:jc w:val="both"/>
        <w:rPr>
          <w:rFonts w:ascii="Times New Roman" w:hAnsi="Times New Roman" w:cs="Times New Roman"/>
          <w:szCs w:val="22"/>
        </w:rPr>
      </w:pPr>
      <w:r>
        <w:rPr>
          <w:rFonts w:ascii="Times New Roman" w:hAnsi="Times New Roman" w:cs="Times New Roman"/>
          <w:color w:val="auto"/>
          <w:szCs w:val="22"/>
        </w:rPr>
        <w:t>Η αυξομείωση στο μέσο όρο που εξηγήσαμε στη προηγούμενη παράγραφο φαίνεται να συμβαίνει και για τις μεταβλητές</w:t>
      </w:r>
      <w:r w:rsidR="00AD6B02">
        <w:rPr>
          <w:rFonts w:ascii="Times New Roman" w:hAnsi="Times New Roman" w:cs="Times New Roman"/>
          <w:color w:val="auto"/>
          <w:szCs w:val="22"/>
        </w:rPr>
        <w:t xml:space="preserve"> </w:t>
      </w:r>
      <w:r w:rsidR="00AD6B02" w:rsidRPr="00EB5387">
        <w:rPr>
          <w:rFonts w:ascii="Times New Roman" w:hAnsi="Times New Roman" w:cs="Times New Roman"/>
          <w:i/>
          <w:color w:val="auto"/>
          <w:szCs w:val="22"/>
          <w:lang w:val="en-US"/>
        </w:rPr>
        <w:t>questionnaire</w:t>
      </w:r>
      <w:r w:rsidR="00AD6B02" w:rsidRPr="00EB5387">
        <w:rPr>
          <w:rFonts w:ascii="Times New Roman" w:hAnsi="Times New Roman" w:cs="Times New Roman"/>
          <w:i/>
          <w:color w:val="auto"/>
          <w:szCs w:val="22"/>
        </w:rPr>
        <w:t xml:space="preserve"> </w:t>
      </w:r>
      <w:r w:rsidR="00AD6B02" w:rsidRPr="00EB5387">
        <w:rPr>
          <w:rFonts w:ascii="Times New Roman" w:hAnsi="Times New Roman" w:cs="Times New Roman"/>
          <w:i/>
          <w:color w:val="auto"/>
          <w:szCs w:val="22"/>
          <w:lang w:val="en-US"/>
        </w:rPr>
        <w:t>view</w:t>
      </w:r>
      <w:r w:rsidR="00AD6B02" w:rsidRPr="00AD6B02">
        <w:rPr>
          <w:rFonts w:ascii="Times New Roman" w:hAnsi="Times New Roman" w:cs="Times New Roman"/>
          <w:color w:val="auto"/>
          <w:szCs w:val="22"/>
        </w:rPr>
        <w:t xml:space="preserve"> </w:t>
      </w:r>
      <w:r w:rsidR="00AD6B02">
        <w:rPr>
          <w:rFonts w:ascii="Times New Roman" w:hAnsi="Times New Roman" w:cs="Times New Roman"/>
          <w:color w:val="auto"/>
          <w:szCs w:val="22"/>
        </w:rPr>
        <w:t>δηλαδή το</w:t>
      </w:r>
      <w:r w:rsidR="00AD6B02" w:rsidRPr="00AD6B02">
        <w:rPr>
          <w:rFonts w:ascii="Times New Roman" w:hAnsi="Times New Roman" w:cs="Times New Roman"/>
          <w:color w:val="auto"/>
          <w:szCs w:val="22"/>
        </w:rPr>
        <w:t xml:space="preserve"> </w:t>
      </w:r>
      <w:r w:rsidR="00AD6B02">
        <w:rPr>
          <w:rFonts w:ascii="Times New Roman" w:hAnsi="Times New Roman" w:cs="Times New Roman"/>
          <w:szCs w:val="22"/>
        </w:rPr>
        <w:t>πόσες φορές μπήκαν οι φοιτητές στο τμήμα μ</w:t>
      </w:r>
      <w:r w:rsidR="0096686B">
        <w:rPr>
          <w:rFonts w:ascii="Times New Roman" w:hAnsi="Times New Roman" w:cs="Times New Roman"/>
          <w:szCs w:val="22"/>
        </w:rPr>
        <w:t xml:space="preserve">ε τα ερωτηματολόγια </w:t>
      </w:r>
      <w:r w:rsidR="00AD6B02">
        <w:rPr>
          <w:rFonts w:ascii="Times New Roman" w:hAnsi="Times New Roman" w:cs="Times New Roman"/>
          <w:szCs w:val="22"/>
        </w:rPr>
        <w:t>, όπου περιλαμβάνει κατηγορίες αξιολόγησης εκπαιδευτικού λογισμικού</w:t>
      </w:r>
      <w:r w:rsidR="00AD6B02">
        <w:rPr>
          <w:rFonts w:ascii="Times New Roman" w:hAnsi="Times New Roman" w:cs="Times New Roman"/>
          <w:color w:val="auto"/>
          <w:szCs w:val="22"/>
        </w:rPr>
        <w:t xml:space="preserve"> και</w:t>
      </w:r>
      <w:r w:rsidR="0096686B" w:rsidRPr="0096686B">
        <w:rPr>
          <w:rFonts w:ascii="Times New Roman" w:hAnsi="Times New Roman" w:cs="Times New Roman"/>
          <w:color w:val="auto"/>
          <w:szCs w:val="22"/>
        </w:rPr>
        <w:t xml:space="preserve"> </w:t>
      </w:r>
      <w:r w:rsidR="0096686B">
        <w:rPr>
          <w:rFonts w:ascii="Times New Roman" w:hAnsi="Times New Roman" w:cs="Times New Roman"/>
          <w:color w:val="auto"/>
          <w:szCs w:val="22"/>
        </w:rPr>
        <w:t>τη</w:t>
      </w:r>
      <w:r w:rsidR="00AD6B02">
        <w:rPr>
          <w:rFonts w:ascii="Times New Roman" w:hAnsi="Times New Roman" w:cs="Times New Roman"/>
          <w:color w:val="auto"/>
          <w:szCs w:val="22"/>
        </w:rPr>
        <w:t xml:space="preserve"> </w:t>
      </w:r>
      <w:r w:rsidR="00AD6B02" w:rsidRPr="00EB5387">
        <w:rPr>
          <w:rFonts w:ascii="Times New Roman" w:hAnsi="Times New Roman" w:cs="Times New Roman"/>
          <w:i/>
          <w:color w:val="auto"/>
          <w:szCs w:val="22"/>
          <w:lang w:val="en-US"/>
        </w:rPr>
        <w:t>resource</w:t>
      </w:r>
      <w:r w:rsidR="00AD6B02" w:rsidRPr="00EB5387">
        <w:rPr>
          <w:rFonts w:ascii="Times New Roman" w:hAnsi="Times New Roman" w:cs="Times New Roman"/>
          <w:i/>
          <w:color w:val="auto"/>
          <w:szCs w:val="22"/>
        </w:rPr>
        <w:t xml:space="preserve"> </w:t>
      </w:r>
      <w:r w:rsidR="00AD6B02" w:rsidRPr="00EB5387">
        <w:rPr>
          <w:rFonts w:ascii="Times New Roman" w:hAnsi="Times New Roman" w:cs="Times New Roman"/>
          <w:i/>
          <w:color w:val="auto"/>
          <w:szCs w:val="22"/>
          <w:lang w:val="en-US"/>
        </w:rPr>
        <w:t>view</w:t>
      </w:r>
      <w:r w:rsidR="00AD6B02">
        <w:rPr>
          <w:rFonts w:ascii="Times New Roman" w:hAnsi="Times New Roman" w:cs="Times New Roman"/>
          <w:color w:val="auto"/>
          <w:szCs w:val="22"/>
        </w:rPr>
        <w:t xml:space="preserve"> όπου αφορά το </w:t>
      </w:r>
      <w:r w:rsidR="00AD6B02">
        <w:rPr>
          <w:rFonts w:ascii="Times New Roman" w:hAnsi="Times New Roman" w:cs="Times New Roman"/>
          <w:szCs w:val="22"/>
        </w:rPr>
        <w:t>πόσες</w:t>
      </w:r>
      <w:r w:rsidR="00AD6B02" w:rsidRPr="00463903">
        <w:rPr>
          <w:rFonts w:ascii="Times New Roman" w:hAnsi="Times New Roman" w:cs="Times New Roman"/>
          <w:szCs w:val="22"/>
        </w:rPr>
        <w:t xml:space="preserve"> </w:t>
      </w:r>
      <w:r w:rsidR="00AD6B02">
        <w:rPr>
          <w:rFonts w:ascii="Times New Roman" w:hAnsi="Times New Roman" w:cs="Times New Roman"/>
          <w:szCs w:val="22"/>
        </w:rPr>
        <w:t>φορές</w:t>
      </w:r>
      <w:r w:rsidR="00AD6B02" w:rsidRPr="00463903">
        <w:rPr>
          <w:rFonts w:ascii="Times New Roman" w:hAnsi="Times New Roman" w:cs="Times New Roman"/>
          <w:szCs w:val="22"/>
        </w:rPr>
        <w:t xml:space="preserve"> </w:t>
      </w:r>
      <w:r w:rsidR="00AD6B02">
        <w:rPr>
          <w:rFonts w:ascii="Times New Roman" w:hAnsi="Times New Roman" w:cs="Times New Roman"/>
          <w:szCs w:val="22"/>
        </w:rPr>
        <w:t>έν</w:t>
      </w:r>
      <w:r w:rsidR="0096686B">
        <w:rPr>
          <w:rFonts w:ascii="Times New Roman" w:hAnsi="Times New Roman" w:cs="Times New Roman"/>
          <w:szCs w:val="22"/>
        </w:rPr>
        <w:t xml:space="preserve">ας φοιτητής μπήκε στο τμήμα </w:t>
      </w:r>
      <w:r w:rsidR="00AD6B02">
        <w:rPr>
          <w:rFonts w:ascii="Times New Roman" w:hAnsi="Times New Roman" w:cs="Times New Roman"/>
          <w:szCs w:val="22"/>
        </w:rPr>
        <w:t>με το συμπληρωματικό υλικό</w:t>
      </w:r>
      <w:r w:rsidR="00980A19">
        <w:rPr>
          <w:rFonts w:ascii="Times New Roman" w:hAnsi="Times New Roman" w:cs="Times New Roman"/>
          <w:szCs w:val="22"/>
        </w:rPr>
        <w:t>. Αυτό σημαίνει ότι όσο περισσότερες φορές μπήκε ένας φοιτητής στο τμήμα με τα ερωτηματολόγια αλλά και το τμήμα με το συμπληρωματικό υλικό δείχνει να έχει καλύτερη τελική βαθμολογία.</w:t>
      </w:r>
      <w:r w:rsidR="00E07409">
        <w:rPr>
          <w:rFonts w:ascii="Times New Roman" w:hAnsi="Times New Roman" w:cs="Times New Roman"/>
          <w:szCs w:val="22"/>
        </w:rPr>
        <w:t xml:space="preserve"> </w:t>
      </w:r>
    </w:p>
    <w:p w14:paraId="1157673D" w14:textId="77777777" w:rsidR="00155C33" w:rsidRDefault="00155C33" w:rsidP="00B715EF">
      <w:pPr>
        <w:tabs>
          <w:tab w:val="left" w:pos="284"/>
        </w:tabs>
        <w:spacing w:after="240" w:line="360" w:lineRule="auto"/>
        <w:ind w:firstLine="284"/>
        <w:jc w:val="both"/>
        <w:rPr>
          <w:rFonts w:ascii="Times New Roman" w:hAnsi="Times New Roman" w:cs="Times New Roman"/>
          <w:szCs w:val="22"/>
        </w:rPr>
      </w:pPr>
    </w:p>
    <w:p w14:paraId="61204A0D" w14:textId="265E0343" w:rsidR="004C6354" w:rsidRDefault="00E07409" w:rsidP="00B715EF">
      <w:pPr>
        <w:tabs>
          <w:tab w:val="left" w:pos="284"/>
        </w:tabs>
        <w:spacing w:after="240" w:line="360" w:lineRule="auto"/>
        <w:ind w:firstLine="284"/>
        <w:jc w:val="both"/>
        <w:rPr>
          <w:rFonts w:ascii="Times New Roman" w:hAnsi="Times New Roman" w:cs="Times New Roman"/>
          <w:color w:val="auto"/>
          <w:szCs w:val="22"/>
        </w:rPr>
      </w:pPr>
      <w:r>
        <w:rPr>
          <w:rFonts w:ascii="Times New Roman" w:hAnsi="Times New Roman" w:cs="Times New Roman"/>
          <w:szCs w:val="22"/>
        </w:rPr>
        <w:t>Τέλος, ο μέσος όρος στη μεταβλητή που αφορά στο πόσες φορές μπήκαν οι φοιτητές στην υπηρεσία η οποία περιλαμβάνει περίληψη για το κάθε προφίλ των φοιτητών ξεχωριστά</w:t>
      </w:r>
      <w:r w:rsidR="00155C33">
        <w:rPr>
          <w:rFonts w:ascii="Times New Roman" w:hAnsi="Times New Roman" w:cs="Times New Roman"/>
          <w:szCs w:val="22"/>
        </w:rPr>
        <w:t xml:space="preserve"> (</w:t>
      </w:r>
      <w:r w:rsidR="00155C33" w:rsidRPr="00C109B5">
        <w:rPr>
          <w:rFonts w:ascii="Times New Roman" w:hAnsi="Times New Roman" w:cs="Times New Roman"/>
          <w:i/>
          <w:color w:val="auto"/>
          <w:szCs w:val="22"/>
          <w:lang w:val="en-US"/>
        </w:rPr>
        <w:t>user</w:t>
      </w:r>
      <w:r w:rsidR="00155C33" w:rsidRPr="00C109B5">
        <w:rPr>
          <w:rFonts w:ascii="Times New Roman" w:hAnsi="Times New Roman" w:cs="Times New Roman"/>
          <w:i/>
          <w:color w:val="auto"/>
          <w:szCs w:val="22"/>
        </w:rPr>
        <w:t xml:space="preserve"> </w:t>
      </w:r>
      <w:r w:rsidR="00155C33" w:rsidRPr="00C109B5">
        <w:rPr>
          <w:rFonts w:ascii="Times New Roman" w:hAnsi="Times New Roman" w:cs="Times New Roman"/>
          <w:i/>
          <w:color w:val="auto"/>
          <w:szCs w:val="22"/>
          <w:lang w:val="en-US"/>
        </w:rPr>
        <w:t>view</w:t>
      </w:r>
      <w:r w:rsidR="00155C33" w:rsidRPr="00155C33">
        <w:rPr>
          <w:rFonts w:ascii="Times New Roman" w:hAnsi="Times New Roman" w:cs="Times New Roman"/>
          <w:color w:val="auto"/>
          <w:szCs w:val="22"/>
        </w:rPr>
        <w:t xml:space="preserve">) </w:t>
      </w:r>
      <w:r w:rsidR="00A15BEE">
        <w:rPr>
          <w:rFonts w:ascii="Times New Roman" w:hAnsi="Times New Roman" w:cs="Times New Roman"/>
          <w:color w:val="auto"/>
          <w:szCs w:val="22"/>
        </w:rPr>
        <w:t>δείχνει να αυξάνετα</w:t>
      </w:r>
      <w:r w:rsidR="00B76EB9">
        <w:rPr>
          <w:rFonts w:ascii="Times New Roman" w:hAnsi="Times New Roman" w:cs="Times New Roman"/>
          <w:color w:val="auto"/>
          <w:szCs w:val="22"/>
        </w:rPr>
        <w:t>ι στα διαστήματα [5,7) και [8.</w:t>
      </w:r>
      <w:r w:rsidR="009537F2">
        <w:rPr>
          <w:rFonts w:ascii="Times New Roman" w:hAnsi="Times New Roman" w:cs="Times New Roman"/>
          <w:color w:val="auto"/>
          <w:szCs w:val="22"/>
        </w:rPr>
        <w:t>5</w:t>
      </w:r>
      <w:r w:rsidR="00A15BEE" w:rsidRPr="007A476B">
        <w:rPr>
          <w:rFonts w:ascii="Times New Roman" w:hAnsi="Times New Roman" w:cs="Times New Roman"/>
          <w:b/>
          <w:color w:val="auto"/>
          <w:szCs w:val="22"/>
        </w:rPr>
        <w:t>,</w:t>
      </w:r>
      <w:r w:rsidR="00A15BEE">
        <w:rPr>
          <w:rFonts w:ascii="Times New Roman" w:hAnsi="Times New Roman" w:cs="Times New Roman"/>
          <w:color w:val="auto"/>
          <w:szCs w:val="22"/>
        </w:rPr>
        <w:t xml:space="preserve"> 10] </w:t>
      </w:r>
      <w:r w:rsidR="009F7E27">
        <w:rPr>
          <w:rFonts w:ascii="Times New Roman" w:hAnsi="Times New Roman" w:cs="Times New Roman"/>
          <w:color w:val="auto"/>
          <w:szCs w:val="22"/>
        </w:rPr>
        <w:t>και στο</w:t>
      </w:r>
      <w:r w:rsidR="00C109B5">
        <w:rPr>
          <w:rFonts w:ascii="Times New Roman" w:hAnsi="Times New Roman" w:cs="Times New Roman"/>
          <w:color w:val="auto"/>
          <w:szCs w:val="22"/>
        </w:rPr>
        <w:t xml:space="preserve"> διάστημα [7</w:t>
      </w:r>
      <w:r w:rsidR="00C109B5" w:rsidRPr="007A476B">
        <w:rPr>
          <w:rFonts w:ascii="Times New Roman" w:hAnsi="Times New Roman" w:cs="Times New Roman"/>
          <w:b/>
          <w:color w:val="auto"/>
          <w:szCs w:val="22"/>
        </w:rPr>
        <w:t>,</w:t>
      </w:r>
      <w:r w:rsidR="00C109B5">
        <w:rPr>
          <w:rFonts w:ascii="Times New Roman" w:hAnsi="Times New Roman" w:cs="Times New Roman"/>
          <w:b/>
          <w:color w:val="auto"/>
          <w:szCs w:val="22"/>
        </w:rPr>
        <w:t xml:space="preserve"> </w:t>
      </w:r>
      <w:r w:rsidR="00B76EB9">
        <w:rPr>
          <w:rFonts w:ascii="Times New Roman" w:hAnsi="Times New Roman" w:cs="Times New Roman"/>
          <w:color w:val="auto"/>
          <w:szCs w:val="22"/>
        </w:rPr>
        <w:t>8.</w:t>
      </w:r>
      <w:r w:rsidR="00C109B5">
        <w:rPr>
          <w:rFonts w:ascii="Times New Roman" w:hAnsi="Times New Roman" w:cs="Times New Roman"/>
          <w:color w:val="auto"/>
          <w:szCs w:val="22"/>
        </w:rPr>
        <w:t>5) διακρίνεται μια μείωση. Η συγκεκριμένη αυξομείωση δείχνει ότι στο διάστημα με</w:t>
      </w:r>
      <w:r w:rsidR="009F7E27">
        <w:rPr>
          <w:rFonts w:ascii="Times New Roman" w:hAnsi="Times New Roman" w:cs="Times New Roman"/>
          <w:color w:val="auto"/>
          <w:szCs w:val="22"/>
        </w:rPr>
        <w:t xml:space="preserve"> την καλή και</w:t>
      </w:r>
      <w:r w:rsidR="00C109B5">
        <w:rPr>
          <w:rFonts w:ascii="Times New Roman" w:hAnsi="Times New Roman" w:cs="Times New Roman"/>
          <w:color w:val="auto"/>
          <w:szCs w:val="22"/>
        </w:rPr>
        <w:t xml:space="preserve"> την άριστη επίδοση δείχνει να έχει επίδραση το πόσες φορές μπήκαν οι φοιτητές στη περίληψη για το κάθε προφίλ των φοιτητών ξεχωριστά.</w:t>
      </w:r>
    </w:p>
    <w:p w14:paraId="2EC5CC16" w14:textId="77777777" w:rsidR="004C6354" w:rsidRDefault="004C6354" w:rsidP="00B715EF">
      <w:pPr>
        <w:tabs>
          <w:tab w:val="left" w:pos="284"/>
        </w:tabs>
        <w:spacing w:after="240" w:line="360" w:lineRule="auto"/>
        <w:ind w:firstLine="284"/>
        <w:jc w:val="both"/>
        <w:rPr>
          <w:rFonts w:ascii="Times New Roman" w:hAnsi="Times New Roman" w:cs="Times New Roman"/>
          <w:color w:val="auto"/>
          <w:szCs w:val="22"/>
        </w:rPr>
      </w:pPr>
    </w:p>
    <w:p w14:paraId="200644FF" w14:textId="7AE80BB5" w:rsidR="001E4F38" w:rsidRDefault="00925969" w:rsidP="00DD0845">
      <w:pPr>
        <w:tabs>
          <w:tab w:val="left" w:pos="284"/>
        </w:tabs>
        <w:spacing w:after="240" w:line="360" w:lineRule="auto"/>
        <w:jc w:val="both"/>
        <w:rPr>
          <w:rFonts w:ascii="Times New Roman" w:hAnsi="Times New Roman" w:cs="Times New Roman"/>
          <w:color w:val="auto"/>
          <w:szCs w:val="22"/>
        </w:rPr>
      </w:pPr>
      <w:r>
        <w:rPr>
          <w:rFonts w:ascii="Times New Roman" w:hAnsi="Times New Roman" w:cs="Times New Roman"/>
          <w:color w:val="auto"/>
          <w:szCs w:val="22"/>
        </w:rPr>
        <w:t>Με την ομαδοποίηση των μαθητών με το εργαλείο</w:t>
      </w:r>
      <w:r w:rsidR="001C3678" w:rsidRPr="001C3678">
        <w:rPr>
          <w:rFonts w:ascii="Times New Roman" w:hAnsi="Times New Roman" w:cs="Times New Roman"/>
          <w:color w:val="auto"/>
          <w:szCs w:val="22"/>
        </w:rPr>
        <w:t xml:space="preserve"> </w:t>
      </w:r>
      <w:r w:rsidR="001C3678">
        <w:rPr>
          <w:rFonts w:ascii="Times New Roman" w:hAnsi="Times New Roman" w:cs="Times New Roman"/>
          <w:color w:val="auto"/>
          <w:szCs w:val="22"/>
          <w:lang w:val="en-US"/>
        </w:rPr>
        <w:t>Microsoft</w:t>
      </w:r>
      <w:r w:rsidR="001C3678" w:rsidRPr="001C3678">
        <w:rPr>
          <w:rFonts w:ascii="Times New Roman" w:hAnsi="Times New Roman" w:cs="Times New Roman"/>
          <w:color w:val="auto"/>
          <w:szCs w:val="22"/>
        </w:rPr>
        <w:t xml:space="preserve"> </w:t>
      </w:r>
      <w:r w:rsidR="001C3678">
        <w:rPr>
          <w:rFonts w:ascii="Times New Roman" w:hAnsi="Times New Roman" w:cs="Times New Roman"/>
          <w:color w:val="auto"/>
          <w:szCs w:val="22"/>
          <w:lang w:val="en-US"/>
        </w:rPr>
        <w:t>Excel</w:t>
      </w:r>
      <w:r w:rsidR="001C3678" w:rsidRPr="001C3678">
        <w:rPr>
          <w:rFonts w:ascii="Times New Roman" w:hAnsi="Times New Roman" w:cs="Times New Roman"/>
          <w:color w:val="auto"/>
          <w:szCs w:val="22"/>
        </w:rPr>
        <w:t xml:space="preserve"> </w:t>
      </w:r>
      <w:r w:rsidR="001C3678">
        <w:rPr>
          <w:rFonts w:ascii="Times New Roman" w:hAnsi="Times New Roman" w:cs="Times New Roman"/>
          <w:color w:val="auto"/>
          <w:szCs w:val="22"/>
        </w:rPr>
        <w:t>και με την εύρεση του μέσου όρου προέκυψ</w:t>
      </w:r>
      <w:r w:rsidR="001E4F38">
        <w:rPr>
          <w:rFonts w:ascii="Times New Roman" w:hAnsi="Times New Roman" w:cs="Times New Roman"/>
          <w:color w:val="auto"/>
          <w:szCs w:val="22"/>
        </w:rPr>
        <w:t xml:space="preserve">αν τα παραπάνω συμπεράσματα για την κάθε ομάδα των φοιτητών σε σχέση με το τελικό βαθμό και με τις άλλες μεταβλητές της έρευνας </w:t>
      </w:r>
      <w:r w:rsidR="001A7527">
        <w:rPr>
          <w:rFonts w:ascii="Times New Roman" w:hAnsi="Times New Roman" w:cs="Times New Roman"/>
          <w:color w:val="auto"/>
          <w:szCs w:val="22"/>
        </w:rPr>
        <w:t>μέσα σε μικρό χρονικό διάστημα και με ελάχιστο κόπο</w:t>
      </w:r>
      <w:r w:rsidR="001E4F38">
        <w:rPr>
          <w:rFonts w:ascii="Times New Roman" w:hAnsi="Times New Roman" w:cs="Times New Roman"/>
          <w:color w:val="auto"/>
          <w:szCs w:val="22"/>
        </w:rPr>
        <w:t xml:space="preserve"> </w:t>
      </w:r>
      <w:r w:rsidR="001A7527">
        <w:rPr>
          <w:rFonts w:ascii="Times New Roman" w:hAnsi="Times New Roman" w:cs="Times New Roman"/>
          <w:color w:val="auto"/>
          <w:szCs w:val="22"/>
        </w:rPr>
        <w:t xml:space="preserve">από τον ερευνητή. Οπότε, θα μπορούσε να χρησιμοποιηθεί και από άλλους χρήστες για τον ίδιο </w:t>
      </w:r>
      <w:r w:rsidR="00E64962">
        <w:rPr>
          <w:rFonts w:ascii="Times New Roman" w:hAnsi="Times New Roman" w:cs="Times New Roman"/>
          <w:color w:val="auto"/>
          <w:szCs w:val="22"/>
        </w:rPr>
        <w:t>σκοπό χωρίς να δυσκολευτούν στη</w:t>
      </w:r>
      <w:r w:rsidR="001A7527">
        <w:rPr>
          <w:rFonts w:ascii="Times New Roman" w:hAnsi="Times New Roman" w:cs="Times New Roman"/>
          <w:color w:val="auto"/>
          <w:szCs w:val="22"/>
        </w:rPr>
        <w:t xml:space="preserve"> διεξαγωγή </w:t>
      </w:r>
      <w:r w:rsidR="001E4F38">
        <w:rPr>
          <w:rFonts w:ascii="Times New Roman" w:hAnsi="Times New Roman" w:cs="Times New Roman"/>
          <w:color w:val="auto"/>
          <w:szCs w:val="22"/>
        </w:rPr>
        <w:t xml:space="preserve">παρόμοιων </w:t>
      </w:r>
      <w:r w:rsidR="001A7527">
        <w:rPr>
          <w:rFonts w:ascii="Times New Roman" w:hAnsi="Times New Roman" w:cs="Times New Roman"/>
          <w:color w:val="auto"/>
          <w:szCs w:val="22"/>
        </w:rPr>
        <w:t>συμπερασμάτων.</w:t>
      </w:r>
    </w:p>
    <w:p w14:paraId="53428388" w14:textId="47026A0A" w:rsidR="00207A3C" w:rsidRDefault="001E4F38" w:rsidP="00DD0845">
      <w:pPr>
        <w:tabs>
          <w:tab w:val="left" w:pos="284"/>
        </w:tabs>
        <w:spacing w:after="240" w:line="360" w:lineRule="auto"/>
        <w:jc w:val="both"/>
        <w:rPr>
          <w:rFonts w:ascii="Times New Roman" w:hAnsi="Times New Roman" w:cs="Times New Roman"/>
          <w:color w:val="auto"/>
          <w:szCs w:val="22"/>
        </w:rPr>
      </w:pPr>
      <w:r>
        <w:rPr>
          <w:rFonts w:ascii="Times New Roman" w:hAnsi="Times New Roman" w:cs="Times New Roman"/>
          <w:color w:val="auto"/>
          <w:szCs w:val="22"/>
        </w:rPr>
        <w:t>Τα παραπάνω συμπεράσματα</w:t>
      </w:r>
      <w:r w:rsidR="00D35F94">
        <w:rPr>
          <w:rFonts w:ascii="Times New Roman" w:hAnsi="Times New Roman" w:cs="Times New Roman"/>
          <w:color w:val="auto"/>
          <w:szCs w:val="22"/>
        </w:rPr>
        <w:t xml:space="preserve"> έχουν ιδιαίτερη αξία καθώς </w:t>
      </w:r>
      <w:r w:rsidR="00A307AC">
        <w:rPr>
          <w:rFonts w:ascii="Times New Roman" w:hAnsi="Times New Roman" w:cs="Times New Roman"/>
          <w:color w:val="auto"/>
          <w:szCs w:val="22"/>
        </w:rPr>
        <w:t>μπορούν να βοηθήσουν έναν</w:t>
      </w:r>
      <w:r w:rsidR="00B76EB9">
        <w:rPr>
          <w:rFonts w:ascii="Times New Roman" w:hAnsi="Times New Roman" w:cs="Times New Roman"/>
          <w:color w:val="auto"/>
          <w:szCs w:val="22"/>
        </w:rPr>
        <w:t xml:space="preserve"> εκπαιδευτικό ή ενδιαφερόμενο να επικεντρωθεί στα χαρακτηριστικά των φοιτητών όπου ανήκουν στις ομάδες με την υψηλότερη βαθμολογία δηλαδή στις ομάδες [7, 8.5) και [8.5, 10]</w:t>
      </w:r>
      <w:r w:rsidRPr="001E4F38">
        <w:rPr>
          <w:rFonts w:ascii="Times New Roman" w:hAnsi="Times New Roman" w:cs="Times New Roman"/>
          <w:color w:val="auto"/>
          <w:szCs w:val="22"/>
        </w:rPr>
        <w:t>. Πιο συγκεκριμένα, με τα συμπεράσματα που προκύπτουν από τα χαρακτηρισ</w:t>
      </w:r>
      <w:r w:rsidR="00D35F94">
        <w:rPr>
          <w:rFonts w:ascii="Times New Roman" w:hAnsi="Times New Roman" w:cs="Times New Roman"/>
          <w:color w:val="auto"/>
          <w:szCs w:val="22"/>
        </w:rPr>
        <w:t>τικά αυτά</w:t>
      </w:r>
      <w:r w:rsidRPr="001E4F38">
        <w:rPr>
          <w:rFonts w:ascii="Times New Roman" w:hAnsi="Times New Roman" w:cs="Times New Roman"/>
          <w:color w:val="auto"/>
          <w:szCs w:val="22"/>
        </w:rPr>
        <w:t xml:space="preserve"> μπορούν να αποτραπούν περισσότεροι φοιτητές από το να αποτύχουν στο μάθημα αλλά και οι μαθητές που </w:t>
      </w:r>
      <w:r w:rsidRPr="001E4F38">
        <w:rPr>
          <w:rFonts w:ascii="Times New Roman" w:hAnsi="Times New Roman" w:cs="Times New Roman"/>
          <w:color w:val="auto"/>
          <w:szCs w:val="22"/>
        </w:rPr>
        <w:lastRenderedPageBreak/>
        <w:t>έχουν προσβάσιμο βαθμό να οδηγηθούν σε υψηλότερη βαθμολογία.</w:t>
      </w:r>
    </w:p>
    <w:p w14:paraId="6B025AD9" w14:textId="77777777" w:rsidR="00207A3C" w:rsidRDefault="00207A3C" w:rsidP="00DD0845">
      <w:pPr>
        <w:tabs>
          <w:tab w:val="left" w:pos="284"/>
        </w:tabs>
        <w:spacing w:after="240" w:line="360" w:lineRule="auto"/>
        <w:jc w:val="both"/>
        <w:rPr>
          <w:rFonts w:ascii="Times New Roman" w:hAnsi="Times New Roman" w:cs="Times New Roman"/>
          <w:color w:val="auto"/>
          <w:szCs w:val="22"/>
        </w:rPr>
      </w:pPr>
    </w:p>
    <w:p w14:paraId="5FA3A1CD" w14:textId="1B782170" w:rsidR="00207A3C" w:rsidRPr="00024B37" w:rsidRDefault="00024B37" w:rsidP="00024B37">
      <w:pPr>
        <w:tabs>
          <w:tab w:val="left" w:pos="284"/>
        </w:tabs>
        <w:spacing w:line="360" w:lineRule="auto"/>
        <w:jc w:val="center"/>
        <w:rPr>
          <w:rFonts w:ascii="Times New Roman" w:hAnsi="Times New Roman" w:cs="Times New Roman"/>
          <w:color w:val="auto"/>
          <w:szCs w:val="22"/>
        </w:rPr>
      </w:pPr>
      <w:r w:rsidRPr="00C9241B">
        <w:rPr>
          <w:rFonts w:ascii="Times New Roman" w:hAnsi="Times New Roman" w:cs="Times New Roman"/>
          <w:b/>
          <w:color w:val="auto"/>
          <w:szCs w:val="22"/>
        </w:rPr>
        <w:t>Πίνακας 11</w:t>
      </w:r>
      <w:r w:rsidRPr="00C9241B">
        <w:rPr>
          <w:rFonts w:ascii="Times New Roman" w:hAnsi="Times New Roman" w:cs="Times New Roman"/>
          <w:color w:val="auto"/>
          <w:szCs w:val="22"/>
        </w:rPr>
        <w:t>. Χαρακτηριστικά φοιτητών έρευνας</w:t>
      </w:r>
    </w:p>
    <w:tbl>
      <w:tblPr>
        <w:tblStyle w:val="TableGrid"/>
        <w:tblpPr w:leftFromText="180" w:rightFromText="180" w:vertAnchor="text" w:horzAnchor="margin" w:tblpY="691"/>
        <w:tblW w:w="8755" w:type="dxa"/>
        <w:tblLayout w:type="fixed"/>
        <w:tblLook w:val="04A0" w:firstRow="1" w:lastRow="0" w:firstColumn="1" w:lastColumn="0" w:noHBand="0" w:noVBand="1"/>
      </w:tblPr>
      <w:tblGrid>
        <w:gridCol w:w="1668"/>
        <w:gridCol w:w="850"/>
        <w:gridCol w:w="851"/>
        <w:gridCol w:w="850"/>
        <w:gridCol w:w="851"/>
        <w:gridCol w:w="850"/>
        <w:gridCol w:w="851"/>
        <w:gridCol w:w="850"/>
        <w:gridCol w:w="1134"/>
      </w:tblGrid>
      <w:tr w:rsidR="00207A3C" w:rsidRPr="00D35F94" w14:paraId="462EB5D4" w14:textId="77777777" w:rsidTr="00207A3C">
        <w:tc>
          <w:tcPr>
            <w:tcW w:w="1668" w:type="dxa"/>
            <w:vAlign w:val="center"/>
          </w:tcPr>
          <w:p w14:paraId="6B7CC372"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rPr>
            </w:pPr>
          </w:p>
        </w:tc>
        <w:tc>
          <w:tcPr>
            <w:tcW w:w="1701" w:type="dxa"/>
            <w:gridSpan w:val="2"/>
            <w:vAlign w:val="center"/>
          </w:tcPr>
          <w:p w14:paraId="2C62E50D"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rPr>
            </w:pPr>
            <w:r w:rsidRPr="00D35F94">
              <w:rPr>
                <w:rFonts w:ascii="Times New Roman" w:hAnsi="Times New Roman" w:cs="Times New Roman"/>
                <w:color w:val="auto"/>
                <w:szCs w:val="22"/>
              </w:rPr>
              <w:t>&lt; 5</w:t>
            </w:r>
          </w:p>
        </w:tc>
        <w:tc>
          <w:tcPr>
            <w:tcW w:w="1701" w:type="dxa"/>
            <w:gridSpan w:val="2"/>
            <w:vAlign w:val="center"/>
          </w:tcPr>
          <w:p w14:paraId="68F9E848"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rPr>
            </w:pPr>
            <w:r w:rsidRPr="00D35F94">
              <w:rPr>
                <w:rFonts w:ascii="Times New Roman" w:hAnsi="Times New Roman" w:cs="Times New Roman"/>
                <w:color w:val="auto"/>
                <w:szCs w:val="22"/>
              </w:rPr>
              <w:t>[5,7)</w:t>
            </w:r>
          </w:p>
        </w:tc>
        <w:tc>
          <w:tcPr>
            <w:tcW w:w="1701" w:type="dxa"/>
            <w:gridSpan w:val="2"/>
            <w:vAlign w:val="center"/>
          </w:tcPr>
          <w:p w14:paraId="5650F3B6"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rPr>
            </w:pPr>
            <w:r w:rsidRPr="00D35F94">
              <w:rPr>
                <w:rFonts w:ascii="Times New Roman" w:hAnsi="Times New Roman" w:cs="Times New Roman"/>
                <w:color w:val="auto"/>
                <w:szCs w:val="22"/>
              </w:rPr>
              <w:t>[7, 8,5)</w:t>
            </w:r>
          </w:p>
        </w:tc>
        <w:tc>
          <w:tcPr>
            <w:tcW w:w="1984" w:type="dxa"/>
            <w:gridSpan w:val="2"/>
            <w:vAlign w:val="center"/>
          </w:tcPr>
          <w:p w14:paraId="7AA279FC"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rPr>
            </w:pPr>
            <w:r w:rsidRPr="00D35F94">
              <w:rPr>
                <w:rFonts w:ascii="Times New Roman" w:hAnsi="Times New Roman" w:cs="Times New Roman"/>
                <w:color w:val="auto"/>
                <w:szCs w:val="22"/>
              </w:rPr>
              <w:t>[8,5 , 10]</w:t>
            </w:r>
          </w:p>
        </w:tc>
      </w:tr>
      <w:tr w:rsidR="00207A3C" w:rsidRPr="00D35F94" w14:paraId="7EF162C0" w14:textId="77777777" w:rsidTr="00207A3C">
        <w:trPr>
          <w:trHeight w:val="1018"/>
        </w:trPr>
        <w:tc>
          <w:tcPr>
            <w:tcW w:w="1668" w:type="dxa"/>
            <w:vAlign w:val="center"/>
          </w:tcPr>
          <w:p w14:paraId="09025478"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rPr>
            </w:pPr>
          </w:p>
        </w:tc>
        <w:tc>
          <w:tcPr>
            <w:tcW w:w="850" w:type="dxa"/>
            <w:vAlign w:val="center"/>
          </w:tcPr>
          <w:p w14:paraId="396F39E4"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rPr>
            </w:pPr>
            <w:r w:rsidRPr="00D35F94">
              <w:rPr>
                <w:rFonts w:ascii="Times New Roman" w:hAnsi="Times New Roman" w:cs="Times New Roman"/>
                <w:color w:val="auto"/>
                <w:szCs w:val="22"/>
                <w:lang w:val="en-US"/>
              </w:rPr>
              <w:t>Mean</w:t>
            </w:r>
          </w:p>
        </w:tc>
        <w:tc>
          <w:tcPr>
            <w:tcW w:w="851" w:type="dxa"/>
            <w:vAlign w:val="center"/>
          </w:tcPr>
          <w:p w14:paraId="7B0C9F70"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rPr>
            </w:pPr>
            <w:r w:rsidRPr="00D35F94">
              <w:rPr>
                <w:rFonts w:ascii="Times New Roman" w:hAnsi="Times New Roman" w:cs="Times New Roman"/>
                <w:color w:val="auto"/>
                <w:szCs w:val="22"/>
                <w:lang w:val="en-US"/>
              </w:rPr>
              <w:t>Std</w:t>
            </w:r>
            <w:r w:rsidRPr="00D35F94">
              <w:rPr>
                <w:rFonts w:ascii="Times New Roman" w:hAnsi="Times New Roman" w:cs="Times New Roman"/>
                <w:color w:val="auto"/>
                <w:szCs w:val="22"/>
              </w:rPr>
              <w:t xml:space="preserve">. </w:t>
            </w:r>
            <w:r w:rsidRPr="00D35F94">
              <w:rPr>
                <w:rFonts w:ascii="Times New Roman" w:hAnsi="Times New Roman" w:cs="Times New Roman"/>
                <w:color w:val="auto"/>
                <w:szCs w:val="22"/>
                <w:lang w:val="en-US"/>
              </w:rPr>
              <w:t>Deviation</w:t>
            </w:r>
          </w:p>
        </w:tc>
        <w:tc>
          <w:tcPr>
            <w:tcW w:w="850" w:type="dxa"/>
            <w:vAlign w:val="center"/>
          </w:tcPr>
          <w:p w14:paraId="2E4D940F"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rPr>
            </w:pPr>
            <w:r w:rsidRPr="00D35F94">
              <w:rPr>
                <w:rFonts w:ascii="Times New Roman" w:hAnsi="Times New Roman" w:cs="Times New Roman"/>
                <w:color w:val="auto"/>
                <w:szCs w:val="22"/>
                <w:lang w:val="en-US"/>
              </w:rPr>
              <w:t>Mean</w:t>
            </w:r>
          </w:p>
        </w:tc>
        <w:tc>
          <w:tcPr>
            <w:tcW w:w="851" w:type="dxa"/>
            <w:vAlign w:val="center"/>
          </w:tcPr>
          <w:p w14:paraId="7135CD67"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Std</w:t>
            </w:r>
            <w:r w:rsidRPr="00D35F94">
              <w:rPr>
                <w:rFonts w:ascii="Times New Roman" w:hAnsi="Times New Roman" w:cs="Times New Roman"/>
                <w:color w:val="auto"/>
                <w:szCs w:val="22"/>
              </w:rPr>
              <w:t xml:space="preserve">. </w:t>
            </w:r>
            <w:r w:rsidRPr="00D35F94">
              <w:rPr>
                <w:rFonts w:ascii="Times New Roman" w:hAnsi="Times New Roman" w:cs="Times New Roman"/>
                <w:color w:val="auto"/>
                <w:szCs w:val="22"/>
                <w:lang w:val="en-US"/>
              </w:rPr>
              <w:t>Deviation</w:t>
            </w:r>
          </w:p>
        </w:tc>
        <w:tc>
          <w:tcPr>
            <w:tcW w:w="850" w:type="dxa"/>
            <w:vAlign w:val="center"/>
          </w:tcPr>
          <w:p w14:paraId="3815CCF9"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Mean</w:t>
            </w:r>
          </w:p>
        </w:tc>
        <w:tc>
          <w:tcPr>
            <w:tcW w:w="851" w:type="dxa"/>
            <w:vAlign w:val="center"/>
          </w:tcPr>
          <w:p w14:paraId="37653D4E"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Std. Deviation</w:t>
            </w:r>
          </w:p>
        </w:tc>
        <w:tc>
          <w:tcPr>
            <w:tcW w:w="850" w:type="dxa"/>
            <w:vAlign w:val="center"/>
          </w:tcPr>
          <w:p w14:paraId="41EDB2CD"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Mean</w:t>
            </w:r>
          </w:p>
        </w:tc>
        <w:tc>
          <w:tcPr>
            <w:tcW w:w="1134" w:type="dxa"/>
            <w:vAlign w:val="center"/>
          </w:tcPr>
          <w:p w14:paraId="56F137AA"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Std. Deviation</w:t>
            </w:r>
          </w:p>
        </w:tc>
      </w:tr>
      <w:tr w:rsidR="00207A3C" w:rsidRPr="00D35F94" w14:paraId="51AD7F3E" w14:textId="77777777" w:rsidTr="00207A3C">
        <w:tc>
          <w:tcPr>
            <w:tcW w:w="1668" w:type="dxa"/>
            <w:vAlign w:val="center"/>
          </w:tcPr>
          <w:p w14:paraId="0D665278"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Ease of moodle use perceptions</w:t>
            </w:r>
          </w:p>
        </w:tc>
        <w:tc>
          <w:tcPr>
            <w:tcW w:w="850" w:type="dxa"/>
            <w:vAlign w:val="center"/>
          </w:tcPr>
          <w:p w14:paraId="29767CAB"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3,78</w:t>
            </w:r>
          </w:p>
        </w:tc>
        <w:tc>
          <w:tcPr>
            <w:tcW w:w="851" w:type="dxa"/>
            <w:vAlign w:val="center"/>
          </w:tcPr>
          <w:p w14:paraId="41997301"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1,01</w:t>
            </w:r>
          </w:p>
        </w:tc>
        <w:tc>
          <w:tcPr>
            <w:tcW w:w="850" w:type="dxa"/>
            <w:vAlign w:val="center"/>
          </w:tcPr>
          <w:p w14:paraId="36DDC0C2"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4,06</w:t>
            </w:r>
          </w:p>
        </w:tc>
        <w:tc>
          <w:tcPr>
            <w:tcW w:w="851" w:type="dxa"/>
            <w:vAlign w:val="center"/>
          </w:tcPr>
          <w:p w14:paraId="7438B2AE"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0,84</w:t>
            </w:r>
          </w:p>
        </w:tc>
        <w:tc>
          <w:tcPr>
            <w:tcW w:w="850" w:type="dxa"/>
            <w:vAlign w:val="center"/>
          </w:tcPr>
          <w:p w14:paraId="3E2BC61B"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4,31</w:t>
            </w:r>
          </w:p>
        </w:tc>
        <w:tc>
          <w:tcPr>
            <w:tcW w:w="851" w:type="dxa"/>
            <w:vAlign w:val="center"/>
          </w:tcPr>
          <w:p w14:paraId="305BCE41"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0,88</w:t>
            </w:r>
          </w:p>
        </w:tc>
        <w:tc>
          <w:tcPr>
            <w:tcW w:w="850" w:type="dxa"/>
            <w:vAlign w:val="center"/>
          </w:tcPr>
          <w:p w14:paraId="4D04624A"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4,39</w:t>
            </w:r>
          </w:p>
        </w:tc>
        <w:tc>
          <w:tcPr>
            <w:tcW w:w="1134" w:type="dxa"/>
            <w:vAlign w:val="center"/>
          </w:tcPr>
          <w:p w14:paraId="3C3B8015"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0,66</w:t>
            </w:r>
          </w:p>
        </w:tc>
      </w:tr>
      <w:tr w:rsidR="00207A3C" w:rsidRPr="00D35F94" w14:paraId="15124769" w14:textId="77777777" w:rsidTr="00207A3C">
        <w:tc>
          <w:tcPr>
            <w:tcW w:w="1668" w:type="dxa"/>
            <w:vAlign w:val="center"/>
          </w:tcPr>
          <w:p w14:paraId="07F750A8"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Moodle use capability perceptions</w:t>
            </w:r>
          </w:p>
        </w:tc>
        <w:tc>
          <w:tcPr>
            <w:tcW w:w="850" w:type="dxa"/>
            <w:vAlign w:val="center"/>
          </w:tcPr>
          <w:p w14:paraId="35DDFC6C"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3,66</w:t>
            </w:r>
          </w:p>
        </w:tc>
        <w:tc>
          <w:tcPr>
            <w:tcW w:w="851" w:type="dxa"/>
            <w:vAlign w:val="center"/>
          </w:tcPr>
          <w:p w14:paraId="20298856"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1,5</w:t>
            </w:r>
          </w:p>
        </w:tc>
        <w:tc>
          <w:tcPr>
            <w:tcW w:w="850" w:type="dxa"/>
            <w:vAlign w:val="center"/>
          </w:tcPr>
          <w:p w14:paraId="7460218F"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4,12</w:t>
            </w:r>
          </w:p>
        </w:tc>
        <w:tc>
          <w:tcPr>
            <w:tcW w:w="851" w:type="dxa"/>
            <w:vAlign w:val="center"/>
          </w:tcPr>
          <w:p w14:paraId="26F44E62"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0,87</w:t>
            </w:r>
          </w:p>
        </w:tc>
        <w:tc>
          <w:tcPr>
            <w:tcW w:w="850" w:type="dxa"/>
            <w:vAlign w:val="center"/>
          </w:tcPr>
          <w:p w14:paraId="056FBA94"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4,37</w:t>
            </w:r>
          </w:p>
        </w:tc>
        <w:tc>
          <w:tcPr>
            <w:tcW w:w="851" w:type="dxa"/>
            <w:vAlign w:val="center"/>
          </w:tcPr>
          <w:p w14:paraId="2A55835A"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1,13</w:t>
            </w:r>
          </w:p>
        </w:tc>
        <w:tc>
          <w:tcPr>
            <w:tcW w:w="850" w:type="dxa"/>
            <w:vAlign w:val="center"/>
          </w:tcPr>
          <w:p w14:paraId="2D9CE764"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4,57</w:t>
            </w:r>
          </w:p>
        </w:tc>
        <w:tc>
          <w:tcPr>
            <w:tcW w:w="1134" w:type="dxa"/>
            <w:vAlign w:val="center"/>
          </w:tcPr>
          <w:p w14:paraId="7765BD0B"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0,7</w:t>
            </w:r>
          </w:p>
        </w:tc>
      </w:tr>
      <w:tr w:rsidR="00207A3C" w:rsidRPr="00D35F94" w14:paraId="2ABA2D70" w14:textId="77777777" w:rsidTr="00207A3C">
        <w:tc>
          <w:tcPr>
            <w:tcW w:w="1668" w:type="dxa"/>
            <w:vAlign w:val="center"/>
          </w:tcPr>
          <w:p w14:paraId="794A36B9"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Attitude about moodle</w:t>
            </w:r>
          </w:p>
        </w:tc>
        <w:tc>
          <w:tcPr>
            <w:tcW w:w="850" w:type="dxa"/>
            <w:vAlign w:val="center"/>
          </w:tcPr>
          <w:p w14:paraId="2F223E29"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4,18</w:t>
            </w:r>
          </w:p>
        </w:tc>
        <w:tc>
          <w:tcPr>
            <w:tcW w:w="851" w:type="dxa"/>
            <w:vAlign w:val="center"/>
          </w:tcPr>
          <w:p w14:paraId="4FB7748C"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0,56</w:t>
            </w:r>
          </w:p>
        </w:tc>
        <w:tc>
          <w:tcPr>
            <w:tcW w:w="850" w:type="dxa"/>
            <w:vAlign w:val="center"/>
          </w:tcPr>
          <w:p w14:paraId="4BFF0DE7"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4,16</w:t>
            </w:r>
          </w:p>
        </w:tc>
        <w:tc>
          <w:tcPr>
            <w:tcW w:w="851" w:type="dxa"/>
            <w:vAlign w:val="center"/>
          </w:tcPr>
          <w:p w14:paraId="12C5381A"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0,42</w:t>
            </w:r>
          </w:p>
        </w:tc>
        <w:tc>
          <w:tcPr>
            <w:tcW w:w="850" w:type="dxa"/>
            <w:vAlign w:val="center"/>
          </w:tcPr>
          <w:p w14:paraId="3306077A"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4,28</w:t>
            </w:r>
          </w:p>
        </w:tc>
        <w:tc>
          <w:tcPr>
            <w:tcW w:w="851" w:type="dxa"/>
            <w:vAlign w:val="center"/>
          </w:tcPr>
          <w:p w14:paraId="0959987C"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0,63</w:t>
            </w:r>
          </w:p>
        </w:tc>
        <w:tc>
          <w:tcPr>
            <w:tcW w:w="850" w:type="dxa"/>
            <w:vAlign w:val="center"/>
          </w:tcPr>
          <w:p w14:paraId="4D3B7343"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4,39</w:t>
            </w:r>
          </w:p>
        </w:tc>
        <w:tc>
          <w:tcPr>
            <w:tcW w:w="1134" w:type="dxa"/>
            <w:vAlign w:val="center"/>
          </w:tcPr>
          <w:p w14:paraId="7CC19D3D"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0,49</w:t>
            </w:r>
          </w:p>
        </w:tc>
      </w:tr>
      <w:tr w:rsidR="00207A3C" w:rsidRPr="00D35F94" w14:paraId="1D137465" w14:textId="77777777" w:rsidTr="00207A3C">
        <w:tc>
          <w:tcPr>
            <w:tcW w:w="1668" w:type="dxa"/>
            <w:vAlign w:val="center"/>
          </w:tcPr>
          <w:p w14:paraId="436DFA54"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Perceived moodle usefulness lesson</w:t>
            </w:r>
          </w:p>
        </w:tc>
        <w:tc>
          <w:tcPr>
            <w:tcW w:w="850" w:type="dxa"/>
            <w:vAlign w:val="center"/>
          </w:tcPr>
          <w:p w14:paraId="6D293DC8"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3,45</w:t>
            </w:r>
          </w:p>
        </w:tc>
        <w:tc>
          <w:tcPr>
            <w:tcW w:w="851" w:type="dxa"/>
            <w:vAlign w:val="center"/>
          </w:tcPr>
          <w:p w14:paraId="6234169E"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1,09</w:t>
            </w:r>
          </w:p>
        </w:tc>
        <w:tc>
          <w:tcPr>
            <w:tcW w:w="850" w:type="dxa"/>
            <w:vAlign w:val="center"/>
          </w:tcPr>
          <w:p w14:paraId="03549A12"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3,86</w:t>
            </w:r>
          </w:p>
        </w:tc>
        <w:tc>
          <w:tcPr>
            <w:tcW w:w="851" w:type="dxa"/>
            <w:vAlign w:val="center"/>
          </w:tcPr>
          <w:p w14:paraId="5FA762E1"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0,64</w:t>
            </w:r>
          </w:p>
        </w:tc>
        <w:tc>
          <w:tcPr>
            <w:tcW w:w="850" w:type="dxa"/>
            <w:vAlign w:val="center"/>
          </w:tcPr>
          <w:p w14:paraId="33893060"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3,64</w:t>
            </w:r>
          </w:p>
        </w:tc>
        <w:tc>
          <w:tcPr>
            <w:tcW w:w="851" w:type="dxa"/>
            <w:vAlign w:val="center"/>
          </w:tcPr>
          <w:p w14:paraId="3111AD2A"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0,73</w:t>
            </w:r>
          </w:p>
        </w:tc>
        <w:tc>
          <w:tcPr>
            <w:tcW w:w="850" w:type="dxa"/>
            <w:vAlign w:val="center"/>
          </w:tcPr>
          <w:p w14:paraId="0E2CF961"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3,59</w:t>
            </w:r>
          </w:p>
        </w:tc>
        <w:tc>
          <w:tcPr>
            <w:tcW w:w="1134" w:type="dxa"/>
            <w:vAlign w:val="center"/>
          </w:tcPr>
          <w:p w14:paraId="6E67BEE6"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0,7</w:t>
            </w:r>
          </w:p>
        </w:tc>
      </w:tr>
      <w:tr w:rsidR="00207A3C" w:rsidRPr="00D35F94" w14:paraId="46D63F98" w14:textId="77777777" w:rsidTr="00207A3C">
        <w:tc>
          <w:tcPr>
            <w:tcW w:w="1668" w:type="dxa"/>
            <w:vAlign w:val="center"/>
          </w:tcPr>
          <w:p w14:paraId="0E64FD78"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Perceived usefulness</w:t>
            </w:r>
            <w:r w:rsidRPr="00D35F94">
              <w:rPr>
                <w:rFonts w:ascii="Times New Roman" w:hAnsi="Times New Roman" w:cs="Times New Roman"/>
                <w:color w:val="auto"/>
                <w:szCs w:val="22"/>
              </w:rPr>
              <w:t xml:space="preserve"> </w:t>
            </w:r>
            <w:r w:rsidRPr="00D35F94">
              <w:rPr>
                <w:rFonts w:ascii="Times New Roman" w:hAnsi="Times New Roman" w:cs="Times New Roman"/>
                <w:color w:val="auto"/>
                <w:szCs w:val="22"/>
                <w:lang w:val="en-US"/>
              </w:rPr>
              <w:t>assignment</w:t>
            </w:r>
          </w:p>
        </w:tc>
        <w:tc>
          <w:tcPr>
            <w:tcW w:w="850" w:type="dxa"/>
            <w:vAlign w:val="center"/>
          </w:tcPr>
          <w:p w14:paraId="535C8F9A"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3,55</w:t>
            </w:r>
          </w:p>
        </w:tc>
        <w:tc>
          <w:tcPr>
            <w:tcW w:w="851" w:type="dxa"/>
            <w:vAlign w:val="center"/>
          </w:tcPr>
          <w:p w14:paraId="20FDEAD4"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0,92</w:t>
            </w:r>
          </w:p>
        </w:tc>
        <w:tc>
          <w:tcPr>
            <w:tcW w:w="850" w:type="dxa"/>
            <w:vAlign w:val="center"/>
          </w:tcPr>
          <w:p w14:paraId="48267F5D"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3,76</w:t>
            </w:r>
          </w:p>
        </w:tc>
        <w:tc>
          <w:tcPr>
            <w:tcW w:w="851" w:type="dxa"/>
            <w:vAlign w:val="center"/>
          </w:tcPr>
          <w:p w14:paraId="07F0DD0B"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0,8</w:t>
            </w:r>
          </w:p>
        </w:tc>
        <w:tc>
          <w:tcPr>
            <w:tcW w:w="850" w:type="dxa"/>
            <w:vAlign w:val="center"/>
          </w:tcPr>
          <w:p w14:paraId="3E5CA2B2"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3,71</w:t>
            </w:r>
          </w:p>
        </w:tc>
        <w:tc>
          <w:tcPr>
            <w:tcW w:w="851" w:type="dxa"/>
            <w:vAlign w:val="center"/>
          </w:tcPr>
          <w:p w14:paraId="02DA6D3F"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0,76</w:t>
            </w:r>
          </w:p>
        </w:tc>
        <w:tc>
          <w:tcPr>
            <w:tcW w:w="850" w:type="dxa"/>
            <w:vAlign w:val="center"/>
          </w:tcPr>
          <w:p w14:paraId="109DB08E"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3,51</w:t>
            </w:r>
          </w:p>
        </w:tc>
        <w:tc>
          <w:tcPr>
            <w:tcW w:w="1134" w:type="dxa"/>
            <w:vAlign w:val="center"/>
          </w:tcPr>
          <w:p w14:paraId="0C8AE094"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0,72</w:t>
            </w:r>
          </w:p>
        </w:tc>
      </w:tr>
      <w:tr w:rsidR="00207A3C" w:rsidRPr="00D35F94" w14:paraId="3D262F67" w14:textId="77777777" w:rsidTr="00207A3C">
        <w:tc>
          <w:tcPr>
            <w:tcW w:w="1668" w:type="dxa"/>
            <w:vAlign w:val="center"/>
          </w:tcPr>
          <w:p w14:paraId="24527C0B"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Spectrum of use</w:t>
            </w:r>
          </w:p>
        </w:tc>
        <w:tc>
          <w:tcPr>
            <w:tcW w:w="850" w:type="dxa"/>
            <w:vAlign w:val="center"/>
          </w:tcPr>
          <w:p w14:paraId="0B6D72F6"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1,97</w:t>
            </w:r>
          </w:p>
        </w:tc>
        <w:tc>
          <w:tcPr>
            <w:tcW w:w="851" w:type="dxa"/>
            <w:vAlign w:val="center"/>
          </w:tcPr>
          <w:p w14:paraId="00E00D5B"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0,79</w:t>
            </w:r>
          </w:p>
        </w:tc>
        <w:tc>
          <w:tcPr>
            <w:tcW w:w="850" w:type="dxa"/>
            <w:vAlign w:val="center"/>
          </w:tcPr>
          <w:p w14:paraId="2E6D0233"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1,88</w:t>
            </w:r>
          </w:p>
        </w:tc>
        <w:tc>
          <w:tcPr>
            <w:tcW w:w="851" w:type="dxa"/>
            <w:vAlign w:val="center"/>
          </w:tcPr>
          <w:p w14:paraId="26FA2377"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0,69</w:t>
            </w:r>
          </w:p>
        </w:tc>
        <w:tc>
          <w:tcPr>
            <w:tcW w:w="850" w:type="dxa"/>
            <w:vAlign w:val="center"/>
          </w:tcPr>
          <w:p w14:paraId="652F4F67"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2,02</w:t>
            </w:r>
          </w:p>
        </w:tc>
        <w:tc>
          <w:tcPr>
            <w:tcW w:w="851" w:type="dxa"/>
            <w:vAlign w:val="center"/>
          </w:tcPr>
          <w:p w14:paraId="63060955"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0,7</w:t>
            </w:r>
          </w:p>
        </w:tc>
        <w:tc>
          <w:tcPr>
            <w:tcW w:w="850" w:type="dxa"/>
            <w:vAlign w:val="center"/>
          </w:tcPr>
          <w:p w14:paraId="79A0DB0A"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2,57</w:t>
            </w:r>
          </w:p>
        </w:tc>
        <w:tc>
          <w:tcPr>
            <w:tcW w:w="1134" w:type="dxa"/>
            <w:vAlign w:val="center"/>
          </w:tcPr>
          <w:p w14:paraId="2B0014AE"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0,62</w:t>
            </w:r>
          </w:p>
        </w:tc>
      </w:tr>
      <w:tr w:rsidR="00207A3C" w:rsidRPr="00D35F94" w14:paraId="778130FE" w14:textId="77777777" w:rsidTr="00207A3C">
        <w:tc>
          <w:tcPr>
            <w:tcW w:w="1668" w:type="dxa"/>
            <w:vAlign w:val="center"/>
          </w:tcPr>
          <w:p w14:paraId="7CF5543C"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Total of id</w:t>
            </w:r>
          </w:p>
        </w:tc>
        <w:tc>
          <w:tcPr>
            <w:tcW w:w="850" w:type="dxa"/>
            <w:vAlign w:val="center"/>
          </w:tcPr>
          <w:p w14:paraId="6AAD8F7C"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597,29</w:t>
            </w:r>
          </w:p>
        </w:tc>
        <w:tc>
          <w:tcPr>
            <w:tcW w:w="851" w:type="dxa"/>
            <w:vAlign w:val="center"/>
          </w:tcPr>
          <w:p w14:paraId="1F667478"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258,83</w:t>
            </w:r>
          </w:p>
        </w:tc>
        <w:tc>
          <w:tcPr>
            <w:tcW w:w="850" w:type="dxa"/>
            <w:vAlign w:val="center"/>
          </w:tcPr>
          <w:p w14:paraId="388EF311"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569,44</w:t>
            </w:r>
          </w:p>
        </w:tc>
        <w:tc>
          <w:tcPr>
            <w:tcW w:w="851" w:type="dxa"/>
            <w:vAlign w:val="center"/>
          </w:tcPr>
          <w:p w14:paraId="5F0F93FD"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248,02</w:t>
            </w:r>
          </w:p>
        </w:tc>
        <w:tc>
          <w:tcPr>
            <w:tcW w:w="850" w:type="dxa"/>
            <w:vAlign w:val="center"/>
          </w:tcPr>
          <w:p w14:paraId="73AD2F51"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671,32</w:t>
            </w:r>
          </w:p>
        </w:tc>
        <w:tc>
          <w:tcPr>
            <w:tcW w:w="851" w:type="dxa"/>
            <w:vAlign w:val="center"/>
          </w:tcPr>
          <w:p w14:paraId="55FD3188"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272,27</w:t>
            </w:r>
          </w:p>
        </w:tc>
        <w:tc>
          <w:tcPr>
            <w:tcW w:w="850" w:type="dxa"/>
            <w:vAlign w:val="center"/>
          </w:tcPr>
          <w:p w14:paraId="6D621907"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900,56</w:t>
            </w:r>
          </w:p>
        </w:tc>
        <w:tc>
          <w:tcPr>
            <w:tcW w:w="1134" w:type="dxa"/>
            <w:vAlign w:val="center"/>
          </w:tcPr>
          <w:p w14:paraId="67670D96"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363,14</w:t>
            </w:r>
          </w:p>
        </w:tc>
      </w:tr>
      <w:tr w:rsidR="00207A3C" w:rsidRPr="00D35F94" w14:paraId="21E4BC39" w14:textId="77777777" w:rsidTr="00207A3C">
        <w:tc>
          <w:tcPr>
            <w:tcW w:w="1668" w:type="dxa"/>
            <w:vAlign w:val="center"/>
          </w:tcPr>
          <w:p w14:paraId="324189FE"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Assignment view</w:t>
            </w:r>
          </w:p>
        </w:tc>
        <w:tc>
          <w:tcPr>
            <w:tcW w:w="850" w:type="dxa"/>
            <w:vAlign w:val="center"/>
          </w:tcPr>
          <w:p w14:paraId="1757A9B8"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82,31</w:t>
            </w:r>
          </w:p>
        </w:tc>
        <w:tc>
          <w:tcPr>
            <w:tcW w:w="851" w:type="dxa"/>
            <w:vAlign w:val="center"/>
          </w:tcPr>
          <w:p w14:paraId="1916C685"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35,28</w:t>
            </w:r>
          </w:p>
        </w:tc>
        <w:tc>
          <w:tcPr>
            <w:tcW w:w="850" w:type="dxa"/>
            <w:vAlign w:val="center"/>
          </w:tcPr>
          <w:p w14:paraId="19CAAB85"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72,42</w:t>
            </w:r>
          </w:p>
        </w:tc>
        <w:tc>
          <w:tcPr>
            <w:tcW w:w="851" w:type="dxa"/>
            <w:vAlign w:val="center"/>
          </w:tcPr>
          <w:p w14:paraId="0F22C092"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20,17</w:t>
            </w:r>
          </w:p>
        </w:tc>
        <w:tc>
          <w:tcPr>
            <w:tcW w:w="850" w:type="dxa"/>
            <w:vAlign w:val="center"/>
          </w:tcPr>
          <w:p w14:paraId="43425DCE"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88,8</w:t>
            </w:r>
          </w:p>
        </w:tc>
        <w:tc>
          <w:tcPr>
            <w:tcW w:w="851" w:type="dxa"/>
            <w:vAlign w:val="center"/>
          </w:tcPr>
          <w:p w14:paraId="64158D96"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34,23</w:t>
            </w:r>
          </w:p>
        </w:tc>
        <w:tc>
          <w:tcPr>
            <w:tcW w:w="850" w:type="dxa"/>
            <w:vAlign w:val="center"/>
          </w:tcPr>
          <w:p w14:paraId="29E5A6F5"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106,07</w:t>
            </w:r>
          </w:p>
        </w:tc>
        <w:tc>
          <w:tcPr>
            <w:tcW w:w="1134" w:type="dxa"/>
            <w:vAlign w:val="center"/>
          </w:tcPr>
          <w:p w14:paraId="6A42DB52"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33,17</w:t>
            </w:r>
          </w:p>
        </w:tc>
      </w:tr>
      <w:tr w:rsidR="00207A3C" w:rsidRPr="00D35F94" w14:paraId="1943E2CF" w14:textId="77777777" w:rsidTr="00207A3C">
        <w:tc>
          <w:tcPr>
            <w:tcW w:w="1668" w:type="dxa"/>
            <w:vAlign w:val="center"/>
          </w:tcPr>
          <w:p w14:paraId="5F158B9B"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Course view</w:t>
            </w:r>
          </w:p>
        </w:tc>
        <w:tc>
          <w:tcPr>
            <w:tcW w:w="850" w:type="dxa"/>
            <w:vAlign w:val="center"/>
          </w:tcPr>
          <w:p w14:paraId="58999C4A"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153,35</w:t>
            </w:r>
          </w:p>
        </w:tc>
        <w:tc>
          <w:tcPr>
            <w:tcW w:w="851" w:type="dxa"/>
            <w:vAlign w:val="center"/>
          </w:tcPr>
          <w:p w14:paraId="180D9AB4"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72,31</w:t>
            </w:r>
          </w:p>
        </w:tc>
        <w:tc>
          <w:tcPr>
            <w:tcW w:w="850" w:type="dxa"/>
            <w:vAlign w:val="center"/>
          </w:tcPr>
          <w:p w14:paraId="5CF49A5F"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144,26</w:t>
            </w:r>
          </w:p>
        </w:tc>
        <w:tc>
          <w:tcPr>
            <w:tcW w:w="851" w:type="dxa"/>
            <w:vAlign w:val="center"/>
          </w:tcPr>
          <w:p w14:paraId="2ED30415"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69,88</w:t>
            </w:r>
          </w:p>
        </w:tc>
        <w:tc>
          <w:tcPr>
            <w:tcW w:w="850" w:type="dxa"/>
            <w:vAlign w:val="center"/>
          </w:tcPr>
          <w:p w14:paraId="70505DBC"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185,36</w:t>
            </w:r>
          </w:p>
        </w:tc>
        <w:tc>
          <w:tcPr>
            <w:tcW w:w="851" w:type="dxa"/>
            <w:vAlign w:val="center"/>
          </w:tcPr>
          <w:p w14:paraId="5628F9C5"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98,39</w:t>
            </w:r>
          </w:p>
        </w:tc>
        <w:tc>
          <w:tcPr>
            <w:tcW w:w="850" w:type="dxa"/>
            <w:vAlign w:val="center"/>
          </w:tcPr>
          <w:p w14:paraId="7D02D9CC"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255,89</w:t>
            </w:r>
          </w:p>
        </w:tc>
        <w:tc>
          <w:tcPr>
            <w:tcW w:w="1134" w:type="dxa"/>
            <w:vAlign w:val="center"/>
          </w:tcPr>
          <w:p w14:paraId="716A6224"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121,1</w:t>
            </w:r>
          </w:p>
        </w:tc>
      </w:tr>
      <w:tr w:rsidR="00207A3C" w:rsidRPr="00D35F94" w14:paraId="31826F67" w14:textId="77777777" w:rsidTr="00207A3C">
        <w:tc>
          <w:tcPr>
            <w:tcW w:w="1668" w:type="dxa"/>
            <w:vAlign w:val="center"/>
          </w:tcPr>
          <w:p w14:paraId="5C60F00C"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Forum add post</w:t>
            </w:r>
          </w:p>
        </w:tc>
        <w:tc>
          <w:tcPr>
            <w:tcW w:w="850" w:type="dxa"/>
            <w:vAlign w:val="center"/>
          </w:tcPr>
          <w:p w14:paraId="0DE5D5D4"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0,08</w:t>
            </w:r>
          </w:p>
        </w:tc>
        <w:tc>
          <w:tcPr>
            <w:tcW w:w="851" w:type="dxa"/>
            <w:vAlign w:val="center"/>
          </w:tcPr>
          <w:p w14:paraId="4548D4D9"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0,32</w:t>
            </w:r>
          </w:p>
        </w:tc>
        <w:tc>
          <w:tcPr>
            <w:tcW w:w="850" w:type="dxa"/>
            <w:vAlign w:val="center"/>
          </w:tcPr>
          <w:p w14:paraId="161A5077"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0,12</w:t>
            </w:r>
          </w:p>
        </w:tc>
        <w:tc>
          <w:tcPr>
            <w:tcW w:w="851" w:type="dxa"/>
            <w:vAlign w:val="center"/>
          </w:tcPr>
          <w:p w14:paraId="0A8DB196"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0,44</w:t>
            </w:r>
          </w:p>
        </w:tc>
        <w:tc>
          <w:tcPr>
            <w:tcW w:w="850" w:type="dxa"/>
            <w:vAlign w:val="center"/>
          </w:tcPr>
          <w:p w14:paraId="78E27E7D"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0,17</w:t>
            </w:r>
          </w:p>
        </w:tc>
        <w:tc>
          <w:tcPr>
            <w:tcW w:w="851" w:type="dxa"/>
            <w:vAlign w:val="center"/>
          </w:tcPr>
          <w:p w14:paraId="241B67B0"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0,54</w:t>
            </w:r>
          </w:p>
        </w:tc>
        <w:tc>
          <w:tcPr>
            <w:tcW w:w="850" w:type="dxa"/>
            <w:vAlign w:val="center"/>
          </w:tcPr>
          <w:p w14:paraId="4A65A287"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0,23</w:t>
            </w:r>
          </w:p>
        </w:tc>
        <w:tc>
          <w:tcPr>
            <w:tcW w:w="1134" w:type="dxa"/>
            <w:vAlign w:val="center"/>
          </w:tcPr>
          <w:p w14:paraId="3818FBD8"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0,61</w:t>
            </w:r>
          </w:p>
        </w:tc>
      </w:tr>
      <w:tr w:rsidR="00207A3C" w:rsidRPr="00D35F94" w14:paraId="17D0E0D4" w14:textId="77777777" w:rsidTr="00207A3C">
        <w:tc>
          <w:tcPr>
            <w:tcW w:w="1668" w:type="dxa"/>
            <w:vAlign w:val="center"/>
          </w:tcPr>
          <w:p w14:paraId="73F88567"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Forum view</w:t>
            </w:r>
          </w:p>
        </w:tc>
        <w:tc>
          <w:tcPr>
            <w:tcW w:w="850" w:type="dxa"/>
            <w:vAlign w:val="center"/>
          </w:tcPr>
          <w:p w14:paraId="2022A918"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9,91</w:t>
            </w:r>
          </w:p>
        </w:tc>
        <w:tc>
          <w:tcPr>
            <w:tcW w:w="851" w:type="dxa"/>
            <w:vAlign w:val="center"/>
          </w:tcPr>
          <w:p w14:paraId="6CBDCE1D"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11,81</w:t>
            </w:r>
          </w:p>
        </w:tc>
        <w:tc>
          <w:tcPr>
            <w:tcW w:w="850" w:type="dxa"/>
            <w:vAlign w:val="center"/>
          </w:tcPr>
          <w:p w14:paraId="48992AEA"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12,6</w:t>
            </w:r>
          </w:p>
        </w:tc>
        <w:tc>
          <w:tcPr>
            <w:tcW w:w="851" w:type="dxa"/>
            <w:vAlign w:val="center"/>
          </w:tcPr>
          <w:p w14:paraId="371040EE"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16,73</w:t>
            </w:r>
          </w:p>
        </w:tc>
        <w:tc>
          <w:tcPr>
            <w:tcW w:w="850" w:type="dxa"/>
            <w:vAlign w:val="center"/>
          </w:tcPr>
          <w:p w14:paraId="0597AFD9"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15,93</w:t>
            </w:r>
          </w:p>
        </w:tc>
        <w:tc>
          <w:tcPr>
            <w:tcW w:w="851" w:type="dxa"/>
            <w:vAlign w:val="center"/>
          </w:tcPr>
          <w:p w14:paraId="2741D2F4"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14,51</w:t>
            </w:r>
          </w:p>
        </w:tc>
        <w:tc>
          <w:tcPr>
            <w:tcW w:w="850" w:type="dxa"/>
            <w:vAlign w:val="center"/>
          </w:tcPr>
          <w:p w14:paraId="23469A2F"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22,33</w:t>
            </w:r>
          </w:p>
        </w:tc>
        <w:tc>
          <w:tcPr>
            <w:tcW w:w="1134" w:type="dxa"/>
            <w:vAlign w:val="center"/>
          </w:tcPr>
          <w:p w14:paraId="6695B1BF"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21,02</w:t>
            </w:r>
          </w:p>
        </w:tc>
      </w:tr>
      <w:tr w:rsidR="00207A3C" w:rsidRPr="00D35F94" w14:paraId="55848C1A" w14:textId="77777777" w:rsidTr="00207A3C">
        <w:tc>
          <w:tcPr>
            <w:tcW w:w="1668" w:type="dxa"/>
            <w:vAlign w:val="center"/>
          </w:tcPr>
          <w:p w14:paraId="434DE2D5"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Glossary view</w:t>
            </w:r>
          </w:p>
        </w:tc>
        <w:tc>
          <w:tcPr>
            <w:tcW w:w="850" w:type="dxa"/>
            <w:vAlign w:val="center"/>
          </w:tcPr>
          <w:p w14:paraId="1E03D99A"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2,55</w:t>
            </w:r>
          </w:p>
        </w:tc>
        <w:tc>
          <w:tcPr>
            <w:tcW w:w="851" w:type="dxa"/>
            <w:vAlign w:val="center"/>
          </w:tcPr>
          <w:p w14:paraId="14BFA2B8"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4,88</w:t>
            </w:r>
          </w:p>
        </w:tc>
        <w:tc>
          <w:tcPr>
            <w:tcW w:w="850" w:type="dxa"/>
            <w:vAlign w:val="center"/>
          </w:tcPr>
          <w:p w14:paraId="16D2220C"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5,12</w:t>
            </w:r>
          </w:p>
        </w:tc>
        <w:tc>
          <w:tcPr>
            <w:tcW w:w="851" w:type="dxa"/>
            <w:vAlign w:val="center"/>
          </w:tcPr>
          <w:p w14:paraId="1670D87D"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12,02</w:t>
            </w:r>
          </w:p>
        </w:tc>
        <w:tc>
          <w:tcPr>
            <w:tcW w:w="850" w:type="dxa"/>
            <w:vAlign w:val="center"/>
          </w:tcPr>
          <w:p w14:paraId="022DFABF"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5,36</w:t>
            </w:r>
          </w:p>
        </w:tc>
        <w:tc>
          <w:tcPr>
            <w:tcW w:w="851" w:type="dxa"/>
            <w:vAlign w:val="center"/>
          </w:tcPr>
          <w:p w14:paraId="38F921DE"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9,16</w:t>
            </w:r>
          </w:p>
        </w:tc>
        <w:tc>
          <w:tcPr>
            <w:tcW w:w="850" w:type="dxa"/>
            <w:vAlign w:val="center"/>
          </w:tcPr>
          <w:p w14:paraId="48950922"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9,68</w:t>
            </w:r>
          </w:p>
        </w:tc>
        <w:tc>
          <w:tcPr>
            <w:tcW w:w="1134" w:type="dxa"/>
            <w:vAlign w:val="center"/>
          </w:tcPr>
          <w:p w14:paraId="188C32C6"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15,38</w:t>
            </w:r>
          </w:p>
        </w:tc>
      </w:tr>
      <w:tr w:rsidR="00207A3C" w:rsidRPr="00D35F94" w14:paraId="2F65E2B7" w14:textId="77777777" w:rsidTr="00207A3C">
        <w:tc>
          <w:tcPr>
            <w:tcW w:w="1668" w:type="dxa"/>
            <w:vAlign w:val="center"/>
          </w:tcPr>
          <w:p w14:paraId="58FFA7CC"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Questionnaire view</w:t>
            </w:r>
          </w:p>
        </w:tc>
        <w:tc>
          <w:tcPr>
            <w:tcW w:w="850" w:type="dxa"/>
            <w:vAlign w:val="center"/>
          </w:tcPr>
          <w:p w14:paraId="62D51B98"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138,46</w:t>
            </w:r>
          </w:p>
        </w:tc>
        <w:tc>
          <w:tcPr>
            <w:tcW w:w="851" w:type="dxa"/>
            <w:vAlign w:val="center"/>
          </w:tcPr>
          <w:p w14:paraId="249071EF"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103,46</w:t>
            </w:r>
          </w:p>
        </w:tc>
        <w:tc>
          <w:tcPr>
            <w:tcW w:w="850" w:type="dxa"/>
            <w:vAlign w:val="center"/>
          </w:tcPr>
          <w:p w14:paraId="546F9DE3"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126,22</w:t>
            </w:r>
          </w:p>
        </w:tc>
        <w:tc>
          <w:tcPr>
            <w:tcW w:w="851" w:type="dxa"/>
            <w:vAlign w:val="center"/>
          </w:tcPr>
          <w:p w14:paraId="5908F2EB"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73,05</w:t>
            </w:r>
          </w:p>
        </w:tc>
        <w:tc>
          <w:tcPr>
            <w:tcW w:w="850" w:type="dxa"/>
            <w:vAlign w:val="center"/>
          </w:tcPr>
          <w:p w14:paraId="475BF8F6"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141,6</w:t>
            </w:r>
          </w:p>
        </w:tc>
        <w:tc>
          <w:tcPr>
            <w:tcW w:w="851" w:type="dxa"/>
            <w:vAlign w:val="center"/>
          </w:tcPr>
          <w:p w14:paraId="2E6ADC2C"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79,72</w:t>
            </w:r>
          </w:p>
        </w:tc>
        <w:tc>
          <w:tcPr>
            <w:tcW w:w="850" w:type="dxa"/>
            <w:vAlign w:val="center"/>
          </w:tcPr>
          <w:p w14:paraId="548D3F8D"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189,11</w:t>
            </w:r>
          </w:p>
        </w:tc>
        <w:tc>
          <w:tcPr>
            <w:tcW w:w="1134" w:type="dxa"/>
            <w:vAlign w:val="center"/>
          </w:tcPr>
          <w:p w14:paraId="49CBED92"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128,61</w:t>
            </w:r>
          </w:p>
        </w:tc>
      </w:tr>
      <w:tr w:rsidR="00207A3C" w:rsidRPr="00D35F94" w14:paraId="3F3AB827" w14:textId="77777777" w:rsidTr="00207A3C">
        <w:tc>
          <w:tcPr>
            <w:tcW w:w="1668" w:type="dxa"/>
            <w:vAlign w:val="center"/>
          </w:tcPr>
          <w:p w14:paraId="72B756CD"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lastRenderedPageBreak/>
              <w:t>Resource view</w:t>
            </w:r>
          </w:p>
        </w:tc>
        <w:tc>
          <w:tcPr>
            <w:tcW w:w="850" w:type="dxa"/>
            <w:vAlign w:val="center"/>
          </w:tcPr>
          <w:p w14:paraId="7E89EBE2"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114,75</w:t>
            </w:r>
          </w:p>
        </w:tc>
        <w:tc>
          <w:tcPr>
            <w:tcW w:w="851" w:type="dxa"/>
            <w:vAlign w:val="center"/>
          </w:tcPr>
          <w:p w14:paraId="0C2B2F39"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47,13</w:t>
            </w:r>
          </w:p>
        </w:tc>
        <w:tc>
          <w:tcPr>
            <w:tcW w:w="850" w:type="dxa"/>
            <w:vAlign w:val="center"/>
          </w:tcPr>
          <w:p w14:paraId="6FBF4365"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109,2</w:t>
            </w:r>
          </w:p>
        </w:tc>
        <w:tc>
          <w:tcPr>
            <w:tcW w:w="851" w:type="dxa"/>
            <w:vAlign w:val="center"/>
          </w:tcPr>
          <w:p w14:paraId="1789618B"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42,53</w:t>
            </w:r>
          </w:p>
        </w:tc>
        <w:tc>
          <w:tcPr>
            <w:tcW w:w="850" w:type="dxa"/>
            <w:vAlign w:val="center"/>
          </w:tcPr>
          <w:p w14:paraId="0C6FE20C"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127,06</w:t>
            </w:r>
          </w:p>
        </w:tc>
        <w:tc>
          <w:tcPr>
            <w:tcW w:w="851" w:type="dxa"/>
            <w:vAlign w:val="center"/>
          </w:tcPr>
          <w:p w14:paraId="3B3FA3F3"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57,18</w:t>
            </w:r>
          </w:p>
        </w:tc>
        <w:tc>
          <w:tcPr>
            <w:tcW w:w="850" w:type="dxa"/>
            <w:vAlign w:val="center"/>
          </w:tcPr>
          <w:p w14:paraId="138186F5"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152,95</w:t>
            </w:r>
          </w:p>
        </w:tc>
        <w:tc>
          <w:tcPr>
            <w:tcW w:w="1134" w:type="dxa"/>
            <w:vAlign w:val="center"/>
          </w:tcPr>
          <w:p w14:paraId="6B232B22"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62,7</w:t>
            </w:r>
          </w:p>
        </w:tc>
      </w:tr>
      <w:tr w:rsidR="00207A3C" w:rsidRPr="00D35F94" w14:paraId="273BB568" w14:textId="77777777" w:rsidTr="00207A3C">
        <w:tc>
          <w:tcPr>
            <w:tcW w:w="1668" w:type="dxa"/>
            <w:vAlign w:val="center"/>
          </w:tcPr>
          <w:p w14:paraId="4AB7934C"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User view</w:t>
            </w:r>
          </w:p>
        </w:tc>
        <w:tc>
          <w:tcPr>
            <w:tcW w:w="850" w:type="dxa"/>
            <w:vAlign w:val="center"/>
          </w:tcPr>
          <w:p w14:paraId="7F9AB05C"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16,49</w:t>
            </w:r>
          </w:p>
        </w:tc>
        <w:tc>
          <w:tcPr>
            <w:tcW w:w="851" w:type="dxa"/>
            <w:vAlign w:val="center"/>
          </w:tcPr>
          <w:p w14:paraId="6C6CACE2"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21,67</w:t>
            </w:r>
          </w:p>
        </w:tc>
        <w:tc>
          <w:tcPr>
            <w:tcW w:w="850" w:type="dxa"/>
            <w:vAlign w:val="center"/>
          </w:tcPr>
          <w:p w14:paraId="203156DC"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20,34</w:t>
            </w:r>
          </w:p>
        </w:tc>
        <w:tc>
          <w:tcPr>
            <w:tcW w:w="851" w:type="dxa"/>
            <w:vAlign w:val="center"/>
          </w:tcPr>
          <w:p w14:paraId="1FDDFA09"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42,17</w:t>
            </w:r>
          </w:p>
        </w:tc>
        <w:tc>
          <w:tcPr>
            <w:tcW w:w="850" w:type="dxa"/>
            <w:vAlign w:val="center"/>
          </w:tcPr>
          <w:p w14:paraId="21CDE305"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17,46</w:t>
            </w:r>
          </w:p>
        </w:tc>
        <w:tc>
          <w:tcPr>
            <w:tcW w:w="851" w:type="dxa"/>
            <w:vAlign w:val="center"/>
          </w:tcPr>
          <w:p w14:paraId="728AEFAF"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21,39</w:t>
            </w:r>
          </w:p>
        </w:tc>
        <w:tc>
          <w:tcPr>
            <w:tcW w:w="850" w:type="dxa"/>
            <w:vAlign w:val="center"/>
          </w:tcPr>
          <w:p w14:paraId="571A079B"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31,76</w:t>
            </w:r>
          </w:p>
        </w:tc>
        <w:tc>
          <w:tcPr>
            <w:tcW w:w="1134" w:type="dxa"/>
            <w:vAlign w:val="center"/>
          </w:tcPr>
          <w:p w14:paraId="1CA2A90A"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35,03</w:t>
            </w:r>
          </w:p>
        </w:tc>
      </w:tr>
      <w:tr w:rsidR="00207A3C" w:rsidRPr="00D35F94" w14:paraId="40250B17" w14:textId="77777777" w:rsidTr="00207A3C">
        <w:tc>
          <w:tcPr>
            <w:tcW w:w="1668" w:type="dxa"/>
            <w:vAlign w:val="center"/>
          </w:tcPr>
          <w:p w14:paraId="38AB2947"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User view all</w:t>
            </w:r>
          </w:p>
        </w:tc>
        <w:tc>
          <w:tcPr>
            <w:tcW w:w="850" w:type="dxa"/>
            <w:vAlign w:val="center"/>
          </w:tcPr>
          <w:p w14:paraId="195B621C"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3</w:t>
            </w:r>
          </w:p>
        </w:tc>
        <w:tc>
          <w:tcPr>
            <w:tcW w:w="851" w:type="dxa"/>
            <w:vAlign w:val="center"/>
          </w:tcPr>
          <w:p w14:paraId="61CF936D"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lang w:val="en-US"/>
              </w:rPr>
              <w:t>8,98</w:t>
            </w:r>
          </w:p>
        </w:tc>
        <w:tc>
          <w:tcPr>
            <w:tcW w:w="850" w:type="dxa"/>
            <w:vAlign w:val="center"/>
          </w:tcPr>
          <w:p w14:paraId="7357B2D5"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7,9</w:t>
            </w:r>
          </w:p>
        </w:tc>
        <w:tc>
          <w:tcPr>
            <w:tcW w:w="851" w:type="dxa"/>
            <w:vAlign w:val="center"/>
          </w:tcPr>
          <w:p w14:paraId="06748759" w14:textId="77777777" w:rsidR="00207A3C" w:rsidRPr="00D35F94" w:rsidRDefault="00207A3C" w:rsidP="00207A3C">
            <w:pPr>
              <w:tabs>
                <w:tab w:val="left" w:pos="284"/>
              </w:tabs>
              <w:spacing w:line="360" w:lineRule="auto"/>
              <w:jc w:val="center"/>
              <w:rPr>
                <w:rFonts w:ascii="Times New Roman" w:hAnsi="Times New Roman" w:cs="Times New Roman"/>
                <w:color w:val="auto"/>
                <w:szCs w:val="22"/>
                <w:lang w:val="en-US"/>
              </w:rPr>
            </w:pPr>
            <w:r w:rsidRPr="00D35F94">
              <w:rPr>
                <w:rFonts w:ascii="Times New Roman" w:hAnsi="Times New Roman" w:cs="Times New Roman"/>
                <w:color w:val="auto"/>
                <w:szCs w:val="22"/>
              </w:rPr>
              <w:t>15,09</w:t>
            </w:r>
          </w:p>
        </w:tc>
        <w:tc>
          <w:tcPr>
            <w:tcW w:w="850" w:type="dxa"/>
            <w:vAlign w:val="center"/>
          </w:tcPr>
          <w:p w14:paraId="3F791F73"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11,01</w:t>
            </w:r>
          </w:p>
        </w:tc>
        <w:tc>
          <w:tcPr>
            <w:tcW w:w="851" w:type="dxa"/>
            <w:vAlign w:val="center"/>
          </w:tcPr>
          <w:p w14:paraId="24B84882"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24,92</w:t>
            </w:r>
          </w:p>
        </w:tc>
        <w:tc>
          <w:tcPr>
            <w:tcW w:w="850" w:type="dxa"/>
            <w:vAlign w:val="center"/>
          </w:tcPr>
          <w:p w14:paraId="4CC272E0"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16,76</w:t>
            </w:r>
          </w:p>
        </w:tc>
        <w:tc>
          <w:tcPr>
            <w:tcW w:w="1134" w:type="dxa"/>
            <w:vAlign w:val="center"/>
          </w:tcPr>
          <w:p w14:paraId="5ABDD86F" w14:textId="77777777" w:rsidR="00207A3C" w:rsidRPr="00D35F94" w:rsidRDefault="00207A3C" w:rsidP="00207A3C">
            <w:pPr>
              <w:tabs>
                <w:tab w:val="left" w:pos="284"/>
              </w:tabs>
              <w:spacing w:line="360" w:lineRule="auto"/>
              <w:jc w:val="center"/>
              <w:rPr>
                <w:rFonts w:ascii="Times New Roman" w:hAnsi="Times New Roman" w:cs="Times New Roman"/>
                <w:i/>
                <w:color w:val="auto"/>
                <w:szCs w:val="22"/>
                <w:lang w:val="en-US"/>
              </w:rPr>
            </w:pPr>
            <w:r w:rsidRPr="00D35F94">
              <w:rPr>
                <w:rFonts w:ascii="Times New Roman" w:hAnsi="Times New Roman" w:cs="Times New Roman"/>
                <w:color w:val="auto"/>
                <w:szCs w:val="22"/>
              </w:rPr>
              <w:t>35,6</w:t>
            </w:r>
          </w:p>
        </w:tc>
      </w:tr>
    </w:tbl>
    <w:p w14:paraId="3801E95A" w14:textId="77777777" w:rsidR="00024B37" w:rsidRDefault="00024B37" w:rsidP="00BC5198">
      <w:pPr>
        <w:spacing w:after="240" w:line="360" w:lineRule="auto"/>
        <w:contextualSpacing w:val="0"/>
        <w:jc w:val="both"/>
        <w:rPr>
          <w:rFonts w:ascii="Times New Roman" w:eastAsia="Times New Roman" w:hAnsi="Times New Roman" w:cs="Times New Roman"/>
          <w:sz w:val="26"/>
          <w:szCs w:val="26"/>
        </w:rPr>
      </w:pPr>
    </w:p>
    <w:p w14:paraId="736BF55E" w14:textId="77777777" w:rsidR="0034240E" w:rsidRPr="00A25D82" w:rsidRDefault="0034240E" w:rsidP="00A25D82">
      <w:pPr>
        <w:pStyle w:val="Heading2"/>
        <w:spacing w:after="240"/>
        <w:rPr>
          <w:rFonts w:asciiTheme="majorHAnsi" w:hAnsiTheme="majorHAnsi"/>
          <w:b/>
          <w:sz w:val="28"/>
          <w:szCs w:val="28"/>
        </w:rPr>
      </w:pPr>
      <w:bookmarkStart w:id="86" w:name="_Toc421738006"/>
      <w:r w:rsidRPr="00A25D82">
        <w:rPr>
          <w:rFonts w:asciiTheme="majorHAnsi" w:hAnsiTheme="majorHAnsi"/>
          <w:b/>
          <w:sz w:val="28"/>
          <w:szCs w:val="28"/>
        </w:rPr>
        <w:t xml:space="preserve">5.4  </w:t>
      </w:r>
      <w:r w:rsidR="00C45C63" w:rsidRPr="00A25D82">
        <w:rPr>
          <w:rFonts w:asciiTheme="majorHAnsi" w:hAnsiTheme="majorHAnsi"/>
          <w:b/>
          <w:sz w:val="28"/>
          <w:szCs w:val="28"/>
        </w:rPr>
        <w:t>Οπτικοποίηση Σχέσεων Μεταβλητών</w:t>
      </w:r>
      <w:bookmarkEnd w:id="86"/>
    </w:p>
    <w:p w14:paraId="0FB10599" w14:textId="44C43539" w:rsidR="00357082" w:rsidRDefault="00C45C63" w:rsidP="00C45C63">
      <w:pPr>
        <w:spacing w:after="240" w:line="360" w:lineRule="auto"/>
        <w:ind w:firstLine="284"/>
        <w:contextualSpacing w:val="0"/>
        <w:jc w:val="both"/>
        <w:rPr>
          <w:rFonts w:ascii="Times New Roman" w:eastAsia="Times New Roman" w:hAnsi="Times New Roman" w:cs="Times New Roman"/>
          <w:szCs w:val="22"/>
        </w:rPr>
      </w:pPr>
      <w:r>
        <w:rPr>
          <w:rFonts w:ascii="Times New Roman" w:eastAsia="Times New Roman" w:hAnsi="Times New Roman" w:cs="Times New Roman"/>
          <w:szCs w:val="22"/>
        </w:rPr>
        <w:tab/>
        <w:t>Στη συγκεκριμένη ενότητα θα παρουσιαστούν κάποιες οπτικοποιήσεις όπου προέκυψαν μέσα από τις σχ</w:t>
      </w:r>
      <w:r w:rsidR="00A86A88">
        <w:rPr>
          <w:rFonts w:ascii="Times New Roman" w:eastAsia="Times New Roman" w:hAnsi="Times New Roman" w:cs="Times New Roman"/>
          <w:szCs w:val="22"/>
        </w:rPr>
        <w:t xml:space="preserve">έσεις </w:t>
      </w:r>
      <w:r w:rsidR="00187A36">
        <w:rPr>
          <w:rFonts w:ascii="Times New Roman" w:eastAsia="Times New Roman" w:hAnsi="Times New Roman" w:cs="Times New Roman"/>
          <w:szCs w:val="22"/>
        </w:rPr>
        <w:t xml:space="preserve">των μεταβλητών με </w:t>
      </w:r>
      <w:r w:rsidR="007700BC">
        <w:rPr>
          <w:rFonts w:ascii="Times New Roman" w:eastAsia="Times New Roman" w:hAnsi="Times New Roman" w:cs="Times New Roman"/>
          <w:szCs w:val="22"/>
        </w:rPr>
        <w:t xml:space="preserve">τη </w:t>
      </w:r>
      <w:r>
        <w:rPr>
          <w:rFonts w:ascii="Times New Roman" w:eastAsia="Times New Roman" w:hAnsi="Times New Roman" w:cs="Times New Roman"/>
          <w:szCs w:val="22"/>
          <w:lang w:val="en-US"/>
        </w:rPr>
        <w:t>final</w:t>
      </w:r>
      <w:r w:rsidRPr="00C45C63">
        <w:rPr>
          <w:rFonts w:ascii="Times New Roman" w:eastAsia="Times New Roman" w:hAnsi="Times New Roman" w:cs="Times New Roman"/>
          <w:szCs w:val="22"/>
        </w:rPr>
        <w:t xml:space="preserve"> </w:t>
      </w:r>
      <w:r>
        <w:rPr>
          <w:rFonts w:ascii="Times New Roman" w:eastAsia="Times New Roman" w:hAnsi="Times New Roman" w:cs="Times New Roman"/>
          <w:szCs w:val="22"/>
          <w:lang w:val="en-US"/>
        </w:rPr>
        <w:t>note</w:t>
      </w:r>
      <w:r w:rsidR="00143C6B" w:rsidRPr="00143C6B">
        <w:rPr>
          <w:rFonts w:ascii="Times New Roman" w:eastAsia="Times New Roman" w:hAnsi="Times New Roman" w:cs="Times New Roman"/>
          <w:szCs w:val="22"/>
        </w:rPr>
        <w:t xml:space="preserve"> (</w:t>
      </w:r>
      <w:r>
        <w:rPr>
          <w:rFonts w:ascii="Times New Roman" w:eastAsia="Times New Roman" w:hAnsi="Times New Roman" w:cs="Times New Roman"/>
          <w:szCs w:val="22"/>
        </w:rPr>
        <w:t>τελικό βαθμό στο μάθημα</w:t>
      </w:r>
      <w:r w:rsidR="00143C6B" w:rsidRPr="00143C6B">
        <w:rPr>
          <w:rFonts w:ascii="Times New Roman" w:eastAsia="Times New Roman" w:hAnsi="Times New Roman" w:cs="Times New Roman"/>
          <w:szCs w:val="22"/>
        </w:rPr>
        <w:t>)</w:t>
      </w:r>
      <w:r w:rsidR="00877DCE">
        <w:rPr>
          <w:rFonts w:ascii="Times New Roman" w:eastAsia="Times New Roman" w:hAnsi="Times New Roman" w:cs="Times New Roman"/>
          <w:szCs w:val="22"/>
        </w:rPr>
        <w:t xml:space="preserve"> για τα τρία </w:t>
      </w:r>
      <w:r w:rsidR="00464783">
        <w:rPr>
          <w:rFonts w:ascii="Times New Roman" w:eastAsia="Times New Roman" w:hAnsi="Times New Roman" w:cs="Times New Roman"/>
          <w:szCs w:val="22"/>
        </w:rPr>
        <w:t>έτη διεξαγωγής του μαθήματος</w:t>
      </w:r>
      <w:r>
        <w:rPr>
          <w:rFonts w:ascii="Times New Roman" w:eastAsia="Times New Roman" w:hAnsi="Times New Roman" w:cs="Times New Roman"/>
          <w:szCs w:val="22"/>
        </w:rPr>
        <w:t xml:space="preserve">. </w:t>
      </w:r>
      <w:r w:rsidR="000833E3">
        <w:rPr>
          <w:rFonts w:ascii="Times New Roman" w:eastAsia="Times New Roman" w:hAnsi="Times New Roman" w:cs="Times New Roman"/>
          <w:szCs w:val="22"/>
        </w:rPr>
        <w:t>Μέσα από τις οπτικοποιήσει</w:t>
      </w:r>
      <w:r w:rsidR="00143C6B">
        <w:rPr>
          <w:rFonts w:ascii="Times New Roman" w:eastAsia="Times New Roman" w:hAnsi="Times New Roman" w:cs="Times New Roman"/>
          <w:szCs w:val="22"/>
        </w:rPr>
        <w:t>ς που πραγματοποιήθηκαν με το</w:t>
      </w:r>
      <w:r w:rsidR="000833E3">
        <w:rPr>
          <w:rFonts w:ascii="Times New Roman" w:eastAsia="Times New Roman" w:hAnsi="Times New Roman" w:cs="Times New Roman"/>
          <w:szCs w:val="22"/>
        </w:rPr>
        <w:t xml:space="preserve"> εργαλείο </w:t>
      </w:r>
      <w:r w:rsidR="000833E3">
        <w:rPr>
          <w:rFonts w:ascii="Times New Roman" w:eastAsia="Times New Roman" w:hAnsi="Times New Roman" w:cs="Times New Roman"/>
          <w:szCs w:val="22"/>
          <w:lang w:val="en-US"/>
        </w:rPr>
        <w:t>Tableau</w:t>
      </w:r>
      <w:r w:rsidR="000833E3" w:rsidRPr="000833E3">
        <w:rPr>
          <w:rFonts w:ascii="Times New Roman" w:eastAsia="Times New Roman" w:hAnsi="Times New Roman" w:cs="Times New Roman"/>
          <w:szCs w:val="22"/>
        </w:rPr>
        <w:t xml:space="preserve"> </w:t>
      </w:r>
      <w:r w:rsidR="000833E3">
        <w:rPr>
          <w:rFonts w:ascii="Times New Roman" w:eastAsia="Times New Roman" w:hAnsi="Times New Roman" w:cs="Times New Roman"/>
          <w:szCs w:val="22"/>
          <w:lang w:val="en-US"/>
        </w:rPr>
        <w:t>Public</w:t>
      </w:r>
      <w:r w:rsidR="00877DCE">
        <w:rPr>
          <w:rFonts w:ascii="Times New Roman" w:eastAsia="Times New Roman" w:hAnsi="Times New Roman" w:cs="Times New Roman"/>
          <w:szCs w:val="22"/>
        </w:rPr>
        <w:t>, έγινε διακριτό ότι</w:t>
      </w:r>
      <w:r w:rsidR="002D5B24">
        <w:rPr>
          <w:rFonts w:ascii="Times New Roman" w:eastAsia="Times New Roman" w:hAnsi="Times New Roman" w:cs="Times New Roman"/>
          <w:szCs w:val="22"/>
        </w:rPr>
        <w:t xml:space="preserve"> συνολικά</w:t>
      </w:r>
      <w:r w:rsidR="00877DCE">
        <w:rPr>
          <w:rFonts w:ascii="Times New Roman" w:eastAsia="Times New Roman" w:hAnsi="Times New Roman" w:cs="Times New Roman"/>
          <w:szCs w:val="22"/>
        </w:rPr>
        <w:t xml:space="preserve">  οι περισσότερες μεταβλητές έχουν θετική</w:t>
      </w:r>
      <w:r w:rsidR="00CB0C7E">
        <w:rPr>
          <w:rFonts w:ascii="Times New Roman" w:eastAsia="Times New Roman" w:hAnsi="Times New Roman" w:cs="Times New Roman"/>
          <w:szCs w:val="22"/>
        </w:rPr>
        <w:t xml:space="preserve"> γραμμική</w:t>
      </w:r>
      <w:r w:rsidR="00877DCE">
        <w:rPr>
          <w:rFonts w:ascii="Times New Roman" w:eastAsia="Times New Roman" w:hAnsi="Times New Roman" w:cs="Times New Roman"/>
          <w:szCs w:val="22"/>
        </w:rPr>
        <w:t xml:space="preserve"> σχέση με τη μεταβλητή </w:t>
      </w:r>
      <w:r w:rsidR="00877DCE">
        <w:rPr>
          <w:rFonts w:ascii="Times New Roman" w:eastAsia="Times New Roman" w:hAnsi="Times New Roman" w:cs="Times New Roman"/>
          <w:szCs w:val="22"/>
          <w:lang w:val="en-US"/>
        </w:rPr>
        <w:t>final</w:t>
      </w:r>
      <w:r w:rsidR="00877DCE" w:rsidRPr="00877DCE">
        <w:rPr>
          <w:rFonts w:ascii="Times New Roman" w:eastAsia="Times New Roman" w:hAnsi="Times New Roman" w:cs="Times New Roman"/>
          <w:szCs w:val="22"/>
        </w:rPr>
        <w:t xml:space="preserve"> </w:t>
      </w:r>
      <w:r w:rsidR="00877DCE">
        <w:rPr>
          <w:rFonts w:ascii="Times New Roman" w:eastAsia="Times New Roman" w:hAnsi="Times New Roman" w:cs="Times New Roman"/>
          <w:szCs w:val="22"/>
          <w:lang w:val="en-US"/>
        </w:rPr>
        <w:t>note</w:t>
      </w:r>
      <w:r w:rsidR="00A86A88">
        <w:rPr>
          <w:rFonts w:ascii="Times New Roman" w:eastAsia="Times New Roman" w:hAnsi="Times New Roman" w:cs="Times New Roman"/>
          <w:szCs w:val="22"/>
        </w:rPr>
        <w:t xml:space="preserve">, το οποίο είναι ευδιάκριτο </w:t>
      </w:r>
      <w:r w:rsidR="00CB0C7E">
        <w:rPr>
          <w:rFonts w:ascii="Times New Roman" w:eastAsia="Times New Roman" w:hAnsi="Times New Roman" w:cs="Times New Roman"/>
          <w:szCs w:val="22"/>
        </w:rPr>
        <w:t>από την κλίση της γραμμής.</w:t>
      </w:r>
      <w:r w:rsidR="00357082" w:rsidRPr="00357082">
        <w:rPr>
          <w:rFonts w:ascii="Times New Roman" w:eastAsia="Times New Roman" w:hAnsi="Times New Roman" w:cs="Times New Roman"/>
          <w:szCs w:val="22"/>
        </w:rPr>
        <w:t xml:space="preserve"> </w:t>
      </w:r>
      <w:r w:rsidR="00357082">
        <w:rPr>
          <w:rFonts w:ascii="Times New Roman" w:eastAsia="Times New Roman" w:hAnsi="Times New Roman" w:cs="Times New Roman"/>
          <w:szCs w:val="22"/>
        </w:rPr>
        <w:t>Επιπλέον, μέσα από το</w:t>
      </w:r>
      <w:r w:rsidR="002334AD">
        <w:rPr>
          <w:rFonts w:ascii="Times New Roman" w:eastAsia="Times New Roman" w:hAnsi="Times New Roman" w:cs="Times New Roman"/>
          <w:szCs w:val="22"/>
        </w:rPr>
        <w:t>ν Πίνακα 12 φαίνεται ότι όλες οι σχέσεις χαρακτηρίζονται από χαμηλή συσχέτιση</w:t>
      </w:r>
      <w:r w:rsidR="00357082">
        <w:rPr>
          <w:rFonts w:ascii="Times New Roman" w:eastAsia="Times New Roman" w:hAnsi="Times New Roman" w:cs="Times New Roman"/>
          <w:szCs w:val="22"/>
        </w:rPr>
        <w:t>.</w:t>
      </w:r>
      <w:r w:rsidR="00CB0C7E">
        <w:rPr>
          <w:rFonts w:ascii="Times New Roman" w:eastAsia="Times New Roman" w:hAnsi="Times New Roman" w:cs="Times New Roman"/>
          <w:szCs w:val="22"/>
        </w:rPr>
        <w:t xml:space="preserve"> </w:t>
      </w:r>
    </w:p>
    <w:p w14:paraId="1530682C" w14:textId="77777777" w:rsidR="00357082" w:rsidRPr="00A86A88" w:rsidRDefault="00357082" w:rsidP="00357082">
      <w:pPr>
        <w:spacing w:after="240" w:line="360" w:lineRule="auto"/>
        <w:ind w:firstLine="284"/>
        <w:contextualSpacing w:val="0"/>
        <w:jc w:val="center"/>
        <w:rPr>
          <w:rFonts w:ascii="Times New Roman" w:eastAsia="Times New Roman" w:hAnsi="Times New Roman" w:cs="Times New Roman"/>
          <w:b/>
          <w:szCs w:val="22"/>
        </w:rPr>
      </w:pPr>
      <w:r w:rsidRPr="00357082">
        <w:rPr>
          <w:rFonts w:ascii="Times New Roman" w:eastAsia="Times New Roman" w:hAnsi="Times New Roman" w:cs="Times New Roman"/>
          <w:b/>
          <w:szCs w:val="22"/>
        </w:rPr>
        <w:t>Πίνακας 12.</w:t>
      </w:r>
      <w:r>
        <w:rPr>
          <w:rFonts w:ascii="Times New Roman" w:eastAsia="Times New Roman" w:hAnsi="Times New Roman" w:cs="Times New Roman"/>
          <w:b/>
          <w:szCs w:val="22"/>
        </w:rPr>
        <w:t xml:space="preserve"> </w:t>
      </w:r>
      <w:r w:rsidRPr="00357082">
        <w:rPr>
          <w:rFonts w:ascii="Times New Roman" w:eastAsia="Times New Roman" w:hAnsi="Times New Roman" w:cs="Times New Roman"/>
          <w:szCs w:val="22"/>
        </w:rPr>
        <w:t>Συσχετίσεις μεταβλητών</w:t>
      </w:r>
      <w:r w:rsidRPr="00A86A88">
        <w:rPr>
          <w:rFonts w:ascii="Times New Roman" w:eastAsia="Times New Roman" w:hAnsi="Times New Roman" w:cs="Times New Roman"/>
          <w:szCs w:val="22"/>
        </w:rPr>
        <w:t xml:space="preserve">- </w:t>
      </w:r>
      <w:r w:rsidRPr="00357082">
        <w:rPr>
          <w:rFonts w:ascii="Times New Roman" w:eastAsia="Times New Roman" w:hAnsi="Times New Roman" w:cs="Times New Roman"/>
          <w:szCs w:val="22"/>
          <w:lang w:val="en-US"/>
        </w:rPr>
        <w:t>final</w:t>
      </w:r>
      <w:r w:rsidRPr="00A86A88">
        <w:rPr>
          <w:rFonts w:ascii="Times New Roman" w:eastAsia="Times New Roman" w:hAnsi="Times New Roman" w:cs="Times New Roman"/>
          <w:szCs w:val="22"/>
        </w:rPr>
        <w:t xml:space="preserve"> </w:t>
      </w:r>
      <w:r w:rsidRPr="00357082">
        <w:rPr>
          <w:rFonts w:ascii="Times New Roman" w:eastAsia="Times New Roman" w:hAnsi="Times New Roman" w:cs="Times New Roman"/>
          <w:szCs w:val="22"/>
          <w:lang w:val="en-US"/>
        </w:rPr>
        <w:t>note</w:t>
      </w:r>
    </w:p>
    <w:tbl>
      <w:tblPr>
        <w:tblStyle w:val="TableGrid"/>
        <w:tblW w:w="0" w:type="auto"/>
        <w:tblInd w:w="1158" w:type="dxa"/>
        <w:tblLook w:val="04A0" w:firstRow="1" w:lastRow="0" w:firstColumn="1" w:lastColumn="0" w:noHBand="0" w:noVBand="1"/>
      </w:tblPr>
      <w:tblGrid>
        <w:gridCol w:w="3842"/>
        <w:gridCol w:w="2268"/>
      </w:tblGrid>
      <w:tr w:rsidR="00357082" w14:paraId="1C3ED335" w14:textId="77777777" w:rsidTr="00DD0845">
        <w:trPr>
          <w:trHeight w:val="509"/>
        </w:trPr>
        <w:tc>
          <w:tcPr>
            <w:tcW w:w="3842" w:type="dxa"/>
            <w:vAlign w:val="center"/>
          </w:tcPr>
          <w:p w14:paraId="7D190C30" w14:textId="77777777" w:rsidR="00357082" w:rsidRDefault="00357082" w:rsidP="00357082">
            <w:pPr>
              <w:spacing w:after="240" w:line="360" w:lineRule="auto"/>
              <w:contextualSpacing w:val="0"/>
              <w:jc w:val="center"/>
              <w:rPr>
                <w:rFonts w:ascii="Times New Roman" w:eastAsia="Times New Roman" w:hAnsi="Times New Roman" w:cs="Times New Roman"/>
                <w:szCs w:val="22"/>
              </w:rPr>
            </w:pPr>
          </w:p>
        </w:tc>
        <w:tc>
          <w:tcPr>
            <w:tcW w:w="2268" w:type="dxa"/>
            <w:vAlign w:val="center"/>
          </w:tcPr>
          <w:p w14:paraId="44F59415" w14:textId="77777777" w:rsidR="00357082" w:rsidRPr="00357082" w:rsidRDefault="00357082" w:rsidP="00357082">
            <w:pPr>
              <w:spacing w:after="240" w:line="360" w:lineRule="auto"/>
              <w:contextualSpacing w:val="0"/>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t>Final Note</w:t>
            </w:r>
          </w:p>
        </w:tc>
      </w:tr>
      <w:tr w:rsidR="00357082" w14:paraId="5C9E9786" w14:textId="77777777" w:rsidTr="00DD0845">
        <w:trPr>
          <w:trHeight w:val="447"/>
        </w:trPr>
        <w:tc>
          <w:tcPr>
            <w:tcW w:w="3842" w:type="dxa"/>
            <w:vAlign w:val="center"/>
          </w:tcPr>
          <w:p w14:paraId="3139491C" w14:textId="77777777" w:rsidR="00357082" w:rsidRPr="00357082" w:rsidRDefault="00357082" w:rsidP="00357082">
            <w:pPr>
              <w:spacing w:after="240" w:line="360" w:lineRule="auto"/>
              <w:contextualSpacing w:val="0"/>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t xml:space="preserve">Computer at home </w:t>
            </w:r>
          </w:p>
        </w:tc>
        <w:tc>
          <w:tcPr>
            <w:tcW w:w="2268" w:type="dxa"/>
            <w:vAlign w:val="center"/>
          </w:tcPr>
          <w:p w14:paraId="7DB67B21" w14:textId="77777777" w:rsidR="00357082" w:rsidRPr="00A86A88" w:rsidRDefault="00357082" w:rsidP="00357082">
            <w:pPr>
              <w:spacing w:after="240" w:line="360" w:lineRule="auto"/>
              <w:contextualSpacing w:val="0"/>
              <w:jc w:val="center"/>
              <w:rPr>
                <w:rFonts w:ascii="Times New Roman" w:eastAsia="Times New Roman" w:hAnsi="Times New Roman" w:cs="Times New Roman"/>
                <w:szCs w:val="22"/>
                <w:lang w:val="en-US"/>
              </w:rPr>
            </w:pPr>
            <w:r w:rsidRPr="00A86A88">
              <w:rPr>
                <w:rFonts w:ascii="Times New Roman" w:eastAsia="Times New Roman" w:hAnsi="Times New Roman" w:cs="Times New Roman"/>
                <w:szCs w:val="22"/>
                <w:lang w:val="en-US"/>
              </w:rPr>
              <w:t>-0,26</w:t>
            </w:r>
          </w:p>
        </w:tc>
      </w:tr>
      <w:tr w:rsidR="00357082" w14:paraId="6DB0132E" w14:textId="77777777" w:rsidTr="00DD0845">
        <w:tc>
          <w:tcPr>
            <w:tcW w:w="3842" w:type="dxa"/>
            <w:vAlign w:val="center"/>
          </w:tcPr>
          <w:p w14:paraId="4B27D74E" w14:textId="77777777" w:rsidR="00357082" w:rsidRPr="00357082" w:rsidRDefault="00357082" w:rsidP="00A86A88">
            <w:pPr>
              <w:spacing w:after="240" w:line="360" w:lineRule="auto"/>
              <w:contextualSpacing w:val="0"/>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t>Internet at home</w:t>
            </w:r>
          </w:p>
        </w:tc>
        <w:tc>
          <w:tcPr>
            <w:tcW w:w="2268" w:type="dxa"/>
            <w:vAlign w:val="center"/>
          </w:tcPr>
          <w:p w14:paraId="527BAD31" w14:textId="77777777" w:rsidR="00357082" w:rsidRPr="002334AD" w:rsidRDefault="002334AD" w:rsidP="00357082">
            <w:pPr>
              <w:spacing w:after="240" w:line="360" w:lineRule="auto"/>
              <w:contextualSpacing w:val="0"/>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t>- 0,11</w:t>
            </w:r>
          </w:p>
        </w:tc>
      </w:tr>
      <w:tr w:rsidR="00357082" w14:paraId="701547EB" w14:textId="77777777" w:rsidTr="00DD0845">
        <w:tc>
          <w:tcPr>
            <w:tcW w:w="3842" w:type="dxa"/>
            <w:vAlign w:val="center"/>
          </w:tcPr>
          <w:p w14:paraId="16DCB882" w14:textId="77777777" w:rsidR="00357082" w:rsidRPr="00357082" w:rsidRDefault="00357082" w:rsidP="00357082">
            <w:pPr>
              <w:spacing w:after="240" w:line="360" w:lineRule="auto"/>
              <w:contextualSpacing w:val="0"/>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t>Computer use per week</w:t>
            </w:r>
          </w:p>
        </w:tc>
        <w:tc>
          <w:tcPr>
            <w:tcW w:w="2268" w:type="dxa"/>
            <w:vAlign w:val="center"/>
          </w:tcPr>
          <w:p w14:paraId="2C9F232D" w14:textId="77777777" w:rsidR="00357082" w:rsidRPr="002334AD" w:rsidRDefault="002334AD" w:rsidP="00357082">
            <w:pPr>
              <w:spacing w:after="240" w:line="360" w:lineRule="auto"/>
              <w:contextualSpacing w:val="0"/>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t>0,01</w:t>
            </w:r>
          </w:p>
        </w:tc>
      </w:tr>
      <w:tr w:rsidR="00357082" w:rsidRPr="00357082" w14:paraId="711DC3D0" w14:textId="77777777" w:rsidTr="00DD0845">
        <w:tc>
          <w:tcPr>
            <w:tcW w:w="3842" w:type="dxa"/>
            <w:vAlign w:val="center"/>
          </w:tcPr>
          <w:p w14:paraId="7B74E2A7" w14:textId="77777777" w:rsidR="00357082" w:rsidRPr="00357082" w:rsidRDefault="00357082" w:rsidP="00357082">
            <w:pPr>
              <w:spacing w:after="240" w:line="360" w:lineRule="auto"/>
              <w:contextualSpacing w:val="0"/>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t>Ease of moodle use perceptions</w:t>
            </w:r>
          </w:p>
        </w:tc>
        <w:tc>
          <w:tcPr>
            <w:tcW w:w="2268" w:type="dxa"/>
            <w:vAlign w:val="center"/>
          </w:tcPr>
          <w:p w14:paraId="4E280A3E" w14:textId="77777777" w:rsidR="00357082" w:rsidRPr="00A86A88" w:rsidRDefault="002334AD" w:rsidP="00357082">
            <w:pPr>
              <w:spacing w:after="240" w:line="360" w:lineRule="auto"/>
              <w:contextualSpacing w:val="0"/>
              <w:jc w:val="center"/>
              <w:rPr>
                <w:rFonts w:ascii="Times New Roman" w:eastAsia="Times New Roman" w:hAnsi="Times New Roman" w:cs="Times New Roman"/>
                <w:szCs w:val="22"/>
                <w:lang w:val="en-US"/>
              </w:rPr>
            </w:pPr>
            <w:r w:rsidRPr="00A86A88">
              <w:rPr>
                <w:rFonts w:ascii="Times New Roman" w:eastAsia="Times New Roman" w:hAnsi="Times New Roman" w:cs="Times New Roman"/>
                <w:szCs w:val="22"/>
                <w:lang w:val="en-US"/>
              </w:rPr>
              <w:t>0,21</w:t>
            </w:r>
          </w:p>
        </w:tc>
      </w:tr>
      <w:tr w:rsidR="00357082" w:rsidRPr="00357082" w14:paraId="393F1C86" w14:textId="77777777" w:rsidTr="00DD0845">
        <w:tc>
          <w:tcPr>
            <w:tcW w:w="3842" w:type="dxa"/>
            <w:vAlign w:val="center"/>
          </w:tcPr>
          <w:p w14:paraId="1DEDF3DB" w14:textId="77777777" w:rsidR="00357082" w:rsidRPr="00357082" w:rsidRDefault="00357082" w:rsidP="00357082">
            <w:pPr>
              <w:spacing w:after="240" w:line="360" w:lineRule="auto"/>
              <w:contextualSpacing w:val="0"/>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t>Moodle use capability perceptions</w:t>
            </w:r>
          </w:p>
        </w:tc>
        <w:tc>
          <w:tcPr>
            <w:tcW w:w="2268" w:type="dxa"/>
            <w:vAlign w:val="center"/>
          </w:tcPr>
          <w:p w14:paraId="4CB0E49C" w14:textId="77777777" w:rsidR="00357082" w:rsidRPr="00A86A88" w:rsidRDefault="002334AD" w:rsidP="00357082">
            <w:pPr>
              <w:spacing w:after="240" w:line="360" w:lineRule="auto"/>
              <w:contextualSpacing w:val="0"/>
              <w:jc w:val="center"/>
              <w:rPr>
                <w:rFonts w:ascii="Times New Roman" w:eastAsia="Times New Roman" w:hAnsi="Times New Roman" w:cs="Times New Roman"/>
                <w:szCs w:val="22"/>
                <w:lang w:val="en-US"/>
              </w:rPr>
            </w:pPr>
            <w:r w:rsidRPr="00A86A88">
              <w:rPr>
                <w:rFonts w:ascii="Times New Roman" w:eastAsia="Times New Roman" w:hAnsi="Times New Roman" w:cs="Times New Roman"/>
                <w:szCs w:val="22"/>
                <w:lang w:val="en-US"/>
              </w:rPr>
              <w:t>0,27</w:t>
            </w:r>
          </w:p>
        </w:tc>
      </w:tr>
      <w:tr w:rsidR="00357082" w:rsidRPr="00357082" w14:paraId="3A767214" w14:textId="77777777" w:rsidTr="00DD0845">
        <w:tc>
          <w:tcPr>
            <w:tcW w:w="3842" w:type="dxa"/>
            <w:vAlign w:val="center"/>
          </w:tcPr>
          <w:p w14:paraId="45361114" w14:textId="77777777" w:rsidR="00357082" w:rsidRPr="00357082" w:rsidRDefault="00357082" w:rsidP="00357082">
            <w:pPr>
              <w:spacing w:after="240" w:line="360" w:lineRule="auto"/>
              <w:contextualSpacing w:val="0"/>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t>Attitude about Moodle</w:t>
            </w:r>
          </w:p>
        </w:tc>
        <w:tc>
          <w:tcPr>
            <w:tcW w:w="2268" w:type="dxa"/>
            <w:vAlign w:val="center"/>
          </w:tcPr>
          <w:p w14:paraId="463A0249" w14:textId="77777777" w:rsidR="00357082" w:rsidRPr="00A86A88" w:rsidRDefault="002334AD" w:rsidP="00357082">
            <w:pPr>
              <w:spacing w:after="240" w:line="360" w:lineRule="auto"/>
              <w:contextualSpacing w:val="0"/>
              <w:jc w:val="center"/>
              <w:rPr>
                <w:rFonts w:ascii="Times New Roman" w:eastAsia="Times New Roman" w:hAnsi="Times New Roman" w:cs="Times New Roman"/>
                <w:szCs w:val="22"/>
                <w:lang w:val="en-US"/>
              </w:rPr>
            </w:pPr>
            <w:r w:rsidRPr="00A86A88">
              <w:rPr>
                <w:rFonts w:ascii="Times New Roman" w:eastAsia="Times New Roman" w:hAnsi="Times New Roman" w:cs="Times New Roman"/>
                <w:szCs w:val="22"/>
                <w:lang w:val="en-US"/>
              </w:rPr>
              <w:t>0,09</w:t>
            </w:r>
          </w:p>
        </w:tc>
      </w:tr>
      <w:tr w:rsidR="00357082" w:rsidRPr="00357082" w14:paraId="54FD3FFF" w14:textId="77777777" w:rsidTr="00DD0845">
        <w:tc>
          <w:tcPr>
            <w:tcW w:w="3842" w:type="dxa"/>
            <w:vAlign w:val="center"/>
          </w:tcPr>
          <w:p w14:paraId="6D032EA6" w14:textId="77777777" w:rsidR="00357082" w:rsidRPr="00357082" w:rsidRDefault="00357082" w:rsidP="00357082">
            <w:pPr>
              <w:spacing w:after="240" w:line="360" w:lineRule="auto"/>
              <w:contextualSpacing w:val="0"/>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t>Perceived moodle usefulness lesson</w:t>
            </w:r>
          </w:p>
        </w:tc>
        <w:tc>
          <w:tcPr>
            <w:tcW w:w="2268" w:type="dxa"/>
            <w:vAlign w:val="center"/>
          </w:tcPr>
          <w:p w14:paraId="2E2177CA" w14:textId="77777777" w:rsidR="00357082" w:rsidRPr="00A86A88" w:rsidRDefault="002334AD" w:rsidP="00357082">
            <w:pPr>
              <w:spacing w:after="240" w:line="360" w:lineRule="auto"/>
              <w:contextualSpacing w:val="0"/>
              <w:jc w:val="center"/>
              <w:rPr>
                <w:rFonts w:ascii="Times New Roman" w:eastAsia="Times New Roman" w:hAnsi="Times New Roman" w:cs="Times New Roman"/>
                <w:szCs w:val="22"/>
                <w:lang w:val="en-US"/>
              </w:rPr>
            </w:pPr>
            <w:r w:rsidRPr="00A86A88">
              <w:rPr>
                <w:rFonts w:ascii="Times New Roman" w:eastAsia="Times New Roman" w:hAnsi="Times New Roman" w:cs="Times New Roman"/>
                <w:szCs w:val="22"/>
                <w:lang w:val="en-US"/>
              </w:rPr>
              <w:t>0,07</w:t>
            </w:r>
          </w:p>
        </w:tc>
      </w:tr>
      <w:tr w:rsidR="00357082" w:rsidRPr="00357082" w14:paraId="7441DFBE" w14:textId="77777777" w:rsidTr="00DD0845">
        <w:tc>
          <w:tcPr>
            <w:tcW w:w="3842" w:type="dxa"/>
            <w:vAlign w:val="center"/>
          </w:tcPr>
          <w:p w14:paraId="128CFBA5" w14:textId="77777777" w:rsidR="00357082" w:rsidRPr="00357082" w:rsidRDefault="00357082" w:rsidP="00357082">
            <w:pPr>
              <w:spacing w:after="240" w:line="360" w:lineRule="auto"/>
              <w:contextualSpacing w:val="0"/>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t>Perceived usefulness assignment</w:t>
            </w:r>
          </w:p>
        </w:tc>
        <w:tc>
          <w:tcPr>
            <w:tcW w:w="2268" w:type="dxa"/>
            <w:vAlign w:val="center"/>
          </w:tcPr>
          <w:p w14:paraId="459EB2E5" w14:textId="77777777" w:rsidR="00357082" w:rsidRPr="00A86A88" w:rsidRDefault="002334AD" w:rsidP="00357082">
            <w:pPr>
              <w:spacing w:after="240" w:line="360" w:lineRule="auto"/>
              <w:contextualSpacing w:val="0"/>
              <w:jc w:val="center"/>
              <w:rPr>
                <w:rFonts w:ascii="Times New Roman" w:eastAsia="Times New Roman" w:hAnsi="Times New Roman" w:cs="Times New Roman"/>
                <w:szCs w:val="22"/>
                <w:lang w:val="en-US"/>
              </w:rPr>
            </w:pPr>
            <w:r w:rsidRPr="00A86A88">
              <w:rPr>
                <w:rFonts w:ascii="Times New Roman" w:eastAsia="Times New Roman" w:hAnsi="Times New Roman" w:cs="Times New Roman"/>
                <w:szCs w:val="22"/>
                <w:lang w:val="en-US"/>
              </w:rPr>
              <w:t>0,02</w:t>
            </w:r>
          </w:p>
        </w:tc>
      </w:tr>
      <w:tr w:rsidR="00357082" w:rsidRPr="00357082" w14:paraId="5720519F" w14:textId="77777777" w:rsidTr="00DD0845">
        <w:tc>
          <w:tcPr>
            <w:tcW w:w="3842" w:type="dxa"/>
            <w:vAlign w:val="center"/>
          </w:tcPr>
          <w:p w14:paraId="1E317316" w14:textId="77777777" w:rsidR="00357082" w:rsidRPr="00357082" w:rsidRDefault="00357082" w:rsidP="00357082">
            <w:pPr>
              <w:spacing w:after="240" w:line="360" w:lineRule="auto"/>
              <w:contextualSpacing w:val="0"/>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t>Spectrum of use</w:t>
            </w:r>
          </w:p>
        </w:tc>
        <w:tc>
          <w:tcPr>
            <w:tcW w:w="2268" w:type="dxa"/>
            <w:vAlign w:val="center"/>
          </w:tcPr>
          <w:p w14:paraId="6A18DE98" w14:textId="77777777" w:rsidR="00357082" w:rsidRPr="00A86A88" w:rsidRDefault="002334AD" w:rsidP="00357082">
            <w:pPr>
              <w:spacing w:after="240" w:line="360" w:lineRule="auto"/>
              <w:contextualSpacing w:val="0"/>
              <w:jc w:val="center"/>
              <w:rPr>
                <w:rFonts w:ascii="Times New Roman" w:eastAsia="Times New Roman" w:hAnsi="Times New Roman" w:cs="Times New Roman"/>
                <w:szCs w:val="22"/>
                <w:lang w:val="en-US"/>
              </w:rPr>
            </w:pPr>
            <w:r w:rsidRPr="00A86A88">
              <w:rPr>
                <w:rFonts w:ascii="Times New Roman" w:eastAsia="Times New Roman" w:hAnsi="Times New Roman" w:cs="Times New Roman"/>
                <w:szCs w:val="22"/>
                <w:lang w:val="en-US"/>
              </w:rPr>
              <w:t>0,19</w:t>
            </w:r>
          </w:p>
        </w:tc>
      </w:tr>
      <w:tr w:rsidR="00357082" w:rsidRPr="00357082" w14:paraId="57B7837B" w14:textId="77777777" w:rsidTr="00DD0845">
        <w:tc>
          <w:tcPr>
            <w:tcW w:w="3842" w:type="dxa"/>
            <w:vAlign w:val="center"/>
          </w:tcPr>
          <w:p w14:paraId="0DE829E4" w14:textId="77777777" w:rsidR="00357082" w:rsidRPr="00357082" w:rsidRDefault="00357082" w:rsidP="00357082">
            <w:pPr>
              <w:spacing w:after="240" w:line="360" w:lineRule="auto"/>
              <w:contextualSpacing w:val="0"/>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t>Total of id</w:t>
            </w:r>
          </w:p>
        </w:tc>
        <w:tc>
          <w:tcPr>
            <w:tcW w:w="2268" w:type="dxa"/>
            <w:vAlign w:val="center"/>
          </w:tcPr>
          <w:p w14:paraId="1E9BBD3D" w14:textId="77777777" w:rsidR="00357082" w:rsidRPr="00A86A88" w:rsidRDefault="002334AD" w:rsidP="00357082">
            <w:pPr>
              <w:spacing w:after="240" w:line="360" w:lineRule="auto"/>
              <w:contextualSpacing w:val="0"/>
              <w:jc w:val="center"/>
              <w:rPr>
                <w:rFonts w:ascii="Times New Roman" w:eastAsia="Times New Roman" w:hAnsi="Times New Roman" w:cs="Times New Roman"/>
                <w:szCs w:val="22"/>
                <w:lang w:val="en-US"/>
              </w:rPr>
            </w:pPr>
            <w:r w:rsidRPr="00A86A88">
              <w:rPr>
                <w:rFonts w:ascii="Times New Roman" w:eastAsia="Times New Roman" w:hAnsi="Times New Roman" w:cs="Times New Roman"/>
                <w:szCs w:val="22"/>
                <w:lang w:val="en-US"/>
              </w:rPr>
              <w:t>0,26</w:t>
            </w:r>
          </w:p>
        </w:tc>
      </w:tr>
      <w:tr w:rsidR="00357082" w:rsidRPr="00357082" w14:paraId="10EEFE7E" w14:textId="77777777" w:rsidTr="00DD0845">
        <w:tc>
          <w:tcPr>
            <w:tcW w:w="3842" w:type="dxa"/>
            <w:vAlign w:val="center"/>
          </w:tcPr>
          <w:p w14:paraId="363BF9F9" w14:textId="77777777" w:rsidR="00357082" w:rsidRPr="00357082" w:rsidRDefault="00357082" w:rsidP="00357082">
            <w:pPr>
              <w:spacing w:after="240" w:line="360" w:lineRule="auto"/>
              <w:contextualSpacing w:val="0"/>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lastRenderedPageBreak/>
              <w:t>Assignment view</w:t>
            </w:r>
          </w:p>
        </w:tc>
        <w:tc>
          <w:tcPr>
            <w:tcW w:w="2268" w:type="dxa"/>
            <w:vAlign w:val="center"/>
          </w:tcPr>
          <w:p w14:paraId="35F19BB3" w14:textId="77777777" w:rsidR="00357082" w:rsidRPr="00A86A88" w:rsidRDefault="002334AD" w:rsidP="00357082">
            <w:pPr>
              <w:spacing w:after="240" w:line="360" w:lineRule="auto"/>
              <w:contextualSpacing w:val="0"/>
              <w:jc w:val="center"/>
              <w:rPr>
                <w:rFonts w:ascii="Times New Roman" w:eastAsia="Times New Roman" w:hAnsi="Times New Roman" w:cs="Times New Roman"/>
                <w:szCs w:val="22"/>
                <w:lang w:val="en-US"/>
              </w:rPr>
            </w:pPr>
            <w:r w:rsidRPr="00A86A88">
              <w:rPr>
                <w:rFonts w:ascii="Times New Roman" w:eastAsia="Times New Roman" w:hAnsi="Times New Roman" w:cs="Times New Roman"/>
                <w:szCs w:val="22"/>
                <w:lang w:val="en-US"/>
              </w:rPr>
              <w:t>0,20</w:t>
            </w:r>
          </w:p>
        </w:tc>
      </w:tr>
      <w:tr w:rsidR="00357082" w:rsidRPr="00357082" w14:paraId="53068E08" w14:textId="77777777" w:rsidTr="00DD0845">
        <w:tc>
          <w:tcPr>
            <w:tcW w:w="3842" w:type="dxa"/>
            <w:vAlign w:val="center"/>
          </w:tcPr>
          <w:p w14:paraId="3BA5E0CB" w14:textId="77777777" w:rsidR="00357082" w:rsidRPr="00357082" w:rsidRDefault="00357082" w:rsidP="00357082">
            <w:pPr>
              <w:spacing w:after="240" w:line="360" w:lineRule="auto"/>
              <w:contextualSpacing w:val="0"/>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t>Course view</w:t>
            </w:r>
          </w:p>
        </w:tc>
        <w:tc>
          <w:tcPr>
            <w:tcW w:w="2268" w:type="dxa"/>
            <w:vAlign w:val="center"/>
          </w:tcPr>
          <w:p w14:paraId="65ADAE5A" w14:textId="77777777" w:rsidR="002334AD" w:rsidRPr="00A86A88" w:rsidRDefault="002334AD" w:rsidP="002334AD">
            <w:pPr>
              <w:spacing w:after="240" w:line="360" w:lineRule="auto"/>
              <w:contextualSpacing w:val="0"/>
              <w:jc w:val="center"/>
              <w:rPr>
                <w:rFonts w:ascii="Times New Roman" w:eastAsia="Times New Roman" w:hAnsi="Times New Roman" w:cs="Times New Roman"/>
                <w:szCs w:val="22"/>
                <w:lang w:val="en-US"/>
              </w:rPr>
            </w:pPr>
            <w:r w:rsidRPr="00A86A88">
              <w:rPr>
                <w:rFonts w:ascii="Times New Roman" w:eastAsia="Times New Roman" w:hAnsi="Times New Roman" w:cs="Times New Roman"/>
                <w:szCs w:val="22"/>
                <w:lang w:val="en-US"/>
              </w:rPr>
              <w:t>0,27</w:t>
            </w:r>
          </w:p>
        </w:tc>
      </w:tr>
      <w:tr w:rsidR="00357082" w:rsidRPr="00357082" w14:paraId="15FA4656" w14:textId="77777777" w:rsidTr="00DD0845">
        <w:tc>
          <w:tcPr>
            <w:tcW w:w="3842" w:type="dxa"/>
            <w:vAlign w:val="center"/>
          </w:tcPr>
          <w:p w14:paraId="3D83B2DB" w14:textId="77777777" w:rsidR="00357082" w:rsidRPr="00357082" w:rsidRDefault="00357082" w:rsidP="00357082">
            <w:pPr>
              <w:spacing w:after="240" w:line="360" w:lineRule="auto"/>
              <w:contextualSpacing w:val="0"/>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t>Forum add post</w:t>
            </w:r>
          </w:p>
        </w:tc>
        <w:tc>
          <w:tcPr>
            <w:tcW w:w="2268" w:type="dxa"/>
            <w:vAlign w:val="center"/>
          </w:tcPr>
          <w:p w14:paraId="00714F42" w14:textId="77777777" w:rsidR="00357082" w:rsidRPr="00A86A88" w:rsidRDefault="002334AD" w:rsidP="00357082">
            <w:pPr>
              <w:spacing w:after="240" w:line="360" w:lineRule="auto"/>
              <w:contextualSpacing w:val="0"/>
              <w:jc w:val="center"/>
              <w:rPr>
                <w:rFonts w:ascii="Times New Roman" w:eastAsia="Times New Roman" w:hAnsi="Times New Roman" w:cs="Times New Roman"/>
                <w:szCs w:val="22"/>
                <w:lang w:val="en-US"/>
              </w:rPr>
            </w:pPr>
            <w:r w:rsidRPr="00A86A88">
              <w:rPr>
                <w:rFonts w:ascii="Times New Roman" w:eastAsia="Times New Roman" w:hAnsi="Times New Roman" w:cs="Times New Roman"/>
                <w:szCs w:val="22"/>
                <w:lang w:val="en-US"/>
              </w:rPr>
              <w:t>0,12</w:t>
            </w:r>
          </w:p>
        </w:tc>
      </w:tr>
      <w:tr w:rsidR="00357082" w:rsidRPr="00357082" w14:paraId="682B50D3" w14:textId="77777777" w:rsidTr="00DD0845">
        <w:tc>
          <w:tcPr>
            <w:tcW w:w="3842" w:type="dxa"/>
            <w:vAlign w:val="center"/>
          </w:tcPr>
          <w:p w14:paraId="3D68FCED" w14:textId="77777777" w:rsidR="00357082" w:rsidRPr="00357082" w:rsidRDefault="00357082" w:rsidP="00357082">
            <w:pPr>
              <w:spacing w:after="240" w:line="360" w:lineRule="auto"/>
              <w:contextualSpacing w:val="0"/>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t>Forum view</w:t>
            </w:r>
          </w:p>
        </w:tc>
        <w:tc>
          <w:tcPr>
            <w:tcW w:w="2268" w:type="dxa"/>
            <w:vAlign w:val="center"/>
          </w:tcPr>
          <w:p w14:paraId="7FBBF177" w14:textId="77777777" w:rsidR="00357082" w:rsidRPr="00A86A88" w:rsidRDefault="002334AD" w:rsidP="00357082">
            <w:pPr>
              <w:spacing w:after="240" w:line="360" w:lineRule="auto"/>
              <w:contextualSpacing w:val="0"/>
              <w:jc w:val="center"/>
              <w:rPr>
                <w:rFonts w:ascii="Times New Roman" w:eastAsia="Times New Roman" w:hAnsi="Times New Roman" w:cs="Times New Roman"/>
                <w:szCs w:val="22"/>
                <w:lang w:val="en-US"/>
              </w:rPr>
            </w:pPr>
            <w:r w:rsidRPr="00A86A88">
              <w:rPr>
                <w:rFonts w:ascii="Times New Roman" w:eastAsia="Times New Roman" w:hAnsi="Times New Roman" w:cs="Times New Roman"/>
                <w:szCs w:val="22"/>
                <w:lang w:val="en-US"/>
              </w:rPr>
              <w:t>0,23</w:t>
            </w:r>
          </w:p>
        </w:tc>
      </w:tr>
      <w:tr w:rsidR="00357082" w:rsidRPr="00357082" w14:paraId="125C401F" w14:textId="77777777" w:rsidTr="00DD0845">
        <w:tc>
          <w:tcPr>
            <w:tcW w:w="3842" w:type="dxa"/>
            <w:vAlign w:val="center"/>
          </w:tcPr>
          <w:p w14:paraId="60C88C63" w14:textId="77777777" w:rsidR="00357082" w:rsidRPr="00357082" w:rsidRDefault="00357082" w:rsidP="00357082">
            <w:pPr>
              <w:spacing w:after="240" w:line="360" w:lineRule="auto"/>
              <w:contextualSpacing w:val="0"/>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t>Glossary view</w:t>
            </w:r>
          </w:p>
        </w:tc>
        <w:tc>
          <w:tcPr>
            <w:tcW w:w="2268" w:type="dxa"/>
            <w:vAlign w:val="center"/>
          </w:tcPr>
          <w:p w14:paraId="08BE94B9" w14:textId="77777777" w:rsidR="00357082" w:rsidRPr="00A86A88" w:rsidRDefault="002334AD" w:rsidP="00357082">
            <w:pPr>
              <w:spacing w:after="240" w:line="360" w:lineRule="auto"/>
              <w:contextualSpacing w:val="0"/>
              <w:jc w:val="center"/>
              <w:rPr>
                <w:rFonts w:ascii="Times New Roman" w:eastAsia="Times New Roman" w:hAnsi="Times New Roman" w:cs="Times New Roman"/>
                <w:szCs w:val="22"/>
                <w:lang w:val="en-US"/>
              </w:rPr>
            </w:pPr>
            <w:r w:rsidRPr="00A86A88">
              <w:rPr>
                <w:rFonts w:ascii="Times New Roman" w:eastAsia="Times New Roman" w:hAnsi="Times New Roman" w:cs="Times New Roman"/>
                <w:szCs w:val="22"/>
                <w:lang w:val="en-US"/>
              </w:rPr>
              <w:t>0,18</w:t>
            </w:r>
          </w:p>
        </w:tc>
      </w:tr>
      <w:tr w:rsidR="00357082" w:rsidRPr="00357082" w14:paraId="33A870DD" w14:textId="77777777" w:rsidTr="00DD0845">
        <w:tc>
          <w:tcPr>
            <w:tcW w:w="3842" w:type="dxa"/>
            <w:vAlign w:val="center"/>
          </w:tcPr>
          <w:p w14:paraId="7814A09A" w14:textId="77777777" w:rsidR="00357082" w:rsidRPr="00357082" w:rsidRDefault="00357082" w:rsidP="00357082">
            <w:pPr>
              <w:spacing w:after="240" w:line="360" w:lineRule="auto"/>
              <w:contextualSpacing w:val="0"/>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t>Questionnaire view</w:t>
            </w:r>
          </w:p>
        </w:tc>
        <w:tc>
          <w:tcPr>
            <w:tcW w:w="2268" w:type="dxa"/>
            <w:vAlign w:val="center"/>
          </w:tcPr>
          <w:p w14:paraId="4A622EC1" w14:textId="77777777" w:rsidR="00357082" w:rsidRPr="00A86A88" w:rsidRDefault="002334AD" w:rsidP="00357082">
            <w:pPr>
              <w:spacing w:after="240" w:line="360" w:lineRule="auto"/>
              <w:contextualSpacing w:val="0"/>
              <w:jc w:val="center"/>
              <w:rPr>
                <w:rFonts w:ascii="Times New Roman" w:eastAsia="Times New Roman" w:hAnsi="Times New Roman" w:cs="Times New Roman"/>
                <w:szCs w:val="22"/>
                <w:lang w:val="en-US"/>
              </w:rPr>
            </w:pPr>
            <w:r w:rsidRPr="00A86A88">
              <w:rPr>
                <w:rFonts w:ascii="Times New Roman" w:eastAsia="Times New Roman" w:hAnsi="Times New Roman" w:cs="Times New Roman"/>
                <w:szCs w:val="22"/>
                <w:lang w:val="en-US"/>
              </w:rPr>
              <w:t>0,11</w:t>
            </w:r>
          </w:p>
        </w:tc>
      </w:tr>
      <w:tr w:rsidR="00357082" w:rsidRPr="00357082" w14:paraId="2B4BE95C" w14:textId="77777777" w:rsidTr="00DD0845">
        <w:tc>
          <w:tcPr>
            <w:tcW w:w="3842" w:type="dxa"/>
            <w:vAlign w:val="center"/>
          </w:tcPr>
          <w:p w14:paraId="5FFEA473" w14:textId="77777777" w:rsidR="00357082" w:rsidRDefault="00357082" w:rsidP="00357082">
            <w:pPr>
              <w:spacing w:after="240" w:line="360" w:lineRule="auto"/>
              <w:contextualSpacing w:val="0"/>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t>Resource view</w:t>
            </w:r>
          </w:p>
        </w:tc>
        <w:tc>
          <w:tcPr>
            <w:tcW w:w="2268" w:type="dxa"/>
            <w:vAlign w:val="center"/>
          </w:tcPr>
          <w:p w14:paraId="46F7CBA2" w14:textId="77777777" w:rsidR="00357082" w:rsidRPr="00A86A88" w:rsidRDefault="002334AD" w:rsidP="00357082">
            <w:pPr>
              <w:spacing w:after="240" w:line="360" w:lineRule="auto"/>
              <w:contextualSpacing w:val="0"/>
              <w:jc w:val="center"/>
              <w:rPr>
                <w:rFonts w:ascii="Times New Roman" w:eastAsia="Times New Roman" w:hAnsi="Times New Roman" w:cs="Times New Roman"/>
                <w:szCs w:val="22"/>
                <w:lang w:val="en-US"/>
              </w:rPr>
            </w:pPr>
            <w:r w:rsidRPr="00A86A88">
              <w:rPr>
                <w:rFonts w:ascii="Times New Roman" w:eastAsia="Times New Roman" w:hAnsi="Times New Roman" w:cs="Times New Roman"/>
                <w:szCs w:val="22"/>
                <w:lang w:val="en-US"/>
              </w:rPr>
              <w:t>0,21</w:t>
            </w:r>
          </w:p>
        </w:tc>
      </w:tr>
      <w:tr w:rsidR="00357082" w:rsidRPr="00357082" w14:paraId="49C24C37" w14:textId="77777777" w:rsidTr="00DD0845">
        <w:tc>
          <w:tcPr>
            <w:tcW w:w="3842" w:type="dxa"/>
            <w:vAlign w:val="center"/>
          </w:tcPr>
          <w:p w14:paraId="1A442A4B" w14:textId="77777777" w:rsidR="00357082" w:rsidRDefault="00357082" w:rsidP="00357082">
            <w:pPr>
              <w:spacing w:after="240" w:line="360" w:lineRule="auto"/>
              <w:contextualSpacing w:val="0"/>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t>User view</w:t>
            </w:r>
          </w:p>
        </w:tc>
        <w:tc>
          <w:tcPr>
            <w:tcW w:w="2268" w:type="dxa"/>
            <w:vAlign w:val="center"/>
          </w:tcPr>
          <w:p w14:paraId="441737BE" w14:textId="77777777" w:rsidR="00357082" w:rsidRPr="00A86A88" w:rsidRDefault="002334AD" w:rsidP="00357082">
            <w:pPr>
              <w:spacing w:after="240" w:line="360" w:lineRule="auto"/>
              <w:contextualSpacing w:val="0"/>
              <w:jc w:val="center"/>
              <w:rPr>
                <w:rFonts w:ascii="Times New Roman" w:eastAsia="Times New Roman" w:hAnsi="Times New Roman" w:cs="Times New Roman"/>
                <w:szCs w:val="22"/>
                <w:lang w:val="en-US"/>
              </w:rPr>
            </w:pPr>
            <w:r w:rsidRPr="00A86A88">
              <w:rPr>
                <w:rFonts w:ascii="Times New Roman" w:eastAsia="Times New Roman" w:hAnsi="Times New Roman" w:cs="Times New Roman"/>
                <w:szCs w:val="22"/>
                <w:lang w:val="en-US"/>
              </w:rPr>
              <w:t>0,13</w:t>
            </w:r>
          </w:p>
        </w:tc>
      </w:tr>
      <w:tr w:rsidR="00357082" w:rsidRPr="00357082" w14:paraId="54658474" w14:textId="77777777" w:rsidTr="00DD0845">
        <w:tc>
          <w:tcPr>
            <w:tcW w:w="3842" w:type="dxa"/>
            <w:vAlign w:val="center"/>
          </w:tcPr>
          <w:p w14:paraId="3DF2ABCD" w14:textId="77777777" w:rsidR="00357082" w:rsidRDefault="00357082" w:rsidP="00357082">
            <w:pPr>
              <w:spacing w:after="240" w:line="360" w:lineRule="auto"/>
              <w:contextualSpacing w:val="0"/>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t>User view all</w:t>
            </w:r>
          </w:p>
        </w:tc>
        <w:tc>
          <w:tcPr>
            <w:tcW w:w="2268" w:type="dxa"/>
            <w:vAlign w:val="center"/>
          </w:tcPr>
          <w:p w14:paraId="21B5BECD" w14:textId="77777777" w:rsidR="00357082" w:rsidRPr="00A86A88" w:rsidRDefault="002334AD" w:rsidP="00357082">
            <w:pPr>
              <w:spacing w:after="240" w:line="360" w:lineRule="auto"/>
              <w:contextualSpacing w:val="0"/>
              <w:jc w:val="center"/>
              <w:rPr>
                <w:rFonts w:ascii="Times New Roman" w:eastAsia="Times New Roman" w:hAnsi="Times New Roman" w:cs="Times New Roman"/>
                <w:szCs w:val="22"/>
                <w:lang w:val="en-US"/>
              </w:rPr>
            </w:pPr>
            <w:r w:rsidRPr="00A86A88">
              <w:rPr>
                <w:rFonts w:ascii="Times New Roman" w:eastAsia="Times New Roman" w:hAnsi="Times New Roman" w:cs="Times New Roman"/>
                <w:szCs w:val="22"/>
                <w:lang w:val="en-US"/>
              </w:rPr>
              <w:t>0,14</w:t>
            </w:r>
          </w:p>
        </w:tc>
      </w:tr>
    </w:tbl>
    <w:p w14:paraId="40C29ABB" w14:textId="77777777" w:rsidR="00057FB4" w:rsidRPr="00A86A88" w:rsidRDefault="00057FB4" w:rsidP="00C45C63">
      <w:pPr>
        <w:spacing w:after="240" w:line="360" w:lineRule="auto"/>
        <w:ind w:firstLine="284"/>
        <w:contextualSpacing w:val="0"/>
        <w:jc w:val="both"/>
        <w:rPr>
          <w:rFonts w:ascii="Times New Roman" w:eastAsia="Times New Roman" w:hAnsi="Times New Roman" w:cs="Times New Roman"/>
          <w:szCs w:val="22"/>
        </w:rPr>
      </w:pPr>
    </w:p>
    <w:p w14:paraId="2FB00BC9" w14:textId="04106E14" w:rsidR="00F52F90" w:rsidRDefault="00CB0C7E" w:rsidP="002334AD">
      <w:pPr>
        <w:spacing w:after="240" w:line="360" w:lineRule="auto"/>
        <w:ind w:firstLine="284"/>
        <w:contextualSpacing w:val="0"/>
        <w:jc w:val="both"/>
        <w:rPr>
          <w:rFonts w:ascii="Times New Roman" w:eastAsia="Times New Roman" w:hAnsi="Times New Roman" w:cs="Times New Roman"/>
          <w:szCs w:val="22"/>
        </w:rPr>
      </w:pPr>
      <w:r>
        <w:rPr>
          <w:rFonts w:ascii="Times New Roman" w:eastAsia="Times New Roman" w:hAnsi="Times New Roman" w:cs="Times New Roman"/>
          <w:szCs w:val="22"/>
        </w:rPr>
        <w:t xml:space="preserve">Παρακάτω θα παρουσιαστούν </w:t>
      </w:r>
      <w:r w:rsidR="002334AD">
        <w:rPr>
          <w:rFonts w:ascii="Times New Roman" w:eastAsia="Times New Roman" w:hAnsi="Times New Roman" w:cs="Times New Roman"/>
          <w:szCs w:val="22"/>
        </w:rPr>
        <w:t xml:space="preserve">και θα εξηγηθούν </w:t>
      </w:r>
      <w:r>
        <w:rPr>
          <w:rFonts w:ascii="Times New Roman" w:eastAsia="Times New Roman" w:hAnsi="Times New Roman" w:cs="Times New Roman"/>
          <w:szCs w:val="22"/>
        </w:rPr>
        <w:t>κάποιες από τις οπτικοποιήσεις</w:t>
      </w:r>
      <w:r w:rsidR="002334AD">
        <w:rPr>
          <w:rFonts w:ascii="Times New Roman" w:eastAsia="Times New Roman" w:hAnsi="Times New Roman" w:cs="Times New Roman"/>
          <w:szCs w:val="22"/>
        </w:rPr>
        <w:t>.</w:t>
      </w:r>
      <w:r w:rsidR="005D6154">
        <w:rPr>
          <w:rFonts w:ascii="Times New Roman" w:eastAsia="Times New Roman" w:hAnsi="Times New Roman" w:cs="Times New Roman"/>
          <w:szCs w:val="22"/>
        </w:rPr>
        <w:t xml:space="preserve"> Η επιλογή τους έγινε με βάση τα προηγούμενα συμπεράσματα που βγάλαμε</w:t>
      </w:r>
      <w:r w:rsidR="005D6154" w:rsidRPr="005D6154">
        <w:rPr>
          <w:rFonts w:ascii="Times New Roman" w:eastAsia="Times New Roman" w:hAnsi="Times New Roman" w:cs="Times New Roman"/>
          <w:szCs w:val="22"/>
        </w:rPr>
        <w:t xml:space="preserve"> </w:t>
      </w:r>
      <w:r w:rsidR="005D6154">
        <w:rPr>
          <w:rFonts w:ascii="Times New Roman" w:eastAsia="Times New Roman" w:hAnsi="Times New Roman" w:cs="Times New Roman"/>
          <w:szCs w:val="22"/>
        </w:rPr>
        <w:t>και συγκεκριμένα αφορούν τις μεταβλητές (</w:t>
      </w:r>
      <w:r w:rsidR="005D6154">
        <w:rPr>
          <w:rFonts w:ascii="Times New Roman" w:eastAsia="Times New Roman" w:hAnsi="Times New Roman" w:cs="Times New Roman"/>
          <w:szCs w:val="22"/>
          <w:lang w:val="en-US"/>
        </w:rPr>
        <w:t>total</w:t>
      </w:r>
      <w:r w:rsidR="005D6154" w:rsidRPr="005D6154">
        <w:rPr>
          <w:rFonts w:ascii="Times New Roman" w:eastAsia="Times New Roman" w:hAnsi="Times New Roman" w:cs="Times New Roman"/>
          <w:szCs w:val="22"/>
        </w:rPr>
        <w:t xml:space="preserve"> </w:t>
      </w:r>
      <w:r w:rsidR="005D6154">
        <w:rPr>
          <w:rFonts w:ascii="Times New Roman" w:eastAsia="Times New Roman" w:hAnsi="Times New Roman" w:cs="Times New Roman"/>
          <w:szCs w:val="22"/>
          <w:lang w:val="en-US"/>
        </w:rPr>
        <w:t>of</w:t>
      </w:r>
      <w:r w:rsidR="005D6154" w:rsidRPr="005D6154">
        <w:rPr>
          <w:rFonts w:ascii="Times New Roman" w:eastAsia="Times New Roman" w:hAnsi="Times New Roman" w:cs="Times New Roman"/>
          <w:szCs w:val="22"/>
        </w:rPr>
        <w:t xml:space="preserve"> </w:t>
      </w:r>
      <w:r w:rsidR="005D6154">
        <w:rPr>
          <w:rFonts w:ascii="Times New Roman" w:eastAsia="Times New Roman" w:hAnsi="Times New Roman" w:cs="Times New Roman"/>
          <w:szCs w:val="22"/>
          <w:lang w:val="en-US"/>
        </w:rPr>
        <w:t>id</w:t>
      </w:r>
      <w:r w:rsidR="005D6154" w:rsidRPr="005D6154">
        <w:rPr>
          <w:rFonts w:ascii="Times New Roman" w:eastAsia="Times New Roman" w:hAnsi="Times New Roman" w:cs="Times New Roman"/>
          <w:szCs w:val="22"/>
        </w:rPr>
        <w:t xml:space="preserve">, </w:t>
      </w:r>
      <w:r w:rsidR="005D6154">
        <w:rPr>
          <w:rFonts w:ascii="Times New Roman" w:eastAsia="Times New Roman" w:hAnsi="Times New Roman" w:cs="Times New Roman"/>
          <w:szCs w:val="22"/>
          <w:lang w:val="en-US"/>
        </w:rPr>
        <w:t>assignment</w:t>
      </w:r>
      <w:r w:rsidR="005D6154" w:rsidRPr="005D6154">
        <w:rPr>
          <w:rFonts w:ascii="Times New Roman" w:eastAsia="Times New Roman" w:hAnsi="Times New Roman" w:cs="Times New Roman"/>
          <w:szCs w:val="22"/>
        </w:rPr>
        <w:t xml:space="preserve"> </w:t>
      </w:r>
      <w:r w:rsidR="005D6154">
        <w:rPr>
          <w:rFonts w:ascii="Times New Roman" w:eastAsia="Times New Roman" w:hAnsi="Times New Roman" w:cs="Times New Roman"/>
          <w:szCs w:val="22"/>
          <w:lang w:val="en-US"/>
        </w:rPr>
        <w:t>view</w:t>
      </w:r>
      <w:r w:rsidR="005D6154" w:rsidRPr="005D6154">
        <w:rPr>
          <w:rFonts w:ascii="Times New Roman" w:eastAsia="Times New Roman" w:hAnsi="Times New Roman" w:cs="Times New Roman"/>
          <w:szCs w:val="22"/>
        </w:rPr>
        <w:t xml:space="preserve">, </w:t>
      </w:r>
      <w:r w:rsidR="005D6154">
        <w:rPr>
          <w:rFonts w:ascii="Times New Roman" w:eastAsia="Times New Roman" w:hAnsi="Times New Roman" w:cs="Times New Roman"/>
          <w:szCs w:val="22"/>
          <w:lang w:val="en-US"/>
        </w:rPr>
        <w:t>course</w:t>
      </w:r>
      <w:r w:rsidR="005D6154" w:rsidRPr="005D6154">
        <w:rPr>
          <w:rFonts w:ascii="Times New Roman" w:eastAsia="Times New Roman" w:hAnsi="Times New Roman" w:cs="Times New Roman"/>
          <w:szCs w:val="22"/>
        </w:rPr>
        <w:t xml:space="preserve"> </w:t>
      </w:r>
      <w:r w:rsidR="005D6154">
        <w:rPr>
          <w:rFonts w:ascii="Times New Roman" w:eastAsia="Times New Roman" w:hAnsi="Times New Roman" w:cs="Times New Roman"/>
          <w:szCs w:val="22"/>
          <w:lang w:val="en-US"/>
        </w:rPr>
        <w:t>view</w:t>
      </w:r>
      <w:r w:rsidR="005D6154">
        <w:rPr>
          <w:rFonts w:ascii="Times New Roman" w:eastAsia="Times New Roman" w:hAnsi="Times New Roman" w:cs="Times New Roman"/>
          <w:szCs w:val="22"/>
        </w:rPr>
        <w:t xml:space="preserve">) όπου </w:t>
      </w:r>
      <w:r w:rsidR="00067050">
        <w:rPr>
          <w:rFonts w:ascii="Times New Roman" w:eastAsia="Times New Roman" w:hAnsi="Times New Roman" w:cs="Times New Roman"/>
          <w:szCs w:val="22"/>
        </w:rPr>
        <w:t xml:space="preserve">έδειξαν μέσα </w:t>
      </w:r>
      <w:r w:rsidR="00F52F90">
        <w:rPr>
          <w:rFonts w:ascii="Times New Roman" w:eastAsia="Times New Roman" w:hAnsi="Times New Roman" w:cs="Times New Roman"/>
          <w:szCs w:val="22"/>
        </w:rPr>
        <w:t>από τις συσχετίσεις και την ομαδοποίηση των φοιτητών να παίζουν σημαντικό ρόλο στο τελικό τους βαθμό. Μέσα από τις οπτικοποιήσεις θα εξεταστεί τι άλλες πληροφορ</w:t>
      </w:r>
      <w:r w:rsidR="00C053AA">
        <w:rPr>
          <w:rFonts w:ascii="Times New Roman" w:eastAsia="Times New Roman" w:hAnsi="Times New Roman" w:cs="Times New Roman"/>
          <w:szCs w:val="22"/>
        </w:rPr>
        <w:t xml:space="preserve">ίες μπορούν να παρθούν από τις </w:t>
      </w:r>
      <w:r w:rsidR="00F52F90">
        <w:rPr>
          <w:rFonts w:ascii="Times New Roman" w:eastAsia="Times New Roman" w:hAnsi="Times New Roman" w:cs="Times New Roman"/>
          <w:szCs w:val="22"/>
        </w:rPr>
        <w:t xml:space="preserve"> συγκεκριμένες μεταβλητές</w:t>
      </w:r>
      <w:r w:rsidR="00C053AA">
        <w:rPr>
          <w:rFonts w:ascii="Times New Roman" w:eastAsia="Times New Roman" w:hAnsi="Times New Roman" w:cs="Times New Roman"/>
          <w:szCs w:val="22"/>
        </w:rPr>
        <w:t xml:space="preserve"> αλλά και οι ίδιες πληροφορίες εαν μπορούν να παρθούν από έναν ενδιαφερόμενο σε λιγότερο χρόνο</w:t>
      </w:r>
      <w:r w:rsidR="00F52F90">
        <w:rPr>
          <w:rFonts w:ascii="Times New Roman" w:eastAsia="Times New Roman" w:hAnsi="Times New Roman" w:cs="Times New Roman"/>
          <w:szCs w:val="22"/>
        </w:rPr>
        <w:t xml:space="preserve">. </w:t>
      </w:r>
    </w:p>
    <w:p w14:paraId="27D896AA" w14:textId="0FC0ECEC" w:rsidR="00460451" w:rsidRDefault="00460451" w:rsidP="002334AD">
      <w:pPr>
        <w:spacing w:after="240" w:line="360" w:lineRule="auto"/>
        <w:ind w:firstLine="284"/>
        <w:contextualSpacing w:val="0"/>
        <w:jc w:val="both"/>
        <w:rPr>
          <w:rFonts w:ascii="Times New Roman" w:eastAsia="Times New Roman" w:hAnsi="Times New Roman" w:cs="Times New Roman"/>
          <w:szCs w:val="22"/>
        </w:rPr>
      </w:pPr>
      <w:r>
        <w:rPr>
          <w:rFonts w:ascii="Times New Roman" w:eastAsia="Times New Roman" w:hAnsi="Times New Roman" w:cs="Times New Roman"/>
          <w:szCs w:val="22"/>
        </w:rPr>
        <w:t>Στην Εικόνα 17 παρουσιάζεται η οπτικοποίηση της σχέσης των συνολικών δράσεων των φοιτητών (</w:t>
      </w:r>
      <w:r>
        <w:rPr>
          <w:rFonts w:ascii="Times New Roman" w:eastAsia="Times New Roman" w:hAnsi="Times New Roman" w:cs="Times New Roman"/>
          <w:szCs w:val="22"/>
          <w:lang w:val="en-US"/>
        </w:rPr>
        <w:t>total</w:t>
      </w:r>
      <w:r w:rsidRPr="00460451">
        <w:rPr>
          <w:rFonts w:ascii="Times New Roman" w:eastAsia="Times New Roman" w:hAnsi="Times New Roman" w:cs="Times New Roman"/>
          <w:szCs w:val="22"/>
        </w:rPr>
        <w:t xml:space="preserve"> </w:t>
      </w:r>
      <w:r>
        <w:rPr>
          <w:rFonts w:ascii="Times New Roman" w:eastAsia="Times New Roman" w:hAnsi="Times New Roman" w:cs="Times New Roman"/>
          <w:szCs w:val="22"/>
          <w:lang w:val="en-US"/>
        </w:rPr>
        <w:t>of</w:t>
      </w:r>
      <w:r w:rsidRPr="00460451">
        <w:rPr>
          <w:rFonts w:ascii="Times New Roman" w:eastAsia="Times New Roman" w:hAnsi="Times New Roman" w:cs="Times New Roman"/>
          <w:szCs w:val="22"/>
        </w:rPr>
        <w:t xml:space="preserve"> </w:t>
      </w:r>
      <w:r>
        <w:rPr>
          <w:rFonts w:ascii="Times New Roman" w:eastAsia="Times New Roman" w:hAnsi="Times New Roman" w:cs="Times New Roman"/>
          <w:szCs w:val="22"/>
          <w:lang w:val="en-US"/>
        </w:rPr>
        <w:t>id</w:t>
      </w:r>
      <w:r w:rsidRPr="00460451">
        <w:rPr>
          <w:rFonts w:ascii="Times New Roman" w:eastAsia="Times New Roman" w:hAnsi="Times New Roman" w:cs="Times New Roman"/>
          <w:szCs w:val="22"/>
        </w:rPr>
        <w:t xml:space="preserve">) </w:t>
      </w:r>
      <w:r>
        <w:rPr>
          <w:rFonts w:ascii="Times New Roman" w:eastAsia="Times New Roman" w:hAnsi="Times New Roman" w:cs="Times New Roman"/>
          <w:szCs w:val="22"/>
        </w:rPr>
        <w:t>και του τελικού βαθμού (</w:t>
      </w:r>
      <w:r>
        <w:rPr>
          <w:rFonts w:ascii="Times New Roman" w:eastAsia="Times New Roman" w:hAnsi="Times New Roman" w:cs="Times New Roman"/>
          <w:szCs w:val="22"/>
          <w:lang w:val="en-US"/>
        </w:rPr>
        <w:t>final</w:t>
      </w:r>
      <w:r w:rsidRPr="00460451">
        <w:rPr>
          <w:rFonts w:ascii="Times New Roman" w:eastAsia="Times New Roman" w:hAnsi="Times New Roman" w:cs="Times New Roman"/>
          <w:szCs w:val="22"/>
        </w:rPr>
        <w:t xml:space="preserve"> </w:t>
      </w:r>
      <w:r>
        <w:rPr>
          <w:rFonts w:ascii="Times New Roman" w:eastAsia="Times New Roman" w:hAnsi="Times New Roman" w:cs="Times New Roman"/>
          <w:szCs w:val="22"/>
          <w:lang w:val="en-US"/>
        </w:rPr>
        <w:t>note</w:t>
      </w:r>
      <w:r w:rsidRPr="00460451">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Παρατηρείται ότι η σχέση τους είναι θετική που σημαίνει ότι όσο περισσότερες είναι οι δράσεις των φοιτητών μέσα στο σύστημα του </w:t>
      </w:r>
      <w:r w:rsidR="00FF5B0D">
        <w:rPr>
          <w:rFonts w:ascii="Times New Roman" w:eastAsia="Times New Roman" w:hAnsi="Times New Roman" w:cs="Times New Roman"/>
          <w:szCs w:val="22"/>
          <w:lang w:val="en-US"/>
        </w:rPr>
        <w:t>M</w:t>
      </w:r>
      <w:r>
        <w:rPr>
          <w:rFonts w:ascii="Times New Roman" w:eastAsia="Times New Roman" w:hAnsi="Times New Roman" w:cs="Times New Roman"/>
          <w:szCs w:val="22"/>
          <w:lang w:val="en-US"/>
        </w:rPr>
        <w:t>oodle</w:t>
      </w:r>
      <w:r w:rsidRPr="00460451">
        <w:rPr>
          <w:rFonts w:ascii="Times New Roman" w:eastAsia="Times New Roman" w:hAnsi="Times New Roman" w:cs="Times New Roman"/>
          <w:szCs w:val="22"/>
        </w:rPr>
        <w:t xml:space="preserve"> </w:t>
      </w:r>
      <w:r>
        <w:rPr>
          <w:rFonts w:ascii="Times New Roman" w:eastAsia="Times New Roman" w:hAnsi="Times New Roman" w:cs="Times New Roman"/>
          <w:szCs w:val="22"/>
        </w:rPr>
        <w:t>τόσο μεγαλύτερος είναι ο τελικός τους βαθμός στο μάθημα. Επίσης, μπορεί να διακρίνει κανείς από την οπτικοποίηση ότι οι παρατηρήσεις τείνουν να πλησιάζουν την ευθεία που σημαίνει ότι ο συντ</w:t>
      </w:r>
      <w:r w:rsidR="00A86A88">
        <w:rPr>
          <w:rFonts w:ascii="Times New Roman" w:eastAsia="Times New Roman" w:hAnsi="Times New Roman" w:cs="Times New Roman"/>
          <w:szCs w:val="22"/>
        </w:rPr>
        <w:t>ελεστής συσχέτισης τείνει προς τον αριθμό</w:t>
      </w:r>
      <w:r>
        <w:rPr>
          <w:rFonts w:ascii="Times New Roman" w:eastAsia="Times New Roman" w:hAnsi="Times New Roman" w:cs="Times New Roman"/>
          <w:szCs w:val="22"/>
        </w:rPr>
        <w:t xml:space="preserve"> 1.</w:t>
      </w:r>
    </w:p>
    <w:p w14:paraId="22B2180F" w14:textId="77777777" w:rsidR="005D6154" w:rsidRDefault="005D6154" w:rsidP="005D6154">
      <w:pPr>
        <w:spacing w:after="240" w:line="360" w:lineRule="auto"/>
        <w:ind w:firstLine="284"/>
        <w:contextualSpacing w:val="0"/>
        <w:jc w:val="both"/>
        <w:rPr>
          <w:rFonts w:ascii="Times New Roman" w:eastAsia="Times New Roman" w:hAnsi="Times New Roman" w:cs="Times New Roman"/>
          <w:szCs w:val="22"/>
        </w:rPr>
      </w:pPr>
    </w:p>
    <w:p w14:paraId="0E961D4C" w14:textId="543CECF3" w:rsidR="005D6154" w:rsidRPr="005D6154" w:rsidRDefault="005D6154" w:rsidP="005D6154">
      <w:pPr>
        <w:spacing w:after="240" w:line="360" w:lineRule="auto"/>
        <w:ind w:firstLine="284"/>
        <w:contextualSpacing w:val="0"/>
        <w:jc w:val="center"/>
        <w:rPr>
          <w:rFonts w:ascii="Times New Roman" w:eastAsia="Times New Roman" w:hAnsi="Times New Roman" w:cs="Times New Roman"/>
          <w:szCs w:val="22"/>
        </w:rPr>
      </w:pPr>
      <w:r w:rsidRPr="005D6154">
        <w:rPr>
          <w:rFonts w:ascii="Times New Roman" w:eastAsia="Times New Roman" w:hAnsi="Times New Roman" w:cs="Times New Roman"/>
          <w:b/>
          <w:szCs w:val="22"/>
        </w:rPr>
        <w:lastRenderedPageBreak/>
        <w:t>Εικόνα 17</w:t>
      </w:r>
      <w:r w:rsidRPr="005D6154">
        <w:rPr>
          <w:rFonts w:ascii="Times New Roman" w:eastAsia="Times New Roman" w:hAnsi="Times New Roman" w:cs="Times New Roman"/>
          <w:szCs w:val="22"/>
        </w:rPr>
        <w:t>. Οπτικοποίηση σχέσης total of id- final note</w:t>
      </w:r>
      <w:r>
        <w:rPr>
          <w:rFonts w:ascii="Times New Roman" w:eastAsia="Times New Roman" w:hAnsi="Times New Roman" w:cs="Times New Roman"/>
          <w:noProof/>
          <w:szCs w:val="22"/>
        </w:rPr>
        <w:drawing>
          <wp:anchor distT="0" distB="0" distL="114300" distR="114300" simplePos="0" relativeHeight="251661824" behindDoc="1" locked="0" layoutInCell="1" allowOverlap="1" wp14:anchorId="631DA78E" wp14:editId="4DC8A1B6">
            <wp:simplePos x="0" y="0"/>
            <wp:positionH relativeFrom="column">
              <wp:posOffset>62865</wp:posOffset>
            </wp:positionH>
            <wp:positionV relativeFrom="paragraph">
              <wp:posOffset>-523875</wp:posOffset>
            </wp:positionV>
            <wp:extent cx="5482590" cy="2695575"/>
            <wp:effectExtent l="0" t="0" r="0" b="0"/>
            <wp:wrapThrough wrapText="bothSides">
              <wp:wrapPolygon edited="0">
                <wp:start x="0" y="0"/>
                <wp:lineTo x="0" y="21524"/>
                <wp:lineTo x="21540" y="21524"/>
                <wp:lineTo x="2154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of id.PNG"/>
                    <pic:cNvPicPr/>
                  </pic:nvPicPr>
                  <pic:blipFill>
                    <a:blip r:embed="rId217">
                      <a:extLst>
                        <a:ext uri="{28A0092B-C50C-407E-A947-70E740481C1C}">
                          <a14:useLocalDpi xmlns:a14="http://schemas.microsoft.com/office/drawing/2010/main" val="0"/>
                        </a:ext>
                      </a:extLst>
                    </a:blip>
                    <a:stretch>
                      <a:fillRect/>
                    </a:stretch>
                  </pic:blipFill>
                  <pic:spPr>
                    <a:xfrm>
                      <a:off x="0" y="0"/>
                      <a:ext cx="5482590" cy="2695575"/>
                    </a:xfrm>
                    <a:prstGeom prst="rect">
                      <a:avLst/>
                    </a:prstGeom>
                  </pic:spPr>
                </pic:pic>
              </a:graphicData>
            </a:graphic>
            <wp14:sizeRelH relativeFrom="page">
              <wp14:pctWidth>0</wp14:pctWidth>
            </wp14:sizeRelH>
            <wp14:sizeRelV relativeFrom="page">
              <wp14:pctHeight>0</wp14:pctHeight>
            </wp14:sizeRelV>
          </wp:anchor>
        </w:drawing>
      </w:r>
    </w:p>
    <w:p w14:paraId="7FC974DB" w14:textId="77777777" w:rsidR="00460451" w:rsidRPr="00460451" w:rsidRDefault="00460451" w:rsidP="00460451">
      <w:pPr>
        <w:spacing w:after="240" w:line="360" w:lineRule="auto"/>
        <w:ind w:firstLine="284"/>
        <w:contextualSpacing w:val="0"/>
        <w:jc w:val="both"/>
        <w:rPr>
          <w:rFonts w:ascii="Times New Roman" w:eastAsia="Times New Roman" w:hAnsi="Times New Roman" w:cs="Times New Roman"/>
          <w:szCs w:val="22"/>
        </w:rPr>
      </w:pPr>
      <w:r>
        <w:rPr>
          <w:rFonts w:ascii="Times New Roman" w:eastAsia="Times New Roman" w:hAnsi="Times New Roman" w:cs="Times New Roman"/>
          <w:szCs w:val="22"/>
        </w:rPr>
        <w:t xml:space="preserve">Στην Εικόνα 18, απεικονίζεται η σχέση της μεταβλητής που αφορά </w:t>
      </w:r>
      <w:r>
        <w:rPr>
          <w:rFonts w:ascii="Times New Roman" w:hAnsi="Times New Roman" w:cs="Times New Roman"/>
          <w:szCs w:val="22"/>
        </w:rPr>
        <w:t xml:space="preserve">το σύνολο των ενεργειών των φοιτητών μέσα στο τμήμα του </w:t>
      </w:r>
      <w:r>
        <w:rPr>
          <w:rFonts w:ascii="Times New Roman" w:hAnsi="Times New Roman" w:cs="Times New Roman"/>
          <w:szCs w:val="22"/>
          <w:lang w:val="en-US"/>
        </w:rPr>
        <w:t>moodle</w:t>
      </w:r>
      <w:r w:rsidRPr="00D4234C">
        <w:rPr>
          <w:rFonts w:ascii="Times New Roman" w:hAnsi="Times New Roman" w:cs="Times New Roman"/>
          <w:szCs w:val="22"/>
        </w:rPr>
        <w:t xml:space="preserve"> </w:t>
      </w:r>
      <w:r>
        <w:rPr>
          <w:rFonts w:ascii="Times New Roman" w:hAnsi="Times New Roman" w:cs="Times New Roman"/>
          <w:szCs w:val="22"/>
        </w:rPr>
        <w:t>όπου αφορούσε τις εργασίες (</w:t>
      </w:r>
      <w:r>
        <w:rPr>
          <w:rFonts w:ascii="Times New Roman" w:hAnsi="Times New Roman" w:cs="Times New Roman"/>
          <w:szCs w:val="22"/>
          <w:lang w:val="en-US"/>
        </w:rPr>
        <w:t>assignment</w:t>
      </w:r>
      <w:r w:rsidRPr="00460451">
        <w:rPr>
          <w:rFonts w:ascii="Times New Roman" w:hAnsi="Times New Roman" w:cs="Times New Roman"/>
          <w:szCs w:val="22"/>
        </w:rPr>
        <w:t xml:space="preserve"> </w:t>
      </w:r>
      <w:r>
        <w:rPr>
          <w:rFonts w:ascii="Times New Roman" w:hAnsi="Times New Roman" w:cs="Times New Roman"/>
          <w:szCs w:val="22"/>
          <w:lang w:val="en-US"/>
        </w:rPr>
        <w:t>view</w:t>
      </w:r>
      <w:r w:rsidRPr="00460451">
        <w:rPr>
          <w:rFonts w:ascii="Times New Roman" w:hAnsi="Times New Roman" w:cs="Times New Roman"/>
          <w:szCs w:val="22"/>
        </w:rPr>
        <w:t>)</w:t>
      </w:r>
      <w:r w:rsidR="0070699E" w:rsidRPr="0070699E">
        <w:rPr>
          <w:rFonts w:ascii="Times New Roman" w:hAnsi="Times New Roman" w:cs="Times New Roman"/>
          <w:szCs w:val="22"/>
        </w:rPr>
        <w:t xml:space="preserve"> </w:t>
      </w:r>
      <w:r w:rsidR="0070699E">
        <w:rPr>
          <w:rFonts w:ascii="Times New Roman" w:hAnsi="Times New Roman" w:cs="Times New Roman"/>
          <w:szCs w:val="22"/>
        </w:rPr>
        <w:t>και του τελικού βαθμού (</w:t>
      </w:r>
      <w:r w:rsidR="0070699E">
        <w:rPr>
          <w:rFonts w:ascii="Times New Roman" w:hAnsi="Times New Roman" w:cs="Times New Roman"/>
          <w:szCs w:val="22"/>
          <w:lang w:val="en-US"/>
        </w:rPr>
        <w:t>final</w:t>
      </w:r>
      <w:r w:rsidR="0070699E" w:rsidRPr="0070699E">
        <w:rPr>
          <w:rFonts w:ascii="Times New Roman" w:hAnsi="Times New Roman" w:cs="Times New Roman"/>
          <w:szCs w:val="22"/>
        </w:rPr>
        <w:t xml:space="preserve"> </w:t>
      </w:r>
      <w:r w:rsidR="0070699E">
        <w:rPr>
          <w:rFonts w:ascii="Times New Roman" w:hAnsi="Times New Roman" w:cs="Times New Roman"/>
          <w:szCs w:val="22"/>
          <w:lang w:val="en-US"/>
        </w:rPr>
        <w:t>note</w:t>
      </w:r>
      <w:r w:rsidR="0070699E" w:rsidRPr="0070699E">
        <w:rPr>
          <w:rFonts w:ascii="Times New Roman" w:hAnsi="Times New Roman" w:cs="Times New Roman"/>
          <w:szCs w:val="22"/>
        </w:rPr>
        <w:t>)</w:t>
      </w:r>
      <w:r w:rsidR="0070699E">
        <w:rPr>
          <w:rFonts w:ascii="Times New Roman" w:hAnsi="Times New Roman" w:cs="Times New Roman"/>
          <w:szCs w:val="22"/>
        </w:rPr>
        <w:t>. Όπως και στη προηγούμενη οπτικοποίηση παρατηρείται ότι η γραμμή έχει θετική κλίση που σημαίνει ότι όσο περισσότερες ενέργειες έκαναν οι φοιτητές μέσα στο τμήμα που αφορούσε τις εργασίες τους βοήθησε να αποκτήσουν μεγαλύτερο τελικό βαθμό στο μάθημα. Επιπλέον, οι</w:t>
      </w:r>
      <w:r w:rsidR="007700BC">
        <w:rPr>
          <w:rFonts w:ascii="Times New Roman" w:hAnsi="Times New Roman" w:cs="Times New Roman"/>
          <w:szCs w:val="22"/>
        </w:rPr>
        <w:t xml:space="preserve"> περισσότερες</w:t>
      </w:r>
      <w:r w:rsidR="0070699E">
        <w:rPr>
          <w:rFonts w:ascii="Times New Roman" w:hAnsi="Times New Roman" w:cs="Times New Roman"/>
          <w:szCs w:val="22"/>
        </w:rPr>
        <w:t xml:space="preserve"> παρατηρήσεις τείνουν να είναι κοντά στην ευθεία γρα</w:t>
      </w:r>
      <w:r w:rsidR="00A86A88">
        <w:rPr>
          <w:rFonts w:ascii="Times New Roman" w:hAnsi="Times New Roman" w:cs="Times New Roman"/>
          <w:szCs w:val="22"/>
        </w:rPr>
        <w:t>μμή οπότε και η τιμή του συντελεστή θα τείνει να πλησιάσει τη τιμή 1</w:t>
      </w:r>
      <w:r w:rsidR="0070699E">
        <w:rPr>
          <w:rFonts w:ascii="Times New Roman" w:hAnsi="Times New Roman" w:cs="Times New Roman"/>
          <w:szCs w:val="22"/>
        </w:rPr>
        <w:t>.</w:t>
      </w:r>
      <w:r>
        <w:rPr>
          <w:rFonts w:ascii="Times New Roman" w:eastAsia="Times New Roman" w:hAnsi="Times New Roman" w:cs="Times New Roman"/>
          <w:szCs w:val="22"/>
        </w:rPr>
        <w:t xml:space="preserve"> </w:t>
      </w:r>
    </w:p>
    <w:p w14:paraId="6E94FF20" w14:textId="77777777" w:rsidR="00C25BAA" w:rsidRPr="00C25BAA" w:rsidRDefault="00C25BAA" w:rsidP="00C25BAA">
      <w:pPr>
        <w:spacing w:after="240" w:line="360" w:lineRule="auto"/>
        <w:contextualSpacing w:val="0"/>
        <w:jc w:val="center"/>
        <w:rPr>
          <w:rFonts w:ascii="Times New Roman" w:eastAsia="Times New Roman" w:hAnsi="Times New Roman" w:cs="Times New Roman"/>
          <w:szCs w:val="22"/>
        </w:rPr>
      </w:pPr>
      <w:r>
        <w:rPr>
          <w:rFonts w:ascii="Times New Roman" w:eastAsia="Times New Roman" w:hAnsi="Times New Roman" w:cs="Times New Roman"/>
          <w:noProof/>
          <w:szCs w:val="22"/>
        </w:rPr>
        <w:drawing>
          <wp:inline distT="0" distB="0" distL="0" distR="0" wp14:anchorId="5912EB37" wp14:editId="45D6771F">
            <wp:extent cx="5490210" cy="3335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ment_view.PNG"/>
                    <pic:cNvPicPr/>
                  </pic:nvPicPr>
                  <pic:blipFill>
                    <a:blip r:embed="rId218">
                      <a:extLst>
                        <a:ext uri="{28A0092B-C50C-407E-A947-70E740481C1C}">
                          <a14:useLocalDpi xmlns:a14="http://schemas.microsoft.com/office/drawing/2010/main" val="0"/>
                        </a:ext>
                      </a:extLst>
                    </a:blip>
                    <a:stretch>
                      <a:fillRect/>
                    </a:stretch>
                  </pic:blipFill>
                  <pic:spPr>
                    <a:xfrm>
                      <a:off x="0" y="0"/>
                      <a:ext cx="5490210" cy="3335655"/>
                    </a:xfrm>
                    <a:prstGeom prst="rect">
                      <a:avLst/>
                    </a:prstGeom>
                  </pic:spPr>
                </pic:pic>
              </a:graphicData>
            </a:graphic>
          </wp:inline>
        </w:drawing>
      </w:r>
    </w:p>
    <w:p w14:paraId="574E1C01" w14:textId="405AFE9E" w:rsidR="005D6154" w:rsidRPr="0011502A" w:rsidRDefault="00C25BAA" w:rsidP="005D6154">
      <w:pPr>
        <w:spacing w:after="240" w:line="360" w:lineRule="auto"/>
        <w:contextualSpacing w:val="0"/>
        <w:jc w:val="center"/>
        <w:rPr>
          <w:rFonts w:ascii="Times New Roman" w:eastAsia="Times New Roman" w:hAnsi="Times New Roman" w:cs="Times New Roman"/>
          <w:szCs w:val="22"/>
        </w:rPr>
      </w:pPr>
      <w:r w:rsidRPr="00C25BAA">
        <w:rPr>
          <w:rFonts w:ascii="Times New Roman" w:eastAsia="Times New Roman" w:hAnsi="Times New Roman" w:cs="Times New Roman"/>
          <w:b/>
          <w:szCs w:val="22"/>
        </w:rPr>
        <w:t>Εικόνα 18.</w:t>
      </w:r>
      <w:r>
        <w:rPr>
          <w:rFonts w:ascii="Times New Roman" w:eastAsia="Times New Roman" w:hAnsi="Times New Roman" w:cs="Times New Roman"/>
          <w:szCs w:val="22"/>
        </w:rPr>
        <w:t xml:space="preserve"> Οπτικοποίηση</w:t>
      </w:r>
      <w:r w:rsidRPr="0011502A">
        <w:rPr>
          <w:rFonts w:ascii="Times New Roman" w:eastAsia="Times New Roman" w:hAnsi="Times New Roman" w:cs="Times New Roman"/>
          <w:szCs w:val="22"/>
        </w:rPr>
        <w:t xml:space="preserve"> </w:t>
      </w:r>
      <w:r>
        <w:rPr>
          <w:rFonts w:ascii="Times New Roman" w:eastAsia="Times New Roman" w:hAnsi="Times New Roman" w:cs="Times New Roman"/>
          <w:szCs w:val="22"/>
        </w:rPr>
        <w:t>σχέσης</w:t>
      </w:r>
      <w:r w:rsidRPr="0011502A">
        <w:rPr>
          <w:rFonts w:ascii="Times New Roman" w:eastAsia="Times New Roman" w:hAnsi="Times New Roman" w:cs="Times New Roman"/>
          <w:szCs w:val="22"/>
        </w:rPr>
        <w:t xml:space="preserve"> </w:t>
      </w:r>
      <w:r>
        <w:rPr>
          <w:rFonts w:ascii="Times New Roman" w:eastAsia="Times New Roman" w:hAnsi="Times New Roman" w:cs="Times New Roman"/>
          <w:szCs w:val="22"/>
          <w:lang w:val="en-US"/>
        </w:rPr>
        <w:t>assignment</w:t>
      </w:r>
      <w:r w:rsidRPr="0011502A">
        <w:rPr>
          <w:rFonts w:ascii="Times New Roman" w:eastAsia="Times New Roman" w:hAnsi="Times New Roman" w:cs="Times New Roman"/>
          <w:szCs w:val="22"/>
        </w:rPr>
        <w:t xml:space="preserve"> </w:t>
      </w:r>
      <w:r>
        <w:rPr>
          <w:rFonts w:ascii="Times New Roman" w:eastAsia="Times New Roman" w:hAnsi="Times New Roman" w:cs="Times New Roman"/>
          <w:szCs w:val="22"/>
          <w:lang w:val="en-US"/>
        </w:rPr>
        <w:t>view</w:t>
      </w:r>
      <w:r w:rsidRPr="0011502A">
        <w:rPr>
          <w:rFonts w:ascii="Times New Roman" w:eastAsia="Times New Roman" w:hAnsi="Times New Roman" w:cs="Times New Roman"/>
          <w:szCs w:val="22"/>
        </w:rPr>
        <w:t xml:space="preserve">- </w:t>
      </w:r>
      <w:r>
        <w:rPr>
          <w:rFonts w:ascii="Times New Roman" w:eastAsia="Times New Roman" w:hAnsi="Times New Roman" w:cs="Times New Roman"/>
          <w:szCs w:val="22"/>
          <w:lang w:val="en-US"/>
        </w:rPr>
        <w:t>final</w:t>
      </w:r>
      <w:r w:rsidRPr="0011502A">
        <w:rPr>
          <w:rFonts w:ascii="Times New Roman" w:eastAsia="Times New Roman" w:hAnsi="Times New Roman" w:cs="Times New Roman"/>
          <w:szCs w:val="22"/>
        </w:rPr>
        <w:t xml:space="preserve"> </w:t>
      </w:r>
      <w:r>
        <w:rPr>
          <w:rFonts w:ascii="Times New Roman" w:eastAsia="Times New Roman" w:hAnsi="Times New Roman" w:cs="Times New Roman"/>
          <w:szCs w:val="22"/>
          <w:lang w:val="en-US"/>
        </w:rPr>
        <w:t>note</w:t>
      </w:r>
    </w:p>
    <w:p w14:paraId="26192E64" w14:textId="64B6AF0A" w:rsidR="00C25BAA" w:rsidRPr="00976876" w:rsidRDefault="007700BC" w:rsidP="00976876">
      <w:pPr>
        <w:tabs>
          <w:tab w:val="left" w:pos="3210"/>
        </w:tabs>
        <w:spacing w:after="240" w:line="360" w:lineRule="auto"/>
        <w:ind w:firstLine="284"/>
        <w:contextualSpacing w:val="0"/>
        <w:jc w:val="both"/>
        <w:rPr>
          <w:rFonts w:ascii="Times New Roman" w:eastAsia="Times New Roman" w:hAnsi="Times New Roman" w:cs="Times New Roman"/>
          <w:szCs w:val="22"/>
        </w:rPr>
      </w:pPr>
      <w:r>
        <w:rPr>
          <w:rFonts w:ascii="Times New Roman" w:eastAsia="Times New Roman" w:hAnsi="Times New Roman" w:cs="Times New Roman"/>
          <w:szCs w:val="22"/>
        </w:rPr>
        <w:lastRenderedPageBreak/>
        <w:t>Τέλος, σ</w:t>
      </w:r>
      <w:r w:rsidR="00976876">
        <w:rPr>
          <w:rFonts w:ascii="Times New Roman" w:eastAsia="Times New Roman" w:hAnsi="Times New Roman" w:cs="Times New Roman"/>
          <w:szCs w:val="22"/>
        </w:rPr>
        <w:t xml:space="preserve">την οπτικοποίηση της Εικόνας 19 φαίνεται μια άλλη θετική σχέση μεταξύ της μεταβλητής που δείχνει </w:t>
      </w:r>
      <w:r w:rsidR="00976876">
        <w:rPr>
          <w:rFonts w:ascii="Times New Roman" w:hAnsi="Times New Roman" w:cs="Times New Roman"/>
          <w:szCs w:val="22"/>
        </w:rPr>
        <w:t>πόσες φορές ένας φοιτητής μπήκε στην περιγραφή και στα βασικά εργαλεία του κάθε εβδομαδιαίου εργαστηριακού μαθήματος (</w:t>
      </w:r>
      <w:r w:rsidR="00976876">
        <w:rPr>
          <w:rFonts w:ascii="Times New Roman" w:hAnsi="Times New Roman" w:cs="Times New Roman"/>
          <w:szCs w:val="22"/>
          <w:lang w:val="en-US"/>
        </w:rPr>
        <w:t>course</w:t>
      </w:r>
      <w:r w:rsidR="00976876" w:rsidRPr="00976876">
        <w:rPr>
          <w:rFonts w:ascii="Times New Roman" w:hAnsi="Times New Roman" w:cs="Times New Roman"/>
          <w:szCs w:val="22"/>
        </w:rPr>
        <w:t xml:space="preserve"> </w:t>
      </w:r>
      <w:r w:rsidR="00976876">
        <w:rPr>
          <w:rFonts w:ascii="Times New Roman" w:hAnsi="Times New Roman" w:cs="Times New Roman"/>
          <w:szCs w:val="22"/>
          <w:lang w:val="en-US"/>
        </w:rPr>
        <w:t>view</w:t>
      </w:r>
      <w:r w:rsidR="00976876" w:rsidRPr="00976876">
        <w:rPr>
          <w:rFonts w:ascii="Times New Roman" w:hAnsi="Times New Roman" w:cs="Times New Roman"/>
          <w:szCs w:val="22"/>
        </w:rPr>
        <w:t>)</w:t>
      </w:r>
      <w:r w:rsidR="00976876">
        <w:rPr>
          <w:rFonts w:ascii="Times New Roman" w:hAnsi="Times New Roman" w:cs="Times New Roman"/>
          <w:szCs w:val="22"/>
        </w:rPr>
        <w:t xml:space="preserve"> και του τελικού βαθμού</w:t>
      </w:r>
      <w:r w:rsidR="00064063">
        <w:rPr>
          <w:rFonts w:ascii="Times New Roman" w:hAnsi="Times New Roman" w:cs="Times New Roman"/>
          <w:szCs w:val="22"/>
        </w:rPr>
        <w:t xml:space="preserve">. Αυτό </w:t>
      </w:r>
      <w:r w:rsidR="0011502A">
        <w:rPr>
          <w:rFonts w:ascii="Times New Roman" w:hAnsi="Times New Roman" w:cs="Times New Roman"/>
          <w:szCs w:val="22"/>
        </w:rPr>
        <w:t>σημαίνει ότι όσο αυξάνεται</w:t>
      </w:r>
      <w:r w:rsidR="00187A36">
        <w:rPr>
          <w:rFonts w:ascii="Times New Roman" w:hAnsi="Times New Roman" w:cs="Times New Roman"/>
          <w:szCs w:val="22"/>
        </w:rPr>
        <w:t xml:space="preserve"> ο αριθμός των εισ</w:t>
      </w:r>
      <w:r w:rsidR="000E0DE5">
        <w:rPr>
          <w:rFonts w:ascii="Times New Roman" w:hAnsi="Times New Roman" w:cs="Times New Roman"/>
          <w:szCs w:val="22"/>
        </w:rPr>
        <w:t xml:space="preserve">όδων στο συγκεκριμένο τμήμα του </w:t>
      </w:r>
      <w:r w:rsidR="00BE7BF1">
        <w:rPr>
          <w:rFonts w:ascii="Times New Roman" w:hAnsi="Times New Roman" w:cs="Times New Roman"/>
          <w:szCs w:val="22"/>
          <w:lang w:val="en-US"/>
        </w:rPr>
        <w:t>M</w:t>
      </w:r>
      <w:r w:rsidR="000E0DE5">
        <w:rPr>
          <w:rFonts w:ascii="Times New Roman" w:hAnsi="Times New Roman" w:cs="Times New Roman"/>
          <w:szCs w:val="22"/>
          <w:lang w:val="en-US"/>
        </w:rPr>
        <w:t>oodle</w:t>
      </w:r>
      <w:r w:rsidR="000E0DE5">
        <w:rPr>
          <w:rFonts w:ascii="Times New Roman" w:hAnsi="Times New Roman" w:cs="Times New Roman"/>
          <w:szCs w:val="22"/>
        </w:rPr>
        <w:t xml:space="preserve"> τόσο καλύτερο τελικ</w:t>
      </w:r>
      <w:r w:rsidR="00187A36">
        <w:rPr>
          <w:rFonts w:ascii="Times New Roman" w:hAnsi="Times New Roman" w:cs="Times New Roman"/>
          <w:szCs w:val="22"/>
        </w:rPr>
        <w:t>ό βαθμό έχει ένας φοιτητής. Επί</w:t>
      </w:r>
      <w:r w:rsidR="000E0DE5">
        <w:rPr>
          <w:rFonts w:ascii="Times New Roman" w:hAnsi="Times New Roman" w:cs="Times New Roman"/>
          <w:szCs w:val="22"/>
        </w:rPr>
        <w:t>σης, λόγω του ότι οι παρατηρήσεις μας τείνουν να είναι κοντά στην ευθεία γραμμή οδηγούμαστε</w:t>
      </w:r>
      <w:r w:rsidR="00CE54A4">
        <w:rPr>
          <w:rFonts w:ascii="Times New Roman" w:hAnsi="Times New Roman" w:cs="Times New Roman"/>
          <w:szCs w:val="22"/>
        </w:rPr>
        <w:t xml:space="preserve"> </w:t>
      </w:r>
      <w:r w:rsidR="000E0DE5">
        <w:rPr>
          <w:rFonts w:ascii="Times New Roman" w:hAnsi="Times New Roman" w:cs="Times New Roman"/>
          <w:szCs w:val="22"/>
        </w:rPr>
        <w:t>στο συμπέρασμα ότι ο συντελεστής για άλλη μια φορά θα</w:t>
      </w:r>
      <w:r w:rsidR="00187A36">
        <w:rPr>
          <w:rFonts w:ascii="Times New Roman" w:hAnsi="Times New Roman" w:cs="Times New Roman"/>
          <w:szCs w:val="22"/>
        </w:rPr>
        <w:t xml:space="preserve"> τείνει να πλησιάσει </w:t>
      </w:r>
      <w:r w:rsidR="000E0DE5">
        <w:rPr>
          <w:rFonts w:ascii="Times New Roman" w:hAnsi="Times New Roman" w:cs="Times New Roman"/>
          <w:szCs w:val="22"/>
        </w:rPr>
        <w:t>τον α</w:t>
      </w:r>
      <w:r w:rsidR="00187A36">
        <w:rPr>
          <w:rFonts w:ascii="Times New Roman" w:hAnsi="Times New Roman" w:cs="Times New Roman"/>
          <w:szCs w:val="22"/>
        </w:rPr>
        <w:t>ρ</w:t>
      </w:r>
      <w:r w:rsidR="000E0DE5">
        <w:rPr>
          <w:rFonts w:ascii="Times New Roman" w:hAnsi="Times New Roman" w:cs="Times New Roman"/>
          <w:szCs w:val="22"/>
        </w:rPr>
        <w:t>ιθμό 1</w:t>
      </w:r>
      <w:r w:rsidR="003F05B0">
        <w:rPr>
          <w:rFonts w:ascii="Times New Roman" w:hAnsi="Times New Roman" w:cs="Times New Roman"/>
          <w:szCs w:val="22"/>
        </w:rPr>
        <w:t>,</w:t>
      </w:r>
      <w:r w:rsidR="000E0DE5">
        <w:rPr>
          <w:rFonts w:ascii="Times New Roman" w:hAnsi="Times New Roman" w:cs="Times New Roman"/>
          <w:szCs w:val="22"/>
        </w:rPr>
        <w:t xml:space="preserve"> όπο</w:t>
      </w:r>
      <w:r w:rsidR="00D07C86">
        <w:rPr>
          <w:rFonts w:ascii="Times New Roman" w:hAnsi="Times New Roman" w:cs="Times New Roman"/>
          <w:szCs w:val="22"/>
        </w:rPr>
        <w:t>υ υποδηλώνει την τέλεια θετική</w:t>
      </w:r>
      <w:r w:rsidR="000E0DE5">
        <w:rPr>
          <w:rFonts w:ascii="Times New Roman" w:hAnsi="Times New Roman" w:cs="Times New Roman"/>
          <w:szCs w:val="22"/>
        </w:rPr>
        <w:t xml:space="preserve"> σχέση.</w:t>
      </w:r>
      <w:r w:rsidR="000E0DE5" w:rsidRPr="000E0DE5">
        <w:rPr>
          <w:rFonts w:ascii="Times New Roman" w:hAnsi="Times New Roman" w:cs="Times New Roman"/>
          <w:szCs w:val="22"/>
        </w:rPr>
        <w:t xml:space="preserve"> </w:t>
      </w:r>
      <w:r w:rsidR="00976876">
        <w:rPr>
          <w:rFonts w:ascii="Times New Roman" w:hAnsi="Times New Roman" w:cs="Times New Roman"/>
          <w:szCs w:val="22"/>
        </w:rPr>
        <w:t xml:space="preserve"> </w:t>
      </w:r>
      <w:r w:rsidR="00976876">
        <w:rPr>
          <w:rFonts w:ascii="Times New Roman" w:eastAsia="Times New Roman" w:hAnsi="Times New Roman" w:cs="Times New Roman"/>
          <w:szCs w:val="22"/>
        </w:rPr>
        <w:t xml:space="preserve"> </w:t>
      </w:r>
      <w:r w:rsidR="0070699E" w:rsidRPr="00976876">
        <w:rPr>
          <w:rFonts w:ascii="Times New Roman" w:eastAsia="Times New Roman" w:hAnsi="Times New Roman" w:cs="Times New Roman"/>
          <w:szCs w:val="22"/>
        </w:rPr>
        <w:tab/>
      </w:r>
    </w:p>
    <w:p w14:paraId="2F1569A0" w14:textId="77777777" w:rsidR="00C25BAA" w:rsidRPr="00C25BAA" w:rsidRDefault="00C25BAA" w:rsidP="00BF3465">
      <w:pPr>
        <w:spacing w:after="240" w:line="360" w:lineRule="auto"/>
        <w:contextualSpacing w:val="0"/>
        <w:jc w:val="center"/>
        <w:rPr>
          <w:rFonts w:ascii="Times New Roman" w:eastAsia="Times New Roman" w:hAnsi="Times New Roman" w:cs="Times New Roman"/>
          <w:szCs w:val="22"/>
        </w:rPr>
      </w:pPr>
      <w:r>
        <w:rPr>
          <w:rFonts w:ascii="Times New Roman" w:eastAsia="Times New Roman" w:hAnsi="Times New Roman" w:cs="Times New Roman"/>
          <w:noProof/>
          <w:szCs w:val="22"/>
        </w:rPr>
        <w:drawing>
          <wp:inline distT="0" distB="0" distL="0" distR="0" wp14:anchorId="4FA4A771" wp14:editId="7AB88951">
            <wp:extent cx="5490210" cy="3275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_view.PNG"/>
                    <pic:cNvPicPr/>
                  </pic:nvPicPr>
                  <pic:blipFill>
                    <a:blip r:embed="rId219">
                      <a:extLst>
                        <a:ext uri="{28A0092B-C50C-407E-A947-70E740481C1C}">
                          <a14:useLocalDpi xmlns:a14="http://schemas.microsoft.com/office/drawing/2010/main" val="0"/>
                        </a:ext>
                      </a:extLst>
                    </a:blip>
                    <a:stretch>
                      <a:fillRect/>
                    </a:stretch>
                  </pic:blipFill>
                  <pic:spPr>
                    <a:xfrm>
                      <a:off x="0" y="0"/>
                      <a:ext cx="5490210" cy="3275330"/>
                    </a:xfrm>
                    <a:prstGeom prst="rect">
                      <a:avLst/>
                    </a:prstGeom>
                  </pic:spPr>
                </pic:pic>
              </a:graphicData>
            </a:graphic>
          </wp:inline>
        </w:drawing>
      </w:r>
    </w:p>
    <w:p w14:paraId="6381FAE9" w14:textId="77777777" w:rsidR="00C25BAA" w:rsidRPr="00A86A88" w:rsidRDefault="00C25BAA" w:rsidP="00976876">
      <w:pPr>
        <w:spacing w:after="240" w:line="360" w:lineRule="auto"/>
        <w:contextualSpacing w:val="0"/>
        <w:jc w:val="center"/>
        <w:rPr>
          <w:rFonts w:ascii="Times New Roman" w:eastAsia="Times New Roman" w:hAnsi="Times New Roman" w:cs="Times New Roman"/>
          <w:szCs w:val="22"/>
        </w:rPr>
      </w:pPr>
      <w:r w:rsidRPr="00C25BAA">
        <w:rPr>
          <w:rFonts w:ascii="Times New Roman" w:eastAsia="Times New Roman" w:hAnsi="Times New Roman" w:cs="Times New Roman"/>
          <w:b/>
          <w:szCs w:val="22"/>
        </w:rPr>
        <w:t>Εικόνα 19</w:t>
      </w:r>
      <w:r>
        <w:rPr>
          <w:rFonts w:ascii="Times New Roman" w:eastAsia="Times New Roman" w:hAnsi="Times New Roman" w:cs="Times New Roman"/>
          <w:szCs w:val="22"/>
        </w:rPr>
        <w:t xml:space="preserve">. Οπτικοποίηση σχέσης </w:t>
      </w:r>
      <w:r>
        <w:rPr>
          <w:rFonts w:ascii="Times New Roman" w:eastAsia="Times New Roman" w:hAnsi="Times New Roman" w:cs="Times New Roman"/>
          <w:szCs w:val="22"/>
          <w:lang w:val="en-US"/>
        </w:rPr>
        <w:t>course</w:t>
      </w:r>
      <w:r w:rsidRPr="00C25BAA">
        <w:rPr>
          <w:rFonts w:ascii="Times New Roman" w:eastAsia="Times New Roman" w:hAnsi="Times New Roman" w:cs="Times New Roman"/>
          <w:szCs w:val="22"/>
        </w:rPr>
        <w:t xml:space="preserve"> </w:t>
      </w:r>
      <w:r>
        <w:rPr>
          <w:rFonts w:ascii="Times New Roman" w:eastAsia="Times New Roman" w:hAnsi="Times New Roman" w:cs="Times New Roman"/>
          <w:szCs w:val="22"/>
          <w:lang w:val="en-US"/>
        </w:rPr>
        <w:t>view</w:t>
      </w:r>
      <w:r w:rsidRPr="00C25BAA">
        <w:rPr>
          <w:rFonts w:ascii="Times New Roman" w:eastAsia="Times New Roman" w:hAnsi="Times New Roman" w:cs="Times New Roman"/>
          <w:szCs w:val="22"/>
        </w:rPr>
        <w:t xml:space="preserve">- </w:t>
      </w:r>
      <w:r>
        <w:rPr>
          <w:rFonts w:ascii="Times New Roman" w:eastAsia="Times New Roman" w:hAnsi="Times New Roman" w:cs="Times New Roman"/>
          <w:szCs w:val="22"/>
          <w:lang w:val="en-US"/>
        </w:rPr>
        <w:t>final</w:t>
      </w:r>
      <w:r w:rsidRPr="00C25BAA">
        <w:rPr>
          <w:rFonts w:ascii="Times New Roman" w:eastAsia="Times New Roman" w:hAnsi="Times New Roman" w:cs="Times New Roman"/>
          <w:szCs w:val="22"/>
        </w:rPr>
        <w:t xml:space="preserve"> </w:t>
      </w:r>
      <w:r>
        <w:rPr>
          <w:rFonts w:ascii="Times New Roman" w:eastAsia="Times New Roman" w:hAnsi="Times New Roman" w:cs="Times New Roman"/>
          <w:szCs w:val="22"/>
          <w:lang w:val="en-US"/>
        </w:rPr>
        <w:t>note</w:t>
      </w:r>
    </w:p>
    <w:p w14:paraId="1092FA10" w14:textId="444DC32C" w:rsidR="003F05B0" w:rsidRDefault="005628F4" w:rsidP="00486BFC">
      <w:pPr>
        <w:spacing w:after="240" w:line="360" w:lineRule="auto"/>
        <w:contextualSpacing w:val="0"/>
        <w:jc w:val="both"/>
        <w:rPr>
          <w:rFonts w:ascii="Times New Roman" w:eastAsia="Times New Roman" w:hAnsi="Times New Roman" w:cs="Times New Roman"/>
          <w:szCs w:val="22"/>
        </w:rPr>
      </w:pPr>
      <w:r>
        <w:rPr>
          <w:rFonts w:ascii="Times New Roman" w:eastAsia="Times New Roman" w:hAnsi="Times New Roman" w:cs="Times New Roman"/>
          <w:szCs w:val="22"/>
        </w:rPr>
        <w:t xml:space="preserve">Με το εργαλείο </w:t>
      </w:r>
      <w:r>
        <w:rPr>
          <w:rFonts w:ascii="Times New Roman" w:eastAsia="Times New Roman" w:hAnsi="Times New Roman" w:cs="Times New Roman"/>
          <w:szCs w:val="22"/>
          <w:lang w:val="en-US"/>
        </w:rPr>
        <w:t>Tableau</w:t>
      </w:r>
      <w:r w:rsidRPr="005628F4">
        <w:rPr>
          <w:rFonts w:ascii="Times New Roman" w:eastAsia="Times New Roman" w:hAnsi="Times New Roman" w:cs="Times New Roman"/>
          <w:szCs w:val="22"/>
        </w:rPr>
        <w:t xml:space="preserve"> </w:t>
      </w:r>
      <w:r>
        <w:rPr>
          <w:rFonts w:ascii="Times New Roman" w:eastAsia="Times New Roman" w:hAnsi="Times New Roman" w:cs="Times New Roman"/>
          <w:szCs w:val="22"/>
          <w:lang w:val="en-US"/>
        </w:rPr>
        <w:t>Public</w:t>
      </w:r>
      <w:r w:rsidRPr="005628F4">
        <w:rPr>
          <w:rFonts w:ascii="Times New Roman" w:eastAsia="Times New Roman" w:hAnsi="Times New Roman" w:cs="Times New Roman"/>
          <w:szCs w:val="22"/>
        </w:rPr>
        <w:t xml:space="preserve"> </w:t>
      </w:r>
      <w:r>
        <w:rPr>
          <w:rFonts w:ascii="Times New Roman" w:eastAsia="Times New Roman" w:hAnsi="Times New Roman" w:cs="Times New Roman"/>
          <w:szCs w:val="22"/>
        </w:rPr>
        <w:t>σε μικρό χρονικό διάστημα αλλά και με ελάχιστο κόπο προέκυψαν οι παραπάνω οπτικοποιήσεις που δείχνουν</w:t>
      </w:r>
      <w:r w:rsidR="00486BFC">
        <w:rPr>
          <w:rFonts w:ascii="Times New Roman" w:eastAsia="Times New Roman" w:hAnsi="Times New Roman" w:cs="Times New Roman"/>
          <w:szCs w:val="22"/>
        </w:rPr>
        <w:t xml:space="preserve"> τη </w:t>
      </w:r>
      <w:r w:rsidR="006965DF">
        <w:rPr>
          <w:rFonts w:ascii="Times New Roman" w:eastAsia="Times New Roman" w:hAnsi="Times New Roman" w:cs="Times New Roman"/>
          <w:szCs w:val="22"/>
        </w:rPr>
        <w:t xml:space="preserve">συσχέτιση της κάθε μεταβλητής </w:t>
      </w:r>
      <w:r w:rsidR="00486BFC">
        <w:rPr>
          <w:rFonts w:ascii="Times New Roman" w:eastAsia="Times New Roman" w:hAnsi="Times New Roman" w:cs="Times New Roman"/>
          <w:szCs w:val="22"/>
        </w:rPr>
        <w:t>και του τελικού βαθμού</w:t>
      </w:r>
      <w:r w:rsidR="00ED69DF">
        <w:rPr>
          <w:rFonts w:ascii="Times New Roman" w:eastAsia="Times New Roman" w:hAnsi="Times New Roman" w:cs="Times New Roman"/>
          <w:szCs w:val="22"/>
        </w:rPr>
        <w:t xml:space="preserve"> αλλά και την ένταση αυτής</w:t>
      </w:r>
      <w:r>
        <w:rPr>
          <w:rFonts w:ascii="Times New Roman" w:eastAsia="Times New Roman" w:hAnsi="Times New Roman" w:cs="Times New Roman"/>
          <w:szCs w:val="22"/>
        </w:rPr>
        <w:t xml:space="preserve">. Οι συγκεκριμένες οπτικοποιήσεις </w:t>
      </w:r>
      <w:r w:rsidR="00486BFC">
        <w:rPr>
          <w:rFonts w:ascii="Times New Roman" w:eastAsia="Times New Roman" w:hAnsi="Times New Roman" w:cs="Times New Roman"/>
          <w:szCs w:val="22"/>
        </w:rPr>
        <w:t xml:space="preserve"> μπορούν να βοηθήσουν τον εκπαιδευτικό να επικεντρώσει την προσοχή του</w:t>
      </w:r>
      <w:r>
        <w:rPr>
          <w:rFonts w:ascii="Times New Roman" w:eastAsia="Times New Roman" w:hAnsi="Times New Roman" w:cs="Times New Roman"/>
          <w:szCs w:val="22"/>
        </w:rPr>
        <w:t xml:space="preserve"> σε λιγότερο χρόνο</w:t>
      </w:r>
      <w:r w:rsidR="00486BFC">
        <w:rPr>
          <w:rFonts w:ascii="Times New Roman" w:eastAsia="Times New Roman" w:hAnsi="Times New Roman" w:cs="Times New Roman"/>
          <w:szCs w:val="22"/>
        </w:rPr>
        <w:t xml:space="preserve"> στις μεταβλητ</w:t>
      </w:r>
      <w:r w:rsidR="00AE0BD8">
        <w:rPr>
          <w:rFonts w:ascii="Times New Roman" w:eastAsia="Times New Roman" w:hAnsi="Times New Roman" w:cs="Times New Roman"/>
          <w:szCs w:val="22"/>
        </w:rPr>
        <w:t xml:space="preserve">ές που θα του </w:t>
      </w:r>
      <w:r w:rsidR="00C93AB4">
        <w:rPr>
          <w:rFonts w:ascii="Times New Roman" w:eastAsia="Times New Roman" w:hAnsi="Times New Roman" w:cs="Times New Roman"/>
          <w:szCs w:val="22"/>
        </w:rPr>
        <w:t>επιφέρουν καλύτερες βαθμολογίε</w:t>
      </w:r>
      <w:r w:rsidR="00AE0BD8">
        <w:rPr>
          <w:rFonts w:ascii="Times New Roman" w:eastAsia="Times New Roman" w:hAnsi="Times New Roman" w:cs="Times New Roman"/>
          <w:szCs w:val="22"/>
        </w:rPr>
        <w:t>ς</w:t>
      </w:r>
      <w:r>
        <w:rPr>
          <w:rFonts w:ascii="Times New Roman" w:eastAsia="Times New Roman" w:hAnsi="Times New Roman" w:cs="Times New Roman"/>
          <w:szCs w:val="22"/>
        </w:rPr>
        <w:t xml:space="preserve"> καθώς η οπτικοποίηση του δίνει όλες τις πληροφορίες οπτικά χωρίς να χρειάζεται περισσότερος κόπος από αυτόν </w:t>
      </w:r>
      <w:r w:rsidR="00BE7BF1" w:rsidRPr="00BE7BF1">
        <w:rPr>
          <w:rFonts w:ascii="Times New Roman" w:eastAsia="Times New Roman" w:hAnsi="Times New Roman" w:cs="Times New Roman"/>
          <w:szCs w:val="22"/>
        </w:rPr>
        <w:t xml:space="preserve"> </w:t>
      </w:r>
      <w:r>
        <w:rPr>
          <w:rFonts w:ascii="Times New Roman" w:eastAsia="Times New Roman" w:hAnsi="Times New Roman" w:cs="Times New Roman"/>
          <w:szCs w:val="22"/>
        </w:rPr>
        <w:t>π.χ. να διαβάσει ένα κείμενο</w:t>
      </w:r>
      <w:r w:rsidR="00AE0BD8">
        <w:rPr>
          <w:rFonts w:ascii="Times New Roman" w:eastAsia="Times New Roman" w:hAnsi="Times New Roman" w:cs="Times New Roman"/>
          <w:szCs w:val="22"/>
        </w:rPr>
        <w:t>.</w:t>
      </w:r>
      <w:r w:rsidR="003F05B0">
        <w:rPr>
          <w:rFonts w:ascii="Times New Roman" w:eastAsia="Times New Roman" w:hAnsi="Times New Roman" w:cs="Times New Roman"/>
          <w:szCs w:val="22"/>
        </w:rPr>
        <w:t xml:space="preserve"> </w:t>
      </w:r>
    </w:p>
    <w:p w14:paraId="24DF5585" w14:textId="7D6EAC6A" w:rsidR="003F05B0" w:rsidRDefault="003F05B0" w:rsidP="003F05B0">
      <w:pPr>
        <w:spacing w:after="240" w:line="360" w:lineRule="auto"/>
        <w:ind w:firstLine="284"/>
        <w:contextualSpacing w:val="0"/>
        <w:jc w:val="both"/>
        <w:rPr>
          <w:rFonts w:ascii="Times New Roman" w:eastAsia="Times New Roman" w:hAnsi="Times New Roman" w:cs="Times New Roman"/>
          <w:szCs w:val="22"/>
        </w:rPr>
      </w:pPr>
      <w:r>
        <w:rPr>
          <w:rFonts w:ascii="Times New Roman" w:eastAsia="Times New Roman" w:hAnsi="Times New Roman" w:cs="Times New Roman"/>
          <w:szCs w:val="22"/>
        </w:rPr>
        <w:t xml:space="preserve">Μια οπτικοποίηση σαν αυτές που παρουσιάστηκαν παραπάνω μπορούν να πληροφορήσουν έναν ενδιαφερόμενο του πεδίου μέσα σε λίγα λεπτά και με μια πρώτη ματιά για το αν η σχέση </w:t>
      </w:r>
      <w:r>
        <w:rPr>
          <w:rFonts w:ascii="Times New Roman" w:eastAsia="Times New Roman" w:hAnsi="Times New Roman" w:cs="Times New Roman"/>
          <w:szCs w:val="22"/>
        </w:rPr>
        <w:lastRenderedPageBreak/>
        <w:t>δυο μετ</w:t>
      </w:r>
      <w:r w:rsidR="00230D3E">
        <w:rPr>
          <w:rFonts w:ascii="Times New Roman" w:eastAsia="Times New Roman" w:hAnsi="Times New Roman" w:cs="Times New Roman"/>
          <w:szCs w:val="22"/>
        </w:rPr>
        <w:t>αβλητών είναι θετική ή αρνητική αλλά και</w:t>
      </w:r>
      <w:r>
        <w:rPr>
          <w:rFonts w:ascii="Times New Roman" w:eastAsia="Times New Roman" w:hAnsi="Times New Roman" w:cs="Times New Roman"/>
          <w:szCs w:val="22"/>
        </w:rPr>
        <w:t xml:space="preserve"> για το πόσο συσχετίζονται οι δύο μεταβλητές μέσα από το πόσο κοντά είναι οι παρατηρήσεις στη γραμμή.</w:t>
      </w:r>
      <w:r w:rsidR="00EB2B28">
        <w:rPr>
          <w:rFonts w:ascii="Times New Roman" w:eastAsia="Times New Roman" w:hAnsi="Times New Roman" w:cs="Times New Roman"/>
          <w:szCs w:val="22"/>
        </w:rPr>
        <w:t xml:space="preserve"> Επιπλέον, μπορεί να παρατηρήσει το πόσες ήταν οι ενέργειες που έκαναν οι φοιτητές που πέρασαν ή που δεν πέρασαν επιτυχώς το μάθημα αλλά και το κάθε ερευνητικό υποκείμενο ξεχωριστά και να κάνει συγκρίσεις. </w:t>
      </w:r>
    </w:p>
    <w:p w14:paraId="207366B6" w14:textId="0A3445DE" w:rsidR="00692918" w:rsidRPr="00976876" w:rsidRDefault="00AE0BD8" w:rsidP="00EB2B28">
      <w:pPr>
        <w:spacing w:after="240" w:line="360" w:lineRule="auto"/>
        <w:ind w:firstLine="284"/>
        <w:contextualSpacing w:val="0"/>
        <w:jc w:val="both"/>
        <w:rPr>
          <w:rFonts w:ascii="Times New Roman" w:eastAsia="Times New Roman" w:hAnsi="Times New Roman" w:cs="Times New Roman"/>
          <w:szCs w:val="22"/>
        </w:rPr>
      </w:pPr>
      <w:r>
        <w:rPr>
          <w:rFonts w:ascii="Times New Roman" w:eastAsia="Times New Roman" w:hAnsi="Times New Roman" w:cs="Times New Roman"/>
          <w:szCs w:val="22"/>
        </w:rPr>
        <w:t xml:space="preserve"> Συγκεκριμένα, </w:t>
      </w:r>
      <w:r w:rsidR="006965DF">
        <w:rPr>
          <w:rFonts w:ascii="Times New Roman" w:eastAsia="Times New Roman" w:hAnsi="Times New Roman" w:cs="Times New Roman"/>
          <w:szCs w:val="22"/>
        </w:rPr>
        <w:t xml:space="preserve">μέσα από τα συμπεράσματα που προέκυψαν </w:t>
      </w:r>
      <w:r w:rsidR="00EB2B28">
        <w:rPr>
          <w:rFonts w:ascii="Times New Roman" w:eastAsia="Times New Roman" w:hAnsi="Times New Roman" w:cs="Times New Roman"/>
          <w:szCs w:val="22"/>
        </w:rPr>
        <w:t xml:space="preserve">ένας εκπαιδευτικός </w:t>
      </w:r>
      <w:r>
        <w:rPr>
          <w:rFonts w:ascii="Times New Roman" w:eastAsia="Times New Roman" w:hAnsi="Times New Roman" w:cs="Times New Roman"/>
          <w:szCs w:val="22"/>
        </w:rPr>
        <w:t xml:space="preserve">μπορεί </w:t>
      </w:r>
      <w:r w:rsidR="007D2D4E">
        <w:rPr>
          <w:rFonts w:ascii="Times New Roman" w:eastAsia="Times New Roman" w:hAnsi="Times New Roman" w:cs="Times New Roman"/>
          <w:szCs w:val="22"/>
        </w:rPr>
        <w:t xml:space="preserve">να ενθαρρύνει τους φοιτητές του να υλοποιούν συγκεκριμένες </w:t>
      </w:r>
      <w:r>
        <w:rPr>
          <w:rFonts w:ascii="Times New Roman" w:eastAsia="Times New Roman" w:hAnsi="Times New Roman" w:cs="Times New Roman"/>
          <w:szCs w:val="22"/>
        </w:rPr>
        <w:t xml:space="preserve">ενέργειες </w:t>
      </w:r>
      <w:r w:rsidR="00057797">
        <w:rPr>
          <w:rFonts w:ascii="Times New Roman" w:eastAsia="Times New Roman" w:hAnsi="Times New Roman" w:cs="Times New Roman"/>
          <w:szCs w:val="22"/>
        </w:rPr>
        <w:t xml:space="preserve">μέσα στο σύστημα </w:t>
      </w:r>
      <w:r w:rsidR="00057FB4">
        <w:rPr>
          <w:rFonts w:ascii="Times New Roman" w:eastAsia="Times New Roman" w:hAnsi="Times New Roman" w:cs="Times New Roman"/>
          <w:szCs w:val="22"/>
          <w:lang w:val="en-US"/>
        </w:rPr>
        <w:t>M</w:t>
      </w:r>
      <w:r w:rsidR="00057797">
        <w:rPr>
          <w:rFonts w:ascii="Times New Roman" w:eastAsia="Times New Roman" w:hAnsi="Times New Roman" w:cs="Times New Roman"/>
          <w:szCs w:val="22"/>
          <w:lang w:val="en-US"/>
        </w:rPr>
        <w:t>oodle</w:t>
      </w:r>
      <w:r w:rsidR="00057797" w:rsidRPr="00057797">
        <w:rPr>
          <w:rFonts w:ascii="Times New Roman" w:eastAsia="Times New Roman" w:hAnsi="Times New Roman" w:cs="Times New Roman"/>
          <w:szCs w:val="22"/>
        </w:rPr>
        <w:t xml:space="preserve"> </w:t>
      </w:r>
      <w:r>
        <w:rPr>
          <w:rFonts w:ascii="Times New Roman" w:eastAsia="Times New Roman" w:hAnsi="Times New Roman" w:cs="Times New Roman"/>
          <w:szCs w:val="22"/>
        </w:rPr>
        <w:t>κατά τη διάρκεια του εξαμήνου</w:t>
      </w:r>
      <w:r w:rsidR="00057797">
        <w:rPr>
          <w:rFonts w:ascii="Times New Roman" w:eastAsia="Times New Roman" w:hAnsi="Times New Roman" w:cs="Times New Roman"/>
          <w:szCs w:val="22"/>
        </w:rPr>
        <w:t xml:space="preserve"> ώστε να έχουν περισσότερες π</w:t>
      </w:r>
      <w:r w:rsidR="007D2D4E">
        <w:rPr>
          <w:rFonts w:ascii="Times New Roman" w:eastAsia="Times New Roman" w:hAnsi="Times New Roman" w:cs="Times New Roman"/>
          <w:szCs w:val="22"/>
        </w:rPr>
        <w:t xml:space="preserve">ιθανότητες επιτυχίας στο μάθημα και </w:t>
      </w:r>
      <w:r w:rsidR="00A80F93">
        <w:rPr>
          <w:rFonts w:ascii="Times New Roman" w:eastAsia="Times New Roman" w:hAnsi="Times New Roman" w:cs="Times New Roman"/>
          <w:szCs w:val="22"/>
        </w:rPr>
        <w:t xml:space="preserve">με όσο μεγαλύτερο βαθμό γίνεται, </w:t>
      </w:r>
      <w:r w:rsidR="007D2D4E">
        <w:rPr>
          <w:rFonts w:ascii="Times New Roman" w:eastAsia="Times New Roman" w:hAnsi="Times New Roman" w:cs="Times New Roman"/>
          <w:szCs w:val="22"/>
        </w:rPr>
        <w:t>με βάση πάντα τις δυνατότητες του κάθε φοιτητή.</w:t>
      </w:r>
      <w:r w:rsidR="00486BFC">
        <w:rPr>
          <w:rFonts w:ascii="Times New Roman" w:eastAsia="Times New Roman" w:hAnsi="Times New Roman" w:cs="Times New Roman"/>
          <w:szCs w:val="22"/>
        </w:rPr>
        <w:t xml:space="preserve"> </w:t>
      </w:r>
    </w:p>
    <w:p w14:paraId="06382904" w14:textId="77777777" w:rsidR="0034240E" w:rsidRPr="00A25D82" w:rsidRDefault="0034240E" w:rsidP="00A25D82">
      <w:pPr>
        <w:pStyle w:val="Heading2"/>
        <w:spacing w:after="240"/>
        <w:rPr>
          <w:rFonts w:asciiTheme="majorHAnsi" w:hAnsiTheme="majorHAnsi"/>
          <w:b/>
          <w:sz w:val="28"/>
          <w:szCs w:val="28"/>
        </w:rPr>
      </w:pPr>
      <w:bookmarkStart w:id="87" w:name="_Toc421738007"/>
      <w:r w:rsidRPr="00A25D82">
        <w:rPr>
          <w:rFonts w:asciiTheme="majorHAnsi" w:hAnsiTheme="majorHAnsi"/>
          <w:b/>
          <w:sz w:val="28"/>
          <w:szCs w:val="28"/>
        </w:rPr>
        <w:t>5.5 Ιεραρχική Παλινδρόμηση (</w:t>
      </w:r>
      <w:r w:rsidRPr="00A25D82">
        <w:rPr>
          <w:rFonts w:asciiTheme="majorHAnsi" w:hAnsiTheme="majorHAnsi"/>
          <w:b/>
          <w:sz w:val="28"/>
          <w:szCs w:val="28"/>
          <w:lang w:val="en-US"/>
        </w:rPr>
        <w:t>Hierarchical</w:t>
      </w:r>
      <w:r w:rsidRPr="00A25D82">
        <w:rPr>
          <w:rFonts w:asciiTheme="majorHAnsi" w:hAnsiTheme="majorHAnsi"/>
          <w:b/>
          <w:sz w:val="28"/>
          <w:szCs w:val="28"/>
        </w:rPr>
        <w:t xml:space="preserve"> </w:t>
      </w:r>
      <w:r w:rsidRPr="00A25D82">
        <w:rPr>
          <w:rFonts w:asciiTheme="majorHAnsi" w:hAnsiTheme="majorHAnsi"/>
          <w:b/>
          <w:sz w:val="28"/>
          <w:szCs w:val="28"/>
          <w:lang w:val="en-US"/>
        </w:rPr>
        <w:t>Regression</w:t>
      </w:r>
      <w:r w:rsidRPr="00A25D82">
        <w:rPr>
          <w:rFonts w:asciiTheme="majorHAnsi" w:hAnsiTheme="majorHAnsi"/>
          <w:b/>
          <w:sz w:val="28"/>
          <w:szCs w:val="28"/>
        </w:rPr>
        <w:t>)</w:t>
      </w:r>
      <w:bookmarkEnd w:id="87"/>
    </w:p>
    <w:p w14:paraId="338A2A36" w14:textId="19F9821C" w:rsidR="00304BDB" w:rsidRDefault="0034240E" w:rsidP="00BC5198">
      <w:pPr>
        <w:spacing w:after="240" w:line="360" w:lineRule="auto"/>
        <w:ind w:firstLine="284"/>
        <w:contextualSpacing w:val="0"/>
        <w:jc w:val="both"/>
        <w:rPr>
          <w:rFonts w:ascii="Times New Roman" w:eastAsia="Times New Roman" w:hAnsi="Times New Roman" w:cs="Times New Roman"/>
          <w:szCs w:val="22"/>
        </w:rPr>
      </w:pPr>
      <w:r>
        <w:rPr>
          <w:rFonts w:ascii="Times New Roman" w:eastAsia="Times New Roman" w:hAnsi="Times New Roman" w:cs="Times New Roman"/>
          <w:szCs w:val="22"/>
        </w:rPr>
        <w:t>Η</w:t>
      </w:r>
      <w:r w:rsidRPr="00D10ABD">
        <w:rPr>
          <w:rFonts w:ascii="Times New Roman" w:eastAsia="Times New Roman" w:hAnsi="Times New Roman" w:cs="Times New Roman"/>
          <w:szCs w:val="22"/>
        </w:rPr>
        <w:t xml:space="preserve"> </w:t>
      </w:r>
      <w:r>
        <w:rPr>
          <w:rFonts w:ascii="Times New Roman" w:eastAsia="Times New Roman" w:hAnsi="Times New Roman" w:cs="Times New Roman"/>
          <w:szCs w:val="22"/>
        </w:rPr>
        <w:t>τεχνική</w:t>
      </w:r>
      <w:r w:rsidRPr="00D10ABD">
        <w:rPr>
          <w:rFonts w:ascii="Times New Roman" w:eastAsia="Times New Roman" w:hAnsi="Times New Roman" w:cs="Times New Roman"/>
          <w:szCs w:val="22"/>
        </w:rPr>
        <w:t xml:space="preserve"> </w:t>
      </w:r>
      <w:r>
        <w:rPr>
          <w:rFonts w:ascii="Times New Roman" w:eastAsia="Times New Roman" w:hAnsi="Times New Roman" w:cs="Times New Roman"/>
          <w:szCs w:val="22"/>
          <w:lang w:val="en-US"/>
        </w:rPr>
        <w:t>hierarchical</w:t>
      </w:r>
      <w:r w:rsidRPr="00D10ABD">
        <w:rPr>
          <w:rFonts w:ascii="Times New Roman" w:eastAsia="Times New Roman" w:hAnsi="Times New Roman" w:cs="Times New Roman"/>
          <w:szCs w:val="22"/>
        </w:rPr>
        <w:t xml:space="preserve"> </w:t>
      </w:r>
      <w:r>
        <w:rPr>
          <w:rFonts w:ascii="Times New Roman" w:eastAsia="Times New Roman" w:hAnsi="Times New Roman" w:cs="Times New Roman"/>
          <w:szCs w:val="22"/>
          <w:lang w:val="en-US"/>
        </w:rPr>
        <w:t>regression</w:t>
      </w:r>
      <w:r w:rsidRPr="00D10ABD">
        <w:rPr>
          <w:rFonts w:ascii="Times New Roman" w:eastAsia="Times New Roman" w:hAnsi="Times New Roman" w:cs="Times New Roman"/>
          <w:szCs w:val="22"/>
        </w:rPr>
        <w:t xml:space="preserve"> </w:t>
      </w:r>
      <w:r>
        <w:rPr>
          <w:rFonts w:ascii="Times New Roman" w:eastAsia="Times New Roman" w:hAnsi="Times New Roman" w:cs="Times New Roman"/>
          <w:szCs w:val="22"/>
        </w:rPr>
        <w:t>αποτελεί μια τεχνική αρκετά γνωστή στο ερευνητικό κοινό η οποία χρησιμοποιείται για να αναλυθεί η επίδραση μιας ανεξάρτητης μεταβλητής πάνω σε μια εξαρτημένη όταν οι υπ</w:t>
      </w:r>
      <w:r w:rsidR="00325EC0">
        <w:rPr>
          <w:rFonts w:ascii="Times New Roman" w:eastAsia="Times New Roman" w:hAnsi="Times New Roman" w:cs="Times New Roman"/>
          <w:szCs w:val="22"/>
        </w:rPr>
        <w:t>όλοιπες ανεξάρτητες ελέγχονται</w:t>
      </w:r>
      <w:r>
        <w:rPr>
          <w:rFonts w:ascii="Times New Roman" w:eastAsia="Times New Roman" w:hAnsi="Times New Roman" w:cs="Times New Roman"/>
          <w:szCs w:val="22"/>
        </w:rPr>
        <w:t>.</w:t>
      </w:r>
      <w:r w:rsidR="00304BDB" w:rsidRPr="00304BDB">
        <w:rPr>
          <w:rFonts w:ascii="Times New Roman" w:eastAsia="Times New Roman" w:hAnsi="Times New Roman" w:cs="Times New Roman"/>
          <w:szCs w:val="22"/>
        </w:rPr>
        <w:t xml:space="preserve"> </w:t>
      </w:r>
      <w:r w:rsidR="00304BDB">
        <w:rPr>
          <w:rFonts w:ascii="Times New Roman" w:eastAsia="Times New Roman" w:hAnsi="Times New Roman" w:cs="Times New Roman"/>
          <w:szCs w:val="22"/>
        </w:rPr>
        <w:t xml:space="preserve">Ενώ στην απλή </w:t>
      </w:r>
      <w:r w:rsidR="00304BDB">
        <w:rPr>
          <w:rFonts w:ascii="Times New Roman" w:eastAsia="Times New Roman" w:hAnsi="Times New Roman" w:cs="Times New Roman"/>
          <w:szCs w:val="22"/>
          <w:lang w:val="en-US"/>
        </w:rPr>
        <w:t>multiple</w:t>
      </w:r>
      <w:r w:rsidR="00304BDB" w:rsidRPr="00304BDB">
        <w:rPr>
          <w:rFonts w:ascii="Times New Roman" w:eastAsia="Times New Roman" w:hAnsi="Times New Roman" w:cs="Times New Roman"/>
          <w:szCs w:val="22"/>
        </w:rPr>
        <w:t xml:space="preserve"> </w:t>
      </w:r>
      <w:r w:rsidR="00304BDB">
        <w:rPr>
          <w:rFonts w:ascii="Times New Roman" w:eastAsia="Times New Roman" w:hAnsi="Times New Roman" w:cs="Times New Roman"/>
          <w:szCs w:val="22"/>
          <w:lang w:val="en-US"/>
        </w:rPr>
        <w:t>regression</w:t>
      </w:r>
      <w:r w:rsidR="00304BDB">
        <w:rPr>
          <w:rFonts w:ascii="Times New Roman" w:eastAsia="Times New Roman" w:hAnsi="Times New Roman" w:cs="Times New Roman"/>
          <w:szCs w:val="22"/>
        </w:rPr>
        <w:t xml:space="preserve"> ο ερευνητής ενδιαφέρεται να καταλήξει στους καλύτερο</w:t>
      </w:r>
      <w:r w:rsidR="00C8196D">
        <w:rPr>
          <w:rFonts w:ascii="Times New Roman" w:eastAsia="Times New Roman" w:hAnsi="Times New Roman" w:cs="Times New Roman"/>
          <w:szCs w:val="22"/>
        </w:rPr>
        <w:t>υς προβλεπτικούς παράγοντες στην</w:t>
      </w:r>
      <w:r w:rsidR="00304BDB">
        <w:rPr>
          <w:rFonts w:ascii="Times New Roman" w:eastAsia="Times New Roman" w:hAnsi="Times New Roman" w:cs="Times New Roman"/>
          <w:szCs w:val="22"/>
        </w:rPr>
        <w:t xml:space="preserve"> </w:t>
      </w:r>
      <w:r w:rsidR="00304BDB">
        <w:rPr>
          <w:rFonts w:ascii="Times New Roman" w:eastAsia="Times New Roman" w:hAnsi="Times New Roman" w:cs="Times New Roman"/>
          <w:szCs w:val="22"/>
          <w:lang w:val="en-US"/>
        </w:rPr>
        <w:t>hierarchical</w:t>
      </w:r>
      <w:r w:rsidR="00304BDB" w:rsidRPr="00304BDB">
        <w:rPr>
          <w:rFonts w:ascii="Times New Roman" w:eastAsia="Times New Roman" w:hAnsi="Times New Roman" w:cs="Times New Roman"/>
          <w:szCs w:val="22"/>
        </w:rPr>
        <w:t xml:space="preserve"> </w:t>
      </w:r>
      <w:r w:rsidR="00304BDB">
        <w:rPr>
          <w:rFonts w:ascii="Times New Roman" w:eastAsia="Times New Roman" w:hAnsi="Times New Roman" w:cs="Times New Roman"/>
          <w:szCs w:val="22"/>
          <w:lang w:val="en-US"/>
        </w:rPr>
        <w:t>multiple</w:t>
      </w:r>
      <w:r w:rsidR="00304BDB" w:rsidRPr="00304BDB">
        <w:rPr>
          <w:rFonts w:ascii="Times New Roman" w:eastAsia="Times New Roman" w:hAnsi="Times New Roman" w:cs="Times New Roman"/>
          <w:szCs w:val="22"/>
        </w:rPr>
        <w:t xml:space="preserve"> </w:t>
      </w:r>
      <w:r w:rsidR="00304BDB">
        <w:rPr>
          <w:rFonts w:ascii="Times New Roman" w:eastAsia="Times New Roman" w:hAnsi="Times New Roman" w:cs="Times New Roman"/>
          <w:szCs w:val="22"/>
          <w:lang w:val="en-US"/>
        </w:rPr>
        <w:t>regression</w:t>
      </w:r>
      <w:r w:rsidR="00304BDB" w:rsidRPr="00304BDB">
        <w:rPr>
          <w:rFonts w:ascii="Times New Roman" w:eastAsia="Times New Roman" w:hAnsi="Times New Roman" w:cs="Times New Roman"/>
          <w:szCs w:val="22"/>
        </w:rPr>
        <w:t xml:space="preserve"> </w:t>
      </w:r>
      <w:r w:rsidR="00304BDB">
        <w:rPr>
          <w:rFonts w:ascii="Times New Roman" w:eastAsia="Times New Roman" w:hAnsi="Times New Roman" w:cs="Times New Roman"/>
          <w:szCs w:val="22"/>
        </w:rPr>
        <w:t xml:space="preserve">οργανώνει ο ίδιος ο ερευνητής τα δεδομένα του (τις ανεξάρτητες μεταβλητές) και τα οργανώνει ιεραρχικά σε παλινδρομήσεις. </w:t>
      </w:r>
      <w:r>
        <w:rPr>
          <w:rFonts w:ascii="Times New Roman" w:eastAsia="Times New Roman" w:hAnsi="Times New Roman" w:cs="Times New Roman"/>
          <w:szCs w:val="22"/>
        </w:rPr>
        <w:t xml:space="preserve"> </w:t>
      </w:r>
    </w:p>
    <w:p w14:paraId="56823674" w14:textId="77777777" w:rsidR="0034240E" w:rsidRPr="006D51B2" w:rsidRDefault="0034240E" w:rsidP="00BC5198">
      <w:pPr>
        <w:spacing w:after="240" w:line="360" w:lineRule="auto"/>
        <w:ind w:firstLine="284"/>
        <w:contextualSpacing w:val="0"/>
        <w:jc w:val="both"/>
        <w:rPr>
          <w:rFonts w:ascii="Times New Roman" w:eastAsia="Times New Roman" w:hAnsi="Times New Roman" w:cs="Times New Roman"/>
          <w:szCs w:val="22"/>
        </w:rPr>
      </w:pPr>
      <w:r>
        <w:rPr>
          <w:rFonts w:ascii="Times New Roman" w:eastAsia="Times New Roman" w:hAnsi="Times New Roman" w:cs="Times New Roman"/>
          <w:szCs w:val="22"/>
        </w:rPr>
        <w:t xml:space="preserve">Συγκεκριμένα, </w:t>
      </w:r>
      <w:r>
        <w:rPr>
          <w:rFonts w:ascii="Times New Roman" w:eastAsia="Times New Roman" w:hAnsi="Times New Roman" w:cs="Times New Roman"/>
          <w:szCs w:val="22"/>
          <w:lang w:val="en-US"/>
        </w:rPr>
        <w:t>o</w:t>
      </w:r>
      <w:r w:rsidRPr="00D10ABD">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συντελεστής αποτελεσματικότητας </w:t>
      </w:r>
      <w:r>
        <w:rPr>
          <w:rFonts w:ascii="Times New Roman" w:eastAsia="Times New Roman" w:hAnsi="Times New Roman" w:cs="Times New Roman"/>
          <w:szCs w:val="22"/>
          <w:lang w:val="en-US"/>
        </w:rPr>
        <w:t>R</w:t>
      </w:r>
      <w:r w:rsidRPr="00D10ABD">
        <w:rPr>
          <w:rFonts w:ascii="Times New Roman" w:eastAsia="Times New Roman" w:hAnsi="Times New Roman" w:cs="Times New Roman"/>
          <w:szCs w:val="22"/>
          <w:vertAlign w:val="superscript"/>
        </w:rPr>
        <w:t>2</w:t>
      </w:r>
      <w:r>
        <w:rPr>
          <w:rFonts w:ascii="Times New Roman" w:eastAsia="Times New Roman" w:hAnsi="Times New Roman" w:cs="Times New Roman"/>
          <w:szCs w:val="22"/>
          <w:vertAlign w:val="superscript"/>
        </w:rPr>
        <w:t xml:space="preserve"> </w:t>
      </w:r>
      <w:r>
        <w:rPr>
          <w:rFonts w:ascii="Times New Roman" w:eastAsia="Times New Roman" w:hAnsi="Times New Roman" w:cs="Times New Roman"/>
          <w:szCs w:val="22"/>
        </w:rPr>
        <w:t xml:space="preserve"> δείχνει το ποσοστό της διασποράς της εξαρτημένης που εξηγείται από όλες τις ανεξάρτητες. Για να γίνει διακριτή η συμβολή της κάθε ανεξάρτητης πάνω στην εξαρτημένη θα πρέπει να επικεντρωθεί κανείς στην αλλαγή που παρουσιάζει το </w:t>
      </w:r>
      <w:r>
        <w:rPr>
          <w:rFonts w:ascii="Times New Roman" w:eastAsia="Times New Roman" w:hAnsi="Times New Roman" w:cs="Times New Roman"/>
          <w:szCs w:val="22"/>
          <w:lang w:val="en-US"/>
        </w:rPr>
        <w:t>R</w:t>
      </w:r>
      <w:r w:rsidRPr="00D10ABD">
        <w:rPr>
          <w:rFonts w:ascii="Times New Roman" w:eastAsia="Times New Roman" w:hAnsi="Times New Roman" w:cs="Times New Roman"/>
          <w:szCs w:val="22"/>
          <w:vertAlign w:val="superscript"/>
        </w:rPr>
        <w:t>2</w:t>
      </w:r>
      <w:r>
        <w:rPr>
          <w:rFonts w:ascii="Times New Roman" w:eastAsia="Times New Roman" w:hAnsi="Times New Roman" w:cs="Times New Roman"/>
          <w:szCs w:val="22"/>
          <w:vertAlign w:val="superscript"/>
        </w:rPr>
        <w:t xml:space="preserve"> </w:t>
      </w:r>
      <w:r>
        <w:rPr>
          <w:rFonts w:ascii="Times New Roman" w:eastAsia="Times New Roman" w:hAnsi="Times New Roman" w:cs="Times New Roman"/>
          <w:szCs w:val="22"/>
        </w:rPr>
        <w:t>(</w:t>
      </w:r>
      <w:r>
        <w:rPr>
          <w:rFonts w:ascii="Times New Roman" w:eastAsia="Times New Roman" w:hAnsi="Times New Roman" w:cs="Times New Roman"/>
          <w:szCs w:val="22"/>
          <w:lang w:val="en-US"/>
        </w:rPr>
        <w:t>R</w:t>
      </w:r>
      <w:r>
        <w:rPr>
          <w:rFonts w:ascii="Times New Roman" w:eastAsia="Times New Roman" w:hAnsi="Times New Roman" w:cs="Times New Roman"/>
          <w:szCs w:val="22"/>
        </w:rPr>
        <w:t xml:space="preserve"> </w:t>
      </w:r>
      <w:r>
        <w:rPr>
          <w:rFonts w:ascii="Times New Roman" w:eastAsia="Times New Roman" w:hAnsi="Times New Roman" w:cs="Times New Roman"/>
          <w:szCs w:val="22"/>
          <w:lang w:val="en-US"/>
        </w:rPr>
        <w:t>square</w:t>
      </w:r>
      <w:r w:rsidRPr="00094B05">
        <w:rPr>
          <w:rFonts w:ascii="Times New Roman" w:eastAsia="Times New Roman" w:hAnsi="Times New Roman" w:cs="Times New Roman"/>
          <w:szCs w:val="22"/>
        </w:rPr>
        <w:t xml:space="preserve"> </w:t>
      </w:r>
      <w:r>
        <w:rPr>
          <w:rFonts w:ascii="Times New Roman" w:eastAsia="Times New Roman" w:hAnsi="Times New Roman" w:cs="Times New Roman"/>
          <w:szCs w:val="22"/>
          <w:lang w:val="en-US"/>
        </w:rPr>
        <w:t>change</w:t>
      </w:r>
      <w:r w:rsidRPr="00094B05">
        <w:rPr>
          <w:rFonts w:ascii="Times New Roman" w:eastAsia="Times New Roman" w:hAnsi="Times New Roman" w:cs="Times New Roman"/>
          <w:szCs w:val="22"/>
        </w:rPr>
        <w:t>)</w:t>
      </w:r>
      <w:r>
        <w:rPr>
          <w:rFonts w:ascii="Times New Roman" w:eastAsia="Times New Roman" w:hAnsi="Times New Roman" w:cs="Times New Roman"/>
          <w:szCs w:val="22"/>
        </w:rPr>
        <w:t xml:space="preserve"> </w:t>
      </w:r>
      <w:r w:rsidRPr="0020118B">
        <w:rPr>
          <w:rFonts w:ascii="Times New Roman" w:eastAsia="Times New Roman" w:hAnsi="Times New Roman" w:cs="Times New Roman"/>
          <w:szCs w:val="22"/>
        </w:rPr>
        <w:t>(</w:t>
      </w:r>
      <w:r>
        <w:rPr>
          <w:rFonts w:ascii="Times New Roman" w:eastAsia="Times New Roman" w:hAnsi="Times New Roman" w:cs="Times New Roman"/>
          <w:szCs w:val="22"/>
        </w:rPr>
        <w:t>και στο αν είναι στατιστικά σημαντική</w:t>
      </w:r>
      <w:r w:rsidRPr="0020118B">
        <w:rPr>
          <w:rFonts w:ascii="Times New Roman" w:eastAsia="Times New Roman" w:hAnsi="Times New Roman" w:cs="Times New Roman"/>
          <w:szCs w:val="22"/>
        </w:rPr>
        <w:t>)</w:t>
      </w:r>
      <w:r>
        <w:rPr>
          <w:rFonts w:ascii="Times New Roman" w:eastAsia="Times New Roman" w:hAnsi="Times New Roman" w:cs="Times New Roman"/>
          <w:szCs w:val="22"/>
        </w:rPr>
        <w:t>,</w:t>
      </w:r>
      <w:r w:rsidRPr="006D51B2">
        <w:rPr>
          <w:rFonts w:ascii="Times New Roman" w:eastAsia="Times New Roman" w:hAnsi="Times New Roman" w:cs="Times New Roman"/>
          <w:szCs w:val="22"/>
        </w:rPr>
        <w:t xml:space="preserve"> </w:t>
      </w:r>
      <w:r>
        <w:rPr>
          <w:rFonts w:ascii="Times New Roman" w:eastAsia="Times New Roman" w:hAnsi="Times New Roman" w:cs="Times New Roman"/>
          <w:szCs w:val="22"/>
        </w:rPr>
        <w:t>όταν οι υπόλοιπες ανεξάρτητες ελέγχονται.</w:t>
      </w:r>
      <w:r w:rsidR="006A0AB3">
        <w:rPr>
          <w:rFonts w:ascii="Times New Roman" w:eastAsia="Times New Roman" w:hAnsi="Times New Roman" w:cs="Times New Roman"/>
          <w:szCs w:val="22"/>
        </w:rPr>
        <w:t xml:space="preserve"> Με τη συγκεκριμένη τεχνική δίνεται η δυνατότητα στον ερευνητή να χωρίσει τα δεδομένα του σε δύο ομάδες</w:t>
      </w:r>
      <w:r w:rsidR="004552B6">
        <w:rPr>
          <w:rFonts w:ascii="Times New Roman" w:eastAsia="Times New Roman" w:hAnsi="Times New Roman" w:cs="Times New Roman"/>
          <w:szCs w:val="22"/>
        </w:rPr>
        <w:t>, όπου</w:t>
      </w:r>
      <w:r w:rsidR="006A0AB3">
        <w:rPr>
          <w:rFonts w:ascii="Times New Roman" w:eastAsia="Times New Roman" w:hAnsi="Times New Roman" w:cs="Times New Roman"/>
          <w:szCs w:val="22"/>
        </w:rPr>
        <w:t xml:space="preserve"> η μια</w:t>
      </w:r>
      <w:r w:rsidR="004552B6">
        <w:rPr>
          <w:rFonts w:ascii="Times New Roman" w:eastAsia="Times New Roman" w:hAnsi="Times New Roman" w:cs="Times New Roman"/>
          <w:szCs w:val="22"/>
        </w:rPr>
        <w:t xml:space="preserve"> ομάδα</w:t>
      </w:r>
      <w:r w:rsidR="006A0AB3">
        <w:rPr>
          <w:rFonts w:ascii="Times New Roman" w:eastAsia="Times New Roman" w:hAnsi="Times New Roman" w:cs="Times New Roman"/>
          <w:szCs w:val="22"/>
        </w:rPr>
        <w:t xml:space="preserve"> εμπεριέχει τις μεταβλητές</w:t>
      </w:r>
      <w:r w:rsidR="003356E6">
        <w:rPr>
          <w:rFonts w:ascii="Times New Roman" w:eastAsia="Times New Roman" w:hAnsi="Times New Roman" w:cs="Times New Roman"/>
          <w:szCs w:val="22"/>
        </w:rPr>
        <w:t xml:space="preserve"> (ή μεταβλητή)</w:t>
      </w:r>
      <w:r w:rsidR="006A0AB3">
        <w:rPr>
          <w:rFonts w:ascii="Times New Roman" w:eastAsia="Times New Roman" w:hAnsi="Times New Roman" w:cs="Times New Roman"/>
          <w:szCs w:val="22"/>
        </w:rPr>
        <w:t xml:space="preserve"> όπου </w:t>
      </w:r>
      <w:r w:rsidR="004552B6">
        <w:rPr>
          <w:rFonts w:ascii="Times New Roman" w:eastAsia="Times New Roman" w:hAnsi="Times New Roman" w:cs="Times New Roman"/>
          <w:szCs w:val="22"/>
        </w:rPr>
        <w:t xml:space="preserve">θέλει να ελέγξει, ώστε να δει τη διακριτή </w:t>
      </w:r>
      <w:r w:rsidR="006A0AB3">
        <w:rPr>
          <w:rFonts w:ascii="Times New Roman" w:eastAsia="Times New Roman" w:hAnsi="Times New Roman" w:cs="Times New Roman"/>
          <w:szCs w:val="22"/>
        </w:rPr>
        <w:t>συμβολή της άλλης ομάδας μεταβλητών</w:t>
      </w:r>
      <w:r w:rsidR="003356E6">
        <w:rPr>
          <w:rFonts w:ascii="Times New Roman" w:eastAsia="Times New Roman" w:hAnsi="Times New Roman" w:cs="Times New Roman"/>
          <w:szCs w:val="22"/>
        </w:rPr>
        <w:t xml:space="preserve"> (ή μεταβλητής)</w:t>
      </w:r>
      <w:r w:rsidR="004552B6">
        <w:rPr>
          <w:rFonts w:ascii="Times New Roman" w:eastAsia="Times New Roman" w:hAnsi="Times New Roman" w:cs="Times New Roman"/>
          <w:szCs w:val="22"/>
        </w:rPr>
        <w:t xml:space="preserve"> στο παλινδρομικό μοντέλο και αν είναι στατιστικά σημαντική.</w:t>
      </w:r>
    </w:p>
    <w:p w14:paraId="5C6FDC00" w14:textId="51A006D5" w:rsidR="0034240E" w:rsidRPr="004552B6" w:rsidRDefault="0034240E" w:rsidP="0034240E">
      <w:pPr>
        <w:spacing w:after="240" w:line="360" w:lineRule="auto"/>
        <w:ind w:firstLine="284"/>
        <w:contextualSpacing w:val="0"/>
        <w:jc w:val="both"/>
        <w:rPr>
          <w:rFonts w:ascii="Times New Roman" w:eastAsia="Times New Roman" w:hAnsi="Times New Roman" w:cs="Times New Roman"/>
          <w:color w:val="000000" w:themeColor="text1"/>
          <w:szCs w:val="22"/>
        </w:rPr>
      </w:pPr>
      <w:r w:rsidRPr="004552B6">
        <w:rPr>
          <w:rFonts w:ascii="Times New Roman" w:eastAsia="Times New Roman" w:hAnsi="Times New Roman" w:cs="Times New Roman"/>
          <w:color w:val="000000" w:themeColor="text1"/>
          <w:szCs w:val="22"/>
        </w:rPr>
        <w:t>Στη συγκεκρι</w:t>
      </w:r>
      <w:r w:rsidR="003356E6">
        <w:rPr>
          <w:rFonts w:ascii="Times New Roman" w:eastAsia="Times New Roman" w:hAnsi="Times New Roman" w:cs="Times New Roman"/>
          <w:color w:val="000000" w:themeColor="text1"/>
          <w:szCs w:val="22"/>
        </w:rPr>
        <w:t>μένη έρευνα</w:t>
      </w:r>
      <w:r w:rsidRPr="004552B6">
        <w:rPr>
          <w:rFonts w:ascii="Times New Roman" w:eastAsia="Times New Roman" w:hAnsi="Times New Roman" w:cs="Times New Roman"/>
          <w:color w:val="000000" w:themeColor="text1"/>
          <w:szCs w:val="22"/>
        </w:rPr>
        <w:t>, θα</w:t>
      </w:r>
      <w:r w:rsidR="002A71A2">
        <w:rPr>
          <w:rFonts w:ascii="Times New Roman" w:eastAsia="Times New Roman" w:hAnsi="Times New Roman" w:cs="Times New Roman"/>
          <w:color w:val="000000" w:themeColor="text1"/>
          <w:szCs w:val="22"/>
        </w:rPr>
        <w:t xml:space="preserve"> υλοποιήσουμε τη </w:t>
      </w:r>
      <w:r w:rsidR="00A43959">
        <w:rPr>
          <w:rFonts w:ascii="Times New Roman" w:eastAsia="Times New Roman" w:hAnsi="Times New Roman" w:cs="Times New Roman"/>
          <w:color w:val="000000" w:themeColor="text1"/>
          <w:szCs w:val="22"/>
        </w:rPr>
        <w:t>τεχνική</w:t>
      </w:r>
      <w:r w:rsidR="002A71A2" w:rsidRPr="002A71A2">
        <w:rPr>
          <w:rFonts w:ascii="Times New Roman" w:eastAsia="Times New Roman" w:hAnsi="Times New Roman" w:cs="Times New Roman"/>
          <w:color w:val="000000" w:themeColor="text1"/>
          <w:szCs w:val="22"/>
        </w:rPr>
        <w:t xml:space="preserve"> </w:t>
      </w:r>
      <w:r w:rsidR="002A71A2">
        <w:rPr>
          <w:rFonts w:ascii="Times New Roman" w:eastAsia="Times New Roman" w:hAnsi="Times New Roman" w:cs="Times New Roman"/>
          <w:color w:val="000000" w:themeColor="text1"/>
          <w:szCs w:val="22"/>
        </w:rPr>
        <w:t>αυτή</w:t>
      </w:r>
      <w:r w:rsidR="00A43959">
        <w:rPr>
          <w:rFonts w:ascii="Times New Roman" w:eastAsia="Times New Roman" w:hAnsi="Times New Roman" w:cs="Times New Roman"/>
          <w:color w:val="000000" w:themeColor="text1"/>
          <w:szCs w:val="22"/>
        </w:rPr>
        <w:t xml:space="preserve"> με το εργαλείο </w:t>
      </w:r>
      <w:r w:rsidR="00A43959">
        <w:rPr>
          <w:rFonts w:ascii="Times New Roman" w:eastAsia="Times New Roman" w:hAnsi="Times New Roman" w:cs="Times New Roman"/>
          <w:color w:val="000000" w:themeColor="text1"/>
          <w:szCs w:val="22"/>
          <w:lang w:val="en-US"/>
        </w:rPr>
        <w:t>SPSS</w:t>
      </w:r>
      <w:r w:rsidR="00A43959" w:rsidRPr="00A43959">
        <w:rPr>
          <w:rFonts w:ascii="Times New Roman" w:eastAsia="Times New Roman" w:hAnsi="Times New Roman" w:cs="Times New Roman"/>
          <w:color w:val="000000" w:themeColor="text1"/>
          <w:szCs w:val="22"/>
        </w:rPr>
        <w:t>.</w:t>
      </w:r>
      <w:r w:rsidRPr="004552B6">
        <w:rPr>
          <w:rFonts w:ascii="Times New Roman" w:eastAsia="Times New Roman" w:hAnsi="Times New Roman" w:cs="Times New Roman"/>
          <w:color w:val="000000" w:themeColor="text1"/>
          <w:szCs w:val="22"/>
        </w:rPr>
        <w:t xml:space="preserve"> </w:t>
      </w:r>
      <w:r w:rsidR="00A43959">
        <w:rPr>
          <w:rFonts w:ascii="Times New Roman" w:eastAsia="Times New Roman" w:hAnsi="Times New Roman" w:cs="Times New Roman"/>
          <w:color w:val="000000" w:themeColor="text1"/>
          <w:szCs w:val="22"/>
        </w:rPr>
        <w:t xml:space="preserve">Θα </w:t>
      </w:r>
      <w:r w:rsidRPr="004552B6">
        <w:rPr>
          <w:rFonts w:ascii="Times New Roman" w:eastAsia="Times New Roman" w:hAnsi="Times New Roman" w:cs="Times New Roman"/>
          <w:color w:val="000000" w:themeColor="text1"/>
          <w:szCs w:val="22"/>
        </w:rPr>
        <w:t>χωρίσουμε τις μεταβλητές σε δύο ομάδες. Στην πρώτη ομάδα θα είναι οι μεταβλητές οι οποίες αφορούν τις</w:t>
      </w:r>
      <w:r w:rsidR="00FE3D59">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i/>
          <w:color w:val="000000" w:themeColor="text1"/>
          <w:szCs w:val="22"/>
        </w:rPr>
        <w:t xml:space="preserve">δράσεις των φοιτητών μέσα στο σύστημα </w:t>
      </w:r>
      <w:r w:rsidR="00F05E70">
        <w:rPr>
          <w:rFonts w:ascii="Times New Roman" w:eastAsia="Times New Roman" w:hAnsi="Times New Roman" w:cs="Times New Roman"/>
          <w:i/>
          <w:color w:val="000000" w:themeColor="text1"/>
          <w:szCs w:val="22"/>
          <w:lang w:val="en-US"/>
        </w:rPr>
        <w:t>M</w:t>
      </w:r>
      <w:r w:rsidR="00FE3D59" w:rsidRPr="004552B6">
        <w:rPr>
          <w:rFonts w:ascii="Times New Roman" w:eastAsia="Times New Roman" w:hAnsi="Times New Roman" w:cs="Times New Roman"/>
          <w:i/>
          <w:color w:val="000000" w:themeColor="text1"/>
          <w:szCs w:val="22"/>
          <w:lang w:val="en-US"/>
        </w:rPr>
        <w:t>oodle</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total</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of</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id</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assignment</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view</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course</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view</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forum</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add</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post</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forum</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view</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glossary</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view</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questionnaire</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view</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resource</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view</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user</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view</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user</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view</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all</w:t>
      </w:r>
      <w:r w:rsidR="00FE3D59" w:rsidRPr="004552B6">
        <w:rPr>
          <w:rFonts w:ascii="Times New Roman" w:eastAsia="Times New Roman" w:hAnsi="Times New Roman" w:cs="Times New Roman"/>
          <w:color w:val="000000" w:themeColor="text1"/>
          <w:szCs w:val="22"/>
        </w:rPr>
        <w:t>)</w:t>
      </w:r>
      <w:r w:rsidR="00AB1EC8">
        <w:rPr>
          <w:rFonts w:ascii="Times New Roman" w:eastAsia="Times New Roman" w:hAnsi="Times New Roman" w:cs="Times New Roman"/>
          <w:color w:val="000000" w:themeColor="text1"/>
          <w:szCs w:val="22"/>
        </w:rPr>
        <w:t>. Σ</w:t>
      </w:r>
      <w:r w:rsidR="008E4AD2">
        <w:rPr>
          <w:rFonts w:ascii="Times New Roman" w:eastAsia="Times New Roman" w:hAnsi="Times New Roman" w:cs="Times New Roman"/>
          <w:color w:val="000000" w:themeColor="text1"/>
          <w:szCs w:val="22"/>
        </w:rPr>
        <w:t xml:space="preserve">τη δεύτερη ομάδα ανήκουν οι μεταβλητές που </w:t>
      </w:r>
      <w:r w:rsidR="00F05E70" w:rsidRPr="00F05E70">
        <w:rPr>
          <w:rFonts w:ascii="Times New Roman" w:eastAsia="Times New Roman" w:hAnsi="Times New Roman" w:cs="Times New Roman"/>
          <w:color w:val="000000" w:themeColor="text1"/>
          <w:szCs w:val="22"/>
        </w:rPr>
        <w:t>σχετίζονται με τις</w:t>
      </w:r>
      <w:r w:rsidR="00F05E70">
        <w:rPr>
          <w:rFonts w:ascii="Times New Roman" w:eastAsia="Times New Roman" w:hAnsi="Times New Roman" w:cs="Times New Roman"/>
          <w:i/>
          <w:color w:val="000000" w:themeColor="text1"/>
          <w:szCs w:val="22"/>
        </w:rPr>
        <w:t xml:space="preserve"> αντιλήψεις των φοιτητών για το </w:t>
      </w:r>
      <w:r w:rsidR="00F05E70">
        <w:rPr>
          <w:rFonts w:ascii="Times New Roman" w:eastAsia="Times New Roman" w:hAnsi="Times New Roman" w:cs="Times New Roman"/>
          <w:i/>
          <w:color w:val="000000" w:themeColor="text1"/>
          <w:szCs w:val="22"/>
          <w:lang w:val="en-US"/>
        </w:rPr>
        <w:t>Moodle</w:t>
      </w:r>
      <w:r w:rsidR="003B22B1">
        <w:rPr>
          <w:rFonts w:ascii="Times New Roman" w:eastAsia="Times New Roman" w:hAnsi="Times New Roman" w:cs="Times New Roman"/>
          <w:i/>
          <w:color w:val="000000" w:themeColor="text1"/>
          <w:szCs w:val="22"/>
        </w:rPr>
        <w:t xml:space="preserve"> </w:t>
      </w:r>
      <w:r w:rsidR="003B22B1" w:rsidRPr="003B22B1">
        <w:rPr>
          <w:rFonts w:ascii="Times New Roman" w:hAnsi="Times New Roman" w:cs="Times New Roman"/>
        </w:rPr>
        <w:t>και στο αν είχαν υπολογιστή και διαδικτυακή σύνδεση στο σπίτι</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ease</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of</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moodle</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use</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perceptions</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moodle</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use</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capability</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perceptions</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attitude</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about</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moodle</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perceived</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moodle</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usefulness</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lesson</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perceived</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usefulness</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assignment</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spectrum</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of</w:t>
      </w:r>
      <w:r w:rsidR="00FE3D59" w:rsidRPr="004552B6">
        <w:rPr>
          <w:rFonts w:ascii="Times New Roman" w:eastAsia="Times New Roman" w:hAnsi="Times New Roman" w:cs="Times New Roman"/>
          <w:color w:val="000000" w:themeColor="text1"/>
          <w:szCs w:val="22"/>
        </w:rPr>
        <w:t xml:space="preserve"> </w:t>
      </w:r>
      <w:r w:rsidR="00FE3D59" w:rsidRPr="004552B6">
        <w:rPr>
          <w:rFonts w:ascii="Times New Roman" w:eastAsia="Times New Roman" w:hAnsi="Times New Roman" w:cs="Times New Roman"/>
          <w:color w:val="000000" w:themeColor="text1"/>
          <w:szCs w:val="22"/>
          <w:lang w:val="en-US"/>
        </w:rPr>
        <w:t>use</w:t>
      </w:r>
      <w:r w:rsidR="00FE3D59" w:rsidRPr="004552B6">
        <w:rPr>
          <w:rFonts w:ascii="Times New Roman" w:eastAsia="Times New Roman" w:hAnsi="Times New Roman" w:cs="Times New Roman"/>
          <w:color w:val="000000" w:themeColor="text1"/>
          <w:szCs w:val="22"/>
        </w:rPr>
        <w:t>)</w:t>
      </w:r>
      <w:r w:rsidRPr="004552B6">
        <w:rPr>
          <w:rFonts w:ascii="Times New Roman" w:eastAsia="Times New Roman" w:hAnsi="Times New Roman" w:cs="Times New Roman"/>
          <w:color w:val="000000" w:themeColor="text1"/>
          <w:szCs w:val="22"/>
        </w:rPr>
        <w:t>.</w:t>
      </w:r>
      <w:r w:rsidR="007A4A7B">
        <w:rPr>
          <w:rFonts w:ascii="Times New Roman" w:eastAsia="Times New Roman" w:hAnsi="Times New Roman" w:cs="Times New Roman"/>
          <w:color w:val="000000" w:themeColor="text1"/>
          <w:szCs w:val="22"/>
        </w:rPr>
        <w:t xml:space="preserve"> Οι μεταβλητές της </w:t>
      </w:r>
      <w:r w:rsidR="007A4A7B">
        <w:rPr>
          <w:rFonts w:ascii="Times New Roman" w:eastAsia="Times New Roman" w:hAnsi="Times New Roman" w:cs="Times New Roman"/>
          <w:color w:val="000000" w:themeColor="text1"/>
          <w:szCs w:val="22"/>
        </w:rPr>
        <w:lastRenderedPageBreak/>
        <w:t>πρώτης ομάδας είναι αυτές που θα ελέγξουμε ώστε να δούμε τη διακριτή συμβολή της δεύτερης ομάδας μεταβλητών στη διακύμανση που εξηγείται από τον τελικό βαθμό (</w:t>
      </w:r>
      <w:r w:rsidR="007A4A7B">
        <w:rPr>
          <w:rFonts w:ascii="Times New Roman" w:eastAsia="Times New Roman" w:hAnsi="Times New Roman" w:cs="Times New Roman"/>
          <w:color w:val="000000" w:themeColor="text1"/>
          <w:szCs w:val="22"/>
          <w:lang w:val="en-US"/>
        </w:rPr>
        <w:t>final</w:t>
      </w:r>
      <w:r w:rsidR="007A4A7B" w:rsidRPr="007A4A7B">
        <w:rPr>
          <w:rFonts w:ascii="Times New Roman" w:eastAsia="Times New Roman" w:hAnsi="Times New Roman" w:cs="Times New Roman"/>
          <w:color w:val="000000" w:themeColor="text1"/>
          <w:szCs w:val="22"/>
        </w:rPr>
        <w:t xml:space="preserve"> </w:t>
      </w:r>
      <w:r w:rsidR="007A4A7B">
        <w:rPr>
          <w:rFonts w:ascii="Times New Roman" w:eastAsia="Times New Roman" w:hAnsi="Times New Roman" w:cs="Times New Roman"/>
          <w:color w:val="000000" w:themeColor="text1"/>
          <w:szCs w:val="22"/>
          <w:lang w:val="en-US"/>
        </w:rPr>
        <w:t>note</w:t>
      </w:r>
      <w:r w:rsidR="007A4A7B" w:rsidRPr="007A4A7B">
        <w:rPr>
          <w:rFonts w:ascii="Times New Roman" w:eastAsia="Times New Roman" w:hAnsi="Times New Roman" w:cs="Times New Roman"/>
          <w:color w:val="000000" w:themeColor="text1"/>
          <w:szCs w:val="22"/>
        </w:rPr>
        <w:t>).</w:t>
      </w:r>
      <w:r w:rsidRPr="004552B6">
        <w:rPr>
          <w:rFonts w:ascii="Times New Roman" w:eastAsia="Times New Roman" w:hAnsi="Times New Roman" w:cs="Times New Roman"/>
          <w:color w:val="000000" w:themeColor="text1"/>
          <w:szCs w:val="22"/>
        </w:rPr>
        <w:t xml:space="preserve"> </w:t>
      </w:r>
    </w:p>
    <w:p w14:paraId="4A57E05D" w14:textId="53EAB91F" w:rsidR="0034240E" w:rsidRPr="002A71A2" w:rsidRDefault="002A71A2" w:rsidP="006A0AB3">
      <w:pPr>
        <w:spacing w:after="240" w:line="360" w:lineRule="auto"/>
        <w:ind w:firstLine="284"/>
        <w:contextualSpacing w:val="0"/>
        <w:jc w:val="both"/>
        <w:rPr>
          <w:rFonts w:ascii="Times New Roman" w:eastAsia="Times New Roman" w:hAnsi="Times New Roman" w:cs="Times New Roman"/>
          <w:szCs w:val="22"/>
        </w:rPr>
      </w:pPr>
      <w:r>
        <w:rPr>
          <w:rFonts w:ascii="Times New Roman" w:eastAsia="Times New Roman" w:hAnsi="Times New Roman" w:cs="Times New Roman"/>
          <w:szCs w:val="22"/>
        </w:rPr>
        <w:t>Σύμφωνα με τον Π</w:t>
      </w:r>
      <w:r w:rsidR="0034240E">
        <w:rPr>
          <w:rFonts w:ascii="Times New Roman" w:eastAsia="Times New Roman" w:hAnsi="Times New Roman" w:cs="Times New Roman"/>
          <w:szCs w:val="22"/>
        </w:rPr>
        <w:t>ίνακα</w:t>
      </w:r>
      <w:r>
        <w:rPr>
          <w:rFonts w:ascii="Times New Roman" w:eastAsia="Times New Roman" w:hAnsi="Times New Roman" w:cs="Times New Roman"/>
          <w:szCs w:val="22"/>
        </w:rPr>
        <w:t xml:space="preserve"> 13</w:t>
      </w:r>
      <w:r w:rsidR="0034240E">
        <w:rPr>
          <w:rFonts w:ascii="Times New Roman" w:eastAsia="Times New Roman" w:hAnsi="Times New Roman" w:cs="Times New Roman"/>
          <w:szCs w:val="22"/>
        </w:rPr>
        <w:t xml:space="preserve">, </w:t>
      </w:r>
      <w:r w:rsidR="00812567">
        <w:rPr>
          <w:rFonts w:ascii="Times New Roman" w:eastAsia="Times New Roman" w:hAnsi="Times New Roman" w:cs="Times New Roman"/>
          <w:szCs w:val="22"/>
        </w:rPr>
        <w:t>στο πρώτο μοντ</w:t>
      </w:r>
      <w:r w:rsidR="009D7543">
        <w:rPr>
          <w:rFonts w:ascii="Times New Roman" w:eastAsia="Times New Roman" w:hAnsi="Times New Roman" w:cs="Times New Roman"/>
          <w:szCs w:val="22"/>
        </w:rPr>
        <w:t>έλο το ποσοστό της διασπορά του τελικού βαθμού (</w:t>
      </w:r>
      <w:r w:rsidR="009D7543">
        <w:rPr>
          <w:rFonts w:ascii="Times New Roman" w:eastAsia="Times New Roman" w:hAnsi="Times New Roman" w:cs="Times New Roman"/>
          <w:szCs w:val="22"/>
          <w:lang w:val="en-US"/>
        </w:rPr>
        <w:t>final</w:t>
      </w:r>
      <w:r w:rsidR="009D7543" w:rsidRPr="009D7543">
        <w:rPr>
          <w:rFonts w:ascii="Times New Roman" w:eastAsia="Times New Roman" w:hAnsi="Times New Roman" w:cs="Times New Roman"/>
          <w:szCs w:val="22"/>
        </w:rPr>
        <w:t xml:space="preserve"> </w:t>
      </w:r>
      <w:r w:rsidR="009D7543">
        <w:rPr>
          <w:rFonts w:ascii="Times New Roman" w:eastAsia="Times New Roman" w:hAnsi="Times New Roman" w:cs="Times New Roman"/>
          <w:szCs w:val="22"/>
          <w:lang w:val="en-US"/>
        </w:rPr>
        <w:t>note</w:t>
      </w:r>
      <w:r w:rsidR="009D7543" w:rsidRPr="009D7543">
        <w:rPr>
          <w:rFonts w:ascii="Times New Roman" w:eastAsia="Times New Roman" w:hAnsi="Times New Roman" w:cs="Times New Roman"/>
          <w:szCs w:val="22"/>
        </w:rPr>
        <w:t xml:space="preserve">) </w:t>
      </w:r>
      <w:r w:rsidR="00812567">
        <w:rPr>
          <w:rFonts w:ascii="Times New Roman" w:eastAsia="Times New Roman" w:hAnsi="Times New Roman" w:cs="Times New Roman"/>
          <w:szCs w:val="22"/>
        </w:rPr>
        <w:t>που εξηγείτε από τις ανεξάρτητες μεταβλ</w:t>
      </w:r>
      <w:r w:rsidR="00FE3D59">
        <w:rPr>
          <w:rFonts w:ascii="Times New Roman" w:eastAsia="Times New Roman" w:hAnsi="Times New Roman" w:cs="Times New Roman"/>
          <w:szCs w:val="22"/>
        </w:rPr>
        <w:t>ητές της πρώτης ομάδας</w:t>
      </w:r>
      <w:r w:rsidR="00F05E70">
        <w:rPr>
          <w:rFonts w:ascii="Times New Roman" w:eastAsia="Times New Roman" w:hAnsi="Times New Roman" w:cs="Times New Roman"/>
          <w:szCs w:val="22"/>
        </w:rPr>
        <w:t xml:space="preserve"> όπου αφορούν τις δράσεις των μαθητών μέσα στο σύστημα </w:t>
      </w:r>
      <w:r w:rsidR="00F05E70">
        <w:rPr>
          <w:rFonts w:ascii="Times New Roman" w:eastAsia="Times New Roman" w:hAnsi="Times New Roman" w:cs="Times New Roman"/>
          <w:szCs w:val="22"/>
          <w:lang w:val="en-US"/>
        </w:rPr>
        <w:t>Moodle</w:t>
      </w:r>
      <w:r w:rsidR="00FE3D59">
        <w:rPr>
          <w:rFonts w:ascii="Times New Roman" w:eastAsia="Times New Roman" w:hAnsi="Times New Roman" w:cs="Times New Roman"/>
          <w:szCs w:val="22"/>
        </w:rPr>
        <w:t xml:space="preserve"> είναι 9,6</w:t>
      </w:r>
      <w:r w:rsidR="00812567">
        <w:rPr>
          <w:rFonts w:ascii="Times New Roman" w:eastAsia="Times New Roman" w:hAnsi="Times New Roman" w:cs="Times New Roman"/>
          <w:szCs w:val="22"/>
        </w:rPr>
        <w:t>%</w:t>
      </w:r>
      <w:r w:rsidR="00F05E70" w:rsidRPr="00F05E70">
        <w:rPr>
          <w:rFonts w:ascii="Times New Roman" w:eastAsia="Times New Roman" w:hAnsi="Times New Roman" w:cs="Times New Roman"/>
          <w:szCs w:val="22"/>
        </w:rPr>
        <w:t xml:space="preserve">. </w:t>
      </w:r>
      <w:r w:rsidR="00F05E70">
        <w:rPr>
          <w:rFonts w:ascii="Times New Roman" w:eastAsia="Times New Roman" w:hAnsi="Times New Roman" w:cs="Times New Roman"/>
          <w:szCs w:val="22"/>
        </w:rPr>
        <w:t>Σ</w:t>
      </w:r>
      <w:r w:rsidR="0034240E">
        <w:rPr>
          <w:rFonts w:ascii="Times New Roman" w:eastAsia="Times New Roman" w:hAnsi="Times New Roman" w:cs="Times New Roman"/>
          <w:szCs w:val="22"/>
        </w:rPr>
        <w:t>το δεύτερο μοντέλο όπου περιλαμβάνονται όλες οι ανεξάρτητες μεταβλητές, το ποσοστό της διασπ</w:t>
      </w:r>
      <w:r w:rsidR="009D7543">
        <w:rPr>
          <w:rFonts w:ascii="Times New Roman" w:eastAsia="Times New Roman" w:hAnsi="Times New Roman" w:cs="Times New Roman"/>
          <w:szCs w:val="22"/>
        </w:rPr>
        <w:t>οράς του τελικού βαθμού</w:t>
      </w:r>
      <w:r w:rsidR="0034240E">
        <w:rPr>
          <w:rFonts w:ascii="Times New Roman" w:eastAsia="Times New Roman" w:hAnsi="Times New Roman" w:cs="Times New Roman"/>
          <w:szCs w:val="22"/>
        </w:rPr>
        <w:t xml:space="preserve"> </w:t>
      </w:r>
      <w:r w:rsidR="009D7543">
        <w:rPr>
          <w:rFonts w:ascii="Times New Roman" w:eastAsia="Times New Roman" w:hAnsi="Times New Roman" w:cs="Times New Roman"/>
          <w:szCs w:val="22"/>
        </w:rPr>
        <w:t>(</w:t>
      </w:r>
      <w:r w:rsidR="0034240E">
        <w:rPr>
          <w:rFonts w:ascii="Times New Roman" w:eastAsia="Times New Roman" w:hAnsi="Times New Roman" w:cs="Times New Roman"/>
          <w:szCs w:val="22"/>
          <w:lang w:val="en-US"/>
        </w:rPr>
        <w:t>final</w:t>
      </w:r>
      <w:r w:rsidR="0034240E" w:rsidRPr="001F74B2">
        <w:rPr>
          <w:rFonts w:ascii="Times New Roman" w:eastAsia="Times New Roman" w:hAnsi="Times New Roman" w:cs="Times New Roman"/>
          <w:szCs w:val="22"/>
        </w:rPr>
        <w:t xml:space="preserve"> </w:t>
      </w:r>
      <w:r w:rsidR="0034240E">
        <w:rPr>
          <w:rFonts w:ascii="Times New Roman" w:eastAsia="Times New Roman" w:hAnsi="Times New Roman" w:cs="Times New Roman"/>
          <w:szCs w:val="22"/>
          <w:lang w:val="en-US"/>
        </w:rPr>
        <w:t>note</w:t>
      </w:r>
      <w:r w:rsidR="009D7543">
        <w:rPr>
          <w:rFonts w:ascii="Times New Roman" w:eastAsia="Times New Roman" w:hAnsi="Times New Roman" w:cs="Times New Roman"/>
          <w:szCs w:val="22"/>
        </w:rPr>
        <w:t>)</w:t>
      </w:r>
      <w:r w:rsidR="0034240E" w:rsidRPr="001F74B2">
        <w:rPr>
          <w:rFonts w:ascii="Times New Roman" w:eastAsia="Times New Roman" w:hAnsi="Times New Roman" w:cs="Times New Roman"/>
          <w:szCs w:val="22"/>
        </w:rPr>
        <w:t xml:space="preserve"> </w:t>
      </w:r>
      <w:r w:rsidR="0034240E">
        <w:rPr>
          <w:rFonts w:ascii="Times New Roman" w:eastAsia="Times New Roman" w:hAnsi="Times New Roman" w:cs="Times New Roman"/>
          <w:szCs w:val="22"/>
        </w:rPr>
        <w:t>που εξηγείται απ</w:t>
      </w:r>
      <w:r w:rsidR="006D66BD">
        <w:rPr>
          <w:rFonts w:ascii="Times New Roman" w:eastAsia="Times New Roman" w:hAnsi="Times New Roman" w:cs="Times New Roman"/>
          <w:szCs w:val="22"/>
        </w:rPr>
        <w:t>ό όλες τις ανεξάρτητες</w:t>
      </w:r>
      <w:r w:rsidR="0023498F">
        <w:rPr>
          <w:rFonts w:ascii="Times New Roman" w:eastAsia="Times New Roman" w:hAnsi="Times New Roman" w:cs="Times New Roman"/>
          <w:szCs w:val="22"/>
        </w:rPr>
        <w:t xml:space="preserve"> </w:t>
      </w:r>
      <w:r w:rsidR="006D66BD">
        <w:rPr>
          <w:rFonts w:ascii="Times New Roman" w:eastAsia="Times New Roman" w:hAnsi="Times New Roman" w:cs="Times New Roman"/>
          <w:szCs w:val="22"/>
        </w:rPr>
        <w:t>είναι 14,2</w:t>
      </w:r>
      <w:r w:rsidR="0034240E">
        <w:rPr>
          <w:rFonts w:ascii="Times New Roman" w:eastAsia="Times New Roman" w:hAnsi="Times New Roman" w:cs="Times New Roman"/>
          <w:szCs w:val="22"/>
        </w:rPr>
        <w:t>%.</w:t>
      </w:r>
      <w:r w:rsidR="005B694E" w:rsidRPr="005B694E">
        <w:rPr>
          <w:rFonts w:ascii="Times New Roman" w:eastAsia="Times New Roman" w:hAnsi="Times New Roman" w:cs="Times New Roman"/>
          <w:szCs w:val="22"/>
        </w:rPr>
        <w:t xml:space="preserve"> </w:t>
      </w:r>
      <w:r w:rsidR="00C359FB">
        <w:rPr>
          <w:rFonts w:ascii="Times New Roman" w:eastAsia="Times New Roman" w:hAnsi="Times New Roman" w:cs="Times New Roman"/>
          <w:szCs w:val="22"/>
        </w:rPr>
        <w:t xml:space="preserve">Η </w:t>
      </w:r>
      <w:r w:rsidR="0023498F">
        <w:rPr>
          <w:rFonts w:ascii="Times New Roman" w:eastAsia="Times New Roman" w:hAnsi="Times New Roman" w:cs="Times New Roman"/>
          <w:szCs w:val="22"/>
        </w:rPr>
        <w:t xml:space="preserve">διακριτή συμβολή των μεταβλητών </w:t>
      </w:r>
      <w:r w:rsidR="00C359FB">
        <w:rPr>
          <w:rFonts w:ascii="Times New Roman" w:eastAsia="Times New Roman" w:hAnsi="Times New Roman" w:cs="Times New Roman"/>
          <w:color w:val="000000" w:themeColor="text1"/>
          <w:szCs w:val="22"/>
        </w:rPr>
        <w:t>της δεύ</w:t>
      </w:r>
      <w:r w:rsidR="00FE3D59">
        <w:rPr>
          <w:rFonts w:ascii="Times New Roman" w:eastAsia="Times New Roman" w:hAnsi="Times New Roman" w:cs="Times New Roman"/>
          <w:color w:val="000000" w:themeColor="text1"/>
          <w:szCs w:val="22"/>
        </w:rPr>
        <w:t>τερης ομάδας</w:t>
      </w:r>
      <w:r w:rsidR="00F05E70">
        <w:rPr>
          <w:rFonts w:ascii="Times New Roman" w:eastAsia="Times New Roman" w:hAnsi="Times New Roman" w:cs="Times New Roman"/>
          <w:color w:val="000000" w:themeColor="text1"/>
          <w:szCs w:val="22"/>
        </w:rPr>
        <w:t xml:space="preserve"> όπου αφορούν τις αντιλήψεις των φοιτητών για το </w:t>
      </w:r>
      <w:r w:rsidR="00F05E70">
        <w:rPr>
          <w:rFonts w:ascii="Times New Roman" w:eastAsia="Times New Roman" w:hAnsi="Times New Roman" w:cs="Times New Roman"/>
          <w:color w:val="000000" w:themeColor="text1"/>
          <w:szCs w:val="22"/>
          <w:lang w:val="en-US"/>
        </w:rPr>
        <w:t>Moodle</w:t>
      </w:r>
      <w:r w:rsidR="00FE3D59">
        <w:rPr>
          <w:rFonts w:ascii="Times New Roman" w:eastAsia="Times New Roman" w:hAnsi="Times New Roman" w:cs="Times New Roman"/>
          <w:color w:val="000000" w:themeColor="text1"/>
          <w:szCs w:val="22"/>
        </w:rPr>
        <w:t xml:space="preserve"> </w:t>
      </w:r>
      <w:r w:rsidR="0034240E">
        <w:rPr>
          <w:rFonts w:ascii="Times New Roman" w:eastAsia="Times New Roman" w:hAnsi="Times New Roman" w:cs="Times New Roman"/>
          <w:szCs w:val="22"/>
        </w:rPr>
        <w:t xml:space="preserve">στη διακύμανση που εξηγείται από τον τελικό βαθμό </w:t>
      </w:r>
      <w:r w:rsidR="0034240E" w:rsidRPr="001F74B2">
        <w:rPr>
          <w:rFonts w:ascii="Times New Roman" w:eastAsia="Times New Roman" w:hAnsi="Times New Roman" w:cs="Times New Roman"/>
          <w:szCs w:val="22"/>
        </w:rPr>
        <w:t>ε</w:t>
      </w:r>
      <w:r w:rsidR="00FE3D59">
        <w:rPr>
          <w:rFonts w:ascii="Times New Roman" w:eastAsia="Times New Roman" w:hAnsi="Times New Roman" w:cs="Times New Roman"/>
          <w:szCs w:val="22"/>
        </w:rPr>
        <w:t>ίναι 4,5</w:t>
      </w:r>
      <w:r w:rsidR="0034240E">
        <w:rPr>
          <w:rFonts w:ascii="Times New Roman" w:eastAsia="Times New Roman" w:hAnsi="Times New Roman" w:cs="Times New Roman"/>
          <w:szCs w:val="22"/>
        </w:rPr>
        <w:t>%</w:t>
      </w:r>
      <w:r w:rsidR="00FE3D59">
        <w:rPr>
          <w:rFonts w:ascii="Times New Roman" w:eastAsia="Times New Roman" w:hAnsi="Times New Roman" w:cs="Times New Roman"/>
          <w:szCs w:val="22"/>
        </w:rPr>
        <w:t xml:space="preserve"> και </w:t>
      </w:r>
      <w:r w:rsidR="0034240E">
        <w:rPr>
          <w:rFonts w:ascii="Times New Roman" w:eastAsia="Times New Roman" w:hAnsi="Times New Roman" w:cs="Times New Roman"/>
          <w:szCs w:val="22"/>
        </w:rPr>
        <w:t xml:space="preserve">είναι στατιστικά σημαντική. </w:t>
      </w:r>
      <w:r>
        <w:rPr>
          <w:rFonts w:ascii="Times New Roman" w:eastAsia="Times New Roman" w:hAnsi="Times New Roman" w:cs="Times New Roman"/>
          <w:szCs w:val="22"/>
        </w:rPr>
        <w:t xml:space="preserve">Τέλος, </w:t>
      </w:r>
      <w:r w:rsidR="00980A36">
        <w:rPr>
          <w:rFonts w:ascii="Times New Roman" w:eastAsia="Times New Roman" w:hAnsi="Times New Roman" w:cs="Times New Roman"/>
          <w:szCs w:val="22"/>
        </w:rPr>
        <w:t>το μοντέλο 2</w:t>
      </w:r>
      <w:r w:rsidR="00313FF6">
        <w:rPr>
          <w:rFonts w:ascii="Times New Roman" w:eastAsia="Times New Roman" w:hAnsi="Times New Roman" w:cs="Times New Roman"/>
          <w:szCs w:val="22"/>
        </w:rPr>
        <w:t>, όπου περιλαμβάνει όλες τις ανεξάρτητες μεταβλητές,</w:t>
      </w:r>
      <w:r w:rsidR="00980A36">
        <w:rPr>
          <w:rFonts w:ascii="Times New Roman" w:eastAsia="Times New Roman" w:hAnsi="Times New Roman" w:cs="Times New Roman"/>
          <w:szCs w:val="22"/>
        </w:rPr>
        <w:t xml:space="preserve"> είναι στατιστικά σημαντικός </w:t>
      </w:r>
      <w:r>
        <w:rPr>
          <w:rFonts w:ascii="Times New Roman" w:eastAsia="Times New Roman" w:hAnsi="Times New Roman" w:cs="Times New Roman"/>
          <w:szCs w:val="22"/>
        </w:rPr>
        <w:t xml:space="preserve">προγνωστικός δείκτης της μεταβλητής </w:t>
      </w:r>
      <w:r>
        <w:rPr>
          <w:rFonts w:ascii="Times New Roman" w:eastAsia="Times New Roman" w:hAnsi="Times New Roman" w:cs="Times New Roman"/>
          <w:szCs w:val="22"/>
          <w:lang w:val="en-US"/>
        </w:rPr>
        <w:t>final</w:t>
      </w:r>
      <w:r w:rsidRPr="002A71A2">
        <w:rPr>
          <w:rFonts w:ascii="Times New Roman" w:eastAsia="Times New Roman" w:hAnsi="Times New Roman" w:cs="Times New Roman"/>
          <w:szCs w:val="22"/>
        </w:rPr>
        <w:t xml:space="preserve"> </w:t>
      </w:r>
      <w:r>
        <w:rPr>
          <w:rFonts w:ascii="Times New Roman" w:eastAsia="Times New Roman" w:hAnsi="Times New Roman" w:cs="Times New Roman"/>
          <w:szCs w:val="22"/>
          <w:lang w:val="en-US"/>
        </w:rPr>
        <w:t>note</w:t>
      </w:r>
      <w:r>
        <w:rPr>
          <w:rFonts w:ascii="Times New Roman" w:eastAsia="Times New Roman" w:hAnsi="Times New Roman" w:cs="Times New Roman"/>
          <w:szCs w:val="22"/>
        </w:rPr>
        <w:t>,</w:t>
      </w:r>
      <w:r w:rsidR="00827111">
        <w:rPr>
          <w:rFonts w:ascii="Times New Roman" w:eastAsia="Times New Roman" w:hAnsi="Times New Roman" w:cs="Times New Roman"/>
          <w:szCs w:val="22"/>
        </w:rPr>
        <w:t xml:space="preserve"> όπως φαίνεται από τον Πίνακα 1</w:t>
      </w:r>
      <w:r w:rsidR="00827111" w:rsidRPr="00827111">
        <w:rPr>
          <w:rFonts w:ascii="Times New Roman" w:eastAsia="Times New Roman" w:hAnsi="Times New Roman" w:cs="Times New Roman"/>
          <w:szCs w:val="22"/>
        </w:rPr>
        <w:t>3</w:t>
      </w:r>
      <w:r w:rsidR="00980A36">
        <w:rPr>
          <w:rFonts w:ascii="Times New Roman" w:eastAsia="Times New Roman" w:hAnsi="Times New Roman" w:cs="Times New Roman"/>
          <w:szCs w:val="22"/>
        </w:rPr>
        <w:t>.</w:t>
      </w:r>
      <w:r w:rsidR="006D66BD">
        <w:rPr>
          <w:rFonts w:ascii="Times New Roman" w:eastAsia="Times New Roman" w:hAnsi="Times New Roman" w:cs="Times New Roman"/>
          <w:szCs w:val="22"/>
        </w:rPr>
        <w:t xml:space="preserve"> </w:t>
      </w:r>
    </w:p>
    <w:p w14:paraId="28472CFF" w14:textId="49FFB628" w:rsidR="002A71A2" w:rsidRPr="00904193" w:rsidRDefault="00904193" w:rsidP="00904193">
      <w:pPr>
        <w:spacing w:after="240" w:line="360" w:lineRule="auto"/>
        <w:ind w:firstLine="284"/>
        <w:contextualSpacing w:val="0"/>
        <w:jc w:val="center"/>
        <w:rPr>
          <w:rFonts w:ascii="Times New Roman" w:eastAsia="Times New Roman" w:hAnsi="Times New Roman" w:cs="Times New Roman"/>
          <w:szCs w:val="22"/>
        </w:rPr>
      </w:pPr>
      <w:r w:rsidRPr="00904193">
        <w:rPr>
          <w:rFonts w:ascii="Times New Roman" w:eastAsia="Times New Roman" w:hAnsi="Times New Roman" w:cs="Times New Roman"/>
          <w:b/>
          <w:szCs w:val="22"/>
        </w:rPr>
        <w:t>Πίνακας 13</w:t>
      </w:r>
      <w:r>
        <w:rPr>
          <w:rFonts w:ascii="Times New Roman" w:eastAsia="Times New Roman" w:hAnsi="Times New Roman" w:cs="Times New Roman"/>
          <w:szCs w:val="22"/>
        </w:rPr>
        <w:t>. Παλινδρομικό Μοντέλο</w:t>
      </w:r>
    </w:p>
    <w:tbl>
      <w:tblPr>
        <w:tblStyle w:val="TableGrid"/>
        <w:tblW w:w="0" w:type="auto"/>
        <w:tblLook w:val="04A0" w:firstRow="1" w:lastRow="0" w:firstColumn="1" w:lastColumn="0" w:noHBand="0" w:noVBand="1"/>
      </w:tblPr>
      <w:tblGrid>
        <w:gridCol w:w="1797"/>
        <w:gridCol w:w="1766"/>
        <w:gridCol w:w="1648"/>
        <w:gridCol w:w="1675"/>
        <w:gridCol w:w="1976"/>
      </w:tblGrid>
      <w:tr w:rsidR="00827111" w14:paraId="0C2B02B6" w14:textId="77777777" w:rsidTr="001E0257">
        <w:tc>
          <w:tcPr>
            <w:tcW w:w="1797" w:type="dxa"/>
            <w:vAlign w:val="center"/>
          </w:tcPr>
          <w:p w14:paraId="081C1EE3" w14:textId="445D8F74" w:rsidR="00827111" w:rsidRDefault="00827111" w:rsidP="00904193">
            <w:pPr>
              <w:tabs>
                <w:tab w:val="left" w:pos="-709"/>
              </w:tabs>
              <w:spacing w:line="360" w:lineRule="auto"/>
              <w:ind w:right="-81"/>
              <w:jc w:val="center"/>
              <w:rPr>
                <w:rFonts w:ascii="Times New Roman" w:hAnsi="Times New Roman" w:cs="Times New Roman"/>
                <w:color w:val="auto"/>
                <w:szCs w:val="22"/>
              </w:rPr>
            </w:pPr>
            <w:r>
              <w:rPr>
                <w:rFonts w:ascii="Times New Roman" w:hAnsi="Times New Roman" w:cs="Times New Roman"/>
                <w:color w:val="auto"/>
                <w:szCs w:val="22"/>
              </w:rPr>
              <w:t>Μοντέλα</w:t>
            </w:r>
          </w:p>
        </w:tc>
        <w:tc>
          <w:tcPr>
            <w:tcW w:w="1766" w:type="dxa"/>
            <w:vAlign w:val="center"/>
          </w:tcPr>
          <w:p w14:paraId="39D9A163" w14:textId="5455216B" w:rsidR="00827111" w:rsidRPr="00904193" w:rsidRDefault="00827111" w:rsidP="00904193">
            <w:pPr>
              <w:tabs>
                <w:tab w:val="left" w:pos="-709"/>
              </w:tabs>
              <w:spacing w:line="360" w:lineRule="auto"/>
              <w:ind w:right="-81"/>
              <w:jc w:val="center"/>
              <w:rPr>
                <w:rFonts w:ascii="Times New Roman" w:hAnsi="Times New Roman" w:cs="Times New Roman"/>
                <w:color w:val="auto"/>
                <w:szCs w:val="22"/>
                <w:lang w:val="en-US"/>
              </w:rPr>
            </w:pPr>
            <w:r>
              <w:rPr>
                <w:rFonts w:ascii="Times New Roman" w:hAnsi="Times New Roman" w:cs="Times New Roman"/>
                <w:color w:val="auto"/>
                <w:szCs w:val="22"/>
                <w:lang w:val="en-US"/>
              </w:rPr>
              <w:t>R</w:t>
            </w:r>
            <w:r w:rsidRPr="00904193">
              <w:rPr>
                <w:rFonts w:ascii="Times New Roman" w:hAnsi="Times New Roman" w:cs="Times New Roman"/>
                <w:color w:val="auto"/>
                <w:szCs w:val="22"/>
                <w:vertAlign w:val="superscript"/>
                <w:lang w:val="en-US"/>
              </w:rPr>
              <w:t>2</w:t>
            </w:r>
          </w:p>
        </w:tc>
        <w:tc>
          <w:tcPr>
            <w:tcW w:w="1648" w:type="dxa"/>
            <w:vAlign w:val="center"/>
          </w:tcPr>
          <w:p w14:paraId="130B92EB" w14:textId="72C96976" w:rsidR="00827111" w:rsidRPr="00827111" w:rsidRDefault="00827111" w:rsidP="00827111">
            <w:pPr>
              <w:tabs>
                <w:tab w:val="left" w:pos="-709"/>
              </w:tabs>
              <w:spacing w:line="360" w:lineRule="auto"/>
              <w:ind w:right="-81"/>
              <w:jc w:val="center"/>
              <w:rPr>
                <w:rFonts w:ascii="Times New Roman" w:hAnsi="Times New Roman" w:cs="Times New Roman"/>
                <w:color w:val="auto"/>
                <w:szCs w:val="22"/>
                <w:lang w:val="en-US"/>
              </w:rPr>
            </w:pPr>
            <w:r>
              <w:rPr>
                <w:rFonts w:ascii="Times New Roman" w:hAnsi="Times New Roman" w:cs="Times New Roman"/>
                <w:color w:val="auto"/>
                <w:szCs w:val="22"/>
              </w:rPr>
              <w:t>Στατιστική Σημαντικότητα (</w:t>
            </w:r>
            <w:r>
              <w:rPr>
                <w:rFonts w:ascii="Times New Roman" w:hAnsi="Times New Roman" w:cs="Times New Roman"/>
                <w:color w:val="auto"/>
                <w:szCs w:val="22"/>
                <w:lang w:val="en-US"/>
              </w:rPr>
              <w:t>Sig)</w:t>
            </w:r>
          </w:p>
        </w:tc>
        <w:tc>
          <w:tcPr>
            <w:tcW w:w="1675" w:type="dxa"/>
            <w:vAlign w:val="center"/>
          </w:tcPr>
          <w:p w14:paraId="6D113245" w14:textId="0F10D016" w:rsidR="00827111" w:rsidRPr="00904193" w:rsidRDefault="00827111" w:rsidP="00904193">
            <w:pPr>
              <w:tabs>
                <w:tab w:val="left" w:pos="-709"/>
              </w:tabs>
              <w:spacing w:line="360" w:lineRule="auto"/>
              <w:ind w:right="-81"/>
              <w:jc w:val="center"/>
              <w:rPr>
                <w:rFonts w:ascii="Times New Roman" w:hAnsi="Times New Roman" w:cs="Times New Roman"/>
                <w:color w:val="auto"/>
                <w:szCs w:val="22"/>
                <w:lang w:val="en-US"/>
              </w:rPr>
            </w:pPr>
            <w:r>
              <w:rPr>
                <w:rFonts w:ascii="Times New Roman" w:hAnsi="Times New Roman" w:cs="Times New Roman"/>
                <w:color w:val="auto"/>
                <w:szCs w:val="22"/>
              </w:rPr>
              <w:t xml:space="preserve">Αλλαγή </w:t>
            </w:r>
            <w:r>
              <w:rPr>
                <w:rFonts w:ascii="Times New Roman" w:hAnsi="Times New Roman" w:cs="Times New Roman"/>
                <w:color w:val="auto"/>
                <w:szCs w:val="22"/>
                <w:lang w:val="en-US"/>
              </w:rPr>
              <w:t>R</w:t>
            </w:r>
            <w:r w:rsidRPr="00904193">
              <w:rPr>
                <w:rFonts w:ascii="Times New Roman" w:hAnsi="Times New Roman" w:cs="Times New Roman"/>
                <w:color w:val="auto"/>
                <w:szCs w:val="22"/>
                <w:vertAlign w:val="superscript"/>
                <w:lang w:val="en-US"/>
              </w:rPr>
              <w:t>2</w:t>
            </w:r>
            <w:r>
              <w:rPr>
                <w:rFonts w:ascii="Times New Roman" w:hAnsi="Times New Roman" w:cs="Times New Roman"/>
                <w:color w:val="auto"/>
                <w:szCs w:val="22"/>
                <w:vertAlign w:val="superscript"/>
                <w:lang w:val="en-US"/>
              </w:rPr>
              <w:t xml:space="preserve"> </w:t>
            </w:r>
          </w:p>
        </w:tc>
        <w:tc>
          <w:tcPr>
            <w:tcW w:w="1976" w:type="dxa"/>
            <w:vAlign w:val="center"/>
          </w:tcPr>
          <w:p w14:paraId="6BFEEF25" w14:textId="77777777" w:rsidR="00827111" w:rsidRDefault="00827111" w:rsidP="00904193">
            <w:pPr>
              <w:tabs>
                <w:tab w:val="left" w:pos="-709"/>
              </w:tabs>
              <w:spacing w:line="360" w:lineRule="auto"/>
              <w:ind w:right="-81"/>
              <w:jc w:val="center"/>
              <w:rPr>
                <w:rFonts w:ascii="Times New Roman" w:hAnsi="Times New Roman" w:cs="Times New Roman"/>
                <w:color w:val="auto"/>
                <w:szCs w:val="22"/>
              </w:rPr>
            </w:pPr>
            <w:r>
              <w:rPr>
                <w:rFonts w:ascii="Times New Roman" w:hAnsi="Times New Roman" w:cs="Times New Roman"/>
                <w:color w:val="auto"/>
                <w:szCs w:val="22"/>
              </w:rPr>
              <w:t>Στατιστική Σημαντικότητα</w:t>
            </w:r>
            <w:r w:rsidRPr="00904193">
              <w:rPr>
                <w:rFonts w:ascii="Times New Roman" w:hAnsi="Times New Roman" w:cs="Times New Roman"/>
                <w:color w:val="auto"/>
                <w:szCs w:val="22"/>
              </w:rPr>
              <w:t xml:space="preserve"> </w:t>
            </w:r>
            <w:r>
              <w:rPr>
                <w:rFonts w:ascii="Times New Roman" w:hAnsi="Times New Roman" w:cs="Times New Roman"/>
                <w:color w:val="auto"/>
                <w:szCs w:val="22"/>
              </w:rPr>
              <w:t xml:space="preserve">της αλλαγής του </w:t>
            </w:r>
            <w:r>
              <w:rPr>
                <w:rFonts w:ascii="Times New Roman" w:hAnsi="Times New Roman" w:cs="Times New Roman"/>
                <w:color w:val="auto"/>
                <w:szCs w:val="22"/>
                <w:lang w:val="en-US"/>
              </w:rPr>
              <w:t>R</w:t>
            </w:r>
            <w:r w:rsidRPr="00904193">
              <w:rPr>
                <w:rFonts w:ascii="Times New Roman" w:hAnsi="Times New Roman" w:cs="Times New Roman"/>
                <w:color w:val="auto"/>
                <w:szCs w:val="22"/>
                <w:vertAlign w:val="superscript"/>
              </w:rPr>
              <w:t>2</w:t>
            </w:r>
            <w:r>
              <w:rPr>
                <w:rFonts w:ascii="Times New Roman" w:hAnsi="Times New Roman" w:cs="Times New Roman"/>
                <w:color w:val="auto"/>
                <w:szCs w:val="22"/>
              </w:rPr>
              <w:t xml:space="preserve"> </w:t>
            </w:r>
          </w:p>
          <w:p w14:paraId="47C28311" w14:textId="2E295FF5" w:rsidR="00827111" w:rsidRPr="00904193" w:rsidRDefault="00827111" w:rsidP="00904193">
            <w:pPr>
              <w:tabs>
                <w:tab w:val="left" w:pos="-709"/>
              </w:tabs>
              <w:spacing w:line="360" w:lineRule="auto"/>
              <w:ind w:right="-81"/>
              <w:jc w:val="center"/>
              <w:rPr>
                <w:rFonts w:ascii="Times New Roman" w:hAnsi="Times New Roman" w:cs="Times New Roman"/>
                <w:color w:val="auto"/>
                <w:szCs w:val="22"/>
              </w:rPr>
            </w:pPr>
            <w:r>
              <w:rPr>
                <w:rFonts w:ascii="Times New Roman" w:hAnsi="Times New Roman" w:cs="Times New Roman"/>
                <w:color w:val="auto"/>
                <w:szCs w:val="22"/>
              </w:rPr>
              <w:t>(</w:t>
            </w:r>
            <w:r>
              <w:rPr>
                <w:rFonts w:ascii="Times New Roman" w:hAnsi="Times New Roman" w:cs="Times New Roman"/>
                <w:color w:val="auto"/>
                <w:szCs w:val="22"/>
                <w:lang w:val="en-US"/>
              </w:rPr>
              <w:t>Sig</w:t>
            </w:r>
            <w:r w:rsidRPr="00904193">
              <w:rPr>
                <w:rFonts w:ascii="Times New Roman" w:hAnsi="Times New Roman" w:cs="Times New Roman"/>
                <w:color w:val="auto"/>
                <w:szCs w:val="22"/>
              </w:rPr>
              <w:t xml:space="preserve">. </w:t>
            </w:r>
            <w:r>
              <w:rPr>
                <w:rFonts w:ascii="Times New Roman" w:hAnsi="Times New Roman" w:cs="Times New Roman"/>
                <w:color w:val="auto"/>
                <w:szCs w:val="22"/>
                <w:lang w:val="en-US"/>
              </w:rPr>
              <w:t>F</w:t>
            </w:r>
            <w:r w:rsidRPr="00904193">
              <w:rPr>
                <w:rFonts w:ascii="Times New Roman" w:hAnsi="Times New Roman" w:cs="Times New Roman"/>
                <w:color w:val="auto"/>
                <w:szCs w:val="22"/>
              </w:rPr>
              <w:t xml:space="preserve"> </w:t>
            </w:r>
            <w:r>
              <w:rPr>
                <w:rFonts w:ascii="Times New Roman" w:hAnsi="Times New Roman" w:cs="Times New Roman"/>
                <w:color w:val="auto"/>
                <w:szCs w:val="22"/>
                <w:lang w:val="en-US"/>
              </w:rPr>
              <w:t>Change</w:t>
            </w:r>
            <w:r w:rsidRPr="00904193">
              <w:rPr>
                <w:rFonts w:ascii="Times New Roman" w:hAnsi="Times New Roman" w:cs="Times New Roman"/>
                <w:color w:val="auto"/>
                <w:szCs w:val="22"/>
              </w:rPr>
              <w:t>)</w:t>
            </w:r>
          </w:p>
        </w:tc>
      </w:tr>
      <w:tr w:rsidR="00827111" w14:paraId="2E0AFE99" w14:textId="77777777" w:rsidTr="001E0257">
        <w:tc>
          <w:tcPr>
            <w:tcW w:w="1797" w:type="dxa"/>
            <w:vAlign w:val="center"/>
          </w:tcPr>
          <w:p w14:paraId="6913CA4B" w14:textId="0452FF77" w:rsidR="00827111" w:rsidRDefault="00827111" w:rsidP="00904193">
            <w:pPr>
              <w:tabs>
                <w:tab w:val="left" w:pos="-709"/>
              </w:tabs>
              <w:spacing w:line="360" w:lineRule="auto"/>
              <w:ind w:right="-81"/>
              <w:jc w:val="center"/>
              <w:rPr>
                <w:rFonts w:ascii="Times New Roman" w:hAnsi="Times New Roman" w:cs="Times New Roman"/>
                <w:color w:val="auto"/>
                <w:szCs w:val="22"/>
              </w:rPr>
            </w:pPr>
            <w:r>
              <w:rPr>
                <w:rFonts w:ascii="Times New Roman" w:hAnsi="Times New Roman" w:cs="Times New Roman"/>
                <w:color w:val="auto"/>
                <w:szCs w:val="22"/>
              </w:rPr>
              <w:t>1</w:t>
            </w:r>
          </w:p>
        </w:tc>
        <w:tc>
          <w:tcPr>
            <w:tcW w:w="1766" w:type="dxa"/>
            <w:vAlign w:val="center"/>
          </w:tcPr>
          <w:p w14:paraId="374498B5" w14:textId="32CE086C" w:rsidR="00827111" w:rsidRDefault="00827111" w:rsidP="00904193">
            <w:pPr>
              <w:tabs>
                <w:tab w:val="left" w:pos="-709"/>
              </w:tabs>
              <w:spacing w:line="360" w:lineRule="auto"/>
              <w:ind w:right="-81"/>
              <w:jc w:val="center"/>
              <w:rPr>
                <w:rFonts w:ascii="Times New Roman" w:hAnsi="Times New Roman" w:cs="Times New Roman"/>
                <w:color w:val="auto"/>
                <w:szCs w:val="22"/>
              </w:rPr>
            </w:pPr>
            <w:r>
              <w:rPr>
                <w:rFonts w:ascii="Times New Roman" w:hAnsi="Times New Roman" w:cs="Times New Roman"/>
                <w:color w:val="auto"/>
                <w:szCs w:val="22"/>
              </w:rPr>
              <w:t>0,096 (9,6%)</w:t>
            </w:r>
          </w:p>
        </w:tc>
        <w:tc>
          <w:tcPr>
            <w:tcW w:w="1648" w:type="dxa"/>
          </w:tcPr>
          <w:p w14:paraId="0602D111" w14:textId="33DFCA2E" w:rsidR="00827111" w:rsidRPr="00827111" w:rsidRDefault="00827111" w:rsidP="00904193">
            <w:pPr>
              <w:tabs>
                <w:tab w:val="left" w:pos="-709"/>
              </w:tabs>
              <w:spacing w:line="360" w:lineRule="auto"/>
              <w:ind w:right="-81"/>
              <w:jc w:val="center"/>
              <w:rPr>
                <w:rFonts w:ascii="Times New Roman" w:hAnsi="Times New Roman" w:cs="Times New Roman"/>
                <w:color w:val="auto"/>
                <w:szCs w:val="22"/>
                <w:lang w:val="en-US"/>
              </w:rPr>
            </w:pPr>
            <w:r>
              <w:rPr>
                <w:rFonts w:ascii="Times New Roman" w:hAnsi="Times New Roman" w:cs="Times New Roman"/>
                <w:color w:val="auto"/>
                <w:szCs w:val="22"/>
                <w:lang w:val="en-US"/>
              </w:rPr>
              <w:t>0,00</w:t>
            </w:r>
          </w:p>
        </w:tc>
        <w:tc>
          <w:tcPr>
            <w:tcW w:w="1675" w:type="dxa"/>
            <w:vAlign w:val="center"/>
          </w:tcPr>
          <w:p w14:paraId="5DA31C16" w14:textId="3E0FFA51" w:rsidR="00827111" w:rsidRDefault="00827111" w:rsidP="00904193">
            <w:pPr>
              <w:tabs>
                <w:tab w:val="left" w:pos="-709"/>
              </w:tabs>
              <w:spacing w:line="360" w:lineRule="auto"/>
              <w:ind w:right="-81"/>
              <w:jc w:val="center"/>
              <w:rPr>
                <w:rFonts w:ascii="Times New Roman" w:hAnsi="Times New Roman" w:cs="Times New Roman"/>
                <w:color w:val="auto"/>
                <w:szCs w:val="22"/>
              </w:rPr>
            </w:pPr>
            <w:r>
              <w:rPr>
                <w:rFonts w:ascii="Times New Roman" w:hAnsi="Times New Roman" w:cs="Times New Roman"/>
                <w:color w:val="auto"/>
                <w:szCs w:val="22"/>
              </w:rPr>
              <w:t>0,096</w:t>
            </w:r>
          </w:p>
        </w:tc>
        <w:tc>
          <w:tcPr>
            <w:tcW w:w="1976" w:type="dxa"/>
            <w:vAlign w:val="center"/>
          </w:tcPr>
          <w:p w14:paraId="55796B02" w14:textId="1CB106E5" w:rsidR="00827111" w:rsidRDefault="00827111" w:rsidP="00904193">
            <w:pPr>
              <w:tabs>
                <w:tab w:val="left" w:pos="-709"/>
              </w:tabs>
              <w:spacing w:line="360" w:lineRule="auto"/>
              <w:ind w:right="-81"/>
              <w:jc w:val="center"/>
              <w:rPr>
                <w:rFonts w:ascii="Times New Roman" w:hAnsi="Times New Roman" w:cs="Times New Roman"/>
                <w:color w:val="auto"/>
                <w:szCs w:val="22"/>
              </w:rPr>
            </w:pPr>
            <w:r>
              <w:rPr>
                <w:rFonts w:ascii="Times New Roman" w:hAnsi="Times New Roman" w:cs="Times New Roman"/>
                <w:color w:val="auto"/>
                <w:szCs w:val="22"/>
              </w:rPr>
              <w:t>0,00</w:t>
            </w:r>
          </w:p>
        </w:tc>
      </w:tr>
      <w:tr w:rsidR="00827111" w14:paraId="620E49F1" w14:textId="77777777" w:rsidTr="001E0257">
        <w:tc>
          <w:tcPr>
            <w:tcW w:w="1797" w:type="dxa"/>
            <w:vAlign w:val="center"/>
          </w:tcPr>
          <w:p w14:paraId="76D6095F" w14:textId="7F1F3A50" w:rsidR="00827111" w:rsidRDefault="00827111" w:rsidP="00904193">
            <w:pPr>
              <w:tabs>
                <w:tab w:val="left" w:pos="-709"/>
              </w:tabs>
              <w:spacing w:line="360" w:lineRule="auto"/>
              <w:ind w:right="-81"/>
              <w:jc w:val="center"/>
              <w:rPr>
                <w:rFonts w:ascii="Times New Roman" w:hAnsi="Times New Roman" w:cs="Times New Roman"/>
                <w:color w:val="auto"/>
                <w:szCs w:val="22"/>
              </w:rPr>
            </w:pPr>
            <w:r>
              <w:rPr>
                <w:rFonts w:ascii="Times New Roman" w:hAnsi="Times New Roman" w:cs="Times New Roman"/>
                <w:color w:val="auto"/>
                <w:szCs w:val="22"/>
              </w:rPr>
              <w:t>2</w:t>
            </w:r>
          </w:p>
        </w:tc>
        <w:tc>
          <w:tcPr>
            <w:tcW w:w="1766" w:type="dxa"/>
            <w:vAlign w:val="center"/>
          </w:tcPr>
          <w:p w14:paraId="0C3280E5" w14:textId="2525E29D" w:rsidR="00827111" w:rsidRDefault="00827111" w:rsidP="00904193">
            <w:pPr>
              <w:tabs>
                <w:tab w:val="left" w:pos="-709"/>
              </w:tabs>
              <w:spacing w:line="360" w:lineRule="auto"/>
              <w:ind w:right="-81"/>
              <w:jc w:val="center"/>
              <w:rPr>
                <w:rFonts w:ascii="Times New Roman" w:hAnsi="Times New Roman" w:cs="Times New Roman"/>
                <w:color w:val="auto"/>
                <w:szCs w:val="22"/>
              </w:rPr>
            </w:pPr>
            <w:r>
              <w:rPr>
                <w:rFonts w:ascii="Times New Roman" w:hAnsi="Times New Roman" w:cs="Times New Roman"/>
                <w:color w:val="auto"/>
                <w:szCs w:val="22"/>
              </w:rPr>
              <w:t>0,142 (14,2%)</w:t>
            </w:r>
          </w:p>
        </w:tc>
        <w:tc>
          <w:tcPr>
            <w:tcW w:w="1648" w:type="dxa"/>
          </w:tcPr>
          <w:p w14:paraId="6F646AA3" w14:textId="2B5C195C" w:rsidR="00827111" w:rsidRPr="00827111" w:rsidRDefault="00827111" w:rsidP="00904193">
            <w:pPr>
              <w:tabs>
                <w:tab w:val="left" w:pos="-709"/>
              </w:tabs>
              <w:spacing w:line="360" w:lineRule="auto"/>
              <w:ind w:right="-81"/>
              <w:jc w:val="center"/>
              <w:rPr>
                <w:rFonts w:ascii="Times New Roman" w:hAnsi="Times New Roman" w:cs="Times New Roman"/>
                <w:color w:val="auto"/>
                <w:szCs w:val="22"/>
                <w:lang w:val="en-US"/>
              </w:rPr>
            </w:pPr>
            <w:r>
              <w:rPr>
                <w:rFonts w:ascii="Times New Roman" w:hAnsi="Times New Roman" w:cs="Times New Roman"/>
                <w:color w:val="auto"/>
                <w:szCs w:val="22"/>
                <w:lang w:val="en-US"/>
              </w:rPr>
              <w:t>0,00</w:t>
            </w:r>
          </w:p>
        </w:tc>
        <w:tc>
          <w:tcPr>
            <w:tcW w:w="1675" w:type="dxa"/>
            <w:vAlign w:val="center"/>
          </w:tcPr>
          <w:p w14:paraId="08877C94" w14:textId="351B3246" w:rsidR="00827111" w:rsidRDefault="00827111" w:rsidP="00904193">
            <w:pPr>
              <w:tabs>
                <w:tab w:val="left" w:pos="-709"/>
              </w:tabs>
              <w:spacing w:line="360" w:lineRule="auto"/>
              <w:ind w:right="-81"/>
              <w:jc w:val="center"/>
              <w:rPr>
                <w:rFonts w:ascii="Times New Roman" w:hAnsi="Times New Roman" w:cs="Times New Roman"/>
                <w:color w:val="auto"/>
                <w:szCs w:val="22"/>
              </w:rPr>
            </w:pPr>
            <w:r>
              <w:rPr>
                <w:rFonts w:ascii="Times New Roman" w:hAnsi="Times New Roman" w:cs="Times New Roman"/>
                <w:color w:val="auto"/>
                <w:szCs w:val="22"/>
              </w:rPr>
              <w:t>0,045 (4,5%)</w:t>
            </w:r>
          </w:p>
        </w:tc>
        <w:tc>
          <w:tcPr>
            <w:tcW w:w="1976" w:type="dxa"/>
            <w:vAlign w:val="center"/>
          </w:tcPr>
          <w:p w14:paraId="50C2F3C2" w14:textId="4E6251D6" w:rsidR="00827111" w:rsidRDefault="00827111" w:rsidP="00904193">
            <w:pPr>
              <w:tabs>
                <w:tab w:val="left" w:pos="-709"/>
              </w:tabs>
              <w:spacing w:line="360" w:lineRule="auto"/>
              <w:ind w:right="-81"/>
              <w:jc w:val="center"/>
              <w:rPr>
                <w:rFonts w:ascii="Times New Roman" w:hAnsi="Times New Roman" w:cs="Times New Roman"/>
                <w:color w:val="auto"/>
                <w:szCs w:val="22"/>
              </w:rPr>
            </w:pPr>
            <w:r>
              <w:rPr>
                <w:rFonts w:ascii="Times New Roman" w:hAnsi="Times New Roman" w:cs="Times New Roman"/>
                <w:color w:val="auto"/>
                <w:szCs w:val="22"/>
              </w:rPr>
              <w:t>0,01</w:t>
            </w:r>
          </w:p>
        </w:tc>
      </w:tr>
    </w:tbl>
    <w:p w14:paraId="7317F92E" w14:textId="77777777" w:rsidR="009F57BF" w:rsidRPr="00207E3B" w:rsidRDefault="009F57BF" w:rsidP="00904193">
      <w:pPr>
        <w:tabs>
          <w:tab w:val="left" w:pos="-709"/>
        </w:tabs>
        <w:spacing w:line="360" w:lineRule="auto"/>
        <w:ind w:right="-81"/>
        <w:jc w:val="center"/>
        <w:rPr>
          <w:rFonts w:ascii="Times New Roman" w:hAnsi="Times New Roman" w:cs="Times New Roman"/>
          <w:color w:val="auto"/>
          <w:szCs w:val="22"/>
        </w:rPr>
      </w:pPr>
    </w:p>
    <w:p w14:paraId="1F83DA98" w14:textId="77777777" w:rsidR="00827111" w:rsidRDefault="00827111" w:rsidP="00827111">
      <w:pPr>
        <w:tabs>
          <w:tab w:val="left" w:pos="-709"/>
        </w:tabs>
        <w:spacing w:line="360" w:lineRule="auto"/>
        <w:ind w:right="-81" w:firstLine="284"/>
        <w:jc w:val="both"/>
        <w:rPr>
          <w:rFonts w:ascii="Times New Roman" w:hAnsi="Times New Roman" w:cs="Times New Roman"/>
          <w:color w:val="auto"/>
          <w:szCs w:val="22"/>
        </w:rPr>
      </w:pPr>
    </w:p>
    <w:p w14:paraId="2065A953" w14:textId="439FA213" w:rsidR="00827111" w:rsidRDefault="00827111" w:rsidP="00827111">
      <w:pPr>
        <w:tabs>
          <w:tab w:val="left" w:pos="-709"/>
        </w:tabs>
        <w:spacing w:line="360" w:lineRule="auto"/>
        <w:ind w:right="-81" w:firstLine="284"/>
        <w:jc w:val="both"/>
        <w:rPr>
          <w:rFonts w:ascii="Times New Roman" w:hAnsi="Times New Roman" w:cs="Times New Roman"/>
          <w:color w:val="auto"/>
          <w:szCs w:val="22"/>
        </w:rPr>
      </w:pPr>
      <w:r>
        <w:rPr>
          <w:rFonts w:ascii="Times New Roman" w:hAnsi="Times New Roman" w:cs="Times New Roman"/>
          <w:color w:val="auto"/>
          <w:szCs w:val="22"/>
        </w:rPr>
        <w:t xml:space="preserve">Στο Πίνακα 14 φαίνεται η συνεισφορά της κάθε μιας μεταβλητής του δεύτερου μοντέλου στην εξαρτημένη μεταβλητή </w:t>
      </w:r>
      <w:r>
        <w:rPr>
          <w:rFonts w:ascii="Times New Roman" w:hAnsi="Times New Roman" w:cs="Times New Roman"/>
          <w:color w:val="auto"/>
          <w:szCs w:val="22"/>
          <w:lang w:val="en-US"/>
        </w:rPr>
        <w:t>final</w:t>
      </w:r>
      <w:r w:rsidRPr="00827111">
        <w:rPr>
          <w:rFonts w:ascii="Times New Roman" w:hAnsi="Times New Roman" w:cs="Times New Roman"/>
          <w:color w:val="auto"/>
          <w:szCs w:val="22"/>
        </w:rPr>
        <w:t xml:space="preserve"> </w:t>
      </w:r>
      <w:r>
        <w:rPr>
          <w:rFonts w:ascii="Times New Roman" w:hAnsi="Times New Roman" w:cs="Times New Roman"/>
          <w:color w:val="auto"/>
          <w:szCs w:val="22"/>
          <w:lang w:val="en-US"/>
        </w:rPr>
        <w:t>note</w:t>
      </w:r>
      <w:r w:rsidRPr="00827111">
        <w:rPr>
          <w:rFonts w:ascii="Times New Roman" w:hAnsi="Times New Roman" w:cs="Times New Roman"/>
          <w:color w:val="auto"/>
          <w:szCs w:val="22"/>
        </w:rPr>
        <w:t xml:space="preserve">. </w:t>
      </w:r>
      <w:r>
        <w:rPr>
          <w:rFonts w:ascii="Times New Roman" w:hAnsi="Times New Roman" w:cs="Times New Roman"/>
          <w:color w:val="auto"/>
          <w:szCs w:val="22"/>
        </w:rPr>
        <w:t xml:space="preserve">Στατιστικά σημαντική είναι η συνεισφορά της μεταβλητής </w:t>
      </w:r>
      <w:r>
        <w:rPr>
          <w:rFonts w:ascii="Times New Roman" w:hAnsi="Times New Roman" w:cs="Times New Roman"/>
          <w:color w:val="auto"/>
          <w:szCs w:val="22"/>
          <w:lang w:val="en-US"/>
        </w:rPr>
        <w:t>m</w:t>
      </w:r>
      <w:r w:rsidRPr="00832F25">
        <w:rPr>
          <w:rFonts w:ascii="Times New Roman" w:hAnsi="Times New Roman" w:cs="Times New Roman"/>
          <w:color w:val="auto"/>
          <w:szCs w:val="22"/>
          <w:lang w:val="en-US"/>
        </w:rPr>
        <w:t>oodle</w:t>
      </w:r>
      <w:r w:rsidRPr="00827111">
        <w:rPr>
          <w:rFonts w:ascii="Times New Roman" w:hAnsi="Times New Roman" w:cs="Times New Roman"/>
          <w:color w:val="auto"/>
          <w:szCs w:val="22"/>
        </w:rPr>
        <w:t xml:space="preserve"> </w:t>
      </w:r>
      <w:r w:rsidRPr="00832F25">
        <w:rPr>
          <w:rFonts w:ascii="Times New Roman" w:hAnsi="Times New Roman" w:cs="Times New Roman"/>
          <w:color w:val="auto"/>
          <w:szCs w:val="22"/>
          <w:lang w:val="en-US"/>
        </w:rPr>
        <w:t>use</w:t>
      </w:r>
      <w:r w:rsidRPr="00827111">
        <w:rPr>
          <w:rFonts w:ascii="Times New Roman" w:hAnsi="Times New Roman" w:cs="Times New Roman"/>
          <w:color w:val="auto"/>
          <w:szCs w:val="22"/>
        </w:rPr>
        <w:t xml:space="preserve"> </w:t>
      </w:r>
      <w:r w:rsidRPr="00832F25">
        <w:rPr>
          <w:rFonts w:ascii="Times New Roman" w:hAnsi="Times New Roman" w:cs="Times New Roman"/>
          <w:color w:val="auto"/>
          <w:szCs w:val="22"/>
          <w:lang w:val="en-US"/>
        </w:rPr>
        <w:t>capability</w:t>
      </w:r>
      <w:r w:rsidRPr="00827111">
        <w:rPr>
          <w:rFonts w:ascii="Times New Roman" w:hAnsi="Times New Roman" w:cs="Times New Roman"/>
          <w:color w:val="auto"/>
          <w:szCs w:val="22"/>
        </w:rPr>
        <w:t xml:space="preserve"> </w:t>
      </w:r>
      <w:r w:rsidRPr="00832F25">
        <w:rPr>
          <w:rFonts w:ascii="Times New Roman" w:hAnsi="Times New Roman" w:cs="Times New Roman"/>
          <w:color w:val="auto"/>
          <w:szCs w:val="22"/>
          <w:lang w:val="en-US"/>
        </w:rPr>
        <w:t>perceptions</w:t>
      </w:r>
      <w:r>
        <w:rPr>
          <w:rFonts w:ascii="Times New Roman" w:hAnsi="Times New Roman" w:cs="Times New Roman"/>
          <w:color w:val="auto"/>
          <w:szCs w:val="22"/>
        </w:rPr>
        <w:t>, όπου αφορά το πόσο ικανοί θεωρούσαν ότι ήταν οι φοιτητές χρησιμοποιώντας το</w:t>
      </w:r>
      <w:r w:rsidRPr="00827111">
        <w:rPr>
          <w:rFonts w:ascii="Times New Roman" w:hAnsi="Times New Roman" w:cs="Times New Roman"/>
          <w:color w:val="auto"/>
          <w:szCs w:val="22"/>
        </w:rPr>
        <w:t xml:space="preserve"> </w:t>
      </w:r>
      <w:r>
        <w:rPr>
          <w:rFonts w:ascii="Times New Roman" w:hAnsi="Times New Roman" w:cs="Times New Roman"/>
          <w:color w:val="auto"/>
          <w:szCs w:val="22"/>
          <w:lang w:val="en-US"/>
        </w:rPr>
        <w:t>Moodle</w:t>
      </w:r>
      <w:r w:rsidRPr="00827111">
        <w:rPr>
          <w:rFonts w:ascii="Times New Roman" w:hAnsi="Times New Roman" w:cs="Times New Roman"/>
          <w:color w:val="auto"/>
          <w:szCs w:val="22"/>
        </w:rPr>
        <w:t xml:space="preserve"> </w:t>
      </w:r>
      <w:r w:rsidR="00D75A81">
        <w:rPr>
          <w:rFonts w:ascii="Times New Roman" w:hAnsi="Times New Roman" w:cs="Times New Roman"/>
          <w:color w:val="auto"/>
          <w:szCs w:val="22"/>
        </w:rPr>
        <w:t>κατά</w:t>
      </w:r>
      <w:r>
        <w:rPr>
          <w:rFonts w:ascii="Times New Roman" w:hAnsi="Times New Roman" w:cs="Times New Roman"/>
          <w:color w:val="auto"/>
          <w:szCs w:val="22"/>
        </w:rPr>
        <w:t xml:space="preserve"> τη διάρκεια του εξαμήνου.  </w:t>
      </w:r>
    </w:p>
    <w:p w14:paraId="08FD689B" w14:textId="771DA027" w:rsidR="00904193" w:rsidRDefault="00827111" w:rsidP="00827111">
      <w:pPr>
        <w:tabs>
          <w:tab w:val="left" w:pos="-709"/>
        </w:tabs>
        <w:spacing w:line="360" w:lineRule="auto"/>
        <w:ind w:right="-81" w:firstLine="284"/>
        <w:jc w:val="both"/>
        <w:rPr>
          <w:rFonts w:ascii="Times New Roman" w:hAnsi="Times New Roman" w:cs="Times New Roman"/>
          <w:color w:val="auto"/>
          <w:szCs w:val="22"/>
        </w:rPr>
      </w:pPr>
      <w:r>
        <w:rPr>
          <w:rFonts w:ascii="Times New Roman" w:hAnsi="Times New Roman" w:cs="Times New Roman"/>
          <w:color w:val="auto"/>
          <w:szCs w:val="22"/>
        </w:rPr>
        <w:t xml:space="preserve">  </w:t>
      </w:r>
    </w:p>
    <w:p w14:paraId="5E20BC12" w14:textId="77777777" w:rsidR="00A25D82" w:rsidRDefault="00A25D82" w:rsidP="00827111">
      <w:pPr>
        <w:tabs>
          <w:tab w:val="left" w:pos="-709"/>
        </w:tabs>
        <w:spacing w:line="360" w:lineRule="auto"/>
        <w:ind w:right="-81" w:firstLine="284"/>
        <w:jc w:val="both"/>
        <w:rPr>
          <w:rFonts w:ascii="Times New Roman" w:hAnsi="Times New Roman" w:cs="Times New Roman"/>
          <w:color w:val="auto"/>
          <w:szCs w:val="22"/>
        </w:rPr>
      </w:pPr>
    </w:p>
    <w:p w14:paraId="28DBD5E8" w14:textId="77777777" w:rsidR="00A25D82" w:rsidRDefault="00A25D82" w:rsidP="00827111">
      <w:pPr>
        <w:tabs>
          <w:tab w:val="left" w:pos="-709"/>
        </w:tabs>
        <w:spacing w:line="360" w:lineRule="auto"/>
        <w:ind w:right="-81" w:firstLine="284"/>
        <w:jc w:val="both"/>
        <w:rPr>
          <w:rFonts w:ascii="Times New Roman" w:hAnsi="Times New Roman" w:cs="Times New Roman"/>
          <w:color w:val="auto"/>
          <w:szCs w:val="22"/>
        </w:rPr>
      </w:pPr>
    </w:p>
    <w:p w14:paraId="14A9F72E" w14:textId="77777777" w:rsidR="00A25D82" w:rsidRDefault="00A25D82" w:rsidP="00827111">
      <w:pPr>
        <w:tabs>
          <w:tab w:val="left" w:pos="-709"/>
        </w:tabs>
        <w:spacing w:line="360" w:lineRule="auto"/>
        <w:ind w:right="-81" w:firstLine="284"/>
        <w:jc w:val="both"/>
        <w:rPr>
          <w:rFonts w:ascii="Times New Roman" w:hAnsi="Times New Roman" w:cs="Times New Roman"/>
          <w:color w:val="auto"/>
          <w:szCs w:val="22"/>
        </w:rPr>
      </w:pPr>
    </w:p>
    <w:p w14:paraId="577C67A4" w14:textId="77777777" w:rsidR="00A25D82" w:rsidRDefault="00A25D82" w:rsidP="00827111">
      <w:pPr>
        <w:tabs>
          <w:tab w:val="left" w:pos="-709"/>
        </w:tabs>
        <w:spacing w:line="360" w:lineRule="auto"/>
        <w:ind w:right="-81" w:firstLine="284"/>
        <w:jc w:val="both"/>
        <w:rPr>
          <w:rFonts w:ascii="Times New Roman" w:hAnsi="Times New Roman" w:cs="Times New Roman"/>
          <w:color w:val="auto"/>
          <w:szCs w:val="22"/>
        </w:rPr>
      </w:pPr>
    </w:p>
    <w:p w14:paraId="5AA0E6CD" w14:textId="77777777" w:rsidR="00A25D82" w:rsidRPr="00904193" w:rsidRDefault="00A25D82" w:rsidP="00827111">
      <w:pPr>
        <w:tabs>
          <w:tab w:val="left" w:pos="-709"/>
        </w:tabs>
        <w:spacing w:line="360" w:lineRule="auto"/>
        <w:ind w:right="-81" w:firstLine="284"/>
        <w:jc w:val="both"/>
        <w:rPr>
          <w:rFonts w:ascii="Times New Roman" w:hAnsi="Times New Roman" w:cs="Times New Roman"/>
          <w:color w:val="auto"/>
          <w:szCs w:val="22"/>
        </w:rPr>
      </w:pPr>
    </w:p>
    <w:p w14:paraId="7CA2C478" w14:textId="77777777" w:rsidR="00904193" w:rsidRDefault="00904193" w:rsidP="009F57BF">
      <w:pPr>
        <w:tabs>
          <w:tab w:val="left" w:pos="-709"/>
        </w:tabs>
        <w:spacing w:line="360" w:lineRule="auto"/>
        <w:ind w:right="-81"/>
        <w:jc w:val="both"/>
        <w:rPr>
          <w:rFonts w:ascii="Times New Roman" w:hAnsi="Times New Roman" w:cs="Times New Roman"/>
          <w:color w:val="auto"/>
          <w:szCs w:val="22"/>
        </w:rPr>
      </w:pPr>
    </w:p>
    <w:p w14:paraId="1AEEAE37" w14:textId="77777777" w:rsidR="00887FBF" w:rsidRPr="00904193" w:rsidRDefault="00887FBF" w:rsidP="009F57BF">
      <w:pPr>
        <w:tabs>
          <w:tab w:val="left" w:pos="-709"/>
        </w:tabs>
        <w:spacing w:line="360" w:lineRule="auto"/>
        <w:ind w:right="-81"/>
        <w:jc w:val="both"/>
        <w:rPr>
          <w:rFonts w:ascii="Times New Roman" w:hAnsi="Times New Roman" w:cs="Times New Roman"/>
          <w:color w:val="auto"/>
          <w:szCs w:val="22"/>
        </w:rPr>
      </w:pPr>
    </w:p>
    <w:p w14:paraId="3FF46A2A" w14:textId="700A8C85" w:rsidR="00E54161" w:rsidRPr="00851DAF" w:rsidRDefault="002A71A2" w:rsidP="0034240E">
      <w:pPr>
        <w:tabs>
          <w:tab w:val="left" w:pos="-709"/>
        </w:tabs>
        <w:spacing w:line="360" w:lineRule="auto"/>
        <w:ind w:right="-81"/>
        <w:jc w:val="center"/>
        <w:rPr>
          <w:rFonts w:ascii="Times New Roman" w:hAnsi="Times New Roman" w:cs="Times New Roman"/>
          <w:color w:val="auto"/>
          <w:szCs w:val="22"/>
        </w:rPr>
      </w:pPr>
      <w:r>
        <w:rPr>
          <w:rFonts w:ascii="Times New Roman" w:hAnsi="Times New Roman" w:cs="Times New Roman"/>
          <w:b/>
          <w:color w:val="auto"/>
          <w:szCs w:val="22"/>
        </w:rPr>
        <w:lastRenderedPageBreak/>
        <w:t>Πίνακας 1</w:t>
      </w:r>
      <w:r w:rsidR="00827111" w:rsidRPr="00827111">
        <w:rPr>
          <w:rFonts w:ascii="Times New Roman" w:hAnsi="Times New Roman" w:cs="Times New Roman"/>
          <w:b/>
          <w:color w:val="auto"/>
          <w:szCs w:val="22"/>
        </w:rPr>
        <w:t>4</w:t>
      </w:r>
      <w:r w:rsidR="00AE4A2B" w:rsidRPr="003F3E1B">
        <w:rPr>
          <w:rFonts w:ascii="Times New Roman" w:hAnsi="Times New Roman" w:cs="Times New Roman"/>
          <w:b/>
          <w:color w:val="auto"/>
          <w:szCs w:val="22"/>
        </w:rPr>
        <w:t>.</w:t>
      </w:r>
      <w:r w:rsidR="006917F7">
        <w:rPr>
          <w:rFonts w:ascii="Times New Roman" w:hAnsi="Times New Roman" w:cs="Times New Roman"/>
          <w:color w:val="auto"/>
          <w:szCs w:val="22"/>
        </w:rPr>
        <w:t xml:space="preserve"> Συνεισφορά κάθε μεταβλητής στη</w:t>
      </w:r>
      <w:r w:rsidR="00AE4A2B">
        <w:rPr>
          <w:rFonts w:ascii="Times New Roman" w:hAnsi="Times New Roman" w:cs="Times New Roman"/>
          <w:color w:val="auto"/>
          <w:szCs w:val="22"/>
        </w:rPr>
        <w:t xml:space="preserve"> </w:t>
      </w:r>
      <w:r w:rsidR="00AE4A2B">
        <w:rPr>
          <w:rFonts w:ascii="Times New Roman" w:hAnsi="Times New Roman" w:cs="Times New Roman"/>
          <w:color w:val="auto"/>
          <w:szCs w:val="22"/>
          <w:lang w:val="en-US"/>
        </w:rPr>
        <w:t>final</w:t>
      </w:r>
      <w:r w:rsidR="00AE4A2B" w:rsidRPr="00AE4A2B">
        <w:rPr>
          <w:rFonts w:ascii="Times New Roman" w:hAnsi="Times New Roman" w:cs="Times New Roman"/>
          <w:color w:val="auto"/>
          <w:szCs w:val="22"/>
        </w:rPr>
        <w:t xml:space="preserve"> </w:t>
      </w:r>
      <w:r w:rsidR="00AE4A2B">
        <w:rPr>
          <w:rFonts w:ascii="Times New Roman" w:hAnsi="Times New Roman" w:cs="Times New Roman"/>
          <w:color w:val="auto"/>
          <w:szCs w:val="22"/>
          <w:lang w:val="en-US"/>
        </w:rPr>
        <w:t>note</w:t>
      </w:r>
    </w:p>
    <w:p w14:paraId="1E99AB39" w14:textId="77777777" w:rsidR="000B3B4E" w:rsidRPr="00AE4A2B" w:rsidRDefault="000B3B4E" w:rsidP="0034240E">
      <w:pPr>
        <w:tabs>
          <w:tab w:val="left" w:pos="-709"/>
        </w:tabs>
        <w:spacing w:line="360" w:lineRule="auto"/>
        <w:ind w:right="-81"/>
        <w:jc w:val="center"/>
        <w:rPr>
          <w:rFonts w:ascii="Times New Roman" w:hAnsi="Times New Roman" w:cs="Times New Roman"/>
          <w:color w:val="auto"/>
          <w:szCs w:val="22"/>
        </w:rPr>
      </w:pPr>
    </w:p>
    <w:tbl>
      <w:tblPr>
        <w:tblStyle w:val="TableGrid"/>
        <w:tblW w:w="0" w:type="auto"/>
        <w:tblLook w:val="04A0" w:firstRow="1" w:lastRow="0" w:firstColumn="1" w:lastColumn="0" w:noHBand="0" w:noVBand="1"/>
      </w:tblPr>
      <w:tblGrid>
        <w:gridCol w:w="3210"/>
        <w:gridCol w:w="2900"/>
        <w:gridCol w:w="2752"/>
      </w:tblGrid>
      <w:tr w:rsidR="00E54161" w:rsidRPr="00832F25" w14:paraId="16B33CA8" w14:textId="77777777" w:rsidTr="00692918">
        <w:tc>
          <w:tcPr>
            <w:tcW w:w="3210" w:type="dxa"/>
          </w:tcPr>
          <w:p w14:paraId="084A6BA6" w14:textId="77777777" w:rsidR="00E54161" w:rsidRPr="00261F72" w:rsidRDefault="00E54161" w:rsidP="00692918">
            <w:pPr>
              <w:tabs>
                <w:tab w:val="left" w:pos="-709"/>
              </w:tabs>
              <w:spacing w:line="360" w:lineRule="auto"/>
              <w:ind w:right="-81"/>
              <w:jc w:val="center"/>
              <w:rPr>
                <w:rFonts w:ascii="Times New Roman" w:hAnsi="Times New Roman" w:cs="Times New Roman"/>
                <w:color w:val="000000" w:themeColor="text1"/>
                <w:szCs w:val="22"/>
              </w:rPr>
            </w:pPr>
            <w:r w:rsidRPr="00261F72">
              <w:rPr>
                <w:rFonts w:ascii="Times New Roman" w:hAnsi="Times New Roman" w:cs="Times New Roman"/>
                <w:color w:val="000000" w:themeColor="text1"/>
                <w:szCs w:val="22"/>
              </w:rPr>
              <w:t>Μεταβλητές</w:t>
            </w:r>
          </w:p>
        </w:tc>
        <w:tc>
          <w:tcPr>
            <w:tcW w:w="2900" w:type="dxa"/>
          </w:tcPr>
          <w:p w14:paraId="2A106CCA" w14:textId="5F11EB35" w:rsidR="00E54161" w:rsidRPr="00261F72" w:rsidRDefault="00827111" w:rsidP="00692918">
            <w:pPr>
              <w:tabs>
                <w:tab w:val="left" w:pos="-709"/>
              </w:tabs>
              <w:spacing w:line="360" w:lineRule="auto"/>
              <w:ind w:right="-81"/>
              <w:jc w:val="center"/>
              <w:rPr>
                <w:rFonts w:ascii="Times New Roman" w:hAnsi="Times New Roman" w:cs="Times New Roman"/>
                <w:color w:val="000000" w:themeColor="text1"/>
                <w:szCs w:val="22"/>
              </w:rPr>
            </w:pPr>
            <w:r w:rsidRPr="00261F72">
              <w:rPr>
                <w:rFonts w:ascii="Times New Roman" w:hAnsi="Times New Roman" w:cs="Times New Roman"/>
                <w:color w:val="000000" w:themeColor="text1"/>
                <w:szCs w:val="22"/>
              </w:rPr>
              <w:t>Επιδράσεις</w:t>
            </w:r>
          </w:p>
        </w:tc>
        <w:tc>
          <w:tcPr>
            <w:tcW w:w="2752" w:type="dxa"/>
          </w:tcPr>
          <w:p w14:paraId="532A3EAC" w14:textId="34C5B37F" w:rsidR="00E54161" w:rsidRPr="00261F72" w:rsidRDefault="00827111" w:rsidP="00692918">
            <w:pPr>
              <w:tabs>
                <w:tab w:val="left" w:pos="-709"/>
              </w:tabs>
              <w:spacing w:line="360" w:lineRule="auto"/>
              <w:ind w:right="-81"/>
              <w:jc w:val="center"/>
              <w:rPr>
                <w:rFonts w:ascii="Times New Roman" w:hAnsi="Times New Roman" w:cs="Times New Roman"/>
                <w:color w:val="000000" w:themeColor="text1"/>
                <w:szCs w:val="22"/>
              </w:rPr>
            </w:pPr>
            <w:r w:rsidRPr="00261F72">
              <w:rPr>
                <w:rFonts w:ascii="Times New Roman" w:hAnsi="Times New Roman" w:cs="Times New Roman"/>
                <w:color w:val="000000" w:themeColor="text1"/>
                <w:szCs w:val="22"/>
              </w:rPr>
              <w:t>Στατιστική Σημαντικότητα Επιδράσεων (</w:t>
            </w:r>
            <w:r w:rsidR="00E54161" w:rsidRPr="00261F72">
              <w:rPr>
                <w:rFonts w:ascii="Times New Roman" w:hAnsi="Times New Roman" w:cs="Times New Roman"/>
                <w:color w:val="000000" w:themeColor="text1"/>
                <w:szCs w:val="22"/>
                <w:lang w:val="en-US"/>
              </w:rPr>
              <w:t>Sig</w:t>
            </w:r>
            <w:r w:rsidRPr="00261F72">
              <w:rPr>
                <w:rFonts w:ascii="Times New Roman" w:hAnsi="Times New Roman" w:cs="Times New Roman"/>
                <w:color w:val="000000" w:themeColor="text1"/>
                <w:szCs w:val="22"/>
              </w:rPr>
              <w:t>)</w:t>
            </w:r>
          </w:p>
        </w:tc>
      </w:tr>
      <w:tr w:rsidR="00E54161" w:rsidRPr="00832F25" w14:paraId="301F914B" w14:textId="77777777" w:rsidTr="00692918">
        <w:tc>
          <w:tcPr>
            <w:tcW w:w="3210" w:type="dxa"/>
          </w:tcPr>
          <w:p w14:paraId="752AA948" w14:textId="77777777" w:rsidR="00E54161" w:rsidRPr="00FE3D59" w:rsidRDefault="00E54161" w:rsidP="00692918">
            <w:pPr>
              <w:tabs>
                <w:tab w:val="left" w:pos="-709"/>
              </w:tabs>
              <w:spacing w:line="360" w:lineRule="auto"/>
              <w:ind w:right="-81"/>
              <w:jc w:val="center"/>
              <w:rPr>
                <w:rFonts w:ascii="Times New Roman" w:hAnsi="Times New Roman" w:cs="Times New Roman"/>
                <w:color w:val="auto"/>
                <w:szCs w:val="22"/>
              </w:rPr>
            </w:pPr>
            <w:r w:rsidRPr="00832F25">
              <w:rPr>
                <w:rFonts w:ascii="Times New Roman" w:hAnsi="Times New Roman" w:cs="Times New Roman"/>
                <w:color w:val="auto"/>
                <w:szCs w:val="22"/>
                <w:lang w:val="en-US"/>
              </w:rPr>
              <w:t>Moodle use capability perceptions</w:t>
            </w:r>
            <w:r w:rsidR="00FE3D59">
              <w:rPr>
                <w:rFonts w:ascii="Times New Roman" w:hAnsi="Times New Roman" w:cs="Times New Roman"/>
                <w:color w:val="auto"/>
                <w:szCs w:val="22"/>
                <w:lang w:val="en-US"/>
              </w:rPr>
              <w:t xml:space="preserve"> </w:t>
            </w:r>
          </w:p>
        </w:tc>
        <w:tc>
          <w:tcPr>
            <w:tcW w:w="2900" w:type="dxa"/>
          </w:tcPr>
          <w:p w14:paraId="00AD2E77" w14:textId="77777777" w:rsidR="00E54161" w:rsidRPr="00261F72"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261F72">
              <w:rPr>
                <w:rFonts w:ascii="Times New Roman" w:hAnsi="Times New Roman" w:cs="Times New Roman"/>
                <w:color w:val="auto"/>
                <w:szCs w:val="22"/>
                <w:lang w:val="en-US"/>
              </w:rPr>
              <w:t>0,20</w:t>
            </w:r>
          </w:p>
        </w:tc>
        <w:tc>
          <w:tcPr>
            <w:tcW w:w="2752" w:type="dxa"/>
          </w:tcPr>
          <w:p w14:paraId="0EDC2FB9" w14:textId="77777777" w:rsidR="00E54161" w:rsidRPr="00261F72"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261F72">
              <w:rPr>
                <w:rFonts w:ascii="Times New Roman" w:hAnsi="Times New Roman" w:cs="Times New Roman"/>
                <w:color w:val="auto"/>
                <w:szCs w:val="22"/>
                <w:lang w:val="en-US"/>
              </w:rPr>
              <w:t>0,00</w:t>
            </w:r>
          </w:p>
        </w:tc>
      </w:tr>
      <w:tr w:rsidR="00E54161" w:rsidRPr="00832F25" w14:paraId="1BB1507A" w14:textId="77777777" w:rsidTr="00692918">
        <w:tc>
          <w:tcPr>
            <w:tcW w:w="3210" w:type="dxa"/>
          </w:tcPr>
          <w:p w14:paraId="4615BB5B" w14:textId="77777777" w:rsidR="00E54161" w:rsidRPr="00FE3D59" w:rsidRDefault="00E54161" w:rsidP="00692918">
            <w:pPr>
              <w:tabs>
                <w:tab w:val="left" w:pos="-709"/>
              </w:tabs>
              <w:spacing w:line="360" w:lineRule="auto"/>
              <w:ind w:right="-81"/>
              <w:jc w:val="center"/>
              <w:rPr>
                <w:rFonts w:ascii="Times New Roman" w:hAnsi="Times New Roman" w:cs="Times New Roman"/>
                <w:color w:val="auto"/>
                <w:szCs w:val="22"/>
              </w:rPr>
            </w:pPr>
            <w:r w:rsidRPr="00832F25">
              <w:rPr>
                <w:rFonts w:ascii="Times New Roman" w:hAnsi="Times New Roman" w:cs="Times New Roman"/>
                <w:color w:val="auto"/>
                <w:szCs w:val="22"/>
                <w:lang w:val="en-US"/>
              </w:rPr>
              <w:t>Total of id</w:t>
            </w:r>
            <w:r w:rsidR="00FE3D59">
              <w:rPr>
                <w:rFonts w:ascii="Times New Roman" w:hAnsi="Times New Roman" w:cs="Times New Roman"/>
                <w:color w:val="auto"/>
                <w:szCs w:val="22"/>
                <w:lang w:val="en-US"/>
              </w:rPr>
              <w:t xml:space="preserve"> </w:t>
            </w:r>
          </w:p>
        </w:tc>
        <w:tc>
          <w:tcPr>
            <w:tcW w:w="2900" w:type="dxa"/>
          </w:tcPr>
          <w:p w14:paraId="4AC170BB" w14:textId="77777777" w:rsidR="00E54161" w:rsidRPr="00261F72"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261F72">
              <w:rPr>
                <w:rFonts w:ascii="Times New Roman" w:hAnsi="Times New Roman" w:cs="Times New Roman"/>
                <w:color w:val="auto"/>
                <w:szCs w:val="22"/>
                <w:lang w:val="en-US"/>
              </w:rPr>
              <w:t>0,13</w:t>
            </w:r>
          </w:p>
        </w:tc>
        <w:tc>
          <w:tcPr>
            <w:tcW w:w="2752" w:type="dxa"/>
          </w:tcPr>
          <w:p w14:paraId="7A0E8FD8" w14:textId="77777777" w:rsidR="00E54161" w:rsidRPr="006B5EA7"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6B5EA7">
              <w:rPr>
                <w:rFonts w:ascii="Times New Roman" w:hAnsi="Times New Roman" w:cs="Times New Roman"/>
                <w:color w:val="auto"/>
                <w:szCs w:val="22"/>
                <w:lang w:val="en-US"/>
              </w:rPr>
              <w:t>0,78</w:t>
            </w:r>
          </w:p>
        </w:tc>
      </w:tr>
      <w:tr w:rsidR="00E54161" w:rsidRPr="00832F25" w14:paraId="58B8CA29" w14:textId="77777777" w:rsidTr="00692918">
        <w:tc>
          <w:tcPr>
            <w:tcW w:w="3210" w:type="dxa"/>
          </w:tcPr>
          <w:p w14:paraId="7C69074C" w14:textId="77777777" w:rsidR="00E54161" w:rsidRPr="00FE3D59" w:rsidRDefault="00E54161" w:rsidP="00692918">
            <w:pPr>
              <w:tabs>
                <w:tab w:val="left" w:pos="-709"/>
              </w:tabs>
              <w:spacing w:line="360" w:lineRule="auto"/>
              <w:ind w:right="-81"/>
              <w:jc w:val="center"/>
              <w:rPr>
                <w:rFonts w:ascii="Times New Roman" w:hAnsi="Times New Roman" w:cs="Times New Roman"/>
                <w:color w:val="auto"/>
                <w:szCs w:val="22"/>
              </w:rPr>
            </w:pPr>
            <w:r w:rsidRPr="00832F25">
              <w:rPr>
                <w:rFonts w:ascii="Times New Roman" w:hAnsi="Times New Roman" w:cs="Times New Roman"/>
                <w:color w:val="auto"/>
                <w:szCs w:val="22"/>
                <w:lang w:val="en-US"/>
              </w:rPr>
              <w:t>Questionnaire view</w:t>
            </w:r>
            <w:r w:rsidR="00FE3D59">
              <w:rPr>
                <w:rFonts w:ascii="Times New Roman" w:hAnsi="Times New Roman" w:cs="Times New Roman"/>
                <w:color w:val="auto"/>
                <w:szCs w:val="22"/>
                <w:lang w:val="en-US"/>
              </w:rPr>
              <w:t xml:space="preserve"> </w:t>
            </w:r>
          </w:p>
        </w:tc>
        <w:tc>
          <w:tcPr>
            <w:tcW w:w="2900" w:type="dxa"/>
          </w:tcPr>
          <w:p w14:paraId="6449EA8A" w14:textId="77777777" w:rsidR="00E54161" w:rsidRPr="00261F72"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261F72">
              <w:rPr>
                <w:rFonts w:ascii="Times New Roman" w:hAnsi="Times New Roman" w:cs="Times New Roman"/>
                <w:color w:val="auto"/>
                <w:szCs w:val="22"/>
                <w:lang w:val="en-US"/>
              </w:rPr>
              <w:t>-0,09</w:t>
            </w:r>
          </w:p>
        </w:tc>
        <w:tc>
          <w:tcPr>
            <w:tcW w:w="2752" w:type="dxa"/>
          </w:tcPr>
          <w:p w14:paraId="02B79AC3" w14:textId="77777777" w:rsidR="00E54161" w:rsidRPr="006B5EA7"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6B5EA7">
              <w:rPr>
                <w:rFonts w:ascii="Times New Roman" w:hAnsi="Times New Roman" w:cs="Times New Roman"/>
                <w:color w:val="auto"/>
                <w:szCs w:val="22"/>
                <w:lang w:val="en-US"/>
              </w:rPr>
              <w:t>0,58</w:t>
            </w:r>
          </w:p>
        </w:tc>
      </w:tr>
      <w:tr w:rsidR="00E54161" w:rsidRPr="00832F25" w14:paraId="42C31400" w14:textId="77777777" w:rsidTr="00692918">
        <w:tc>
          <w:tcPr>
            <w:tcW w:w="3210" w:type="dxa"/>
          </w:tcPr>
          <w:p w14:paraId="44305DE4" w14:textId="77777777" w:rsidR="00E54161" w:rsidRPr="00FE3D59" w:rsidRDefault="00E54161" w:rsidP="00692918">
            <w:pPr>
              <w:tabs>
                <w:tab w:val="left" w:pos="-709"/>
              </w:tabs>
              <w:spacing w:line="360" w:lineRule="auto"/>
              <w:ind w:right="-81"/>
              <w:jc w:val="center"/>
              <w:rPr>
                <w:rFonts w:ascii="Times New Roman" w:hAnsi="Times New Roman" w:cs="Times New Roman"/>
                <w:color w:val="auto"/>
                <w:szCs w:val="22"/>
              </w:rPr>
            </w:pPr>
            <w:r w:rsidRPr="00832F25">
              <w:rPr>
                <w:rFonts w:ascii="Times New Roman" w:hAnsi="Times New Roman" w:cs="Times New Roman"/>
                <w:color w:val="auto"/>
                <w:szCs w:val="22"/>
                <w:lang w:val="en-US"/>
              </w:rPr>
              <w:t>Course view</w:t>
            </w:r>
          </w:p>
        </w:tc>
        <w:tc>
          <w:tcPr>
            <w:tcW w:w="2900" w:type="dxa"/>
          </w:tcPr>
          <w:p w14:paraId="0E8EB9E4" w14:textId="77777777" w:rsidR="00E54161" w:rsidRPr="00261F72"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261F72">
              <w:rPr>
                <w:rFonts w:ascii="Times New Roman" w:hAnsi="Times New Roman" w:cs="Times New Roman"/>
                <w:color w:val="auto"/>
                <w:szCs w:val="22"/>
                <w:lang w:val="en-US"/>
              </w:rPr>
              <w:t>0,08</w:t>
            </w:r>
          </w:p>
        </w:tc>
        <w:tc>
          <w:tcPr>
            <w:tcW w:w="2752" w:type="dxa"/>
          </w:tcPr>
          <w:p w14:paraId="147E0CF0" w14:textId="77777777" w:rsidR="00E54161" w:rsidRPr="006B5EA7"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6B5EA7">
              <w:rPr>
                <w:rFonts w:ascii="Times New Roman" w:hAnsi="Times New Roman" w:cs="Times New Roman"/>
                <w:color w:val="auto"/>
                <w:szCs w:val="22"/>
                <w:lang w:val="en-US"/>
              </w:rPr>
              <w:t>0,60</w:t>
            </w:r>
          </w:p>
        </w:tc>
      </w:tr>
      <w:tr w:rsidR="00E54161" w:rsidRPr="00832F25" w14:paraId="4F50E52B" w14:textId="77777777" w:rsidTr="00692918">
        <w:tc>
          <w:tcPr>
            <w:tcW w:w="3210" w:type="dxa"/>
          </w:tcPr>
          <w:p w14:paraId="50E32269" w14:textId="77777777" w:rsidR="00E54161" w:rsidRPr="00FE3D59" w:rsidRDefault="00E54161" w:rsidP="00692918">
            <w:pPr>
              <w:tabs>
                <w:tab w:val="left" w:pos="-709"/>
              </w:tabs>
              <w:spacing w:line="360" w:lineRule="auto"/>
              <w:ind w:right="-81"/>
              <w:jc w:val="center"/>
              <w:rPr>
                <w:rFonts w:ascii="Times New Roman" w:hAnsi="Times New Roman" w:cs="Times New Roman"/>
                <w:color w:val="auto"/>
                <w:szCs w:val="22"/>
              </w:rPr>
            </w:pPr>
            <w:r w:rsidRPr="00832F25">
              <w:rPr>
                <w:rFonts w:ascii="Times New Roman" w:hAnsi="Times New Roman" w:cs="Times New Roman"/>
                <w:color w:val="auto"/>
                <w:szCs w:val="22"/>
                <w:lang w:val="en-US"/>
              </w:rPr>
              <w:t>Glossary view</w:t>
            </w:r>
          </w:p>
        </w:tc>
        <w:tc>
          <w:tcPr>
            <w:tcW w:w="2900" w:type="dxa"/>
          </w:tcPr>
          <w:p w14:paraId="34ABEAE4" w14:textId="77777777" w:rsidR="00E54161" w:rsidRPr="00261F72"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261F72">
              <w:rPr>
                <w:rFonts w:ascii="Times New Roman" w:hAnsi="Times New Roman" w:cs="Times New Roman"/>
                <w:color w:val="auto"/>
                <w:szCs w:val="22"/>
                <w:lang w:val="en-US"/>
              </w:rPr>
              <w:t>0,07</w:t>
            </w:r>
          </w:p>
        </w:tc>
        <w:tc>
          <w:tcPr>
            <w:tcW w:w="2752" w:type="dxa"/>
          </w:tcPr>
          <w:p w14:paraId="425EF103" w14:textId="77777777" w:rsidR="00E54161" w:rsidRPr="006B5EA7"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6B5EA7">
              <w:rPr>
                <w:rFonts w:ascii="Times New Roman" w:hAnsi="Times New Roman" w:cs="Times New Roman"/>
                <w:color w:val="auto"/>
                <w:szCs w:val="22"/>
                <w:lang w:val="en-US"/>
              </w:rPr>
              <w:t>0,28</w:t>
            </w:r>
          </w:p>
        </w:tc>
      </w:tr>
      <w:tr w:rsidR="00E54161" w:rsidRPr="00832F25" w14:paraId="50060D39" w14:textId="77777777" w:rsidTr="00692918">
        <w:tc>
          <w:tcPr>
            <w:tcW w:w="3210" w:type="dxa"/>
          </w:tcPr>
          <w:p w14:paraId="6D747DBB" w14:textId="77777777" w:rsidR="00E54161" w:rsidRPr="00FE3D59" w:rsidRDefault="00E54161" w:rsidP="00692918">
            <w:pPr>
              <w:tabs>
                <w:tab w:val="left" w:pos="-709"/>
              </w:tabs>
              <w:spacing w:line="360" w:lineRule="auto"/>
              <w:ind w:right="-81"/>
              <w:jc w:val="center"/>
              <w:rPr>
                <w:rFonts w:ascii="Times New Roman" w:hAnsi="Times New Roman" w:cs="Times New Roman"/>
                <w:color w:val="auto"/>
                <w:szCs w:val="22"/>
              </w:rPr>
            </w:pPr>
            <w:r w:rsidRPr="00832F25">
              <w:rPr>
                <w:rFonts w:ascii="Times New Roman" w:hAnsi="Times New Roman" w:cs="Times New Roman"/>
                <w:color w:val="auto"/>
                <w:szCs w:val="22"/>
                <w:lang w:val="en-US"/>
              </w:rPr>
              <w:t>User view</w:t>
            </w:r>
            <w:r w:rsidR="00FE3D59">
              <w:rPr>
                <w:rFonts w:ascii="Times New Roman" w:hAnsi="Times New Roman" w:cs="Times New Roman"/>
                <w:color w:val="auto"/>
                <w:szCs w:val="22"/>
                <w:lang w:val="en-US"/>
              </w:rPr>
              <w:t xml:space="preserve"> </w:t>
            </w:r>
          </w:p>
        </w:tc>
        <w:tc>
          <w:tcPr>
            <w:tcW w:w="2900" w:type="dxa"/>
          </w:tcPr>
          <w:p w14:paraId="29086A58" w14:textId="77777777" w:rsidR="00E54161" w:rsidRPr="00261F72"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261F72">
              <w:rPr>
                <w:rFonts w:ascii="Times New Roman" w:hAnsi="Times New Roman" w:cs="Times New Roman"/>
                <w:color w:val="auto"/>
                <w:szCs w:val="22"/>
                <w:lang w:val="en-US"/>
              </w:rPr>
              <w:t>-0,07</w:t>
            </w:r>
          </w:p>
        </w:tc>
        <w:tc>
          <w:tcPr>
            <w:tcW w:w="2752" w:type="dxa"/>
          </w:tcPr>
          <w:p w14:paraId="42E46BBD" w14:textId="77777777" w:rsidR="00E54161" w:rsidRPr="006B5EA7"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6B5EA7">
              <w:rPr>
                <w:rFonts w:ascii="Times New Roman" w:hAnsi="Times New Roman" w:cs="Times New Roman"/>
                <w:color w:val="auto"/>
                <w:szCs w:val="22"/>
                <w:lang w:val="en-US"/>
              </w:rPr>
              <w:t>0,47</w:t>
            </w:r>
          </w:p>
        </w:tc>
      </w:tr>
      <w:tr w:rsidR="00E54161" w:rsidRPr="00832F25" w14:paraId="2C578BB0" w14:textId="77777777" w:rsidTr="00692918">
        <w:tc>
          <w:tcPr>
            <w:tcW w:w="3210" w:type="dxa"/>
          </w:tcPr>
          <w:p w14:paraId="13361C33" w14:textId="77777777" w:rsidR="00E54161" w:rsidRPr="00FE3D59" w:rsidRDefault="00E54161" w:rsidP="00692918">
            <w:pPr>
              <w:tabs>
                <w:tab w:val="left" w:pos="-709"/>
              </w:tabs>
              <w:spacing w:line="360" w:lineRule="auto"/>
              <w:ind w:right="-81"/>
              <w:jc w:val="center"/>
              <w:rPr>
                <w:rFonts w:ascii="Times New Roman" w:hAnsi="Times New Roman" w:cs="Times New Roman"/>
                <w:color w:val="auto"/>
                <w:szCs w:val="22"/>
              </w:rPr>
            </w:pPr>
            <w:r w:rsidRPr="00832F25">
              <w:rPr>
                <w:rFonts w:ascii="Times New Roman" w:hAnsi="Times New Roman" w:cs="Times New Roman"/>
                <w:color w:val="auto"/>
                <w:szCs w:val="22"/>
                <w:lang w:val="en-US"/>
              </w:rPr>
              <w:t>User view all</w:t>
            </w:r>
            <w:r w:rsidR="00FE3D59">
              <w:rPr>
                <w:rFonts w:ascii="Times New Roman" w:hAnsi="Times New Roman" w:cs="Times New Roman"/>
                <w:color w:val="auto"/>
                <w:szCs w:val="22"/>
                <w:lang w:val="en-US"/>
              </w:rPr>
              <w:t xml:space="preserve"> </w:t>
            </w:r>
          </w:p>
        </w:tc>
        <w:tc>
          <w:tcPr>
            <w:tcW w:w="2900" w:type="dxa"/>
          </w:tcPr>
          <w:p w14:paraId="1DE497DD" w14:textId="77777777" w:rsidR="00E54161" w:rsidRPr="00261F72"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261F72">
              <w:rPr>
                <w:rFonts w:ascii="Times New Roman" w:hAnsi="Times New Roman" w:cs="Times New Roman"/>
                <w:color w:val="auto"/>
                <w:szCs w:val="22"/>
                <w:lang w:val="en-US"/>
              </w:rPr>
              <w:t>0,06</w:t>
            </w:r>
          </w:p>
        </w:tc>
        <w:tc>
          <w:tcPr>
            <w:tcW w:w="2752" w:type="dxa"/>
          </w:tcPr>
          <w:p w14:paraId="65A2A9C3" w14:textId="77777777" w:rsidR="00E54161" w:rsidRPr="006B5EA7"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6B5EA7">
              <w:rPr>
                <w:rFonts w:ascii="Times New Roman" w:hAnsi="Times New Roman" w:cs="Times New Roman"/>
                <w:color w:val="auto"/>
                <w:szCs w:val="22"/>
                <w:lang w:val="en-US"/>
              </w:rPr>
              <w:t>0,43</w:t>
            </w:r>
          </w:p>
        </w:tc>
      </w:tr>
      <w:tr w:rsidR="00E54161" w:rsidRPr="00832F25" w14:paraId="0B64A55A" w14:textId="77777777" w:rsidTr="00692918">
        <w:tc>
          <w:tcPr>
            <w:tcW w:w="3210" w:type="dxa"/>
          </w:tcPr>
          <w:p w14:paraId="35969D5B" w14:textId="77777777" w:rsidR="00E54161" w:rsidRPr="00FE3D59" w:rsidRDefault="00E54161" w:rsidP="00692918">
            <w:pPr>
              <w:tabs>
                <w:tab w:val="left" w:pos="-709"/>
              </w:tabs>
              <w:spacing w:line="360" w:lineRule="auto"/>
              <w:ind w:right="-81"/>
              <w:jc w:val="center"/>
              <w:rPr>
                <w:rFonts w:ascii="Times New Roman" w:hAnsi="Times New Roman" w:cs="Times New Roman"/>
                <w:color w:val="auto"/>
                <w:szCs w:val="22"/>
              </w:rPr>
            </w:pPr>
            <w:r w:rsidRPr="00832F25">
              <w:rPr>
                <w:rFonts w:ascii="Times New Roman" w:hAnsi="Times New Roman" w:cs="Times New Roman"/>
                <w:color w:val="auto"/>
                <w:szCs w:val="22"/>
                <w:lang w:val="en-US"/>
              </w:rPr>
              <w:t>Perceived moodle usefulness lesson</w:t>
            </w:r>
            <w:r w:rsidR="00FE3D59">
              <w:rPr>
                <w:rFonts w:ascii="Times New Roman" w:hAnsi="Times New Roman" w:cs="Times New Roman"/>
                <w:color w:val="auto"/>
                <w:szCs w:val="22"/>
                <w:lang w:val="en-US"/>
              </w:rPr>
              <w:t xml:space="preserve"> </w:t>
            </w:r>
          </w:p>
        </w:tc>
        <w:tc>
          <w:tcPr>
            <w:tcW w:w="2900" w:type="dxa"/>
          </w:tcPr>
          <w:p w14:paraId="6E1F6B4C" w14:textId="77777777" w:rsidR="00E54161" w:rsidRPr="00261F72"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261F72">
              <w:rPr>
                <w:rFonts w:ascii="Times New Roman" w:hAnsi="Times New Roman" w:cs="Times New Roman"/>
                <w:color w:val="auto"/>
                <w:szCs w:val="22"/>
                <w:lang w:val="en-US"/>
              </w:rPr>
              <w:t>0,05</w:t>
            </w:r>
          </w:p>
        </w:tc>
        <w:tc>
          <w:tcPr>
            <w:tcW w:w="2752" w:type="dxa"/>
          </w:tcPr>
          <w:p w14:paraId="46642823" w14:textId="77777777" w:rsidR="00E54161" w:rsidRPr="006B5EA7"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6B5EA7">
              <w:rPr>
                <w:rFonts w:ascii="Times New Roman" w:hAnsi="Times New Roman" w:cs="Times New Roman"/>
                <w:color w:val="auto"/>
                <w:szCs w:val="22"/>
                <w:lang w:val="en-US"/>
              </w:rPr>
              <w:t>0,51</w:t>
            </w:r>
          </w:p>
        </w:tc>
      </w:tr>
      <w:tr w:rsidR="00E54161" w:rsidRPr="00832F25" w14:paraId="3B0A5C3E" w14:textId="77777777" w:rsidTr="00692918">
        <w:tc>
          <w:tcPr>
            <w:tcW w:w="3210" w:type="dxa"/>
          </w:tcPr>
          <w:p w14:paraId="2F2830FB" w14:textId="77777777" w:rsidR="00E54161" w:rsidRPr="00832F25" w:rsidRDefault="00E54161" w:rsidP="00FE3D59">
            <w:pPr>
              <w:tabs>
                <w:tab w:val="left" w:pos="-709"/>
              </w:tabs>
              <w:spacing w:line="360" w:lineRule="auto"/>
              <w:ind w:right="-81"/>
              <w:jc w:val="center"/>
              <w:rPr>
                <w:rFonts w:ascii="Times New Roman" w:hAnsi="Times New Roman" w:cs="Times New Roman"/>
                <w:color w:val="auto"/>
                <w:szCs w:val="22"/>
                <w:lang w:val="en-US"/>
              </w:rPr>
            </w:pPr>
            <w:r w:rsidRPr="00832F25">
              <w:rPr>
                <w:rFonts w:ascii="Times New Roman" w:hAnsi="Times New Roman" w:cs="Times New Roman"/>
                <w:color w:val="auto"/>
                <w:szCs w:val="22"/>
                <w:lang w:val="en-US"/>
              </w:rPr>
              <w:t>Forum view</w:t>
            </w:r>
            <w:r>
              <w:rPr>
                <w:rFonts w:ascii="Times New Roman" w:hAnsi="Times New Roman" w:cs="Times New Roman"/>
                <w:color w:val="auto"/>
                <w:szCs w:val="22"/>
                <w:lang w:val="en-US"/>
              </w:rPr>
              <w:t xml:space="preserve"> </w:t>
            </w:r>
          </w:p>
        </w:tc>
        <w:tc>
          <w:tcPr>
            <w:tcW w:w="2900" w:type="dxa"/>
          </w:tcPr>
          <w:p w14:paraId="33EBEB5F" w14:textId="77777777" w:rsidR="00E54161" w:rsidRPr="00261F72"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261F72">
              <w:rPr>
                <w:rFonts w:ascii="Times New Roman" w:hAnsi="Times New Roman" w:cs="Times New Roman"/>
                <w:color w:val="auto"/>
                <w:szCs w:val="22"/>
                <w:lang w:val="en-US"/>
              </w:rPr>
              <w:t>0,05</w:t>
            </w:r>
          </w:p>
        </w:tc>
        <w:tc>
          <w:tcPr>
            <w:tcW w:w="2752" w:type="dxa"/>
          </w:tcPr>
          <w:p w14:paraId="7CB15B59" w14:textId="77777777" w:rsidR="00E54161" w:rsidRPr="006B5EA7"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6B5EA7">
              <w:rPr>
                <w:rFonts w:ascii="Times New Roman" w:hAnsi="Times New Roman" w:cs="Times New Roman"/>
                <w:color w:val="auto"/>
                <w:szCs w:val="22"/>
                <w:lang w:val="en-US"/>
              </w:rPr>
              <w:t>0,58</w:t>
            </w:r>
          </w:p>
        </w:tc>
      </w:tr>
      <w:tr w:rsidR="00E54161" w:rsidRPr="00832F25" w14:paraId="1DAF50FF" w14:textId="77777777" w:rsidTr="00692918">
        <w:tc>
          <w:tcPr>
            <w:tcW w:w="3210" w:type="dxa"/>
          </w:tcPr>
          <w:p w14:paraId="17819A8E" w14:textId="77777777" w:rsidR="00E54161" w:rsidRPr="00832F25" w:rsidRDefault="00E54161" w:rsidP="00FE3D59">
            <w:pPr>
              <w:tabs>
                <w:tab w:val="left" w:pos="-709"/>
              </w:tabs>
              <w:spacing w:line="360" w:lineRule="auto"/>
              <w:ind w:right="-81"/>
              <w:jc w:val="center"/>
              <w:rPr>
                <w:rFonts w:ascii="Times New Roman" w:hAnsi="Times New Roman" w:cs="Times New Roman"/>
                <w:color w:val="auto"/>
                <w:szCs w:val="22"/>
                <w:lang w:val="en-US"/>
              </w:rPr>
            </w:pPr>
            <w:r w:rsidRPr="00832F25">
              <w:rPr>
                <w:rFonts w:ascii="Times New Roman" w:hAnsi="Times New Roman" w:cs="Times New Roman"/>
                <w:color w:val="auto"/>
                <w:szCs w:val="22"/>
                <w:lang w:val="en-US"/>
              </w:rPr>
              <w:t>Forum add post</w:t>
            </w:r>
            <w:r>
              <w:rPr>
                <w:rFonts w:ascii="Times New Roman" w:hAnsi="Times New Roman" w:cs="Times New Roman"/>
                <w:color w:val="auto"/>
                <w:szCs w:val="22"/>
                <w:lang w:val="en-US"/>
              </w:rPr>
              <w:t xml:space="preserve"> </w:t>
            </w:r>
          </w:p>
        </w:tc>
        <w:tc>
          <w:tcPr>
            <w:tcW w:w="2900" w:type="dxa"/>
          </w:tcPr>
          <w:p w14:paraId="6212FFDE" w14:textId="77777777" w:rsidR="00E54161" w:rsidRPr="00261F72"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261F72">
              <w:rPr>
                <w:rFonts w:ascii="Times New Roman" w:hAnsi="Times New Roman" w:cs="Times New Roman"/>
                <w:color w:val="auto"/>
                <w:szCs w:val="22"/>
                <w:lang w:val="en-US"/>
              </w:rPr>
              <w:t>0,03</w:t>
            </w:r>
          </w:p>
        </w:tc>
        <w:tc>
          <w:tcPr>
            <w:tcW w:w="2752" w:type="dxa"/>
          </w:tcPr>
          <w:p w14:paraId="0DEED007" w14:textId="77777777" w:rsidR="00E54161" w:rsidRPr="006B5EA7"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6B5EA7">
              <w:rPr>
                <w:rFonts w:ascii="Times New Roman" w:hAnsi="Times New Roman" w:cs="Times New Roman"/>
                <w:color w:val="auto"/>
                <w:szCs w:val="22"/>
                <w:lang w:val="en-US"/>
              </w:rPr>
              <w:t>0,58</w:t>
            </w:r>
          </w:p>
        </w:tc>
      </w:tr>
      <w:tr w:rsidR="00E54161" w:rsidRPr="00832F25" w14:paraId="36F195A7" w14:textId="77777777" w:rsidTr="00692918">
        <w:tc>
          <w:tcPr>
            <w:tcW w:w="3210" w:type="dxa"/>
          </w:tcPr>
          <w:p w14:paraId="69C2FFCE" w14:textId="77777777" w:rsidR="00E54161" w:rsidRPr="00832F25" w:rsidRDefault="00E54161" w:rsidP="00FE3D59">
            <w:pPr>
              <w:tabs>
                <w:tab w:val="left" w:pos="-709"/>
              </w:tabs>
              <w:spacing w:line="360" w:lineRule="auto"/>
              <w:ind w:right="-81"/>
              <w:jc w:val="center"/>
              <w:rPr>
                <w:rFonts w:ascii="Times New Roman" w:hAnsi="Times New Roman" w:cs="Times New Roman"/>
                <w:color w:val="auto"/>
                <w:szCs w:val="22"/>
                <w:lang w:val="en-US"/>
              </w:rPr>
            </w:pPr>
            <w:r w:rsidRPr="00832F25">
              <w:rPr>
                <w:rFonts w:ascii="Times New Roman" w:hAnsi="Times New Roman" w:cs="Times New Roman"/>
                <w:color w:val="auto"/>
                <w:szCs w:val="22"/>
                <w:lang w:val="en-US"/>
              </w:rPr>
              <w:t>Attitude about moodle</w:t>
            </w:r>
            <w:r>
              <w:rPr>
                <w:rFonts w:ascii="Times New Roman" w:hAnsi="Times New Roman" w:cs="Times New Roman"/>
                <w:color w:val="auto"/>
                <w:szCs w:val="22"/>
                <w:lang w:val="en-US"/>
              </w:rPr>
              <w:t xml:space="preserve"> </w:t>
            </w:r>
          </w:p>
        </w:tc>
        <w:tc>
          <w:tcPr>
            <w:tcW w:w="2900" w:type="dxa"/>
          </w:tcPr>
          <w:p w14:paraId="78DC7260" w14:textId="77777777" w:rsidR="00E54161" w:rsidRPr="00261F72"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261F72">
              <w:rPr>
                <w:rFonts w:ascii="Times New Roman" w:hAnsi="Times New Roman" w:cs="Times New Roman"/>
                <w:color w:val="auto"/>
                <w:szCs w:val="22"/>
                <w:lang w:val="en-US"/>
              </w:rPr>
              <w:t>-0,03</w:t>
            </w:r>
          </w:p>
        </w:tc>
        <w:tc>
          <w:tcPr>
            <w:tcW w:w="2752" w:type="dxa"/>
          </w:tcPr>
          <w:p w14:paraId="3C1CC656" w14:textId="77777777" w:rsidR="00E54161" w:rsidRPr="006B5EA7"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6B5EA7">
              <w:rPr>
                <w:rFonts w:ascii="Times New Roman" w:hAnsi="Times New Roman" w:cs="Times New Roman"/>
                <w:color w:val="auto"/>
                <w:szCs w:val="22"/>
                <w:lang w:val="en-US"/>
              </w:rPr>
              <w:t>0,56</w:t>
            </w:r>
          </w:p>
        </w:tc>
      </w:tr>
      <w:tr w:rsidR="00E54161" w:rsidRPr="00832F25" w14:paraId="34E8B22E" w14:textId="77777777" w:rsidTr="00692918">
        <w:tc>
          <w:tcPr>
            <w:tcW w:w="3210" w:type="dxa"/>
          </w:tcPr>
          <w:p w14:paraId="6D06FB49" w14:textId="77777777" w:rsidR="00E54161" w:rsidRPr="00832F25" w:rsidRDefault="00E54161" w:rsidP="00FE3D59">
            <w:pPr>
              <w:tabs>
                <w:tab w:val="left" w:pos="-709"/>
              </w:tabs>
              <w:spacing w:line="360" w:lineRule="auto"/>
              <w:ind w:right="-81"/>
              <w:jc w:val="center"/>
              <w:rPr>
                <w:rFonts w:ascii="Times New Roman" w:hAnsi="Times New Roman" w:cs="Times New Roman"/>
                <w:color w:val="auto"/>
                <w:szCs w:val="22"/>
                <w:lang w:val="en-US"/>
              </w:rPr>
            </w:pPr>
            <w:r w:rsidRPr="00832F25">
              <w:rPr>
                <w:rFonts w:ascii="Times New Roman" w:hAnsi="Times New Roman" w:cs="Times New Roman"/>
                <w:color w:val="auto"/>
                <w:szCs w:val="22"/>
                <w:lang w:val="en-US"/>
              </w:rPr>
              <w:t>Ease of moodle use perceptions</w:t>
            </w:r>
            <w:r>
              <w:rPr>
                <w:rFonts w:ascii="Times New Roman" w:hAnsi="Times New Roman" w:cs="Times New Roman"/>
                <w:color w:val="auto"/>
                <w:szCs w:val="22"/>
                <w:lang w:val="en-US"/>
              </w:rPr>
              <w:t xml:space="preserve"> </w:t>
            </w:r>
          </w:p>
        </w:tc>
        <w:tc>
          <w:tcPr>
            <w:tcW w:w="2900" w:type="dxa"/>
          </w:tcPr>
          <w:p w14:paraId="3FE314A2" w14:textId="77777777" w:rsidR="00E54161" w:rsidRPr="00261F72"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261F72">
              <w:rPr>
                <w:rFonts w:ascii="Times New Roman" w:hAnsi="Times New Roman" w:cs="Times New Roman"/>
                <w:color w:val="auto"/>
                <w:szCs w:val="22"/>
                <w:lang w:val="en-US"/>
              </w:rPr>
              <w:t>0,03</w:t>
            </w:r>
          </w:p>
        </w:tc>
        <w:tc>
          <w:tcPr>
            <w:tcW w:w="2752" w:type="dxa"/>
          </w:tcPr>
          <w:p w14:paraId="059B6119" w14:textId="77777777" w:rsidR="00E54161" w:rsidRPr="00832F25"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6B5EA7">
              <w:rPr>
                <w:rFonts w:ascii="Times New Roman" w:hAnsi="Times New Roman" w:cs="Times New Roman"/>
                <w:color w:val="auto"/>
                <w:szCs w:val="22"/>
                <w:lang w:val="en-US"/>
              </w:rPr>
              <w:t>0,57</w:t>
            </w:r>
          </w:p>
        </w:tc>
      </w:tr>
      <w:tr w:rsidR="00E54161" w:rsidRPr="00832F25" w14:paraId="7A4B9D5B" w14:textId="77777777" w:rsidTr="00692918">
        <w:tc>
          <w:tcPr>
            <w:tcW w:w="3210" w:type="dxa"/>
          </w:tcPr>
          <w:p w14:paraId="5E086E18" w14:textId="77777777" w:rsidR="00E54161" w:rsidRPr="00832F25" w:rsidRDefault="00E54161" w:rsidP="00FE3D59">
            <w:pPr>
              <w:tabs>
                <w:tab w:val="left" w:pos="-709"/>
              </w:tabs>
              <w:spacing w:line="360" w:lineRule="auto"/>
              <w:ind w:right="-81"/>
              <w:jc w:val="center"/>
              <w:rPr>
                <w:rFonts w:ascii="Times New Roman" w:hAnsi="Times New Roman" w:cs="Times New Roman"/>
                <w:color w:val="auto"/>
                <w:szCs w:val="22"/>
                <w:lang w:val="en-US"/>
              </w:rPr>
            </w:pPr>
            <w:r w:rsidRPr="00832F25">
              <w:rPr>
                <w:rFonts w:ascii="Times New Roman" w:hAnsi="Times New Roman" w:cs="Times New Roman"/>
                <w:color w:val="auto"/>
                <w:szCs w:val="22"/>
                <w:lang w:val="en-US"/>
              </w:rPr>
              <w:t>Perceived Usefullness Assignment</w:t>
            </w:r>
            <w:r>
              <w:rPr>
                <w:rFonts w:ascii="Times New Roman" w:hAnsi="Times New Roman" w:cs="Times New Roman"/>
                <w:color w:val="auto"/>
                <w:szCs w:val="22"/>
                <w:lang w:val="en-US"/>
              </w:rPr>
              <w:t xml:space="preserve"> </w:t>
            </w:r>
          </w:p>
        </w:tc>
        <w:tc>
          <w:tcPr>
            <w:tcW w:w="2900" w:type="dxa"/>
          </w:tcPr>
          <w:p w14:paraId="04747154" w14:textId="77777777" w:rsidR="00E54161" w:rsidRPr="00261F72"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261F72">
              <w:rPr>
                <w:rFonts w:ascii="Times New Roman" w:hAnsi="Times New Roman" w:cs="Times New Roman"/>
                <w:color w:val="auto"/>
                <w:szCs w:val="22"/>
                <w:lang w:val="en-US"/>
              </w:rPr>
              <w:t>0,01</w:t>
            </w:r>
          </w:p>
        </w:tc>
        <w:tc>
          <w:tcPr>
            <w:tcW w:w="2752" w:type="dxa"/>
          </w:tcPr>
          <w:p w14:paraId="022C587E" w14:textId="77777777" w:rsidR="00E54161" w:rsidRPr="006B5EA7"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6B5EA7">
              <w:rPr>
                <w:rFonts w:ascii="Times New Roman" w:hAnsi="Times New Roman" w:cs="Times New Roman"/>
                <w:color w:val="auto"/>
                <w:szCs w:val="22"/>
                <w:lang w:val="en-US"/>
              </w:rPr>
              <w:t>0,87</w:t>
            </w:r>
          </w:p>
        </w:tc>
      </w:tr>
      <w:tr w:rsidR="00E54161" w:rsidRPr="00832F25" w14:paraId="755D3CB6" w14:textId="77777777" w:rsidTr="00692918">
        <w:tc>
          <w:tcPr>
            <w:tcW w:w="3210" w:type="dxa"/>
          </w:tcPr>
          <w:p w14:paraId="41E0A61F" w14:textId="77777777" w:rsidR="00E54161" w:rsidRPr="00832F25" w:rsidRDefault="00E54161" w:rsidP="00FE3D59">
            <w:pPr>
              <w:tabs>
                <w:tab w:val="left" w:pos="-709"/>
              </w:tabs>
              <w:spacing w:line="360" w:lineRule="auto"/>
              <w:ind w:right="-81"/>
              <w:jc w:val="center"/>
              <w:rPr>
                <w:rFonts w:ascii="Times New Roman" w:hAnsi="Times New Roman" w:cs="Times New Roman"/>
                <w:color w:val="auto"/>
                <w:szCs w:val="22"/>
                <w:lang w:val="en-US"/>
              </w:rPr>
            </w:pPr>
            <w:r w:rsidRPr="00832F25">
              <w:rPr>
                <w:rFonts w:ascii="Times New Roman" w:hAnsi="Times New Roman" w:cs="Times New Roman"/>
                <w:color w:val="auto"/>
                <w:szCs w:val="22"/>
                <w:lang w:val="en-US"/>
              </w:rPr>
              <w:t>Spectrum of use</w:t>
            </w:r>
            <w:r>
              <w:rPr>
                <w:rFonts w:ascii="Times New Roman" w:hAnsi="Times New Roman" w:cs="Times New Roman"/>
                <w:color w:val="auto"/>
                <w:szCs w:val="22"/>
                <w:lang w:val="en-US"/>
              </w:rPr>
              <w:t xml:space="preserve"> </w:t>
            </w:r>
          </w:p>
        </w:tc>
        <w:tc>
          <w:tcPr>
            <w:tcW w:w="2900" w:type="dxa"/>
          </w:tcPr>
          <w:p w14:paraId="6251B99E" w14:textId="77777777" w:rsidR="00E54161" w:rsidRPr="00261F72"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261F72">
              <w:rPr>
                <w:rFonts w:ascii="Times New Roman" w:hAnsi="Times New Roman" w:cs="Times New Roman"/>
                <w:color w:val="auto"/>
                <w:szCs w:val="22"/>
                <w:lang w:val="en-US"/>
              </w:rPr>
              <w:t>-0,01</w:t>
            </w:r>
          </w:p>
        </w:tc>
        <w:tc>
          <w:tcPr>
            <w:tcW w:w="2752" w:type="dxa"/>
          </w:tcPr>
          <w:p w14:paraId="744AD1BD" w14:textId="77777777" w:rsidR="00E54161" w:rsidRPr="006B5EA7"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6B5EA7">
              <w:rPr>
                <w:rFonts w:ascii="Times New Roman" w:hAnsi="Times New Roman" w:cs="Times New Roman"/>
                <w:color w:val="auto"/>
                <w:szCs w:val="22"/>
                <w:lang w:val="en-US"/>
              </w:rPr>
              <w:t>0,91</w:t>
            </w:r>
          </w:p>
        </w:tc>
      </w:tr>
      <w:tr w:rsidR="00E54161" w:rsidRPr="00832F25" w14:paraId="7376C1B7" w14:textId="77777777" w:rsidTr="00692918">
        <w:tc>
          <w:tcPr>
            <w:tcW w:w="3210" w:type="dxa"/>
          </w:tcPr>
          <w:p w14:paraId="14EF1877" w14:textId="77777777" w:rsidR="00E54161" w:rsidRPr="00832F25" w:rsidRDefault="00E54161" w:rsidP="00FE3D59">
            <w:pPr>
              <w:tabs>
                <w:tab w:val="left" w:pos="-709"/>
              </w:tabs>
              <w:spacing w:line="360" w:lineRule="auto"/>
              <w:ind w:right="-81"/>
              <w:jc w:val="center"/>
              <w:rPr>
                <w:rFonts w:ascii="Times New Roman" w:hAnsi="Times New Roman" w:cs="Times New Roman"/>
                <w:color w:val="auto"/>
                <w:szCs w:val="22"/>
                <w:lang w:val="en-US"/>
              </w:rPr>
            </w:pPr>
            <w:r>
              <w:rPr>
                <w:rFonts w:ascii="Times New Roman" w:hAnsi="Times New Roman" w:cs="Times New Roman"/>
                <w:color w:val="auto"/>
                <w:szCs w:val="22"/>
                <w:lang w:val="en-US"/>
              </w:rPr>
              <w:t xml:space="preserve">Assignment view </w:t>
            </w:r>
          </w:p>
        </w:tc>
        <w:tc>
          <w:tcPr>
            <w:tcW w:w="2900" w:type="dxa"/>
          </w:tcPr>
          <w:p w14:paraId="338A5AEF" w14:textId="77777777" w:rsidR="00E54161" w:rsidRPr="00261F72"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261F72">
              <w:rPr>
                <w:rFonts w:ascii="Times New Roman" w:hAnsi="Times New Roman" w:cs="Times New Roman"/>
                <w:color w:val="auto"/>
                <w:szCs w:val="22"/>
                <w:lang w:val="en-US"/>
              </w:rPr>
              <w:t>0,01</w:t>
            </w:r>
          </w:p>
        </w:tc>
        <w:tc>
          <w:tcPr>
            <w:tcW w:w="2752" w:type="dxa"/>
          </w:tcPr>
          <w:p w14:paraId="5DCF4429" w14:textId="77777777" w:rsidR="00E54161" w:rsidRPr="006B5EA7"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6B5EA7">
              <w:rPr>
                <w:rFonts w:ascii="Times New Roman" w:hAnsi="Times New Roman" w:cs="Times New Roman"/>
                <w:color w:val="auto"/>
                <w:szCs w:val="22"/>
                <w:lang w:val="en-US"/>
              </w:rPr>
              <w:t>0,90</w:t>
            </w:r>
          </w:p>
        </w:tc>
      </w:tr>
      <w:tr w:rsidR="00E54161" w:rsidRPr="00832F25" w14:paraId="05DAF3C4" w14:textId="77777777" w:rsidTr="00692918">
        <w:tc>
          <w:tcPr>
            <w:tcW w:w="3210" w:type="dxa"/>
          </w:tcPr>
          <w:p w14:paraId="2DF28E1B" w14:textId="77777777" w:rsidR="00E54161" w:rsidRPr="00832F25" w:rsidRDefault="00E54161" w:rsidP="00FE3D59">
            <w:pPr>
              <w:tabs>
                <w:tab w:val="left" w:pos="-709"/>
              </w:tabs>
              <w:spacing w:line="360" w:lineRule="auto"/>
              <w:ind w:right="-81"/>
              <w:jc w:val="center"/>
              <w:rPr>
                <w:rFonts w:ascii="Times New Roman" w:hAnsi="Times New Roman" w:cs="Times New Roman"/>
                <w:color w:val="auto"/>
                <w:szCs w:val="22"/>
                <w:lang w:val="en-US"/>
              </w:rPr>
            </w:pPr>
            <w:r w:rsidRPr="00832F25">
              <w:rPr>
                <w:rFonts w:ascii="Times New Roman" w:hAnsi="Times New Roman" w:cs="Times New Roman"/>
                <w:color w:val="auto"/>
                <w:szCs w:val="22"/>
                <w:lang w:val="en-US"/>
              </w:rPr>
              <w:t>Resource view</w:t>
            </w:r>
            <w:r>
              <w:rPr>
                <w:rFonts w:ascii="Times New Roman" w:hAnsi="Times New Roman" w:cs="Times New Roman"/>
                <w:color w:val="auto"/>
                <w:szCs w:val="22"/>
                <w:lang w:val="en-US"/>
              </w:rPr>
              <w:t xml:space="preserve"> </w:t>
            </w:r>
          </w:p>
        </w:tc>
        <w:tc>
          <w:tcPr>
            <w:tcW w:w="2900" w:type="dxa"/>
          </w:tcPr>
          <w:p w14:paraId="4D4268C4" w14:textId="77777777" w:rsidR="00E54161" w:rsidRPr="00261F72"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261F72">
              <w:rPr>
                <w:rFonts w:ascii="Times New Roman" w:hAnsi="Times New Roman" w:cs="Times New Roman"/>
                <w:color w:val="auto"/>
                <w:szCs w:val="22"/>
                <w:lang w:val="en-US"/>
              </w:rPr>
              <w:t>0,00</w:t>
            </w:r>
          </w:p>
        </w:tc>
        <w:tc>
          <w:tcPr>
            <w:tcW w:w="2752" w:type="dxa"/>
          </w:tcPr>
          <w:p w14:paraId="07BA0192" w14:textId="77777777" w:rsidR="00E54161" w:rsidRPr="006B5EA7" w:rsidRDefault="00E54161" w:rsidP="00692918">
            <w:pPr>
              <w:tabs>
                <w:tab w:val="left" w:pos="-709"/>
              </w:tabs>
              <w:spacing w:line="360" w:lineRule="auto"/>
              <w:ind w:right="-81"/>
              <w:jc w:val="center"/>
              <w:rPr>
                <w:rFonts w:ascii="Times New Roman" w:hAnsi="Times New Roman" w:cs="Times New Roman"/>
                <w:color w:val="auto"/>
                <w:szCs w:val="22"/>
                <w:lang w:val="en-US"/>
              </w:rPr>
            </w:pPr>
            <w:r w:rsidRPr="006B5EA7">
              <w:rPr>
                <w:rFonts w:ascii="Times New Roman" w:hAnsi="Times New Roman" w:cs="Times New Roman"/>
                <w:color w:val="auto"/>
                <w:szCs w:val="22"/>
                <w:lang w:val="en-US"/>
              </w:rPr>
              <w:t>0,97</w:t>
            </w:r>
          </w:p>
        </w:tc>
      </w:tr>
    </w:tbl>
    <w:p w14:paraId="3BC662BF" w14:textId="77777777" w:rsidR="00E54161" w:rsidRPr="00A62704" w:rsidRDefault="00E54161" w:rsidP="0034240E">
      <w:pPr>
        <w:tabs>
          <w:tab w:val="left" w:pos="-709"/>
        </w:tabs>
        <w:spacing w:line="360" w:lineRule="auto"/>
        <w:ind w:right="-81"/>
        <w:jc w:val="center"/>
        <w:rPr>
          <w:rFonts w:ascii="Times New Roman" w:hAnsi="Times New Roman" w:cs="Times New Roman"/>
          <w:color w:val="auto"/>
          <w:szCs w:val="22"/>
          <w:lang w:val="en-US"/>
        </w:rPr>
      </w:pPr>
    </w:p>
    <w:p w14:paraId="44C70A3C" w14:textId="60448F9A" w:rsidR="0034240E" w:rsidRPr="000B010A" w:rsidRDefault="009F57BF" w:rsidP="009F57BF">
      <w:pPr>
        <w:tabs>
          <w:tab w:val="left" w:pos="-709"/>
        </w:tabs>
        <w:spacing w:line="360" w:lineRule="auto"/>
        <w:ind w:right="-81" w:firstLine="284"/>
        <w:jc w:val="both"/>
        <w:rPr>
          <w:rFonts w:ascii="Times New Roman" w:hAnsi="Times New Roman" w:cs="Times New Roman"/>
          <w:color w:val="auto"/>
          <w:szCs w:val="22"/>
        </w:rPr>
      </w:pPr>
      <w:r>
        <w:rPr>
          <w:rFonts w:ascii="Times New Roman" w:hAnsi="Times New Roman" w:cs="Times New Roman"/>
          <w:color w:val="auto"/>
          <w:szCs w:val="22"/>
        </w:rPr>
        <w:t xml:space="preserve">Μέσα από τη χρήση της συγκεκριμένης τεχνικής αποδείχτηκε σε ένα λογικό χρονικό πλαίσιο και </w:t>
      </w:r>
      <w:r w:rsidR="00C42FAB">
        <w:rPr>
          <w:rFonts w:ascii="Times New Roman" w:hAnsi="Times New Roman" w:cs="Times New Roman"/>
          <w:color w:val="auto"/>
          <w:szCs w:val="22"/>
        </w:rPr>
        <w:t xml:space="preserve">λίγη </w:t>
      </w:r>
      <w:r>
        <w:rPr>
          <w:rFonts w:ascii="Times New Roman" w:hAnsi="Times New Roman" w:cs="Times New Roman"/>
          <w:color w:val="auto"/>
          <w:szCs w:val="22"/>
        </w:rPr>
        <w:t xml:space="preserve">προσπάθεια από τον ερευνητή ότι η πρώτη ομάδα μεταβλητών δηλαδή οι μεταβλητές που αφορούν </w:t>
      </w:r>
      <w:r w:rsidR="00C42FAB">
        <w:rPr>
          <w:rFonts w:ascii="Times New Roman" w:hAnsi="Times New Roman" w:cs="Times New Roman"/>
          <w:color w:val="auto"/>
          <w:szCs w:val="22"/>
        </w:rPr>
        <w:t xml:space="preserve">τις δράσεις των φοιτητών μέσα στο σύστημα </w:t>
      </w:r>
      <w:r w:rsidR="00C42FAB">
        <w:rPr>
          <w:rFonts w:ascii="Times New Roman" w:hAnsi="Times New Roman" w:cs="Times New Roman"/>
          <w:color w:val="auto"/>
          <w:szCs w:val="22"/>
          <w:lang w:val="en-US"/>
        </w:rPr>
        <w:t>Moodle</w:t>
      </w:r>
      <w:r w:rsidR="000B010A">
        <w:rPr>
          <w:rFonts w:ascii="Times New Roman" w:hAnsi="Times New Roman" w:cs="Times New Roman"/>
          <w:color w:val="auto"/>
          <w:szCs w:val="22"/>
        </w:rPr>
        <w:t xml:space="preserve"> έδειξαν να έχουν μεγαλύτερη συμβολή</w:t>
      </w:r>
      <w:r w:rsidR="0073475C">
        <w:rPr>
          <w:rFonts w:ascii="Times New Roman" w:hAnsi="Times New Roman" w:cs="Times New Roman"/>
          <w:color w:val="auto"/>
          <w:szCs w:val="22"/>
        </w:rPr>
        <w:t xml:space="preserve"> (</w:t>
      </w:r>
      <w:r w:rsidR="0073475C">
        <w:rPr>
          <w:rFonts w:ascii="Times New Roman" w:eastAsia="Times New Roman" w:hAnsi="Times New Roman" w:cs="Times New Roman"/>
          <w:szCs w:val="22"/>
        </w:rPr>
        <w:t>9,6%</w:t>
      </w:r>
      <w:r w:rsidR="0073475C">
        <w:rPr>
          <w:rFonts w:ascii="Times New Roman" w:hAnsi="Times New Roman" w:cs="Times New Roman"/>
          <w:color w:val="auto"/>
          <w:szCs w:val="22"/>
        </w:rPr>
        <w:t>)</w:t>
      </w:r>
      <w:r w:rsidR="000B010A">
        <w:rPr>
          <w:rFonts w:ascii="Times New Roman" w:hAnsi="Times New Roman" w:cs="Times New Roman"/>
          <w:color w:val="auto"/>
          <w:szCs w:val="22"/>
        </w:rPr>
        <w:t xml:space="preserve"> στο τελικό βαθμό απ</w:t>
      </w:r>
      <w:r w:rsidR="005D7295">
        <w:rPr>
          <w:rFonts w:ascii="Times New Roman" w:hAnsi="Times New Roman" w:cs="Times New Roman"/>
          <w:color w:val="auto"/>
          <w:szCs w:val="22"/>
        </w:rPr>
        <w:t>ό ότι η δεύτερη ομάδα που περιλαμβά</w:t>
      </w:r>
      <w:r w:rsidR="000B010A">
        <w:rPr>
          <w:rFonts w:ascii="Times New Roman" w:hAnsi="Times New Roman" w:cs="Times New Roman"/>
          <w:color w:val="auto"/>
          <w:szCs w:val="22"/>
        </w:rPr>
        <w:t>νε</w:t>
      </w:r>
      <w:r w:rsidR="008F2924">
        <w:rPr>
          <w:rFonts w:ascii="Times New Roman" w:hAnsi="Times New Roman" w:cs="Times New Roman"/>
          <w:color w:val="auto"/>
          <w:szCs w:val="22"/>
        </w:rPr>
        <w:t>ι</w:t>
      </w:r>
      <w:r w:rsidR="000B010A">
        <w:rPr>
          <w:rFonts w:ascii="Times New Roman" w:hAnsi="Times New Roman" w:cs="Times New Roman"/>
          <w:color w:val="auto"/>
          <w:szCs w:val="22"/>
        </w:rPr>
        <w:t xml:space="preserve"> τις μετα</w:t>
      </w:r>
      <w:r w:rsidR="008F2924">
        <w:rPr>
          <w:rFonts w:ascii="Times New Roman" w:hAnsi="Times New Roman" w:cs="Times New Roman"/>
          <w:color w:val="auto"/>
          <w:szCs w:val="22"/>
        </w:rPr>
        <w:t xml:space="preserve">βλητές που αφορούν τις αντιλήψεις των φοιτητών για το </w:t>
      </w:r>
      <w:r w:rsidR="008F2924">
        <w:rPr>
          <w:rFonts w:ascii="Times New Roman" w:hAnsi="Times New Roman" w:cs="Times New Roman"/>
          <w:color w:val="auto"/>
          <w:szCs w:val="22"/>
          <w:lang w:val="en-US"/>
        </w:rPr>
        <w:t>Moodle</w:t>
      </w:r>
      <w:r w:rsidR="008F2924">
        <w:rPr>
          <w:rFonts w:ascii="Times New Roman" w:hAnsi="Times New Roman" w:cs="Times New Roman"/>
          <w:color w:val="auto"/>
          <w:szCs w:val="22"/>
        </w:rPr>
        <w:t xml:space="preserve"> </w:t>
      </w:r>
      <w:r w:rsidR="0073475C">
        <w:rPr>
          <w:rFonts w:ascii="Times New Roman" w:hAnsi="Times New Roman" w:cs="Times New Roman"/>
          <w:color w:val="auto"/>
          <w:szCs w:val="22"/>
        </w:rPr>
        <w:t>(</w:t>
      </w:r>
      <w:r w:rsidR="0073475C">
        <w:rPr>
          <w:rFonts w:ascii="Times New Roman" w:eastAsia="Times New Roman" w:hAnsi="Times New Roman" w:cs="Times New Roman"/>
          <w:szCs w:val="22"/>
        </w:rPr>
        <w:t>4,5%</w:t>
      </w:r>
      <w:r w:rsidR="0073475C">
        <w:rPr>
          <w:rFonts w:ascii="Times New Roman" w:hAnsi="Times New Roman" w:cs="Times New Roman"/>
          <w:color w:val="auto"/>
          <w:szCs w:val="22"/>
        </w:rPr>
        <w:t>)</w:t>
      </w:r>
      <w:r w:rsidR="000B010A">
        <w:rPr>
          <w:rFonts w:ascii="Times New Roman" w:hAnsi="Times New Roman" w:cs="Times New Roman"/>
          <w:color w:val="auto"/>
          <w:szCs w:val="22"/>
        </w:rPr>
        <w:t>.</w:t>
      </w:r>
      <w:r w:rsidR="00E65D35">
        <w:rPr>
          <w:rFonts w:ascii="Times New Roman" w:hAnsi="Times New Roman" w:cs="Times New Roman"/>
          <w:color w:val="auto"/>
          <w:szCs w:val="22"/>
        </w:rPr>
        <w:t xml:space="preserve"> Τ</w:t>
      </w:r>
      <w:r w:rsidR="006D602B">
        <w:rPr>
          <w:rFonts w:ascii="Times New Roman" w:hAnsi="Times New Roman" w:cs="Times New Roman"/>
          <w:color w:val="auto"/>
          <w:szCs w:val="22"/>
        </w:rPr>
        <w:t>ο συγκεκριμ</w:t>
      </w:r>
      <w:r w:rsidR="00E65D35">
        <w:rPr>
          <w:rFonts w:ascii="Times New Roman" w:hAnsi="Times New Roman" w:cs="Times New Roman"/>
          <w:color w:val="auto"/>
          <w:szCs w:val="22"/>
        </w:rPr>
        <w:t xml:space="preserve">ένο αποτέλεσμα αλλά και οι </w:t>
      </w:r>
      <w:r w:rsidR="006D602B">
        <w:rPr>
          <w:rFonts w:ascii="Times New Roman" w:hAnsi="Times New Roman" w:cs="Times New Roman"/>
          <w:color w:val="auto"/>
          <w:szCs w:val="22"/>
        </w:rPr>
        <w:t>επιδράσεις που βρέθηκαν βοηθούν έναν ενδιαφερόμενο να κατανοήσει καλύτερ</w:t>
      </w:r>
      <w:r w:rsidR="001B6C1F">
        <w:rPr>
          <w:rFonts w:ascii="Times New Roman" w:hAnsi="Times New Roman" w:cs="Times New Roman"/>
          <w:color w:val="auto"/>
          <w:szCs w:val="22"/>
        </w:rPr>
        <w:t>α ποια ομάδα μεταβλητών δείχνει να επιδρά</w:t>
      </w:r>
      <w:r w:rsidR="006D602B">
        <w:rPr>
          <w:rFonts w:ascii="Times New Roman" w:hAnsi="Times New Roman" w:cs="Times New Roman"/>
          <w:color w:val="auto"/>
          <w:szCs w:val="22"/>
        </w:rPr>
        <w:t xml:space="preserve"> περισσότερ</w:t>
      </w:r>
      <w:r w:rsidR="00E65D35">
        <w:rPr>
          <w:rFonts w:ascii="Times New Roman" w:hAnsi="Times New Roman" w:cs="Times New Roman"/>
          <w:color w:val="auto"/>
          <w:szCs w:val="22"/>
        </w:rPr>
        <w:t xml:space="preserve">ο στον τελικό </w:t>
      </w:r>
      <w:r w:rsidR="006D602B">
        <w:rPr>
          <w:rFonts w:ascii="Times New Roman" w:hAnsi="Times New Roman" w:cs="Times New Roman"/>
          <w:color w:val="auto"/>
          <w:szCs w:val="22"/>
        </w:rPr>
        <w:t>βαθμό</w:t>
      </w:r>
      <w:r w:rsidR="005D7295">
        <w:rPr>
          <w:rFonts w:ascii="Times New Roman" w:hAnsi="Times New Roman" w:cs="Times New Roman"/>
          <w:color w:val="auto"/>
          <w:szCs w:val="22"/>
        </w:rPr>
        <w:t xml:space="preserve"> των μαθητών</w:t>
      </w:r>
      <w:r w:rsidR="00C94B9E">
        <w:rPr>
          <w:rFonts w:ascii="Times New Roman" w:hAnsi="Times New Roman" w:cs="Times New Roman"/>
          <w:color w:val="auto"/>
          <w:szCs w:val="22"/>
        </w:rPr>
        <w:t>.</w:t>
      </w:r>
      <w:r w:rsidR="006D602B">
        <w:rPr>
          <w:rFonts w:ascii="Times New Roman" w:hAnsi="Times New Roman" w:cs="Times New Roman"/>
          <w:color w:val="auto"/>
          <w:szCs w:val="22"/>
        </w:rPr>
        <w:t xml:space="preserve"> Με αυτό τον τρόπο,</w:t>
      </w:r>
      <w:r w:rsidR="00E65D35">
        <w:rPr>
          <w:rFonts w:ascii="Times New Roman" w:hAnsi="Times New Roman" w:cs="Times New Roman"/>
          <w:color w:val="auto"/>
          <w:szCs w:val="22"/>
        </w:rPr>
        <w:t xml:space="preserve"> ένας εκπαιδευτικός κατανοεί τους παράγοντες που οδηγούν σε ένα μεγαλύτερο ποσοστό ένα φοιτητή να αποτύχει ή να επιτύχει στο μάθημα και κατ’ επέκταση να τροποποιήσει</w:t>
      </w:r>
      <w:r w:rsidR="00EF4C41">
        <w:rPr>
          <w:rFonts w:ascii="Times New Roman" w:hAnsi="Times New Roman" w:cs="Times New Roman"/>
          <w:color w:val="auto"/>
          <w:szCs w:val="22"/>
        </w:rPr>
        <w:t xml:space="preserve"> τον τρόπο που γίνεται </w:t>
      </w:r>
      <w:r w:rsidR="0039428F">
        <w:rPr>
          <w:rFonts w:ascii="Times New Roman" w:hAnsi="Times New Roman" w:cs="Times New Roman"/>
          <w:color w:val="auto"/>
          <w:szCs w:val="22"/>
        </w:rPr>
        <w:t>για την επίτευξη καλύτερων μαθησιακών αποτελεσμάτων</w:t>
      </w:r>
      <w:r w:rsidR="00E65D35">
        <w:rPr>
          <w:rFonts w:ascii="Times New Roman" w:hAnsi="Times New Roman" w:cs="Times New Roman"/>
          <w:color w:val="auto"/>
          <w:szCs w:val="22"/>
        </w:rPr>
        <w:t xml:space="preserve">. </w:t>
      </w:r>
      <w:r w:rsidR="006D602B">
        <w:rPr>
          <w:rFonts w:ascii="Times New Roman" w:hAnsi="Times New Roman" w:cs="Times New Roman"/>
          <w:color w:val="auto"/>
          <w:szCs w:val="22"/>
        </w:rPr>
        <w:t xml:space="preserve"> </w:t>
      </w:r>
      <w:r w:rsidR="000B010A">
        <w:rPr>
          <w:rFonts w:ascii="Times New Roman" w:hAnsi="Times New Roman" w:cs="Times New Roman"/>
          <w:color w:val="auto"/>
          <w:szCs w:val="22"/>
        </w:rPr>
        <w:t xml:space="preserve"> </w:t>
      </w:r>
    </w:p>
    <w:p w14:paraId="183991E8" w14:textId="77777777" w:rsidR="00A25D82" w:rsidRDefault="00A25D82" w:rsidP="000E5DC4">
      <w:pPr>
        <w:spacing w:after="200" w:line="360" w:lineRule="auto"/>
        <w:contextualSpacing w:val="0"/>
        <w:jc w:val="center"/>
        <w:rPr>
          <w:rFonts w:ascii="Times New Roman" w:hAnsi="Times New Roman" w:cs="Times New Roman"/>
          <w:color w:val="auto"/>
          <w:szCs w:val="22"/>
        </w:rPr>
      </w:pPr>
    </w:p>
    <w:p w14:paraId="739F1D99" w14:textId="38EF9991" w:rsidR="00A25D82" w:rsidRPr="00A25D82" w:rsidRDefault="00A25D82" w:rsidP="00A25D82">
      <w:pPr>
        <w:pStyle w:val="Heading1"/>
        <w:rPr>
          <w:rFonts w:asciiTheme="majorHAnsi" w:hAnsiTheme="majorHAnsi"/>
          <w:b/>
          <w:sz w:val="52"/>
          <w:szCs w:val="52"/>
        </w:rPr>
      </w:pPr>
      <w:bookmarkStart w:id="88" w:name="_Toc421738008"/>
      <w:r w:rsidRPr="00A25D82">
        <w:rPr>
          <w:rFonts w:asciiTheme="majorHAnsi" w:hAnsiTheme="majorHAnsi"/>
          <w:b/>
          <w:sz w:val="52"/>
          <w:szCs w:val="52"/>
        </w:rPr>
        <w:lastRenderedPageBreak/>
        <w:t>Κεφάλαιο 6</w:t>
      </w:r>
      <w:r w:rsidRPr="00A25D82">
        <w:rPr>
          <w:rFonts w:asciiTheme="majorHAnsi" w:hAnsiTheme="majorHAnsi"/>
          <w:b/>
          <w:sz w:val="52"/>
          <w:szCs w:val="52"/>
          <w:vertAlign w:val="superscript"/>
        </w:rPr>
        <w:t>ο</w:t>
      </w:r>
      <w:bookmarkEnd w:id="88"/>
    </w:p>
    <w:p w14:paraId="427F6698" w14:textId="72850814" w:rsidR="00A25D82" w:rsidRPr="002C6FAC" w:rsidRDefault="007D7D80" w:rsidP="002C6FAC">
      <w:pPr>
        <w:pStyle w:val="Heading1"/>
        <w:spacing w:after="240"/>
        <w:rPr>
          <w:rFonts w:asciiTheme="majorHAnsi" w:hAnsiTheme="majorHAnsi"/>
          <w:b/>
          <w:sz w:val="44"/>
          <w:szCs w:val="44"/>
        </w:rPr>
      </w:pPr>
      <w:bookmarkStart w:id="89" w:name="_Toc421738009"/>
      <w:r w:rsidRPr="00A25D82">
        <w:rPr>
          <w:rFonts w:asciiTheme="majorHAnsi" w:hAnsiTheme="majorHAnsi"/>
          <w:b/>
          <w:sz w:val="44"/>
          <w:szCs w:val="44"/>
        </w:rPr>
        <w:t xml:space="preserve">6. </w:t>
      </w:r>
      <w:r w:rsidR="002C6FAC">
        <w:rPr>
          <w:rFonts w:asciiTheme="majorHAnsi" w:hAnsiTheme="majorHAnsi"/>
          <w:b/>
          <w:sz w:val="44"/>
          <w:szCs w:val="44"/>
        </w:rPr>
        <w:t>Συζήτηση και συμπεράσματα</w:t>
      </w:r>
      <w:bookmarkEnd w:id="89"/>
    </w:p>
    <w:p w14:paraId="0E4B6613" w14:textId="19211184" w:rsidR="00A25D82" w:rsidRPr="00A25D82" w:rsidRDefault="00A25D82" w:rsidP="00A25D82">
      <w:pPr>
        <w:spacing w:after="240"/>
        <w:rPr>
          <w:rFonts w:ascii="Times New Roman" w:hAnsi="Times New Roman" w:cs="Times New Roman"/>
          <w:b/>
          <w:sz w:val="28"/>
          <w:szCs w:val="28"/>
        </w:rPr>
      </w:pPr>
      <w:r w:rsidRPr="00A25D82">
        <w:rPr>
          <w:rFonts w:ascii="Times New Roman" w:hAnsi="Times New Roman" w:cs="Times New Roman"/>
          <w:b/>
          <w:sz w:val="28"/>
          <w:szCs w:val="28"/>
        </w:rPr>
        <w:t xml:space="preserve">Σκοπός </w:t>
      </w:r>
    </w:p>
    <w:p w14:paraId="0384C53C" w14:textId="77777777" w:rsidR="00A25D82" w:rsidRPr="00A25D82" w:rsidRDefault="00A25D82" w:rsidP="00A25D82">
      <w:pPr>
        <w:spacing w:after="240"/>
      </w:pPr>
    </w:p>
    <w:p w14:paraId="4F4DF447" w14:textId="5B9ABACE" w:rsidR="00D366B7" w:rsidRDefault="00D96BF4" w:rsidP="0052142B">
      <w:pPr>
        <w:spacing w:after="200" w:line="360" w:lineRule="auto"/>
        <w:ind w:firstLine="284"/>
        <w:contextualSpacing w:val="0"/>
        <w:jc w:val="both"/>
        <w:rPr>
          <w:rFonts w:ascii="Times New Roman" w:eastAsia="Times New Roman" w:hAnsi="Times New Roman" w:cs="Times New Roman"/>
          <w:szCs w:val="22"/>
        </w:rPr>
      </w:pPr>
      <w:r>
        <w:rPr>
          <w:rFonts w:ascii="Times New Roman" w:eastAsia="Times New Roman" w:hAnsi="Times New Roman" w:cs="Times New Roman"/>
          <w:szCs w:val="22"/>
        </w:rPr>
        <w:t xml:space="preserve">Ο σκοπός </w:t>
      </w:r>
      <w:r w:rsidR="00E22F4B">
        <w:rPr>
          <w:rFonts w:ascii="Times New Roman" w:eastAsia="Times New Roman" w:hAnsi="Times New Roman" w:cs="Times New Roman"/>
          <w:szCs w:val="22"/>
        </w:rPr>
        <w:t>της πτυχιακής εργασίας</w:t>
      </w:r>
      <w:r w:rsidR="00E22F4B" w:rsidRPr="00AA146D">
        <w:rPr>
          <w:rFonts w:ascii="Times New Roman" w:eastAsia="Times New Roman" w:hAnsi="Times New Roman" w:cs="Times New Roman"/>
          <w:szCs w:val="22"/>
        </w:rPr>
        <w:t xml:space="preserve"> </w:t>
      </w:r>
      <w:r w:rsidR="00E22F4B">
        <w:rPr>
          <w:rFonts w:ascii="Times New Roman" w:eastAsia="Times New Roman" w:hAnsi="Times New Roman" w:cs="Times New Roman"/>
          <w:szCs w:val="22"/>
        </w:rPr>
        <w:t xml:space="preserve">ήταν να </w:t>
      </w:r>
      <w:r w:rsidR="00AA146D">
        <w:rPr>
          <w:rFonts w:ascii="Times New Roman" w:eastAsia="Times New Roman" w:hAnsi="Times New Roman" w:cs="Times New Roman"/>
          <w:szCs w:val="22"/>
        </w:rPr>
        <w:t xml:space="preserve">καταδείξει ότι με χαμηλό κόστος μπορεί ένας εκπαιδευτικός ή άλλος ενδιαφερόμενος να κάνει μια προκαταρκτική ανάλυση με εργαλεία </w:t>
      </w:r>
      <w:r w:rsidR="00AA146D">
        <w:rPr>
          <w:rFonts w:ascii="Times New Roman" w:eastAsia="Times New Roman" w:hAnsi="Times New Roman" w:cs="Times New Roman"/>
          <w:szCs w:val="22"/>
          <w:lang w:val="en-US"/>
        </w:rPr>
        <w:t>Learning</w:t>
      </w:r>
      <w:r w:rsidR="00AA146D" w:rsidRPr="00AA146D">
        <w:rPr>
          <w:rFonts w:ascii="Times New Roman" w:eastAsia="Times New Roman" w:hAnsi="Times New Roman" w:cs="Times New Roman"/>
          <w:szCs w:val="22"/>
        </w:rPr>
        <w:t xml:space="preserve"> </w:t>
      </w:r>
      <w:r w:rsidR="00AA146D">
        <w:rPr>
          <w:rFonts w:ascii="Times New Roman" w:eastAsia="Times New Roman" w:hAnsi="Times New Roman" w:cs="Times New Roman"/>
          <w:szCs w:val="22"/>
          <w:lang w:val="en-US"/>
        </w:rPr>
        <w:t>Analytics</w:t>
      </w:r>
      <w:r w:rsidR="00AA146D" w:rsidRPr="00AA146D">
        <w:rPr>
          <w:rFonts w:ascii="Times New Roman" w:eastAsia="Times New Roman" w:hAnsi="Times New Roman" w:cs="Times New Roman"/>
          <w:szCs w:val="22"/>
        </w:rPr>
        <w:t xml:space="preserve"> </w:t>
      </w:r>
      <w:r w:rsidR="00AA146D">
        <w:rPr>
          <w:rFonts w:ascii="Times New Roman" w:eastAsia="Times New Roman" w:hAnsi="Times New Roman" w:cs="Times New Roman"/>
          <w:szCs w:val="22"/>
        </w:rPr>
        <w:t>και να έχει ουσιώδη αποτελέσματα</w:t>
      </w:r>
      <w:r>
        <w:rPr>
          <w:rFonts w:ascii="Times New Roman" w:eastAsia="Times New Roman" w:hAnsi="Times New Roman" w:cs="Times New Roman"/>
          <w:szCs w:val="22"/>
        </w:rPr>
        <w:t xml:space="preserve">. Για να προσεγγιστεί ο σκοπός αυτός, αρχικά  </w:t>
      </w:r>
      <w:r w:rsidR="003F6AB8">
        <w:rPr>
          <w:rFonts w:ascii="Times New Roman" w:eastAsia="Times New Roman" w:hAnsi="Times New Roman" w:cs="Times New Roman"/>
          <w:szCs w:val="22"/>
        </w:rPr>
        <w:t>έγινε</w:t>
      </w:r>
      <w:r w:rsidR="00E77891">
        <w:rPr>
          <w:rFonts w:ascii="Times New Roman" w:eastAsia="Times New Roman" w:hAnsi="Times New Roman" w:cs="Times New Roman"/>
          <w:szCs w:val="22"/>
        </w:rPr>
        <w:t xml:space="preserve"> μια συστηματική</w:t>
      </w:r>
      <w:r w:rsidR="003F6AB8">
        <w:rPr>
          <w:rFonts w:ascii="Times New Roman" w:eastAsia="Times New Roman" w:hAnsi="Times New Roman" w:cs="Times New Roman"/>
          <w:szCs w:val="22"/>
        </w:rPr>
        <w:t xml:space="preserve"> προσπάθεια </w:t>
      </w:r>
      <w:r w:rsidR="004F24AC">
        <w:rPr>
          <w:rFonts w:ascii="Times New Roman" w:eastAsia="Times New Roman" w:hAnsi="Times New Roman" w:cs="Times New Roman"/>
          <w:szCs w:val="22"/>
        </w:rPr>
        <w:t xml:space="preserve">βιβλιογραφικής </w:t>
      </w:r>
      <w:r w:rsidR="003F6AB8">
        <w:rPr>
          <w:rFonts w:ascii="Times New Roman" w:eastAsia="Times New Roman" w:hAnsi="Times New Roman" w:cs="Times New Roman"/>
          <w:szCs w:val="22"/>
        </w:rPr>
        <w:t>επισκόπησης</w:t>
      </w:r>
      <w:r w:rsidR="00C15983">
        <w:rPr>
          <w:rFonts w:ascii="Times New Roman" w:eastAsia="Times New Roman" w:hAnsi="Times New Roman" w:cs="Times New Roman"/>
          <w:szCs w:val="22"/>
        </w:rPr>
        <w:t xml:space="preserve"> και καταγραφής</w:t>
      </w:r>
      <w:r w:rsidR="003F6AB8">
        <w:rPr>
          <w:rFonts w:ascii="Times New Roman" w:eastAsia="Times New Roman" w:hAnsi="Times New Roman" w:cs="Times New Roman"/>
          <w:szCs w:val="22"/>
        </w:rPr>
        <w:t xml:space="preserve"> των τεχνικών</w:t>
      </w:r>
      <w:r w:rsidR="00C15983">
        <w:rPr>
          <w:rFonts w:ascii="Times New Roman" w:eastAsia="Times New Roman" w:hAnsi="Times New Roman" w:cs="Times New Roman"/>
          <w:szCs w:val="22"/>
        </w:rPr>
        <w:t xml:space="preserve"> και των εργαλείων</w:t>
      </w:r>
      <w:r w:rsidR="003F6AB8">
        <w:rPr>
          <w:rFonts w:ascii="Times New Roman" w:eastAsia="Times New Roman" w:hAnsi="Times New Roman" w:cs="Times New Roman"/>
          <w:szCs w:val="22"/>
        </w:rPr>
        <w:t xml:space="preserve"> που χρησιμοποιούνται από το κλάδο </w:t>
      </w:r>
      <w:r w:rsidR="003F6AB8">
        <w:rPr>
          <w:rFonts w:ascii="Times New Roman" w:eastAsia="Times New Roman" w:hAnsi="Times New Roman" w:cs="Times New Roman"/>
          <w:szCs w:val="22"/>
          <w:lang w:val="en-US"/>
        </w:rPr>
        <w:t>Learning</w:t>
      </w:r>
      <w:r w:rsidR="003F6AB8" w:rsidRPr="003F6AB8">
        <w:rPr>
          <w:rFonts w:ascii="Times New Roman" w:eastAsia="Times New Roman" w:hAnsi="Times New Roman" w:cs="Times New Roman"/>
          <w:szCs w:val="22"/>
        </w:rPr>
        <w:t xml:space="preserve"> </w:t>
      </w:r>
      <w:r w:rsidR="003F6AB8">
        <w:rPr>
          <w:rFonts w:ascii="Times New Roman" w:eastAsia="Times New Roman" w:hAnsi="Times New Roman" w:cs="Times New Roman"/>
          <w:szCs w:val="22"/>
          <w:lang w:val="en-US"/>
        </w:rPr>
        <w:t>Analytics</w:t>
      </w:r>
      <w:r w:rsidR="00C15983">
        <w:rPr>
          <w:rFonts w:ascii="Times New Roman" w:eastAsia="Times New Roman" w:hAnsi="Times New Roman" w:cs="Times New Roman"/>
          <w:szCs w:val="22"/>
        </w:rPr>
        <w:t xml:space="preserve">, </w:t>
      </w:r>
      <w:r w:rsidR="009A6092">
        <w:rPr>
          <w:rFonts w:ascii="Times New Roman" w:eastAsia="Times New Roman" w:hAnsi="Times New Roman" w:cs="Times New Roman"/>
          <w:szCs w:val="22"/>
        </w:rPr>
        <w:t xml:space="preserve">δίνοντας </w:t>
      </w:r>
      <w:r>
        <w:rPr>
          <w:rFonts w:ascii="Times New Roman" w:eastAsia="Times New Roman" w:hAnsi="Times New Roman" w:cs="Times New Roman"/>
          <w:szCs w:val="22"/>
        </w:rPr>
        <w:t xml:space="preserve">έμφαση </w:t>
      </w:r>
      <w:r w:rsidR="009A6092">
        <w:rPr>
          <w:rFonts w:ascii="Times New Roman" w:eastAsia="Times New Roman" w:hAnsi="Times New Roman" w:cs="Times New Roman"/>
          <w:szCs w:val="22"/>
        </w:rPr>
        <w:t xml:space="preserve">στην περιγραφή χρήσης των εργαλείων </w:t>
      </w:r>
      <w:r w:rsidR="00CA034F">
        <w:rPr>
          <w:rFonts w:ascii="Times New Roman" w:eastAsia="Times New Roman" w:hAnsi="Times New Roman" w:cs="Times New Roman"/>
          <w:szCs w:val="22"/>
        </w:rPr>
        <w:t>και στα χαρακτηριστικά τους.</w:t>
      </w:r>
      <w:r w:rsidR="004F24AC">
        <w:rPr>
          <w:rFonts w:ascii="Times New Roman" w:eastAsia="Times New Roman" w:hAnsi="Times New Roman" w:cs="Times New Roman"/>
          <w:szCs w:val="22"/>
        </w:rPr>
        <w:t xml:space="preserve"> </w:t>
      </w:r>
      <w:r w:rsidR="00CA034F">
        <w:rPr>
          <w:rFonts w:ascii="Times New Roman" w:eastAsia="Times New Roman" w:hAnsi="Times New Roman" w:cs="Times New Roman"/>
          <w:szCs w:val="22"/>
        </w:rPr>
        <w:t xml:space="preserve"> </w:t>
      </w:r>
    </w:p>
    <w:p w14:paraId="0F4F47F7" w14:textId="3EE8B9DB" w:rsidR="00F45F6E" w:rsidRDefault="00561707" w:rsidP="004F24AC">
      <w:pPr>
        <w:spacing w:after="200" w:line="360" w:lineRule="auto"/>
        <w:ind w:firstLine="284"/>
        <w:contextualSpacing w:val="0"/>
        <w:jc w:val="both"/>
        <w:rPr>
          <w:rFonts w:ascii="Times New Roman" w:eastAsia="Times New Roman" w:hAnsi="Times New Roman" w:cs="Times New Roman"/>
          <w:szCs w:val="22"/>
        </w:rPr>
      </w:pPr>
      <w:r>
        <w:rPr>
          <w:rFonts w:ascii="Times New Roman" w:eastAsia="Times New Roman" w:hAnsi="Times New Roman" w:cs="Times New Roman"/>
          <w:szCs w:val="22"/>
        </w:rPr>
        <w:t>Στη συνέχεια</w:t>
      </w:r>
      <w:r w:rsidR="009A6092">
        <w:rPr>
          <w:rFonts w:ascii="Times New Roman" w:eastAsia="Times New Roman" w:hAnsi="Times New Roman" w:cs="Times New Roman"/>
          <w:szCs w:val="22"/>
        </w:rPr>
        <w:t>,</w:t>
      </w:r>
      <w:r w:rsidR="00514A62">
        <w:rPr>
          <w:rFonts w:ascii="Times New Roman" w:eastAsia="Times New Roman" w:hAnsi="Times New Roman" w:cs="Times New Roman"/>
          <w:szCs w:val="22"/>
        </w:rPr>
        <w:t xml:space="preserve"> μέσα από τη χρήση κριτηρίων</w:t>
      </w:r>
      <w:r w:rsidR="00973611" w:rsidRPr="00973611">
        <w:rPr>
          <w:rFonts w:ascii="Times New Roman" w:eastAsia="Times New Roman" w:hAnsi="Times New Roman" w:cs="Times New Roman"/>
          <w:szCs w:val="22"/>
        </w:rPr>
        <w:t xml:space="preserve"> </w:t>
      </w:r>
      <w:r w:rsidR="00973611">
        <w:rPr>
          <w:rFonts w:ascii="Times New Roman" w:eastAsia="Times New Roman" w:hAnsi="Times New Roman" w:cs="Times New Roman"/>
          <w:szCs w:val="22"/>
        </w:rPr>
        <w:t>και τη φύση των δεδομένων</w:t>
      </w:r>
      <w:r w:rsidR="009A6092">
        <w:rPr>
          <w:rFonts w:ascii="Times New Roman" w:eastAsia="Times New Roman" w:hAnsi="Times New Roman" w:cs="Times New Roman"/>
          <w:szCs w:val="22"/>
        </w:rPr>
        <w:t xml:space="preserve"> </w:t>
      </w:r>
      <w:r w:rsidR="007E6D5A">
        <w:rPr>
          <w:rFonts w:ascii="Times New Roman" w:eastAsia="Times New Roman" w:hAnsi="Times New Roman" w:cs="Times New Roman"/>
          <w:szCs w:val="22"/>
        </w:rPr>
        <w:t xml:space="preserve">αξιολογήθηκαν και </w:t>
      </w:r>
      <w:r w:rsidR="00E77891">
        <w:rPr>
          <w:rFonts w:ascii="Times New Roman" w:eastAsia="Times New Roman" w:hAnsi="Times New Roman" w:cs="Times New Roman"/>
          <w:szCs w:val="22"/>
        </w:rPr>
        <w:t>αναδείχθηκαν</w:t>
      </w:r>
      <w:r w:rsidR="00514A62">
        <w:rPr>
          <w:rFonts w:ascii="Times New Roman" w:eastAsia="Times New Roman" w:hAnsi="Times New Roman" w:cs="Times New Roman"/>
          <w:szCs w:val="22"/>
        </w:rPr>
        <w:t xml:space="preserve"> τα εργαλεία (</w:t>
      </w:r>
      <w:r w:rsidR="00514A62">
        <w:rPr>
          <w:rFonts w:ascii="Times New Roman" w:eastAsia="Times New Roman" w:hAnsi="Times New Roman" w:cs="Times New Roman"/>
          <w:szCs w:val="22"/>
          <w:lang w:val="en-US"/>
        </w:rPr>
        <w:t>SPSS</w:t>
      </w:r>
      <w:r w:rsidR="00514A62" w:rsidRPr="00680EE8">
        <w:rPr>
          <w:rFonts w:ascii="Times New Roman" w:eastAsia="Times New Roman" w:hAnsi="Times New Roman" w:cs="Times New Roman"/>
          <w:szCs w:val="22"/>
        </w:rPr>
        <w:t xml:space="preserve">, </w:t>
      </w:r>
      <w:r w:rsidR="00514A62">
        <w:rPr>
          <w:rFonts w:ascii="Times New Roman" w:eastAsia="Times New Roman" w:hAnsi="Times New Roman" w:cs="Times New Roman"/>
          <w:szCs w:val="22"/>
          <w:lang w:val="en-US"/>
        </w:rPr>
        <w:t>Microsoft</w:t>
      </w:r>
      <w:r w:rsidR="00514A62" w:rsidRPr="00680EE8">
        <w:rPr>
          <w:rFonts w:ascii="Times New Roman" w:eastAsia="Times New Roman" w:hAnsi="Times New Roman" w:cs="Times New Roman"/>
          <w:szCs w:val="22"/>
        </w:rPr>
        <w:t xml:space="preserve"> </w:t>
      </w:r>
      <w:r w:rsidR="00514A62">
        <w:rPr>
          <w:rFonts w:ascii="Times New Roman" w:eastAsia="Times New Roman" w:hAnsi="Times New Roman" w:cs="Times New Roman"/>
          <w:szCs w:val="22"/>
          <w:lang w:val="en-US"/>
        </w:rPr>
        <w:t>Excel</w:t>
      </w:r>
      <w:r w:rsidR="00514A62" w:rsidRPr="00680EE8">
        <w:rPr>
          <w:rFonts w:ascii="Times New Roman" w:eastAsia="Times New Roman" w:hAnsi="Times New Roman" w:cs="Times New Roman"/>
          <w:szCs w:val="22"/>
        </w:rPr>
        <w:t xml:space="preserve">, </w:t>
      </w:r>
      <w:r w:rsidR="00514A62">
        <w:rPr>
          <w:rFonts w:ascii="Times New Roman" w:eastAsia="Times New Roman" w:hAnsi="Times New Roman" w:cs="Times New Roman"/>
          <w:szCs w:val="22"/>
          <w:lang w:val="en-US"/>
        </w:rPr>
        <w:t>Tableau</w:t>
      </w:r>
      <w:r w:rsidR="00514A62" w:rsidRPr="00680EE8">
        <w:rPr>
          <w:rFonts w:ascii="Times New Roman" w:eastAsia="Times New Roman" w:hAnsi="Times New Roman" w:cs="Times New Roman"/>
          <w:szCs w:val="22"/>
        </w:rPr>
        <w:t xml:space="preserve"> </w:t>
      </w:r>
      <w:r w:rsidR="00514A62">
        <w:rPr>
          <w:rFonts w:ascii="Times New Roman" w:eastAsia="Times New Roman" w:hAnsi="Times New Roman" w:cs="Times New Roman"/>
          <w:szCs w:val="22"/>
          <w:lang w:val="en-US"/>
        </w:rPr>
        <w:t>Public</w:t>
      </w:r>
      <w:r w:rsidR="00514A62" w:rsidRPr="00680EE8">
        <w:rPr>
          <w:rFonts w:ascii="Times New Roman" w:eastAsia="Times New Roman" w:hAnsi="Times New Roman" w:cs="Times New Roman"/>
          <w:szCs w:val="22"/>
        </w:rPr>
        <w:t>)</w:t>
      </w:r>
      <w:r w:rsidR="00514A62">
        <w:rPr>
          <w:rFonts w:ascii="Times New Roman" w:eastAsia="Times New Roman" w:hAnsi="Times New Roman" w:cs="Times New Roman"/>
          <w:szCs w:val="22"/>
        </w:rPr>
        <w:t xml:space="preserve"> και μέσα από αυτά εφαρμόστηκαν </w:t>
      </w:r>
      <w:r w:rsidR="00E77891">
        <w:rPr>
          <w:rFonts w:ascii="Times New Roman" w:eastAsia="Times New Roman" w:hAnsi="Times New Roman" w:cs="Times New Roman"/>
          <w:szCs w:val="22"/>
        </w:rPr>
        <w:t>οι τεχνικές εκείνες</w:t>
      </w:r>
      <w:r w:rsidR="00C15983">
        <w:rPr>
          <w:rFonts w:ascii="Times New Roman" w:eastAsia="Times New Roman" w:hAnsi="Times New Roman" w:cs="Times New Roman"/>
          <w:szCs w:val="22"/>
        </w:rPr>
        <w:t xml:space="preserve"> (συσχετίσεις, οπτικοποιήσεις, ομαδο</w:t>
      </w:r>
      <w:r w:rsidR="00973611">
        <w:rPr>
          <w:rFonts w:ascii="Times New Roman" w:eastAsia="Times New Roman" w:hAnsi="Times New Roman" w:cs="Times New Roman"/>
          <w:szCs w:val="22"/>
        </w:rPr>
        <w:t xml:space="preserve">ποίηση, ιεραρχική παλινδρόμηση), </w:t>
      </w:r>
      <w:r w:rsidR="009A6092">
        <w:rPr>
          <w:rFonts w:ascii="Times New Roman" w:eastAsia="Times New Roman" w:hAnsi="Times New Roman" w:cs="Times New Roman"/>
          <w:szCs w:val="22"/>
        </w:rPr>
        <w:t>όπου</w:t>
      </w:r>
      <w:r w:rsidR="0090231D" w:rsidRPr="0090231D">
        <w:rPr>
          <w:rFonts w:ascii="Times New Roman" w:eastAsia="Times New Roman" w:hAnsi="Times New Roman" w:cs="Times New Roman"/>
          <w:szCs w:val="22"/>
        </w:rPr>
        <w:t xml:space="preserve"> </w:t>
      </w:r>
      <w:r w:rsidR="0090231D">
        <w:rPr>
          <w:rFonts w:ascii="Times New Roman" w:eastAsia="Times New Roman" w:hAnsi="Times New Roman" w:cs="Times New Roman"/>
          <w:szCs w:val="22"/>
        </w:rPr>
        <w:t>ένας χρήστης μπορεί</w:t>
      </w:r>
      <w:r w:rsidR="009A6092">
        <w:rPr>
          <w:rFonts w:ascii="Times New Roman" w:eastAsia="Times New Roman" w:hAnsi="Times New Roman" w:cs="Times New Roman"/>
          <w:szCs w:val="22"/>
        </w:rPr>
        <w:t xml:space="preserve"> με σχετικά χαμηλό κόστος</w:t>
      </w:r>
      <w:r w:rsidR="0090231D">
        <w:rPr>
          <w:rFonts w:ascii="Times New Roman" w:eastAsia="Times New Roman" w:hAnsi="Times New Roman" w:cs="Times New Roman"/>
          <w:szCs w:val="22"/>
        </w:rPr>
        <w:t xml:space="preserve"> (σε κόπο και χρόνο) να επεξεργαστεί</w:t>
      </w:r>
      <w:r w:rsidR="009A6092">
        <w:rPr>
          <w:rFonts w:ascii="Times New Roman" w:eastAsia="Times New Roman" w:hAnsi="Times New Roman" w:cs="Times New Roman"/>
          <w:szCs w:val="22"/>
        </w:rPr>
        <w:t xml:space="preserve"> τα </w:t>
      </w:r>
      <w:r w:rsidR="00E77891">
        <w:rPr>
          <w:rFonts w:ascii="Times New Roman" w:eastAsia="Times New Roman" w:hAnsi="Times New Roman" w:cs="Times New Roman"/>
          <w:szCs w:val="22"/>
        </w:rPr>
        <w:t xml:space="preserve">μαθησιακά </w:t>
      </w:r>
      <w:r w:rsidR="00D546FB">
        <w:rPr>
          <w:rFonts w:ascii="Times New Roman" w:eastAsia="Times New Roman" w:hAnsi="Times New Roman" w:cs="Times New Roman"/>
          <w:szCs w:val="22"/>
        </w:rPr>
        <w:t>δεδομένα και να οδηγηθεί</w:t>
      </w:r>
      <w:r w:rsidR="0052142B">
        <w:rPr>
          <w:rFonts w:ascii="Times New Roman" w:eastAsia="Times New Roman" w:hAnsi="Times New Roman" w:cs="Times New Roman"/>
          <w:szCs w:val="22"/>
        </w:rPr>
        <w:t xml:space="preserve"> σε  ικανοποιητικά αποτελέσματα</w:t>
      </w:r>
      <w:r w:rsidR="00514A62">
        <w:rPr>
          <w:rFonts w:ascii="Times New Roman" w:eastAsia="Times New Roman" w:hAnsi="Times New Roman" w:cs="Times New Roman"/>
          <w:szCs w:val="22"/>
        </w:rPr>
        <w:t>.</w:t>
      </w:r>
      <w:r w:rsidR="00E0420B">
        <w:rPr>
          <w:rFonts w:ascii="Times New Roman" w:eastAsia="Times New Roman" w:hAnsi="Times New Roman" w:cs="Times New Roman"/>
          <w:szCs w:val="22"/>
        </w:rPr>
        <w:t xml:space="preserve"> </w:t>
      </w:r>
    </w:p>
    <w:p w14:paraId="09E8830B" w14:textId="49F31184" w:rsidR="004608F1" w:rsidRPr="00F45F6E" w:rsidRDefault="00E0420B" w:rsidP="00F45F6E">
      <w:pPr>
        <w:spacing w:after="200" w:line="360" w:lineRule="auto"/>
        <w:ind w:firstLine="284"/>
        <w:contextualSpacing w:val="0"/>
        <w:jc w:val="both"/>
        <w:rPr>
          <w:rFonts w:ascii="Times New Roman" w:eastAsia="Times New Roman" w:hAnsi="Times New Roman" w:cs="Times New Roman"/>
          <w:szCs w:val="22"/>
        </w:rPr>
      </w:pPr>
      <w:r>
        <w:rPr>
          <w:rFonts w:ascii="Times New Roman" w:eastAsia="Times New Roman" w:hAnsi="Times New Roman" w:cs="Times New Roman"/>
          <w:szCs w:val="22"/>
        </w:rPr>
        <w:t>Αρχικά, οι συσχετίσεις που πραγματοποιήθηκαν μέσα από το εργαλείο</w:t>
      </w:r>
      <w:r w:rsidRPr="00E0420B">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στατιστικών αναλύσεων </w:t>
      </w:r>
      <w:r w:rsidRPr="00F3545E">
        <w:rPr>
          <w:rFonts w:ascii="Times New Roman" w:eastAsia="Times New Roman" w:hAnsi="Times New Roman" w:cs="Times New Roman"/>
          <w:i/>
          <w:szCs w:val="22"/>
          <w:lang w:val="en-US"/>
        </w:rPr>
        <w:t>SPSS</w:t>
      </w:r>
      <w:r w:rsidRPr="00E0420B">
        <w:rPr>
          <w:rFonts w:ascii="Times New Roman" w:eastAsia="Times New Roman" w:hAnsi="Times New Roman" w:cs="Times New Roman"/>
          <w:szCs w:val="22"/>
        </w:rPr>
        <w:t xml:space="preserve"> </w:t>
      </w:r>
      <w:r w:rsidR="00C81CDB">
        <w:rPr>
          <w:rFonts w:ascii="Times New Roman" w:eastAsia="Times New Roman" w:hAnsi="Times New Roman" w:cs="Times New Roman"/>
          <w:szCs w:val="22"/>
        </w:rPr>
        <w:t>μας έδειξαν ποιε</w:t>
      </w:r>
      <w:r w:rsidR="00681875">
        <w:rPr>
          <w:rFonts w:ascii="Times New Roman" w:eastAsia="Times New Roman" w:hAnsi="Times New Roman" w:cs="Times New Roman"/>
          <w:szCs w:val="22"/>
        </w:rPr>
        <w:t>ς σχέσεις ήταν στατιστικά σημαντικές στα τρία χρόνια έρευνας ξεχωριστά αλλά και στο σύνολο τους</w:t>
      </w:r>
      <w:r w:rsidR="00F45F6E">
        <w:rPr>
          <w:rFonts w:ascii="Times New Roman" w:eastAsia="Times New Roman" w:hAnsi="Times New Roman" w:cs="Times New Roman"/>
          <w:szCs w:val="22"/>
        </w:rPr>
        <w:t xml:space="preserve">. </w:t>
      </w:r>
      <w:r w:rsidR="00F45F6E" w:rsidRPr="00F45F6E">
        <w:rPr>
          <w:rFonts w:ascii="Times New Roman" w:hAnsi="Times New Roman" w:cs="Times New Roman"/>
        </w:rPr>
        <w:t>Ενδεικτικά, οι μεταβλητές που φαίνεται να έχουν συσχέτιση με το τελικό βαθμό του μαθήματος και για τα τρία χρόνια διεξαγωγής του μαθήματος, ήταν το πόσο ικανοί θεωρούσαν ότι ήταν οι φοιτητές στη χρήση του Moodle (moodle use capability perceptions) και το πόσες φορές ένας φοιτητής μπήκε στο τμήμα συζήτησης (forum view)</w:t>
      </w:r>
    </w:p>
    <w:p w14:paraId="37F7EA67" w14:textId="7307971D" w:rsidR="00DC763E" w:rsidRPr="00D206CE" w:rsidRDefault="00EA2106" w:rsidP="00233684">
      <w:pPr>
        <w:spacing w:after="200" w:line="360" w:lineRule="auto"/>
        <w:ind w:firstLine="284"/>
        <w:contextualSpacing w:val="0"/>
        <w:jc w:val="both"/>
        <w:rPr>
          <w:rFonts w:ascii="Times New Roman" w:hAnsi="Times New Roman" w:cs="Times New Roman"/>
          <w:b/>
          <w:color w:val="auto"/>
          <w:szCs w:val="22"/>
        </w:rPr>
      </w:pPr>
      <w:r>
        <w:rPr>
          <w:rFonts w:ascii="Times New Roman" w:eastAsia="Times New Roman" w:hAnsi="Times New Roman" w:cs="Times New Roman"/>
          <w:szCs w:val="22"/>
        </w:rPr>
        <w:t xml:space="preserve">Στη συνέχεια, </w:t>
      </w:r>
      <w:r w:rsidR="00F45F6E">
        <w:rPr>
          <w:rFonts w:ascii="Times New Roman" w:eastAsia="Times New Roman" w:hAnsi="Times New Roman" w:cs="Times New Roman"/>
          <w:szCs w:val="22"/>
        </w:rPr>
        <w:t xml:space="preserve">χρησιμοποιώντας το εργαλείο </w:t>
      </w:r>
      <w:r w:rsidR="00F45F6E" w:rsidRPr="00F3545E">
        <w:rPr>
          <w:rFonts w:ascii="Times New Roman" w:eastAsia="Times New Roman" w:hAnsi="Times New Roman" w:cs="Times New Roman"/>
          <w:i/>
          <w:szCs w:val="22"/>
          <w:lang w:val="en-US"/>
        </w:rPr>
        <w:t>Microsoft</w:t>
      </w:r>
      <w:r w:rsidR="00F45F6E" w:rsidRPr="00F3545E">
        <w:rPr>
          <w:rFonts w:ascii="Times New Roman" w:eastAsia="Times New Roman" w:hAnsi="Times New Roman" w:cs="Times New Roman"/>
          <w:i/>
          <w:szCs w:val="22"/>
        </w:rPr>
        <w:t xml:space="preserve"> </w:t>
      </w:r>
      <w:r w:rsidR="00F45F6E" w:rsidRPr="00F3545E">
        <w:rPr>
          <w:rFonts w:ascii="Times New Roman" w:eastAsia="Times New Roman" w:hAnsi="Times New Roman" w:cs="Times New Roman"/>
          <w:i/>
          <w:szCs w:val="22"/>
          <w:lang w:val="en-US"/>
        </w:rPr>
        <w:t>Excel</w:t>
      </w:r>
      <w:r w:rsidR="00F45F6E">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έγινε </w:t>
      </w:r>
      <w:r w:rsidR="00DC763E">
        <w:rPr>
          <w:rFonts w:ascii="Times New Roman" w:eastAsia="Times New Roman" w:hAnsi="Times New Roman" w:cs="Times New Roman"/>
          <w:szCs w:val="22"/>
        </w:rPr>
        <w:t>ομαδοποίηση των μαθητών</w:t>
      </w:r>
      <w:r>
        <w:rPr>
          <w:rFonts w:ascii="Times New Roman" w:eastAsia="Times New Roman" w:hAnsi="Times New Roman" w:cs="Times New Roman"/>
          <w:szCs w:val="22"/>
        </w:rPr>
        <w:t xml:space="preserve"> με βάση το τελικό τους</w:t>
      </w:r>
      <w:r w:rsidRPr="00C81CDB">
        <w:rPr>
          <w:rFonts w:ascii="Times New Roman" w:eastAsia="Times New Roman" w:hAnsi="Times New Roman" w:cs="Times New Roman"/>
          <w:szCs w:val="22"/>
        </w:rPr>
        <w:t xml:space="preserve"> </w:t>
      </w:r>
      <w:r>
        <w:rPr>
          <w:rFonts w:ascii="Times New Roman" w:eastAsia="Times New Roman" w:hAnsi="Times New Roman" w:cs="Times New Roman"/>
          <w:szCs w:val="22"/>
        </w:rPr>
        <w:t>βαθμό (</w:t>
      </w:r>
      <w:r w:rsidR="00C0645C">
        <w:rPr>
          <w:rFonts w:ascii="Times New Roman" w:eastAsia="Times New Roman" w:hAnsi="Times New Roman" w:cs="Times New Roman"/>
          <w:szCs w:val="22"/>
          <w:lang w:val="en-US"/>
        </w:rPr>
        <w:t>f</w:t>
      </w:r>
      <w:r>
        <w:rPr>
          <w:rFonts w:ascii="Times New Roman" w:eastAsia="Times New Roman" w:hAnsi="Times New Roman" w:cs="Times New Roman"/>
          <w:szCs w:val="22"/>
          <w:lang w:val="en-US"/>
        </w:rPr>
        <w:t>inal</w:t>
      </w:r>
      <w:r w:rsidRPr="00DC763E">
        <w:rPr>
          <w:rFonts w:ascii="Times New Roman" w:eastAsia="Times New Roman" w:hAnsi="Times New Roman" w:cs="Times New Roman"/>
          <w:szCs w:val="22"/>
        </w:rPr>
        <w:t xml:space="preserve"> </w:t>
      </w:r>
      <w:r>
        <w:rPr>
          <w:rFonts w:ascii="Times New Roman" w:eastAsia="Times New Roman" w:hAnsi="Times New Roman" w:cs="Times New Roman"/>
          <w:szCs w:val="22"/>
          <w:lang w:val="en-US"/>
        </w:rPr>
        <w:t>note</w:t>
      </w:r>
      <w:r w:rsidR="00F3545E">
        <w:rPr>
          <w:rFonts w:ascii="Times New Roman" w:eastAsia="Times New Roman" w:hAnsi="Times New Roman" w:cs="Times New Roman"/>
          <w:szCs w:val="22"/>
        </w:rPr>
        <w:t xml:space="preserve">). </w:t>
      </w:r>
      <w:r w:rsidR="00F3545E" w:rsidRPr="00F3545E">
        <w:rPr>
          <w:rFonts w:ascii="Times New Roman" w:hAnsi="Times New Roman" w:cs="Times New Roman"/>
        </w:rPr>
        <w:t>Συγκεκριμένα, στους μαθητές με βαθμολογία μικρότερη του 5 και στους μαθητές με βαθμολογίες στα διαστήματα [5, 7), [7, 8.5) και [8.5, 10]</w:t>
      </w:r>
      <w:r w:rsidR="00F3545E">
        <w:rPr>
          <w:rFonts w:ascii="Times New Roman" w:eastAsia="Times New Roman" w:hAnsi="Times New Roman" w:cs="Times New Roman"/>
          <w:szCs w:val="22"/>
        </w:rPr>
        <w:t>. Μέσα από τα αποτελέσματα</w:t>
      </w:r>
      <w:r w:rsidR="00C0645C">
        <w:rPr>
          <w:rFonts w:ascii="Times New Roman" w:eastAsia="Times New Roman" w:hAnsi="Times New Roman" w:cs="Times New Roman"/>
          <w:szCs w:val="22"/>
        </w:rPr>
        <w:t>,</w:t>
      </w:r>
      <w:r w:rsidR="00F3545E">
        <w:rPr>
          <w:rFonts w:ascii="Times New Roman" w:eastAsia="Times New Roman" w:hAnsi="Times New Roman" w:cs="Times New Roman"/>
          <w:szCs w:val="22"/>
        </w:rPr>
        <w:t xml:space="preserve"> διαπιστώθηκε ότι</w:t>
      </w:r>
      <w:r w:rsidR="00C0645C">
        <w:rPr>
          <w:rFonts w:ascii="Times New Roman" w:eastAsia="Times New Roman" w:hAnsi="Times New Roman" w:cs="Times New Roman"/>
          <w:szCs w:val="22"/>
        </w:rPr>
        <w:t xml:space="preserve"> οι μεταβλητές</w:t>
      </w:r>
      <w:r w:rsidR="00C0645C" w:rsidRPr="00C0645C">
        <w:rPr>
          <w:rFonts w:ascii="Times New Roman" w:eastAsia="Times New Roman" w:hAnsi="Times New Roman" w:cs="Times New Roman"/>
          <w:szCs w:val="22"/>
        </w:rPr>
        <w:t xml:space="preserve"> </w:t>
      </w:r>
      <w:r w:rsidR="00233684">
        <w:rPr>
          <w:rFonts w:ascii="Times New Roman" w:eastAsia="Times New Roman" w:hAnsi="Times New Roman" w:cs="Times New Roman"/>
          <w:szCs w:val="22"/>
        </w:rPr>
        <w:t xml:space="preserve">που αφορούν την </w:t>
      </w:r>
      <w:r w:rsidR="00233684">
        <w:rPr>
          <w:rFonts w:ascii="Times New Roman" w:hAnsi="Times New Roman" w:cs="Times New Roman"/>
          <w:szCs w:val="22"/>
        </w:rPr>
        <w:t xml:space="preserve">αντίληψη των μαθητών για τη χρηστικότητα του συστήματος </w:t>
      </w:r>
      <w:r w:rsidR="00233684">
        <w:rPr>
          <w:rFonts w:ascii="Times New Roman" w:hAnsi="Times New Roman" w:cs="Times New Roman"/>
          <w:szCs w:val="22"/>
          <w:lang w:val="en-US"/>
        </w:rPr>
        <w:t>Moodle</w:t>
      </w:r>
      <w:r w:rsidR="00233684" w:rsidRPr="00233684">
        <w:rPr>
          <w:rFonts w:ascii="Times New Roman" w:hAnsi="Times New Roman" w:cs="Times New Roman"/>
          <w:color w:val="auto"/>
          <w:szCs w:val="22"/>
        </w:rPr>
        <w:t xml:space="preserve"> </w:t>
      </w:r>
      <w:r w:rsidR="00233684">
        <w:rPr>
          <w:rFonts w:ascii="Times New Roman" w:hAnsi="Times New Roman" w:cs="Times New Roman"/>
          <w:color w:val="auto"/>
          <w:szCs w:val="22"/>
        </w:rPr>
        <w:t>(</w:t>
      </w:r>
      <w:r w:rsidR="00C0645C">
        <w:rPr>
          <w:rFonts w:ascii="Times New Roman" w:hAnsi="Times New Roman" w:cs="Times New Roman"/>
          <w:color w:val="auto"/>
          <w:szCs w:val="22"/>
          <w:lang w:val="en-US"/>
        </w:rPr>
        <w:t>e</w:t>
      </w:r>
      <w:r w:rsidR="00C0645C" w:rsidRPr="00832F25">
        <w:rPr>
          <w:rFonts w:ascii="Times New Roman" w:hAnsi="Times New Roman" w:cs="Times New Roman"/>
          <w:color w:val="auto"/>
          <w:szCs w:val="22"/>
          <w:lang w:val="en-US"/>
        </w:rPr>
        <w:t>ase</w:t>
      </w:r>
      <w:r w:rsidR="00C0645C" w:rsidRPr="00C0645C">
        <w:rPr>
          <w:rFonts w:ascii="Times New Roman" w:hAnsi="Times New Roman" w:cs="Times New Roman"/>
          <w:color w:val="auto"/>
          <w:szCs w:val="22"/>
        </w:rPr>
        <w:t xml:space="preserve"> </w:t>
      </w:r>
      <w:r w:rsidR="00C0645C" w:rsidRPr="00832F25">
        <w:rPr>
          <w:rFonts w:ascii="Times New Roman" w:hAnsi="Times New Roman" w:cs="Times New Roman"/>
          <w:color w:val="auto"/>
          <w:szCs w:val="22"/>
          <w:lang w:val="en-US"/>
        </w:rPr>
        <w:t>of</w:t>
      </w:r>
      <w:r w:rsidR="00C0645C" w:rsidRPr="00C0645C">
        <w:rPr>
          <w:rFonts w:ascii="Times New Roman" w:hAnsi="Times New Roman" w:cs="Times New Roman"/>
          <w:color w:val="auto"/>
          <w:szCs w:val="22"/>
        </w:rPr>
        <w:t xml:space="preserve"> </w:t>
      </w:r>
      <w:r w:rsidR="00C0645C" w:rsidRPr="00832F25">
        <w:rPr>
          <w:rFonts w:ascii="Times New Roman" w:hAnsi="Times New Roman" w:cs="Times New Roman"/>
          <w:color w:val="auto"/>
          <w:szCs w:val="22"/>
          <w:lang w:val="en-US"/>
        </w:rPr>
        <w:t>moodle</w:t>
      </w:r>
      <w:r w:rsidR="00C0645C" w:rsidRPr="00C0645C">
        <w:rPr>
          <w:rFonts w:ascii="Times New Roman" w:hAnsi="Times New Roman" w:cs="Times New Roman"/>
          <w:color w:val="auto"/>
          <w:szCs w:val="22"/>
        </w:rPr>
        <w:t xml:space="preserve"> </w:t>
      </w:r>
      <w:r w:rsidR="00C0645C" w:rsidRPr="00832F25">
        <w:rPr>
          <w:rFonts w:ascii="Times New Roman" w:hAnsi="Times New Roman" w:cs="Times New Roman"/>
          <w:color w:val="auto"/>
          <w:szCs w:val="22"/>
          <w:lang w:val="en-US"/>
        </w:rPr>
        <w:t>use</w:t>
      </w:r>
      <w:r w:rsidR="00C0645C" w:rsidRPr="00C0645C">
        <w:rPr>
          <w:rFonts w:ascii="Times New Roman" w:hAnsi="Times New Roman" w:cs="Times New Roman"/>
          <w:color w:val="auto"/>
          <w:szCs w:val="22"/>
        </w:rPr>
        <w:t xml:space="preserve"> </w:t>
      </w:r>
      <w:r w:rsidR="00C0645C" w:rsidRPr="00832F25">
        <w:rPr>
          <w:rFonts w:ascii="Times New Roman" w:hAnsi="Times New Roman" w:cs="Times New Roman"/>
          <w:color w:val="auto"/>
          <w:szCs w:val="22"/>
          <w:lang w:val="en-US"/>
        </w:rPr>
        <w:t>perceptions</w:t>
      </w:r>
      <w:r w:rsidR="00233684">
        <w:rPr>
          <w:rFonts w:ascii="Times New Roman" w:hAnsi="Times New Roman" w:cs="Times New Roman"/>
          <w:color w:val="auto"/>
          <w:szCs w:val="22"/>
        </w:rPr>
        <w:t xml:space="preserve">), </w:t>
      </w:r>
      <w:r w:rsidR="0042723F">
        <w:rPr>
          <w:rFonts w:ascii="Times New Roman" w:hAnsi="Times New Roman" w:cs="Times New Roman"/>
          <w:szCs w:val="22"/>
        </w:rPr>
        <w:t xml:space="preserve">το πόσο ικανοί θεωρούσαν ότι </w:t>
      </w:r>
      <w:r w:rsidR="00233684">
        <w:rPr>
          <w:rFonts w:ascii="Times New Roman" w:hAnsi="Times New Roman" w:cs="Times New Roman"/>
          <w:szCs w:val="22"/>
        </w:rPr>
        <w:t>ήταν οι φοιτητές χρησιμοποιώντας το</w:t>
      </w:r>
      <w:r w:rsidR="00233684">
        <w:rPr>
          <w:rFonts w:ascii="Times New Roman" w:hAnsi="Times New Roman" w:cs="Times New Roman"/>
          <w:color w:val="auto"/>
          <w:szCs w:val="22"/>
        </w:rPr>
        <w:t xml:space="preserve"> (</w:t>
      </w:r>
      <w:r w:rsidR="00C0645C">
        <w:rPr>
          <w:rFonts w:ascii="Times New Roman" w:hAnsi="Times New Roman" w:cs="Times New Roman"/>
          <w:color w:val="auto"/>
          <w:szCs w:val="22"/>
          <w:lang w:val="en-US"/>
        </w:rPr>
        <w:t>moodle</w:t>
      </w:r>
      <w:r w:rsidR="00C0645C" w:rsidRPr="00C0645C">
        <w:rPr>
          <w:rFonts w:ascii="Times New Roman" w:hAnsi="Times New Roman" w:cs="Times New Roman"/>
          <w:color w:val="auto"/>
          <w:szCs w:val="22"/>
        </w:rPr>
        <w:t xml:space="preserve"> </w:t>
      </w:r>
      <w:r w:rsidR="00C0645C">
        <w:rPr>
          <w:rFonts w:ascii="Times New Roman" w:hAnsi="Times New Roman" w:cs="Times New Roman"/>
          <w:color w:val="auto"/>
          <w:szCs w:val="22"/>
          <w:lang w:val="en-US"/>
        </w:rPr>
        <w:t>use</w:t>
      </w:r>
      <w:r w:rsidR="00C0645C" w:rsidRPr="00C0645C">
        <w:rPr>
          <w:rFonts w:ascii="Times New Roman" w:hAnsi="Times New Roman" w:cs="Times New Roman"/>
          <w:color w:val="auto"/>
          <w:szCs w:val="22"/>
        </w:rPr>
        <w:t xml:space="preserve"> </w:t>
      </w:r>
      <w:r w:rsidR="00C0645C">
        <w:rPr>
          <w:rFonts w:ascii="Times New Roman" w:hAnsi="Times New Roman" w:cs="Times New Roman"/>
          <w:color w:val="auto"/>
          <w:szCs w:val="22"/>
          <w:lang w:val="en-US"/>
        </w:rPr>
        <w:t>capability</w:t>
      </w:r>
      <w:r w:rsidR="00C0645C" w:rsidRPr="00C0645C">
        <w:rPr>
          <w:rFonts w:ascii="Times New Roman" w:hAnsi="Times New Roman" w:cs="Times New Roman"/>
          <w:color w:val="auto"/>
          <w:szCs w:val="22"/>
        </w:rPr>
        <w:t xml:space="preserve"> </w:t>
      </w:r>
      <w:r w:rsidR="00C0645C">
        <w:rPr>
          <w:rFonts w:ascii="Times New Roman" w:hAnsi="Times New Roman" w:cs="Times New Roman"/>
          <w:color w:val="auto"/>
          <w:szCs w:val="22"/>
          <w:lang w:val="en-US"/>
        </w:rPr>
        <w:t>perceptions</w:t>
      </w:r>
      <w:r w:rsidR="00233684">
        <w:rPr>
          <w:rFonts w:ascii="Times New Roman" w:hAnsi="Times New Roman" w:cs="Times New Roman"/>
          <w:color w:val="auto"/>
          <w:szCs w:val="22"/>
        </w:rPr>
        <w:t>)</w:t>
      </w:r>
      <w:r w:rsidR="00C0645C" w:rsidRPr="00C0645C">
        <w:rPr>
          <w:rFonts w:ascii="Times New Roman" w:hAnsi="Times New Roman" w:cs="Times New Roman"/>
          <w:color w:val="auto"/>
          <w:szCs w:val="22"/>
        </w:rPr>
        <w:t>,</w:t>
      </w:r>
      <w:r w:rsidR="00233684" w:rsidRPr="00233684">
        <w:t xml:space="preserve"> </w:t>
      </w:r>
      <w:r w:rsidR="00233684" w:rsidRPr="00233684">
        <w:rPr>
          <w:rFonts w:ascii="Times New Roman" w:hAnsi="Times New Roman" w:cs="Times New Roman"/>
          <w:color w:val="auto"/>
          <w:szCs w:val="22"/>
        </w:rPr>
        <w:t>τον αριθμό των αναρτήσεων ανα φοιτητή</w:t>
      </w:r>
      <w:r w:rsidR="00233684">
        <w:rPr>
          <w:rFonts w:ascii="Times New Roman" w:hAnsi="Times New Roman" w:cs="Times New Roman"/>
          <w:color w:val="auto"/>
          <w:szCs w:val="22"/>
        </w:rPr>
        <w:t xml:space="preserve"> (</w:t>
      </w:r>
      <w:r w:rsidR="00233684">
        <w:rPr>
          <w:rFonts w:ascii="Times New Roman" w:hAnsi="Times New Roman" w:cs="Times New Roman"/>
          <w:color w:val="auto"/>
          <w:szCs w:val="22"/>
          <w:lang w:val="en-US"/>
        </w:rPr>
        <w:t>forum</w:t>
      </w:r>
      <w:r w:rsidR="00233684" w:rsidRPr="00C0645C">
        <w:rPr>
          <w:rFonts w:ascii="Times New Roman" w:hAnsi="Times New Roman" w:cs="Times New Roman"/>
          <w:color w:val="auto"/>
          <w:szCs w:val="22"/>
        </w:rPr>
        <w:t xml:space="preserve"> </w:t>
      </w:r>
      <w:r w:rsidR="00233684">
        <w:rPr>
          <w:rFonts w:ascii="Times New Roman" w:hAnsi="Times New Roman" w:cs="Times New Roman"/>
          <w:color w:val="auto"/>
          <w:szCs w:val="22"/>
          <w:lang w:val="en-US"/>
        </w:rPr>
        <w:t>add</w:t>
      </w:r>
      <w:r w:rsidR="00233684" w:rsidRPr="00C0645C">
        <w:rPr>
          <w:rFonts w:ascii="Times New Roman" w:hAnsi="Times New Roman" w:cs="Times New Roman"/>
          <w:color w:val="auto"/>
          <w:szCs w:val="22"/>
        </w:rPr>
        <w:t xml:space="preserve"> </w:t>
      </w:r>
      <w:r w:rsidR="00233684">
        <w:rPr>
          <w:rFonts w:ascii="Times New Roman" w:hAnsi="Times New Roman" w:cs="Times New Roman"/>
          <w:color w:val="auto"/>
          <w:szCs w:val="22"/>
          <w:lang w:val="en-US"/>
        </w:rPr>
        <w:t>post</w:t>
      </w:r>
      <w:r w:rsidR="00233684">
        <w:rPr>
          <w:rFonts w:ascii="Times New Roman" w:hAnsi="Times New Roman" w:cs="Times New Roman"/>
          <w:color w:val="auto"/>
          <w:szCs w:val="22"/>
        </w:rPr>
        <w:t xml:space="preserve">), </w:t>
      </w:r>
      <w:r w:rsidR="00233684" w:rsidRPr="00233684">
        <w:rPr>
          <w:rFonts w:ascii="Times New Roman" w:hAnsi="Times New Roman" w:cs="Times New Roman"/>
          <w:color w:val="auto"/>
          <w:szCs w:val="22"/>
        </w:rPr>
        <w:t>το πόσες φορές ένας φοιτητής έχει μπει στο τμήμα συζήτησης, στο τμήμα του λεξιλογίου και στ</w:t>
      </w:r>
      <w:r w:rsidR="00760F6C">
        <w:rPr>
          <w:rFonts w:ascii="Times New Roman" w:hAnsi="Times New Roman" w:cs="Times New Roman"/>
          <w:color w:val="auto"/>
          <w:szCs w:val="22"/>
        </w:rPr>
        <w:t>ην υπηρεσία με την</w:t>
      </w:r>
      <w:r w:rsidR="00233684" w:rsidRPr="00233684">
        <w:rPr>
          <w:rFonts w:ascii="Times New Roman" w:hAnsi="Times New Roman" w:cs="Times New Roman"/>
          <w:color w:val="auto"/>
          <w:szCs w:val="22"/>
        </w:rPr>
        <w:t xml:space="preserve"> περίληψη για </w:t>
      </w:r>
      <w:r w:rsidR="00233684" w:rsidRPr="00233684">
        <w:rPr>
          <w:rFonts w:ascii="Times New Roman" w:hAnsi="Times New Roman" w:cs="Times New Roman"/>
          <w:color w:val="auto"/>
          <w:szCs w:val="22"/>
        </w:rPr>
        <w:lastRenderedPageBreak/>
        <w:t xml:space="preserve">όλα τα προφίλ των </w:t>
      </w:r>
      <w:r w:rsidR="00233684">
        <w:rPr>
          <w:rFonts w:ascii="Times New Roman" w:hAnsi="Times New Roman" w:cs="Times New Roman"/>
          <w:color w:val="auto"/>
          <w:szCs w:val="22"/>
        </w:rPr>
        <w:t>φοιτητών (</w:t>
      </w:r>
      <w:r w:rsidR="00C0645C">
        <w:rPr>
          <w:rFonts w:ascii="Times New Roman" w:hAnsi="Times New Roman" w:cs="Times New Roman"/>
          <w:color w:val="auto"/>
          <w:szCs w:val="22"/>
          <w:lang w:val="en-US"/>
        </w:rPr>
        <w:t>forum</w:t>
      </w:r>
      <w:r w:rsidR="00C0645C" w:rsidRPr="00C0645C">
        <w:rPr>
          <w:rFonts w:ascii="Times New Roman" w:hAnsi="Times New Roman" w:cs="Times New Roman"/>
          <w:color w:val="auto"/>
          <w:szCs w:val="22"/>
        </w:rPr>
        <w:t xml:space="preserve"> </w:t>
      </w:r>
      <w:r w:rsidR="00C0645C">
        <w:rPr>
          <w:rFonts w:ascii="Times New Roman" w:hAnsi="Times New Roman" w:cs="Times New Roman"/>
          <w:color w:val="auto"/>
          <w:szCs w:val="22"/>
          <w:lang w:val="en-US"/>
        </w:rPr>
        <w:t>view</w:t>
      </w:r>
      <w:r w:rsidR="00233684">
        <w:rPr>
          <w:rFonts w:ascii="Times New Roman" w:hAnsi="Times New Roman" w:cs="Times New Roman"/>
          <w:color w:val="auto"/>
          <w:szCs w:val="22"/>
        </w:rPr>
        <w:t xml:space="preserve">, </w:t>
      </w:r>
      <w:r w:rsidR="00C0645C">
        <w:rPr>
          <w:rFonts w:ascii="Times New Roman" w:hAnsi="Times New Roman" w:cs="Times New Roman"/>
          <w:color w:val="auto"/>
          <w:szCs w:val="22"/>
          <w:lang w:val="en-US"/>
        </w:rPr>
        <w:t>glossary</w:t>
      </w:r>
      <w:r w:rsidR="00C0645C" w:rsidRPr="00C0645C">
        <w:rPr>
          <w:rFonts w:ascii="Times New Roman" w:hAnsi="Times New Roman" w:cs="Times New Roman"/>
          <w:color w:val="auto"/>
          <w:szCs w:val="22"/>
        </w:rPr>
        <w:t xml:space="preserve"> </w:t>
      </w:r>
      <w:r w:rsidR="00C0645C">
        <w:rPr>
          <w:rFonts w:ascii="Times New Roman" w:hAnsi="Times New Roman" w:cs="Times New Roman"/>
          <w:color w:val="auto"/>
          <w:szCs w:val="22"/>
          <w:lang w:val="en-US"/>
        </w:rPr>
        <w:t>view</w:t>
      </w:r>
      <w:r w:rsidR="00233684">
        <w:rPr>
          <w:rFonts w:ascii="Times New Roman" w:hAnsi="Times New Roman" w:cs="Times New Roman"/>
          <w:color w:val="auto"/>
          <w:szCs w:val="22"/>
        </w:rPr>
        <w:t xml:space="preserve">, </w:t>
      </w:r>
      <w:r w:rsidR="00C0645C">
        <w:rPr>
          <w:rFonts w:ascii="Times New Roman" w:hAnsi="Times New Roman" w:cs="Times New Roman"/>
          <w:color w:val="auto"/>
          <w:szCs w:val="22"/>
          <w:lang w:val="en-US"/>
        </w:rPr>
        <w:t>user</w:t>
      </w:r>
      <w:r w:rsidR="00C0645C" w:rsidRPr="00C0645C">
        <w:rPr>
          <w:rFonts w:ascii="Times New Roman" w:hAnsi="Times New Roman" w:cs="Times New Roman"/>
          <w:color w:val="auto"/>
          <w:szCs w:val="22"/>
        </w:rPr>
        <w:t xml:space="preserve"> </w:t>
      </w:r>
      <w:r w:rsidR="00C0645C">
        <w:rPr>
          <w:rFonts w:ascii="Times New Roman" w:hAnsi="Times New Roman" w:cs="Times New Roman"/>
          <w:color w:val="auto"/>
          <w:szCs w:val="22"/>
          <w:lang w:val="en-US"/>
        </w:rPr>
        <w:t>view</w:t>
      </w:r>
      <w:r w:rsidR="00C0645C" w:rsidRPr="00C0645C">
        <w:rPr>
          <w:rFonts w:ascii="Times New Roman" w:hAnsi="Times New Roman" w:cs="Times New Roman"/>
          <w:color w:val="auto"/>
          <w:szCs w:val="22"/>
        </w:rPr>
        <w:t xml:space="preserve"> </w:t>
      </w:r>
      <w:r w:rsidR="00C0645C">
        <w:rPr>
          <w:rFonts w:ascii="Times New Roman" w:hAnsi="Times New Roman" w:cs="Times New Roman"/>
          <w:color w:val="auto"/>
          <w:szCs w:val="22"/>
          <w:lang w:val="en-US"/>
        </w:rPr>
        <w:t>all</w:t>
      </w:r>
      <w:r w:rsidR="00233684">
        <w:rPr>
          <w:rFonts w:ascii="Times New Roman" w:hAnsi="Times New Roman" w:cs="Times New Roman"/>
          <w:color w:val="auto"/>
          <w:szCs w:val="22"/>
        </w:rPr>
        <w:t>)</w:t>
      </w:r>
      <w:r w:rsidR="009B613E" w:rsidRPr="009B613E">
        <w:rPr>
          <w:rFonts w:ascii="Times New Roman" w:hAnsi="Times New Roman" w:cs="Times New Roman"/>
          <w:color w:val="auto"/>
          <w:szCs w:val="22"/>
        </w:rPr>
        <w:t xml:space="preserve"> </w:t>
      </w:r>
      <w:r w:rsidR="009B613E">
        <w:rPr>
          <w:rFonts w:ascii="Times New Roman" w:hAnsi="Times New Roman" w:cs="Times New Roman"/>
          <w:color w:val="auto"/>
          <w:szCs w:val="22"/>
        </w:rPr>
        <w:t>έδειξαν να οδηγούν έναν φοιτητή σε ανοδική πορεία ό</w:t>
      </w:r>
      <w:r w:rsidR="007F3C20">
        <w:rPr>
          <w:rFonts w:ascii="Times New Roman" w:hAnsi="Times New Roman" w:cs="Times New Roman"/>
          <w:color w:val="auto"/>
          <w:szCs w:val="22"/>
        </w:rPr>
        <w:t>σο αναφορά τον τελικό του βαθμό.</w:t>
      </w:r>
    </w:p>
    <w:p w14:paraId="3CE84E1B" w14:textId="1D12E51F" w:rsidR="00D838E5" w:rsidRDefault="00464783" w:rsidP="007D7D80">
      <w:pPr>
        <w:spacing w:after="200" w:line="360" w:lineRule="auto"/>
        <w:ind w:firstLine="284"/>
        <w:contextualSpacing w:val="0"/>
        <w:jc w:val="both"/>
        <w:rPr>
          <w:rFonts w:ascii="Times New Roman" w:eastAsia="Times New Roman" w:hAnsi="Times New Roman" w:cs="Times New Roman"/>
          <w:szCs w:val="22"/>
        </w:rPr>
      </w:pPr>
      <w:r>
        <w:rPr>
          <w:rFonts w:ascii="Times New Roman" w:eastAsia="Times New Roman" w:hAnsi="Times New Roman" w:cs="Times New Roman"/>
          <w:szCs w:val="22"/>
        </w:rPr>
        <w:t>Οι</w:t>
      </w:r>
      <w:r w:rsidR="005B4BE4">
        <w:rPr>
          <w:rFonts w:ascii="Times New Roman" w:eastAsia="Times New Roman" w:hAnsi="Times New Roman" w:cs="Times New Roman"/>
          <w:szCs w:val="22"/>
        </w:rPr>
        <w:t xml:space="preserve"> οπτικοποιήσεις όπου πραγματοποιήθηκαν με το εργαλείο </w:t>
      </w:r>
      <w:r w:rsidR="005B4BE4" w:rsidRPr="00F3545E">
        <w:rPr>
          <w:rFonts w:ascii="Times New Roman" w:eastAsia="Times New Roman" w:hAnsi="Times New Roman" w:cs="Times New Roman"/>
          <w:i/>
          <w:szCs w:val="22"/>
          <w:lang w:val="en-US"/>
        </w:rPr>
        <w:t>Tableau</w:t>
      </w:r>
      <w:r w:rsidR="005B4BE4" w:rsidRPr="00F3545E">
        <w:rPr>
          <w:rFonts w:ascii="Times New Roman" w:eastAsia="Times New Roman" w:hAnsi="Times New Roman" w:cs="Times New Roman"/>
          <w:i/>
          <w:szCs w:val="22"/>
        </w:rPr>
        <w:t xml:space="preserve"> </w:t>
      </w:r>
      <w:r w:rsidR="005B4BE4" w:rsidRPr="00F3545E">
        <w:rPr>
          <w:rFonts w:ascii="Times New Roman" w:eastAsia="Times New Roman" w:hAnsi="Times New Roman" w:cs="Times New Roman"/>
          <w:i/>
          <w:szCs w:val="22"/>
          <w:lang w:val="en-US"/>
        </w:rPr>
        <w:t>Public</w:t>
      </w:r>
      <w:r w:rsidR="000F656F" w:rsidRPr="000F656F">
        <w:rPr>
          <w:rFonts w:ascii="Times New Roman" w:eastAsia="Times New Roman" w:hAnsi="Times New Roman" w:cs="Times New Roman"/>
          <w:szCs w:val="22"/>
        </w:rPr>
        <w:t xml:space="preserve"> </w:t>
      </w:r>
      <w:r w:rsidR="00F3545E">
        <w:rPr>
          <w:rFonts w:ascii="Times New Roman" w:eastAsia="Times New Roman" w:hAnsi="Times New Roman" w:cs="Times New Roman"/>
          <w:szCs w:val="22"/>
        </w:rPr>
        <w:t xml:space="preserve">ήταν των μεταβλητών </w:t>
      </w:r>
      <w:r w:rsidR="00F3545E" w:rsidRPr="00F3545E">
        <w:rPr>
          <w:rFonts w:ascii="Times New Roman" w:hAnsi="Times New Roman" w:cs="Times New Roman"/>
        </w:rPr>
        <w:t>που αφορούν στο συνολικό αριθμό κινήσεων ανα μαθητή (total of id), το πόσες φορές μπήκε μέσα στο κομμάτι με τα βασικά εργαλεία και τις εργασίες (course view, assignment view).</w:t>
      </w:r>
      <w:r w:rsidR="00F3545E">
        <w:rPr>
          <w:rFonts w:ascii="Times New Roman" w:hAnsi="Times New Roman" w:cs="Times New Roman"/>
        </w:rPr>
        <w:t xml:space="preserve"> Μέσα από τις οπτικοποιήσεις</w:t>
      </w:r>
      <w:r w:rsidR="00F3545E">
        <w:t xml:space="preserve"> </w:t>
      </w:r>
      <w:r w:rsidR="00F3545E">
        <w:rPr>
          <w:rFonts w:ascii="Times New Roman" w:hAnsi="Times New Roman" w:cs="Times New Roman"/>
        </w:rPr>
        <w:t xml:space="preserve">είναι ευδιάκριτη </w:t>
      </w:r>
      <w:r w:rsidR="00F3545E" w:rsidRPr="00F3545E">
        <w:rPr>
          <w:rFonts w:ascii="Times New Roman" w:hAnsi="Times New Roman" w:cs="Times New Roman"/>
        </w:rPr>
        <w:t>η θετική σχέση των μεταβλητών αυτών με τον τελικό βαθμό των μαθητών, η ένταση της συσχέτισης αλλά και ο ακριβής αριθμός των κινήσεων για κάθε μαθητή.</w:t>
      </w:r>
      <w:r w:rsidR="00F3545E">
        <w:rPr>
          <w:rFonts w:ascii="Times New Roman" w:hAnsi="Times New Roman" w:cs="Times New Roman"/>
        </w:rPr>
        <w:t xml:space="preserve"> </w:t>
      </w:r>
      <w:r w:rsidR="00F3545E" w:rsidRPr="00F3545E">
        <w:rPr>
          <w:rFonts w:ascii="Times New Roman" w:hAnsi="Times New Roman" w:cs="Times New Roman"/>
        </w:rPr>
        <w:t>Τέλος, με την τεχνική hierarchical regression που πραγματοποιήθηκε με το εργαλείο SPSS, χωρίστηκαν οι μεταβλητές σε δύο ομάδες. Βρέθηκε ότι η ομάδα μεταβλητών όπου αφορά τις δράσεις των μαθητών μέσα στο σύστημα Moodle (9,6%) εξηγεί σε μεγαλύτερο βαθμό το ποσοστό της διασποράς του τελικού βαθμού από ότι η ομάδα μεταβλητών που αναφέρεται στις αντιλήψεις των φοιτητών για το σύστημα (4,5%).</w:t>
      </w:r>
      <w:r w:rsidR="00F3545E">
        <w:rPr>
          <w:rFonts w:ascii="Times New Roman" w:hAnsi="Times New Roman" w:cs="Times New Roman"/>
        </w:rPr>
        <w:t xml:space="preserve"> </w:t>
      </w:r>
    </w:p>
    <w:p w14:paraId="7BAC89FE" w14:textId="6E3077BA" w:rsidR="0042723F" w:rsidRDefault="0042723F" w:rsidP="007D7D80">
      <w:pPr>
        <w:spacing w:after="200" w:line="360" w:lineRule="auto"/>
        <w:ind w:firstLine="284"/>
        <w:contextualSpacing w:val="0"/>
        <w:jc w:val="both"/>
        <w:rPr>
          <w:rFonts w:ascii="Times New Roman" w:eastAsia="Times New Roman" w:hAnsi="Times New Roman" w:cs="Times New Roman"/>
          <w:szCs w:val="22"/>
        </w:rPr>
      </w:pPr>
      <w:r>
        <w:rPr>
          <w:rFonts w:ascii="Times New Roman" w:eastAsia="Times New Roman" w:hAnsi="Times New Roman" w:cs="Times New Roman"/>
          <w:szCs w:val="22"/>
        </w:rPr>
        <w:t xml:space="preserve">Μέσα από τη χρήση των εργαλείων και τεχνικών που προτείνονται παραπάνω, προκύπτει ότι σε μικρό χρονικό διάστημα αλλά και με σχετικά </w:t>
      </w:r>
      <w:r w:rsidRPr="0042723F">
        <w:rPr>
          <w:rFonts w:ascii="Times New Roman" w:eastAsia="Times New Roman" w:hAnsi="Times New Roman" w:cs="Times New Roman"/>
          <w:szCs w:val="22"/>
        </w:rPr>
        <w:t>περιορισμένη προσπάθεια ένας εκπαιδευτικός μπορεί να καταλήξει σε χρήσιμα συμπεράσματα. Συγκεκριμένα, μπορεί να κατανοήσει σε ποια σημεία του μαθήματος θα πρέπει να δώσει έμφαση ώστε να βοηθήσει τους μαθητές του να επιτύχο</w:t>
      </w:r>
      <w:r w:rsidR="007E6D5A">
        <w:rPr>
          <w:rFonts w:ascii="Times New Roman" w:eastAsia="Times New Roman" w:hAnsi="Times New Roman" w:cs="Times New Roman"/>
          <w:szCs w:val="22"/>
        </w:rPr>
        <w:t xml:space="preserve">υν μεγαλύτερη μαθησιακή πρόοδο. </w:t>
      </w:r>
      <w:r w:rsidRPr="0042723F">
        <w:rPr>
          <w:rFonts w:ascii="Times New Roman" w:eastAsia="Times New Roman" w:hAnsi="Times New Roman" w:cs="Times New Roman"/>
          <w:szCs w:val="22"/>
        </w:rPr>
        <w:t>Επιπρόσθετα, μπορεί να αναγνωρίσει επαναλαμβανόμενα πρότυπα συμπεριφοράς τα οποία χαρακτηρίζουν τους μα</w:t>
      </w:r>
      <w:r w:rsidR="00705C69">
        <w:rPr>
          <w:rFonts w:ascii="Times New Roman" w:eastAsia="Times New Roman" w:hAnsi="Times New Roman" w:cs="Times New Roman"/>
          <w:szCs w:val="22"/>
        </w:rPr>
        <w:t>θητές με υψηλές επιδόσεις. Επιπλέον</w:t>
      </w:r>
      <w:r w:rsidRPr="0042723F">
        <w:rPr>
          <w:rFonts w:ascii="Times New Roman" w:eastAsia="Times New Roman" w:hAnsi="Times New Roman" w:cs="Times New Roman"/>
          <w:szCs w:val="22"/>
        </w:rPr>
        <w:t>, μέσα από τη χρήση της τεχνικής μπορεί να γίνει γρήγορα εμφανές ποιες ενέργειες ή χαρακτηριστικά των μαθητών συνεισφέρουν περισσότερο στη διαμόρφ</w:t>
      </w:r>
      <w:r w:rsidR="00705C69">
        <w:rPr>
          <w:rFonts w:ascii="Times New Roman" w:eastAsia="Times New Roman" w:hAnsi="Times New Roman" w:cs="Times New Roman"/>
          <w:szCs w:val="22"/>
        </w:rPr>
        <w:t>ωση του τελικού βαθμού. Τέλος</w:t>
      </w:r>
      <w:r w:rsidRPr="0042723F">
        <w:rPr>
          <w:rFonts w:ascii="Times New Roman" w:eastAsia="Times New Roman" w:hAnsi="Times New Roman" w:cs="Times New Roman"/>
          <w:szCs w:val="22"/>
        </w:rPr>
        <w:t xml:space="preserve">, τα συλλεχθέντα δεδομένα και η ανάλυσή τους μπορούν να υποστηρίξουν ένα εκπαιδευτικό στις αποφάσεις του για τροποποιήσεις στον τρόπο διεξαγωγής του μαθήματος ώστε να βελτιστοποιήσει τη μαθησιακή εμπειρία.   </w:t>
      </w:r>
    </w:p>
    <w:p w14:paraId="1A3F8EC7" w14:textId="7BF1626C" w:rsidR="002C6FAC" w:rsidRPr="00E77739" w:rsidRDefault="00226E8A" w:rsidP="00705C69">
      <w:pPr>
        <w:spacing w:after="200" w:line="360" w:lineRule="auto"/>
        <w:ind w:firstLine="284"/>
        <w:contextualSpacing w:val="0"/>
        <w:jc w:val="both"/>
        <w:rPr>
          <w:rFonts w:ascii="Times New Roman" w:eastAsia="Times New Roman" w:hAnsi="Times New Roman" w:cs="Times New Roman"/>
          <w:szCs w:val="22"/>
        </w:rPr>
      </w:pPr>
      <w:r>
        <w:rPr>
          <w:rFonts w:ascii="Times New Roman" w:eastAsia="Times New Roman" w:hAnsi="Times New Roman" w:cs="Times New Roman"/>
          <w:szCs w:val="22"/>
        </w:rPr>
        <w:t>Για να μπορέσουν να βγου</w:t>
      </w:r>
      <w:r w:rsidR="00863C24">
        <w:rPr>
          <w:rFonts w:ascii="Times New Roman" w:eastAsia="Times New Roman" w:hAnsi="Times New Roman" w:cs="Times New Roman"/>
          <w:szCs w:val="22"/>
        </w:rPr>
        <w:t xml:space="preserve">ν περισσότερα συμπεράσματα πάνω στο πεδίο </w:t>
      </w:r>
      <w:r>
        <w:rPr>
          <w:rFonts w:ascii="Times New Roman" w:eastAsia="Times New Roman" w:hAnsi="Times New Roman" w:cs="Times New Roman"/>
          <w:szCs w:val="22"/>
          <w:lang w:val="en-US"/>
        </w:rPr>
        <w:t>Learning</w:t>
      </w:r>
      <w:r w:rsidR="00863C24" w:rsidRPr="00863C24">
        <w:rPr>
          <w:rFonts w:ascii="Times New Roman" w:eastAsia="Times New Roman" w:hAnsi="Times New Roman" w:cs="Times New Roman"/>
          <w:szCs w:val="22"/>
        </w:rPr>
        <w:t xml:space="preserve"> </w:t>
      </w:r>
      <w:r w:rsidR="00863C24">
        <w:rPr>
          <w:rFonts w:ascii="Times New Roman" w:eastAsia="Times New Roman" w:hAnsi="Times New Roman" w:cs="Times New Roman"/>
          <w:szCs w:val="22"/>
          <w:lang w:val="en-US"/>
        </w:rPr>
        <w:t>Analytics</w:t>
      </w:r>
      <w:r w:rsidR="00863C24" w:rsidRPr="00863C24">
        <w:rPr>
          <w:rFonts w:ascii="Times New Roman" w:eastAsia="Times New Roman" w:hAnsi="Times New Roman" w:cs="Times New Roman"/>
          <w:szCs w:val="22"/>
        </w:rPr>
        <w:t xml:space="preserve"> </w:t>
      </w:r>
      <w:r w:rsidR="00863C24">
        <w:rPr>
          <w:rFonts w:ascii="Times New Roman" w:eastAsia="Times New Roman" w:hAnsi="Times New Roman" w:cs="Times New Roman"/>
          <w:szCs w:val="22"/>
        </w:rPr>
        <w:t>θα μπορούσε σε μια</w:t>
      </w:r>
      <w:r w:rsidR="00871A74">
        <w:rPr>
          <w:rFonts w:ascii="Times New Roman" w:eastAsia="Times New Roman" w:hAnsi="Times New Roman" w:cs="Times New Roman"/>
          <w:szCs w:val="22"/>
        </w:rPr>
        <w:t xml:space="preserve"> επόμενη έρευνα να γίνει χρήση δεδομένων</w:t>
      </w:r>
      <w:r w:rsidR="00424AA9">
        <w:rPr>
          <w:rFonts w:ascii="Times New Roman" w:eastAsia="Times New Roman" w:hAnsi="Times New Roman" w:cs="Times New Roman"/>
          <w:szCs w:val="22"/>
        </w:rPr>
        <w:t xml:space="preserve"> από μεγαλύτερο δείγμα. Μια άλλη επιλογή θα μπορούσε να είναι </w:t>
      </w:r>
      <w:r w:rsidR="004236A7">
        <w:rPr>
          <w:rFonts w:ascii="Times New Roman" w:eastAsia="Times New Roman" w:hAnsi="Times New Roman" w:cs="Times New Roman"/>
          <w:szCs w:val="22"/>
        </w:rPr>
        <w:t>δεδομένα που προέρχονται από άλλο μάθημα ή</w:t>
      </w:r>
      <w:r w:rsidR="00863C24">
        <w:rPr>
          <w:rFonts w:ascii="Times New Roman" w:eastAsia="Times New Roman" w:hAnsi="Times New Roman" w:cs="Times New Roman"/>
          <w:szCs w:val="22"/>
        </w:rPr>
        <w:t xml:space="preserve"> από άλλο εκπαιδευτικό ίδρυμα και για περισσότερο χρονικό διάστημα ώστε να βγουν πιο σφαιρικά και ολοκληρωμένα συμπεράσματα.</w:t>
      </w:r>
      <w:r w:rsidR="008C40DC" w:rsidRPr="008C40DC">
        <w:rPr>
          <w:rFonts w:ascii="Times New Roman" w:eastAsia="Times New Roman" w:hAnsi="Times New Roman" w:cs="Times New Roman"/>
          <w:szCs w:val="22"/>
        </w:rPr>
        <w:t xml:space="preserve"> </w:t>
      </w:r>
      <w:r w:rsidR="008C40DC">
        <w:rPr>
          <w:rFonts w:ascii="Times New Roman" w:eastAsia="Times New Roman" w:hAnsi="Times New Roman" w:cs="Times New Roman"/>
          <w:szCs w:val="22"/>
        </w:rPr>
        <w:t xml:space="preserve">Σε μια άλλη έρευνα για την επιλογή των εργαλείων θα μπορούσαν να χρησιμοποιηθούν άλλα κριτήρια. Τέλος, </w:t>
      </w:r>
      <w:r w:rsidR="00F32B63">
        <w:rPr>
          <w:rFonts w:ascii="Times New Roman" w:eastAsia="Times New Roman" w:hAnsi="Times New Roman" w:cs="Times New Roman"/>
          <w:szCs w:val="22"/>
        </w:rPr>
        <w:t>θα μπορούσαν να χρησιμοποιηθούν άλλα εργαλεία που θα εφαρμόσουν τις ίδιε</w:t>
      </w:r>
      <w:r w:rsidR="009A562E">
        <w:rPr>
          <w:rFonts w:ascii="Times New Roman" w:eastAsia="Times New Roman" w:hAnsi="Times New Roman" w:cs="Times New Roman"/>
          <w:szCs w:val="22"/>
        </w:rPr>
        <w:t xml:space="preserve">ς τεχνικές που εφαρμόστηκαν </w:t>
      </w:r>
      <w:r w:rsidR="00F32B63">
        <w:rPr>
          <w:rFonts w:ascii="Times New Roman" w:eastAsia="Times New Roman" w:hAnsi="Times New Roman" w:cs="Times New Roman"/>
          <w:szCs w:val="22"/>
        </w:rPr>
        <w:t xml:space="preserve">στη συγκεκριμένη έρευνα ή άλλες τεχνικές του κλάδου </w:t>
      </w:r>
      <w:r w:rsidR="00F32B63">
        <w:rPr>
          <w:rFonts w:ascii="Times New Roman" w:eastAsia="Times New Roman" w:hAnsi="Times New Roman" w:cs="Times New Roman"/>
          <w:szCs w:val="22"/>
          <w:lang w:val="en-US"/>
        </w:rPr>
        <w:t>Learning</w:t>
      </w:r>
      <w:r w:rsidR="00F32B63" w:rsidRPr="00F32B63">
        <w:rPr>
          <w:rFonts w:ascii="Times New Roman" w:eastAsia="Times New Roman" w:hAnsi="Times New Roman" w:cs="Times New Roman"/>
          <w:szCs w:val="22"/>
        </w:rPr>
        <w:t xml:space="preserve"> </w:t>
      </w:r>
      <w:r w:rsidR="00F32B63">
        <w:rPr>
          <w:rFonts w:ascii="Times New Roman" w:eastAsia="Times New Roman" w:hAnsi="Times New Roman" w:cs="Times New Roman"/>
          <w:szCs w:val="22"/>
          <w:lang w:val="en-US"/>
        </w:rPr>
        <w:t>Analytics</w:t>
      </w:r>
      <w:r w:rsidR="00F32B63" w:rsidRPr="00F32B63">
        <w:rPr>
          <w:rFonts w:ascii="Times New Roman" w:eastAsia="Times New Roman" w:hAnsi="Times New Roman" w:cs="Times New Roman"/>
          <w:szCs w:val="22"/>
        </w:rPr>
        <w:t xml:space="preserve"> </w:t>
      </w:r>
      <w:r w:rsidR="00F32B63">
        <w:rPr>
          <w:rFonts w:ascii="Times New Roman" w:eastAsia="Times New Roman" w:hAnsi="Times New Roman" w:cs="Times New Roman"/>
          <w:szCs w:val="22"/>
        </w:rPr>
        <w:t>ώστε να π</w:t>
      </w:r>
      <w:r w:rsidR="0090131F">
        <w:rPr>
          <w:rFonts w:ascii="Times New Roman" w:eastAsia="Times New Roman" w:hAnsi="Times New Roman" w:cs="Times New Roman"/>
          <w:szCs w:val="22"/>
        </w:rPr>
        <w:t>αρθούν διαφορ</w:t>
      </w:r>
      <w:r w:rsidR="009A562E">
        <w:rPr>
          <w:rFonts w:ascii="Times New Roman" w:eastAsia="Times New Roman" w:hAnsi="Times New Roman" w:cs="Times New Roman"/>
          <w:szCs w:val="22"/>
        </w:rPr>
        <w:t>ετικά αποτελέσματα και ν</w:t>
      </w:r>
      <w:r w:rsidR="0090131F">
        <w:rPr>
          <w:rFonts w:ascii="Times New Roman" w:eastAsia="Times New Roman" w:hAnsi="Times New Roman" w:cs="Times New Roman"/>
          <w:szCs w:val="22"/>
        </w:rPr>
        <w:t>α συνεισφέρουν πολύτιμες πληροφορίες στο κλάδο.</w:t>
      </w:r>
    </w:p>
    <w:p w14:paraId="2E935B58" w14:textId="0A52A0E3" w:rsidR="000E5DC4" w:rsidRPr="002C6FAC" w:rsidRDefault="004608F1" w:rsidP="002C6FAC">
      <w:pPr>
        <w:pStyle w:val="Heading1"/>
        <w:spacing w:after="240"/>
        <w:rPr>
          <w:rFonts w:asciiTheme="majorHAnsi" w:hAnsiTheme="majorHAnsi"/>
          <w:b/>
          <w:sz w:val="52"/>
          <w:szCs w:val="52"/>
        </w:rPr>
      </w:pPr>
      <w:r>
        <w:rPr>
          <w:szCs w:val="22"/>
        </w:rPr>
        <w:lastRenderedPageBreak/>
        <w:t xml:space="preserve"> </w:t>
      </w:r>
      <w:r w:rsidR="00681875">
        <w:rPr>
          <w:szCs w:val="22"/>
        </w:rPr>
        <w:t xml:space="preserve"> </w:t>
      </w:r>
      <w:bookmarkStart w:id="90" w:name="_Toc421738010"/>
      <w:r w:rsidR="000E5DC4" w:rsidRPr="002C6FAC">
        <w:rPr>
          <w:rFonts w:asciiTheme="majorHAnsi" w:hAnsiTheme="majorHAnsi"/>
          <w:b/>
          <w:sz w:val="52"/>
          <w:szCs w:val="52"/>
        </w:rPr>
        <w:t>Βιβλιογραφία</w:t>
      </w:r>
      <w:bookmarkEnd w:id="90"/>
    </w:p>
    <w:p w14:paraId="66240360" w14:textId="77777777" w:rsidR="00153B70" w:rsidRDefault="00153B70" w:rsidP="00153B70">
      <w:pPr>
        <w:spacing w:after="200" w:line="360" w:lineRule="auto"/>
        <w:contextualSpacing w:val="0"/>
        <w:jc w:val="both"/>
        <w:rPr>
          <w:rFonts w:ascii="Times New Roman" w:hAnsi="Times New Roman" w:cs="Times New Roman"/>
          <w:bCs/>
          <w:color w:val="222222"/>
          <w:shd w:val="clear" w:color="auto" w:fill="FFFFFF"/>
          <w:lang w:val="en-US"/>
        </w:rPr>
      </w:pPr>
      <w:r w:rsidRPr="00153B70">
        <w:rPr>
          <w:rFonts w:ascii="Times New Roman" w:hAnsi="Times New Roman" w:cs="Times New Roman"/>
          <w:bCs/>
          <w:color w:val="222222"/>
          <w:shd w:val="clear" w:color="auto" w:fill="FFFFFF"/>
          <w:lang w:val="en-US"/>
        </w:rPr>
        <w:t>Agudo</w:t>
      </w:r>
      <w:r w:rsidRPr="0087522F">
        <w:rPr>
          <w:rFonts w:ascii="Times New Roman" w:hAnsi="Times New Roman" w:cs="Times New Roman"/>
          <w:bCs/>
          <w:color w:val="222222"/>
          <w:shd w:val="clear" w:color="auto" w:fill="FFFFFF"/>
        </w:rPr>
        <w:t>-</w:t>
      </w:r>
      <w:r w:rsidR="00A06A42" w:rsidRPr="0087522F">
        <w:rPr>
          <w:rFonts w:ascii="Times New Roman" w:hAnsi="Times New Roman" w:cs="Times New Roman"/>
          <w:bCs/>
          <w:color w:val="222222"/>
          <w:shd w:val="clear" w:color="auto" w:fill="FFFFFF"/>
        </w:rPr>
        <w:t xml:space="preserve"> </w:t>
      </w:r>
      <w:r w:rsidRPr="00153B70">
        <w:rPr>
          <w:rFonts w:ascii="Times New Roman" w:hAnsi="Times New Roman" w:cs="Times New Roman"/>
          <w:bCs/>
          <w:color w:val="222222"/>
          <w:shd w:val="clear" w:color="auto" w:fill="FFFFFF"/>
          <w:lang w:val="en-US"/>
        </w:rPr>
        <w:t>Peregrina</w:t>
      </w:r>
      <w:r w:rsidRPr="0087522F">
        <w:rPr>
          <w:rFonts w:ascii="Times New Roman" w:hAnsi="Times New Roman" w:cs="Times New Roman"/>
          <w:bCs/>
          <w:color w:val="222222"/>
          <w:shd w:val="clear" w:color="auto" w:fill="FFFFFF"/>
        </w:rPr>
        <w:t xml:space="preserve">, Á. </w:t>
      </w:r>
      <w:r w:rsidRPr="00153B70">
        <w:rPr>
          <w:rFonts w:ascii="Times New Roman" w:hAnsi="Times New Roman" w:cs="Times New Roman"/>
          <w:bCs/>
          <w:color w:val="222222"/>
          <w:shd w:val="clear" w:color="auto" w:fill="FFFFFF"/>
          <w:lang w:val="en-US"/>
        </w:rPr>
        <w:t>F</w:t>
      </w:r>
      <w:r w:rsidRPr="0087522F">
        <w:rPr>
          <w:rFonts w:ascii="Times New Roman" w:hAnsi="Times New Roman" w:cs="Times New Roman"/>
          <w:bCs/>
          <w:color w:val="222222"/>
          <w:shd w:val="clear" w:color="auto" w:fill="FFFFFF"/>
        </w:rPr>
        <w:t xml:space="preserve">., </w:t>
      </w:r>
      <w:r w:rsidRPr="00153B70">
        <w:rPr>
          <w:rFonts w:ascii="Times New Roman" w:hAnsi="Times New Roman" w:cs="Times New Roman"/>
          <w:bCs/>
          <w:color w:val="222222"/>
          <w:shd w:val="clear" w:color="auto" w:fill="FFFFFF"/>
          <w:lang w:val="en-US"/>
        </w:rPr>
        <w:t>Iglesias</w:t>
      </w:r>
      <w:r w:rsidRPr="0087522F">
        <w:rPr>
          <w:rFonts w:ascii="Times New Roman" w:hAnsi="Times New Roman" w:cs="Times New Roman"/>
          <w:bCs/>
          <w:color w:val="222222"/>
          <w:shd w:val="clear" w:color="auto" w:fill="FFFFFF"/>
        </w:rPr>
        <w:t>-</w:t>
      </w:r>
      <w:r w:rsidRPr="00153B70">
        <w:rPr>
          <w:rFonts w:ascii="Times New Roman" w:hAnsi="Times New Roman" w:cs="Times New Roman"/>
          <w:bCs/>
          <w:color w:val="222222"/>
          <w:shd w:val="clear" w:color="auto" w:fill="FFFFFF"/>
          <w:lang w:val="en-US"/>
        </w:rPr>
        <w:t>Pradas</w:t>
      </w:r>
      <w:r w:rsidRPr="0087522F">
        <w:rPr>
          <w:rFonts w:ascii="Times New Roman" w:hAnsi="Times New Roman" w:cs="Times New Roman"/>
          <w:bCs/>
          <w:color w:val="222222"/>
          <w:shd w:val="clear" w:color="auto" w:fill="FFFFFF"/>
        </w:rPr>
        <w:t xml:space="preserve">, </w:t>
      </w:r>
      <w:r w:rsidRPr="00153B70">
        <w:rPr>
          <w:rFonts w:ascii="Times New Roman" w:hAnsi="Times New Roman" w:cs="Times New Roman"/>
          <w:bCs/>
          <w:color w:val="222222"/>
          <w:shd w:val="clear" w:color="auto" w:fill="FFFFFF"/>
          <w:lang w:val="en-US"/>
        </w:rPr>
        <w:t>S</w:t>
      </w:r>
      <w:r w:rsidRPr="0087522F">
        <w:rPr>
          <w:rFonts w:ascii="Times New Roman" w:hAnsi="Times New Roman" w:cs="Times New Roman"/>
          <w:bCs/>
          <w:color w:val="222222"/>
          <w:shd w:val="clear" w:color="auto" w:fill="FFFFFF"/>
        </w:rPr>
        <w:t xml:space="preserve">., </w:t>
      </w:r>
      <w:r w:rsidRPr="00153B70">
        <w:rPr>
          <w:rFonts w:ascii="Times New Roman" w:hAnsi="Times New Roman" w:cs="Times New Roman"/>
          <w:bCs/>
          <w:color w:val="222222"/>
          <w:shd w:val="clear" w:color="auto" w:fill="FFFFFF"/>
          <w:lang w:val="en-US"/>
        </w:rPr>
        <w:t>Conde</w:t>
      </w:r>
      <w:r w:rsidRPr="0087522F">
        <w:rPr>
          <w:rFonts w:ascii="Times New Roman" w:hAnsi="Times New Roman" w:cs="Times New Roman"/>
          <w:bCs/>
          <w:color w:val="222222"/>
          <w:shd w:val="clear" w:color="auto" w:fill="FFFFFF"/>
        </w:rPr>
        <w:t>-</w:t>
      </w:r>
      <w:r w:rsidRPr="00153B70">
        <w:rPr>
          <w:rFonts w:ascii="Times New Roman" w:hAnsi="Times New Roman" w:cs="Times New Roman"/>
          <w:bCs/>
          <w:color w:val="222222"/>
          <w:shd w:val="clear" w:color="auto" w:fill="FFFFFF"/>
          <w:lang w:val="en-US"/>
        </w:rPr>
        <w:t>Gonz</w:t>
      </w:r>
      <w:r w:rsidRPr="0087522F">
        <w:rPr>
          <w:rFonts w:ascii="Times New Roman" w:hAnsi="Times New Roman" w:cs="Times New Roman"/>
          <w:bCs/>
          <w:color w:val="222222"/>
          <w:shd w:val="clear" w:color="auto" w:fill="FFFFFF"/>
        </w:rPr>
        <w:t>á</w:t>
      </w:r>
      <w:r w:rsidRPr="00153B70">
        <w:rPr>
          <w:rFonts w:ascii="Times New Roman" w:hAnsi="Times New Roman" w:cs="Times New Roman"/>
          <w:bCs/>
          <w:color w:val="222222"/>
          <w:shd w:val="clear" w:color="auto" w:fill="FFFFFF"/>
          <w:lang w:val="en-US"/>
        </w:rPr>
        <w:t>lez</w:t>
      </w:r>
      <w:r w:rsidRPr="0087522F">
        <w:rPr>
          <w:rFonts w:ascii="Times New Roman" w:hAnsi="Times New Roman" w:cs="Times New Roman"/>
          <w:bCs/>
          <w:color w:val="222222"/>
          <w:shd w:val="clear" w:color="auto" w:fill="FFFFFF"/>
        </w:rPr>
        <w:t xml:space="preserve">, </w:t>
      </w:r>
      <w:r w:rsidRPr="00153B70">
        <w:rPr>
          <w:rFonts w:ascii="Times New Roman" w:hAnsi="Times New Roman" w:cs="Times New Roman"/>
          <w:bCs/>
          <w:color w:val="222222"/>
          <w:shd w:val="clear" w:color="auto" w:fill="FFFFFF"/>
          <w:lang w:val="en-US"/>
        </w:rPr>
        <w:t>M</w:t>
      </w:r>
      <w:r w:rsidRPr="0087522F">
        <w:rPr>
          <w:rFonts w:ascii="Times New Roman" w:hAnsi="Times New Roman" w:cs="Times New Roman"/>
          <w:bCs/>
          <w:color w:val="222222"/>
          <w:shd w:val="clear" w:color="auto" w:fill="FFFFFF"/>
        </w:rPr>
        <w:t xml:space="preserve">. Á., &amp; </w:t>
      </w:r>
      <w:r w:rsidRPr="00153B70">
        <w:rPr>
          <w:rFonts w:ascii="Times New Roman" w:hAnsi="Times New Roman" w:cs="Times New Roman"/>
          <w:bCs/>
          <w:color w:val="222222"/>
          <w:shd w:val="clear" w:color="auto" w:fill="FFFFFF"/>
          <w:lang w:val="en-US"/>
        </w:rPr>
        <w:t>Hern</w:t>
      </w:r>
      <w:r w:rsidRPr="0087522F">
        <w:rPr>
          <w:rFonts w:ascii="Times New Roman" w:hAnsi="Times New Roman" w:cs="Times New Roman"/>
          <w:bCs/>
          <w:color w:val="222222"/>
          <w:shd w:val="clear" w:color="auto" w:fill="FFFFFF"/>
        </w:rPr>
        <w:t>á</w:t>
      </w:r>
      <w:r w:rsidRPr="00153B70">
        <w:rPr>
          <w:rFonts w:ascii="Times New Roman" w:hAnsi="Times New Roman" w:cs="Times New Roman"/>
          <w:bCs/>
          <w:color w:val="222222"/>
          <w:shd w:val="clear" w:color="auto" w:fill="FFFFFF"/>
          <w:lang w:val="en-US"/>
        </w:rPr>
        <w:t>ndez</w:t>
      </w:r>
      <w:r w:rsidRPr="0087522F">
        <w:rPr>
          <w:rFonts w:ascii="Times New Roman" w:hAnsi="Times New Roman" w:cs="Times New Roman"/>
          <w:bCs/>
          <w:color w:val="222222"/>
          <w:shd w:val="clear" w:color="auto" w:fill="FFFFFF"/>
        </w:rPr>
        <w:t>-</w:t>
      </w:r>
      <w:r w:rsidRPr="00153B70">
        <w:rPr>
          <w:rFonts w:ascii="Times New Roman" w:hAnsi="Times New Roman" w:cs="Times New Roman"/>
          <w:bCs/>
          <w:color w:val="222222"/>
          <w:shd w:val="clear" w:color="auto" w:fill="FFFFFF"/>
          <w:lang w:val="en-US"/>
        </w:rPr>
        <w:t>Garc</w:t>
      </w:r>
      <w:r w:rsidRPr="0087522F">
        <w:rPr>
          <w:rFonts w:ascii="Times New Roman" w:hAnsi="Times New Roman" w:cs="Times New Roman"/>
          <w:bCs/>
          <w:color w:val="222222"/>
          <w:shd w:val="clear" w:color="auto" w:fill="FFFFFF"/>
        </w:rPr>
        <w:t>í</w:t>
      </w:r>
      <w:r w:rsidRPr="00153B70">
        <w:rPr>
          <w:rFonts w:ascii="Times New Roman" w:hAnsi="Times New Roman" w:cs="Times New Roman"/>
          <w:bCs/>
          <w:color w:val="222222"/>
          <w:shd w:val="clear" w:color="auto" w:fill="FFFFFF"/>
          <w:lang w:val="en-US"/>
        </w:rPr>
        <w:t>a</w:t>
      </w:r>
      <w:r w:rsidRPr="0087522F">
        <w:rPr>
          <w:rFonts w:ascii="Times New Roman" w:hAnsi="Times New Roman" w:cs="Times New Roman"/>
          <w:bCs/>
          <w:color w:val="222222"/>
          <w:shd w:val="clear" w:color="auto" w:fill="FFFFFF"/>
        </w:rPr>
        <w:t xml:space="preserve">, Á. (2014). </w:t>
      </w:r>
      <w:r w:rsidRPr="00153B70">
        <w:rPr>
          <w:rFonts w:ascii="Times New Roman" w:hAnsi="Times New Roman" w:cs="Times New Roman"/>
          <w:bCs/>
          <w:color w:val="222222"/>
          <w:shd w:val="clear" w:color="auto" w:fill="FFFFFF"/>
          <w:lang w:val="en-US"/>
        </w:rPr>
        <w:t xml:space="preserve">Can we predict success from log data in VLEs? </w:t>
      </w:r>
      <w:r w:rsidR="00A06A42">
        <w:rPr>
          <w:rFonts w:ascii="Times New Roman" w:hAnsi="Times New Roman" w:cs="Times New Roman"/>
          <w:bCs/>
          <w:color w:val="222222"/>
          <w:shd w:val="clear" w:color="auto" w:fill="FFFFFF"/>
          <w:lang w:val="en-US"/>
        </w:rPr>
        <w:t xml:space="preserve"> </w:t>
      </w:r>
      <w:r w:rsidRPr="00153B70">
        <w:rPr>
          <w:rFonts w:ascii="Times New Roman" w:hAnsi="Times New Roman" w:cs="Times New Roman"/>
          <w:bCs/>
          <w:color w:val="222222"/>
          <w:shd w:val="clear" w:color="auto" w:fill="FFFFFF"/>
          <w:lang w:val="en-US"/>
        </w:rPr>
        <w:t xml:space="preserve">Classification of interactions for learning analytics and their relation with performance in VLE-supported F2F and online learning. </w:t>
      </w:r>
      <w:r w:rsidRPr="004B4B6E">
        <w:rPr>
          <w:rFonts w:ascii="Times New Roman" w:hAnsi="Times New Roman" w:cs="Times New Roman"/>
          <w:bCs/>
          <w:i/>
          <w:iCs/>
          <w:color w:val="222222"/>
          <w:shd w:val="clear" w:color="auto" w:fill="FFFFFF"/>
          <w:lang w:val="en-US"/>
        </w:rPr>
        <w:t>Computers in human behavior</w:t>
      </w:r>
      <w:r w:rsidRPr="004B4B6E">
        <w:rPr>
          <w:rFonts w:ascii="Times New Roman" w:hAnsi="Times New Roman" w:cs="Times New Roman"/>
          <w:bCs/>
          <w:color w:val="222222"/>
          <w:shd w:val="clear" w:color="auto" w:fill="FFFFFF"/>
          <w:lang w:val="en-US"/>
        </w:rPr>
        <w:t xml:space="preserve">, </w:t>
      </w:r>
      <w:r w:rsidRPr="004B4B6E">
        <w:rPr>
          <w:rFonts w:ascii="Times New Roman" w:hAnsi="Times New Roman" w:cs="Times New Roman"/>
          <w:bCs/>
          <w:i/>
          <w:iCs/>
          <w:color w:val="222222"/>
          <w:shd w:val="clear" w:color="auto" w:fill="FFFFFF"/>
          <w:lang w:val="en-US"/>
        </w:rPr>
        <w:t>31</w:t>
      </w:r>
      <w:r w:rsidRPr="004B4B6E">
        <w:rPr>
          <w:rFonts w:ascii="Times New Roman" w:hAnsi="Times New Roman" w:cs="Times New Roman"/>
          <w:bCs/>
          <w:color w:val="222222"/>
          <w:shd w:val="clear" w:color="auto" w:fill="FFFFFF"/>
          <w:lang w:val="en-US"/>
        </w:rPr>
        <w:t>, 542-550.</w:t>
      </w:r>
    </w:p>
    <w:p w14:paraId="0EA273DD" w14:textId="77777777" w:rsidR="00094317" w:rsidRPr="00094317" w:rsidRDefault="00094317" w:rsidP="00153B70">
      <w:pPr>
        <w:spacing w:after="200" w:line="360" w:lineRule="auto"/>
        <w:contextualSpacing w:val="0"/>
        <w:jc w:val="both"/>
        <w:rPr>
          <w:rFonts w:ascii="Times New Roman" w:hAnsi="Times New Roman" w:cs="Times New Roman"/>
          <w:bCs/>
          <w:color w:val="222222"/>
          <w:shd w:val="clear" w:color="auto" w:fill="FFFFFF"/>
          <w:lang w:val="en-US"/>
        </w:rPr>
      </w:pPr>
      <w:r w:rsidRPr="00094317">
        <w:rPr>
          <w:rFonts w:ascii="Times New Roman" w:hAnsi="Times New Roman" w:cs="Times New Roman"/>
          <w:bCs/>
          <w:color w:val="222222"/>
          <w:shd w:val="clear" w:color="auto" w:fill="FFFFFF"/>
          <w:lang w:val="en-US"/>
        </w:rPr>
        <w:t>Ali, L., Asadi, M., Gašević, D., Jovanović, J., &amp; Hatala, M. (2013). Factors influencing beliefs for adoption of a learning analytics tool: An empirical study.Computers &amp; Education, 62, 130-148.</w:t>
      </w:r>
      <w:r>
        <w:rPr>
          <w:rFonts w:ascii="Times New Roman" w:hAnsi="Times New Roman" w:cs="Times New Roman"/>
          <w:bCs/>
          <w:color w:val="222222"/>
          <w:shd w:val="clear" w:color="auto" w:fill="FFFFFF"/>
          <w:lang w:val="en-US"/>
        </w:rPr>
        <w:t xml:space="preserve"> </w:t>
      </w:r>
    </w:p>
    <w:p w14:paraId="09438DAD" w14:textId="77777777" w:rsidR="00834DFA" w:rsidRPr="00834DFA" w:rsidRDefault="00834DFA" w:rsidP="00153B70">
      <w:pPr>
        <w:spacing w:after="200" w:line="360" w:lineRule="auto"/>
        <w:contextualSpacing w:val="0"/>
        <w:jc w:val="both"/>
        <w:rPr>
          <w:rFonts w:ascii="Times New Roman" w:hAnsi="Times New Roman" w:cs="Times New Roman"/>
          <w:lang w:val="en-US"/>
        </w:rPr>
      </w:pPr>
      <w:r w:rsidRPr="00834DFA">
        <w:rPr>
          <w:rFonts w:ascii="Times New Roman" w:hAnsi="Times New Roman" w:cs="Times New Roman"/>
          <w:lang w:val="en-US"/>
        </w:rPr>
        <w:t>Ali, L., Hatala, M., Gašević, D., &amp; Jovanović, J. (2012). A qualitative evaluation of evolution of a learning analytics tool. Computers &amp; Education,</w:t>
      </w:r>
      <w:r w:rsidR="00025FF4" w:rsidRPr="009927D0">
        <w:rPr>
          <w:rFonts w:ascii="Times New Roman" w:hAnsi="Times New Roman" w:cs="Times New Roman"/>
          <w:lang w:val="en-US"/>
        </w:rPr>
        <w:t xml:space="preserve"> </w:t>
      </w:r>
      <w:r w:rsidRPr="00834DFA">
        <w:rPr>
          <w:rFonts w:ascii="Times New Roman" w:hAnsi="Times New Roman" w:cs="Times New Roman"/>
          <w:lang w:val="en-US"/>
        </w:rPr>
        <w:t>58(1), 470-489.</w:t>
      </w:r>
      <w:r>
        <w:rPr>
          <w:rFonts w:ascii="Times New Roman" w:hAnsi="Times New Roman" w:cs="Times New Roman"/>
          <w:lang w:val="en-US"/>
        </w:rPr>
        <w:t xml:space="preserve"> </w:t>
      </w:r>
    </w:p>
    <w:p w14:paraId="7F9ED5A6" w14:textId="77777777" w:rsidR="000E5DC4" w:rsidRPr="00AC2FF6" w:rsidRDefault="000E5DC4" w:rsidP="003F3E1B">
      <w:pPr>
        <w:spacing w:after="200" w:line="360" w:lineRule="auto"/>
        <w:contextualSpacing w:val="0"/>
        <w:jc w:val="both"/>
        <w:rPr>
          <w:lang w:val="en-US"/>
        </w:rPr>
      </w:pPr>
      <w:r w:rsidRPr="000E5DC4">
        <w:rPr>
          <w:rFonts w:ascii="Times New Roman" w:eastAsia="Times New Roman" w:hAnsi="Times New Roman" w:cs="Times New Roman"/>
          <w:lang w:val="en-US"/>
        </w:rPr>
        <w:t>Bienkowski</w:t>
      </w:r>
      <w:r w:rsidRPr="00153B70">
        <w:rPr>
          <w:rFonts w:ascii="Times New Roman" w:eastAsia="Times New Roman" w:hAnsi="Times New Roman" w:cs="Times New Roman"/>
          <w:lang w:val="en-US"/>
        </w:rPr>
        <w:t xml:space="preserve">, </w:t>
      </w:r>
      <w:r w:rsidRPr="000E5DC4">
        <w:rPr>
          <w:rFonts w:ascii="Times New Roman" w:eastAsia="Times New Roman" w:hAnsi="Times New Roman" w:cs="Times New Roman"/>
          <w:lang w:val="en-US"/>
        </w:rPr>
        <w:t>M</w:t>
      </w:r>
      <w:r w:rsidRPr="00153B70">
        <w:rPr>
          <w:rFonts w:ascii="Times New Roman" w:eastAsia="Times New Roman" w:hAnsi="Times New Roman" w:cs="Times New Roman"/>
          <w:lang w:val="en-US"/>
        </w:rPr>
        <w:t xml:space="preserve">., </w:t>
      </w:r>
      <w:r w:rsidRPr="000E5DC4">
        <w:rPr>
          <w:rFonts w:ascii="Times New Roman" w:eastAsia="Times New Roman" w:hAnsi="Times New Roman" w:cs="Times New Roman"/>
          <w:lang w:val="en-US"/>
        </w:rPr>
        <w:t>Feng</w:t>
      </w:r>
      <w:r w:rsidRPr="00153B70">
        <w:rPr>
          <w:rFonts w:ascii="Times New Roman" w:eastAsia="Times New Roman" w:hAnsi="Times New Roman" w:cs="Times New Roman"/>
          <w:lang w:val="en-US"/>
        </w:rPr>
        <w:t xml:space="preserve">, </w:t>
      </w:r>
      <w:r w:rsidRPr="000E5DC4">
        <w:rPr>
          <w:rFonts w:ascii="Times New Roman" w:eastAsia="Times New Roman" w:hAnsi="Times New Roman" w:cs="Times New Roman"/>
          <w:lang w:val="en-US"/>
        </w:rPr>
        <w:t>M</w:t>
      </w:r>
      <w:r w:rsidRPr="00153B70">
        <w:rPr>
          <w:rFonts w:ascii="Times New Roman" w:eastAsia="Times New Roman" w:hAnsi="Times New Roman" w:cs="Times New Roman"/>
          <w:lang w:val="en-US"/>
        </w:rPr>
        <w:t xml:space="preserve">., &amp; </w:t>
      </w:r>
      <w:r w:rsidRPr="000E5DC4">
        <w:rPr>
          <w:rFonts w:ascii="Times New Roman" w:eastAsia="Times New Roman" w:hAnsi="Times New Roman" w:cs="Times New Roman"/>
          <w:lang w:val="en-US"/>
        </w:rPr>
        <w:t>Means</w:t>
      </w:r>
      <w:r w:rsidRPr="00153B70">
        <w:rPr>
          <w:rFonts w:ascii="Times New Roman" w:eastAsia="Times New Roman" w:hAnsi="Times New Roman" w:cs="Times New Roman"/>
          <w:lang w:val="en-US"/>
        </w:rPr>
        <w:t xml:space="preserve">, </w:t>
      </w:r>
      <w:r w:rsidRPr="000E5DC4">
        <w:rPr>
          <w:rFonts w:ascii="Times New Roman" w:eastAsia="Times New Roman" w:hAnsi="Times New Roman" w:cs="Times New Roman"/>
          <w:lang w:val="en-US"/>
        </w:rPr>
        <w:t>B</w:t>
      </w:r>
      <w:r w:rsidRPr="00153B70">
        <w:rPr>
          <w:rFonts w:ascii="Times New Roman" w:eastAsia="Times New Roman" w:hAnsi="Times New Roman" w:cs="Times New Roman"/>
          <w:lang w:val="en-US"/>
        </w:rPr>
        <w:t xml:space="preserve">. (2012). </w:t>
      </w:r>
      <w:r w:rsidRPr="00AC2FF6">
        <w:rPr>
          <w:rFonts w:ascii="Times New Roman" w:eastAsia="Times New Roman" w:hAnsi="Times New Roman" w:cs="Times New Roman"/>
          <w:lang w:val="en-US"/>
        </w:rPr>
        <w:t xml:space="preserve">Enhancing teaching and learning through educational data mining and learning analytics: An issue brief. </w:t>
      </w:r>
      <w:r w:rsidRPr="00AC2FF6">
        <w:rPr>
          <w:rFonts w:ascii="Times New Roman" w:eastAsia="Times New Roman" w:hAnsi="Times New Roman" w:cs="Times New Roman"/>
          <w:i/>
          <w:lang w:val="en-US"/>
        </w:rPr>
        <w:t xml:space="preserve">US Department of Education, Office of Educational Technology, </w:t>
      </w:r>
      <w:r w:rsidRPr="00C2610C">
        <w:rPr>
          <w:rFonts w:ascii="Times New Roman" w:eastAsia="Times New Roman" w:hAnsi="Times New Roman" w:cs="Times New Roman"/>
          <w:lang w:val="en-US"/>
        </w:rPr>
        <w:t>1-57</w:t>
      </w:r>
      <w:r w:rsidRPr="00AC2FF6">
        <w:rPr>
          <w:rFonts w:ascii="Times New Roman" w:eastAsia="Times New Roman" w:hAnsi="Times New Roman" w:cs="Times New Roman"/>
          <w:lang w:val="en-US"/>
        </w:rPr>
        <w:t>.</w:t>
      </w:r>
    </w:p>
    <w:p w14:paraId="78723179" w14:textId="77777777" w:rsidR="00C2610C" w:rsidRPr="00834DFA" w:rsidRDefault="00C2610C" w:rsidP="003F3E1B">
      <w:pPr>
        <w:spacing w:after="200" w:line="360" w:lineRule="auto"/>
        <w:contextualSpacing w:val="0"/>
        <w:jc w:val="both"/>
        <w:rPr>
          <w:rFonts w:ascii="Times New Roman" w:hAnsi="Times New Roman" w:cs="Times New Roman"/>
          <w:lang w:val="en-US"/>
        </w:rPr>
      </w:pPr>
      <w:r w:rsidRPr="00C2610C">
        <w:rPr>
          <w:rFonts w:ascii="Times New Roman" w:hAnsi="Times New Roman" w:cs="Times New Roman"/>
          <w:lang w:val="en-US"/>
        </w:rPr>
        <w:t xml:space="preserve">Conde, M. Á., &amp; Hernández-García, Á. (2015). Learning analytics for educational decision making. </w:t>
      </w:r>
      <w:r w:rsidRPr="00834DFA">
        <w:rPr>
          <w:rFonts w:ascii="Times New Roman" w:hAnsi="Times New Roman" w:cs="Times New Roman"/>
          <w:i/>
          <w:lang w:val="en-US"/>
        </w:rPr>
        <w:t>Computers in Human Behavior</w:t>
      </w:r>
      <w:r w:rsidRPr="00834DFA">
        <w:rPr>
          <w:rFonts w:ascii="Times New Roman" w:hAnsi="Times New Roman" w:cs="Times New Roman"/>
          <w:lang w:val="en-US"/>
        </w:rPr>
        <w:t xml:space="preserve">, </w:t>
      </w:r>
      <w:r w:rsidRPr="00834DFA">
        <w:rPr>
          <w:rFonts w:ascii="Times New Roman" w:hAnsi="Times New Roman" w:cs="Times New Roman"/>
          <w:i/>
          <w:lang w:val="en-US"/>
        </w:rPr>
        <w:t>47</w:t>
      </w:r>
      <w:r w:rsidRPr="00834DFA">
        <w:rPr>
          <w:rFonts w:ascii="Times New Roman" w:hAnsi="Times New Roman" w:cs="Times New Roman"/>
          <w:lang w:val="en-US"/>
        </w:rPr>
        <w:t>, 1-3.</w:t>
      </w:r>
    </w:p>
    <w:p w14:paraId="4FE0D828" w14:textId="77777777" w:rsidR="000E5DC4" w:rsidRPr="00AC2FF6" w:rsidRDefault="000E5DC4" w:rsidP="003F3E1B">
      <w:pPr>
        <w:spacing w:after="200" w:line="360" w:lineRule="auto"/>
        <w:contextualSpacing w:val="0"/>
        <w:jc w:val="both"/>
        <w:rPr>
          <w:lang w:val="en-US"/>
        </w:rPr>
      </w:pPr>
      <w:r w:rsidRPr="00AC2FF6">
        <w:rPr>
          <w:rFonts w:ascii="Times New Roman" w:eastAsia="Times New Roman" w:hAnsi="Times New Roman" w:cs="Times New Roman"/>
          <w:lang w:val="en-US"/>
        </w:rPr>
        <w:t xml:space="preserve">Dawson, S. (2009). “Seeing” the learning community: An exploration of the development of a resource for monitoring online student networking. </w:t>
      </w:r>
      <w:r w:rsidRPr="00AC2FF6">
        <w:rPr>
          <w:rFonts w:ascii="Times New Roman" w:eastAsia="Times New Roman" w:hAnsi="Times New Roman" w:cs="Times New Roman"/>
          <w:i/>
          <w:lang w:val="en-US"/>
        </w:rPr>
        <w:t>British Journal of Educational Technology</w:t>
      </w:r>
      <w:r w:rsidRPr="00AC2FF6">
        <w:rPr>
          <w:rFonts w:ascii="Times New Roman" w:eastAsia="Times New Roman" w:hAnsi="Times New Roman" w:cs="Times New Roman"/>
          <w:lang w:val="en-US"/>
        </w:rPr>
        <w:t xml:space="preserve">, </w:t>
      </w:r>
      <w:r w:rsidRPr="00AC2FF6">
        <w:rPr>
          <w:rFonts w:ascii="Times New Roman" w:eastAsia="Times New Roman" w:hAnsi="Times New Roman" w:cs="Times New Roman"/>
          <w:i/>
          <w:lang w:val="en-US"/>
        </w:rPr>
        <w:t>41</w:t>
      </w:r>
      <w:r w:rsidRPr="00AC2FF6">
        <w:rPr>
          <w:rFonts w:ascii="Times New Roman" w:eastAsia="Times New Roman" w:hAnsi="Times New Roman" w:cs="Times New Roman"/>
          <w:lang w:val="en-US"/>
        </w:rPr>
        <w:t>(5), 736-752.</w:t>
      </w:r>
    </w:p>
    <w:p w14:paraId="7FD15144" w14:textId="77777777" w:rsidR="000E5DC4" w:rsidRDefault="000E5DC4" w:rsidP="003F3E1B">
      <w:pPr>
        <w:spacing w:after="200" w:line="360" w:lineRule="auto"/>
        <w:contextualSpacing w:val="0"/>
        <w:jc w:val="both"/>
        <w:rPr>
          <w:rFonts w:ascii="Times New Roman" w:eastAsia="Times New Roman" w:hAnsi="Times New Roman" w:cs="Times New Roman"/>
          <w:lang w:val="en-US"/>
        </w:rPr>
      </w:pPr>
      <w:r w:rsidRPr="00AC2FF6">
        <w:rPr>
          <w:rFonts w:ascii="Times New Roman" w:eastAsia="Times New Roman" w:hAnsi="Times New Roman" w:cs="Times New Roman"/>
          <w:lang w:val="en-US"/>
        </w:rPr>
        <w:t xml:space="preserve">Dimopoulos, I., Petropoulou, O., Boloudakis, M., &amp; Retalis, S. (2013). Using Learning Analytics in Moodle for assessing students’ performance. </w:t>
      </w:r>
      <w:r w:rsidRPr="00AC2FF6">
        <w:rPr>
          <w:rFonts w:ascii="Times New Roman" w:eastAsia="Times New Roman" w:hAnsi="Times New Roman" w:cs="Times New Roman"/>
          <w:i/>
          <w:lang w:val="en-US"/>
        </w:rPr>
        <w:t>2nd Moodle Research Conference</w:t>
      </w:r>
      <w:r w:rsidRPr="00AC2FF6">
        <w:rPr>
          <w:rFonts w:ascii="Times New Roman" w:eastAsia="Times New Roman" w:hAnsi="Times New Roman" w:cs="Times New Roman"/>
          <w:lang w:val="en-US"/>
        </w:rPr>
        <w:t>. 40-46.</w:t>
      </w:r>
    </w:p>
    <w:p w14:paraId="1C279CA2" w14:textId="415EC0A8" w:rsidR="00094317" w:rsidRPr="00AC2FF6" w:rsidRDefault="00094317" w:rsidP="003F3E1B">
      <w:pPr>
        <w:spacing w:after="200" w:line="360" w:lineRule="auto"/>
        <w:contextualSpacing w:val="0"/>
        <w:jc w:val="both"/>
        <w:rPr>
          <w:lang w:val="en-US"/>
        </w:rPr>
      </w:pPr>
      <w:r w:rsidRPr="00834DFA">
        <w:rPr>
          <w:rFonts w:ascii="Times New Roman" w:hAnsi="Times New Roman" w:cs="Times New Roman"/>
          <w:lang w:val="en-US"/>
        </w:rPr>
        <w:t>Hernández-García, Á., González-González, I., Jiménez-Zarco, A. I., &amp; Chaparro-Peláez, J. (2014). Apply</w:t>
      </w:r>
      <w:r w:rsidR="00023255">
        <w:rPr>
          <w:rFonts w:ascii="Times New Roman" w:hAnsi="Times New Roman" w:cs="Times New Roman"/>
          <w:lang w:val="en-US"/>
        </w:rPr>
        <w:t>ing social learning analytics t</w:t>
      </w:r>
      <w:r w:rsidRPr="00834DFA">
        <w:rPr>
          <w:rFonts w:ascii="Times New Roman" w:hAnsi="Times New Roman" w:cs="Times New Roman"/>
          <w:lang w:val="en-US"/>
        </w:rPr>
        <w:t>o message boards in online distance learning: A case study. Computers in Human Behavior, 47, 68-80</w:t>
      </w:r>
      <w:r w:rsidRPr="00834DFA">
        <w:rPr>
          <w:lang w:val="en-US"/>
        </w:rPr>
        <w:t>.</w:t>
      </w:r>
    </w:p>
    <w:p w14:paraId="36B0C14D" w14:textId="77777777" w:rsidR="000E5DC4" w:rsidRPr="009927D0" w:rsidRDefault="000E5DC4" w:rsidP="003F3E1B">
      <w:pPr>
        <w:spacing w:after="200" w:line="360" w:lineRule="auto"/>
        <w:contextualSpacing w:val="0"/>
        <w:jc w:val="both"/>
        <w:rPr>
          <w:rFonts w:ascii="Times New Roman" w:eastAsia="Times New Roman" w:hAnsi="Times New Roman" w:cs="Times New Roman"/>
          <w:lang w:val="en-US"/>
        </w:rPr>
      </w:pPr>
      <w:r w:rsidRPr="00AC2FF6">
        <w:rPr>
          <w:rFonts w:ascii="Times New Roman" w:eastAsia="Times New Roman" w:hAnsi="Times New Roman" w:cs="Times New Roman"/>
          <w:lang w:val="en-US"/>
        </w:rPr>
        <w:t xml:space="preserve">Junco, R. (2011). The relationship between frequency of facebook use, participation in facebook activities and student engagement. </w:t>
      </w:r>
      <w:r w:rsidRPr="00AC2FF6">
        <w:rPr>
          <w:rFonts w:ascii="Times New Roman" w:eastAsia="Times New Roman" w:hAnsi="Times New Roman" w:cs="Times New Roman"/>
          <w:i/>
          <w:lang w:val="en-US"/>
        </w:rPr>
        <w:t>Computers &amp; Education</w:t>
      </w:r>
      <w:r w:rsidRPr="00AC2FF6">
        <w:rPr>
          <w:rFonts w:ascii="Times New Roman" w:eastAsia="Times New Roman" w:hAnsi="Times New Roman" w:cs="Times New Roman"/>
          <w:lang w:val="en-US"/>
        </w:rPr>
        <w:t xml:space="preserve">, </w:t>
      </w:r>
      <w:r w:rsidRPr="00AC2FF6">
        <w:rPr>
          <w:rFonts w:ascii="Times New Roman" w:eastAsia="Times New Roman" w:hAnsi="Times New Roman" w:cs="Times New Roman"/>
          <w:i/>
          <w:lang w:val="en-US"/>
        </w:rPr>
        <w:t>58</w:t>
      </w:r>
      <w:r w:rsidRPr="00AC2FF6">
        <w:rPr>
          <w:rFonts w:ascii="Times New Roman" w:eastAsia="Times New Roman" w:hAnsi="Times New Roman" w:cs="Times New Roman"/>
          <w:lang w:val="en-US"/>
        </w:rPr>
        <w:t>(1), 162-172.</w:t>
      </w:r>
    </w:p>
    <w:p w14:paraId="571C876A" w14:textId="5109CD31" w:rsidR="00325EC0" w:rsidRPr="006A5243" w:rsidRDefault="000E5DC4" w:rsidP="00325EC0">
      <w:pPr>
        <w:spacing w:after="200" w:line="360" w:lineRule="auto"/>
        <w:contextualSpacing w:val="0"/>
        <w:jc w:val="both"/>
        <w:rPr>
          <w:rFonts w:ascii="Times New Roman" w:eastAsia="Times New Roman" w:hAnsi="Times New Roman" w:cs="Times New Roman"/>
          <w:lang w:val="en-US"/>
        </w:rPr>
      </w:pPr>
      <w:r w:rsidRPr="00AC2FF6">
        <w:rPr>
          <w:rFonts w:ascii="Times New Roman" w:eastAsia="Times New Roman" w:hAnsi="Times New Roman" w:cs="Times New Roman"/>
          <w:lang w:val="en-US"/>
        </w:rPr>
        <w:t>Kotsiantis, S., Tselios, N., Filippidi, A., &amp; Komis, V. (2013). Using learning analytics to identify successful learne</w:t>
      </w:r>
      <w:r w:rsidR="00023255">
        <w:rPr>
          <w:rFonts w:ascii="Times New Roman" w:eastAsia="Times New Roman" w:hAnsi="Times New Roman" w:cs="Times New Roman"/>
          <w:lang w:val="en-US"/>
        </w:rPr>
        <w:t>rs in a blended learning course</w:t>
      </w:r>
      <w:r w:rsidRPr="00AC2FF6">
        <w:rPr>
          <w:rFonts w:ascii="Times New Roman" w:eastAsia="Times New Roman" w:hAnsi="Times New Roman" w:cs="Times New Roman"/>
          <w:lang w:val="en-US"/>
        </w:rPr>
        <w:t xml:space="preserve">. </w:t>
      </w:r>
      <w:r w:rsidRPr="00AC2FF6">
        <w:rPr>
          <w:rFonts w:ascii="Times New Roman" w:eastAsia="Times New Roman" w:hAnsi="Times New Roman" w:cs="Times New Roman"/>
          <w:i/>
          <w:lang w:val="en-US"/>
        </w:rPr>
        <w:t>Int. J. Technology Enhanced Learning</w:t>
      </w:r>
      <w:r w:rsidRPr="00AC2FF6">
        <w:rPr>
          <w:rFonts w:ascii="Times New Roman" w:eastAsia="Times New Roman" w:hAnsi="Times New Roman" w:cs="Times New Roman"/>
          <w:lang w:val="en-US"/>
        </w:rPr>
        <w:t>,</w:t>
      </w:r>
      <w:r w:rsidRPr="00AC2FF6">
        <w:rPr>
          <w:rFonts w:ascii="Times New Roman" w:eastAsia="Times New Roman" w:hAnsi="Times New Roman" w:cs="Times New Roman"/>
          <w:highlight w:val="white"/>
          <w:lang w:val="en-US"/>
        </w:rPr>
        <w:t xml:space="preserve"> </w:t>
      </w:r>
      <w:r w:rsidRPr="00AC2FF6">
        <w:rPr>
          <w:rFonts w:ascii="Times New Roman" w:eastAsia="Times New Roman" w:hAnsi="Times New Roman" w:cs="Times New Roman"/>
          <w:i/>
          <w:highlight w:val="white"/>
          <w:lang w:val="en-US"/>
        </w:rPr>
        <w:t>5</w:t>
      </w:r>
      <w:r w:rsidRPr="00AC2FF6">
        <w:rPr>
          <w:rFonts w:ascii="Times New Roman" w:eastAsia="Times New Roman" w:hAnsi="Times New Roman" w:cs="Times New Roman"/>
          <w:highlight w:val="white"/>
          <w:lang w:val="en-US"/>
        </w:rPr>
        <w:t>(2)</w:t>
      </w:r>
      <w:r w:rsidRPr="00AC2FF6">
        <w:rPr>
          <w:rFonts w:ascii="Times New Roman" w:eastAsia="Times New Roman" w:hAnsi="Times New Roman" w:cs="Times New Roman"/>
          <w:lang w:val="en-US"/>
        </w:rPr>
        <w:t>, 133-150.</w:t>
      </w:r>
    </w:p>
    <w:p w14:paraId="0026C21F" w14:textId="77777777" w:rsidR="00C028B0" w:rsidRPr="007A1475" w:rsidRDefault="00C028B0" w:rsidP="003F3E1B">
      <w:pPr>
        <w:spacing w:line="360" w:lineRule="auto"/>
        <w:ind w:right="-1"/>
        <w:jc w:val="both"/>
        <w:rPr>
          <w:rFonts w:ascii="Times New Roman" w:eastAsia="Times New Roman" w:hAnsi="Times New Roman" w:cs="Times New Roman"/>
          <w:lang w:val="en-US"/>
        </w:rPr>
      </w:pPr>
      <w:r w:rsidRPr="00B5098F">
        <w:rPr>
          <w:rFonts w:ascii="Times New Roman" w:eastAsia="Times New Roman" w:hAnsi="Times New Roman" w:cs="Times New Roman"/>
          <w:lang w:val="en-US"/>
        </w:rPr>
        <w:lastRenderedPageBreak/>
        <w:t xml:space="preserve">Papamitsiou, Z., &amp; Economides, A. (2014). Learning Analytics and Educational Data Mining in Practice: A Systematic Literature Review of Empirical Evidence. </w:t>
      </w:r>
      <w:r w:rsidRPr="00B5098F">
        <w:rPr>
          <w:rFonts w:ascii="Times New Roman" w:eastAsia="Times New Roman" w:hAnsi="Times New Roman" w:cs="Times New Roman"/>
          <w:i/>
          <w:lang w:val="en-US"/>
        </w:rPr>
        <w:t>Educational Technology &amp; Society, 17</w:t>
      </w:r>
      <w:r w:rsidRPr="00B5098F">
        <w:rPr>
          <w:rFonts w:ascii="Times New Roman" w:eastAsia="Times New Roman" w:hAnsi="Times New Roman" w:cs="Times New Roman"/>
          <w:lang w:val="en-US"/>
        </w:rPr>
        <w:t>(4), 49–64.</w:t>
      </w:r>
    </w:p>
    <w:p w14:paraId="69F1C297" w14:textId="77777777" w:rsidR="00C028B0" w:rsidRPr="007A1475" w:rsidRDefault="00C028B0" w:rsidP="003F3E1B">
      <w:pPr>
        <w:spacing w:line="360" w:lineRule="auto"/>
        <w:ind w:right="566"/>
        <w:jc w:val="both"/>
        <w:rPr>
          <w:lang w:val="en-US"/>
        </w:rPr>
      </w:pPr>
    </w:p>
    <w:p w14:paraId="7AC2FA33" w14:textId="77777777" w:rsidR="000E5DC4" w:rsidRPr="004B4B6E" w:rsidRDefault="00C028B0" w:rsidP="00C2610C">
      <w:pPr>
        <w:spacing w:after="240" w:line="360" w:lineRule="auto"/>
        <w:ind w:right="566"/>
        <w:jc w:val="both"/>
        <w:rPr>
          <w:rFonts w:ascii="Times New Roman" w:hAnsi="Times New Roman" w:cs="Times New Roman"/>
          <w:color w:val="222222"/>
          <w:shd w:val="clear" w:color="auto" w:fill="FFFFFF"/>
          <w:lang w:val="en-US"/>
        </w:rPr>
      </w:pPr>
      <w:r w:rsidRPr="00D05123">
        <w:rPr>
          <w:rFonts w:ascii="Times New Roman" w:hAnsi="Times New Roman" w:cs="Times New Roman"/>
          <w:color w:val="222222"/>
          <w:shd w:val="clear" w:color="auto" w:fill="FFFFFF"/>
          <w:lang w:val="en-US"/>
        </w:rPr>
        <w:t>Pe</w:t>
      </w:r>
      <w:r w:rsidRPr="00FF13C6">
        <w:rPr>
          <w:rFonts w:ascii="Times New Roman" w:hAnsi="Times New Roman" w:cs="Times New Roman"/>
          <w:color w:val="222222"/>
          <w:shd w:val="clear" w:color="auto" w:fill="FFFFFF"/>
          <w:lang w:val="en-US"/>
        </w:rPr>
        <w:t>ñ</w:t>
      </w:r>
      <w:r w:rsidRPr="00D05123">
        <w:rPr>
          <w:rFonts w:ascii="Times New Roman" w:hAnsi="Times New Roman" w:cs="Times New Roman"/>
          <w:color w:val="222222"/>
          <w:shd w:val="clear" w:color="auto" w:fill="FFFFFF"/>
          <w:lang w:val="en-US"/>
        </w:rPr>
        <w:t>a</w:t>
      </w:r>
      <w:r w:rsidRPr="00FF13C6">
        <w:rPr>
          <w:rFonts w:ascii="Times New Roman" w:hAnsi="Times New Roman" w:cs="Times New Roman"/>
          <w:color w:val="222222"/>
          <w:shd w:val="clear" w:color="auto" w:fill="FFFFFF"/>
          <w:lang w:val="en-US"/>
        </w:rPr>
        <w:t>-</w:t>
      </w:r>
      <w:r w:rsidRPr="00D05123">
        <w:rPr>
          <w:rFonts w:ascii="Times New Roman" w:hAnsi="Times New Roman" w:cs="Times New Roman"/>
          <w:color w:val="222222"/>
          <w:shd w:val="clear" w:color="auto" w:fill="FFFFFF"/>
          <w:lang w:val="en-US"/>
        </w:rPr>
        <w:t>Ayala</w:t>
      </w:r>
      <w:r w:rsidRPr="00FF13C6">
        <w:rPr>
          <w:rFonts w:ascii="Times New Roman" w:hAnsi="Times New Roman" w:cs="Times New Roman"/>
          <w:color w:val="222222"/>
          <w:shd w:val="clear" w:color="auto" w:fill="FFFFFF"/>
          <w:lang w:val="en-US"/>
        </w:rPr>
        <w:t xml:space="preserve">, </w:t>
      </w:r>
      <w:r w:rsidRPr="00D05123">
        <w:rPr>
          <w:rFonts w:ascii="Times New Roman" w:hAnsi="Times New Roman" w:cs="Times New Roman"/>
          <w:color w:val="222222"/>
          <w:shd w:val="clear" w:color="auto" w:fill="FFFFFF"/>
          <w:lang w:val="en-US"/>
        </w:rPr>
        <w:t>A</w:t>
      </w:r>
      <w:r w:rsidRPr="00FF13C6">
        <w:rPr>
          <w:rFonts w:ascii="Times New Roman" w:hAnsi="Times New Roman" w:cs="Times New Roman"/>
          <w:color w:val="222222"/>
          <w:shd w:val="clear" w:color="auto" w:fill="FFFFFF"/>
          <w:lang w:val="en-US"/>
        </w:rPr>
        <w:t xml:space="preserve">. (2014). </w:t>
      </w:r>
      <w:r w:rsidRPr="00D05123">
        <w:rPr>
          <w:rFonts w:ascii="Times New Roman" w:hAnsi="Times New Roman" w:cs="Times New Roman"/>
          <w:color w:val="222222"/>
          <w:shd w:val="clear" w:color="auto" w:fill="FFFFFF"/>
          <w:lang w:val="en-US"/>
        </w:rPr>
        <w:t>Educational</w:t>
      </w:r>
      <w:r w:rsidRPr="00FF13C6">
        <w:rPr>
          <w:rFonts w:ascii="Times New Roman" w:hAnsi="Times New Roman" w:cs="Times New Roman"/>
          <w:color w:val="222222"/>
          <w:shd w:val="clear" w:color="auto" w:fill="FFFFFF"/>
          <w:lang w:val="en-US"/>
        </w:rPr>
        <w:t xml:space="preserve"> </w:t>
      </w:r>
      <w:r w:rsidRPr="00D05123">
        <w:rPr>
          <w:rFonts w:ascii="Times New Roman" w:hAnsi="Times New Roman" w:cs="Times New Roman"/>
          <w:color w:val="222222"/>
          <w:shd w:val="clear" w:color="auto" w:fill="FFFFFF"/>
          <w:lang w:val="en-US"/>
        </w:rPr>
        <w:t>data</w:t>
      </w:r>
      <w:r w:rsidRPr="00FF13C6">
        <w:rPr>
          <w:rFonts w:ascii="Times New Roman" w:hAnsi="Times New Roman" w:cs="Times New Roman"/>
          <w:color w:val="222222"/>
          <w:shd w:val="clear" w:color="auto" w:fill="FFFFFF"/>
          <w:lang w:val="en-US"/>
        </w:rPr>
        <w:t xml:space="preserve"> </w:t>
      </w:r>
      <w:r w:rsidRPr="00D05123">
        <w:rPr>
          <w:rFonts w:ascii="Times New Roman" w:hAnsi="Times New Roman" w:cs="Times New Roman"/>
          <w:color w:val="222222"/>
          <w:shd w:val="clear" w:color="auto" w:fill="FFFFFF"/>
          <w:lang w:val="en-US"/>
        </w:rPr>
        <w:t>mining</w:t>
      </w:r>
      <w:r w:rsidRPr="00FF13C6">
        <w:rPr>
          <w:rFonts w:ascii="Times New Roman" w:hAnsi="Times New Roman" w:cs="Times New Roman"/>
          <w:color w:val="222222"/>
          <w:shd w:val="clear" w:color="auto" w:fill="FFFFFF"/>
          <w:lang w:val="en-US"/>
        </w:rPr>
        <w:t xml:space="preserve">: </w:t>
      </w:r>
      <w:r w:rsidRPr="00D05123">
        <w:rPr>
          <w:rFonts w:ascii="Times New Roman" w:hAnsi="Times New Roman" w:cs="Times New Roman"/>
          <w:color w:val="222222"/>
          <w:shd w:val="clear" w:color="auto" w:fill="FFFFFF"/>
          <w:lang w:val="en-US"/>
        </w:rPr>
        <w:t>A</w:t>
      </w:r>
      <w:r w:rsidRPr="00FF13C6">
        <w:rPr>
          <w:rFonts w:ascii="Times New Roman" w:hAnsi="Times New Roman" w:cs="Times New Roman"/>
          <w:color w:val="222222"/>
          <w:shd w:val="clear" w:color="auto" w:fill="FFFFFF"/>
          <w:lang w:val="en-US"/>
        </w:rPr>
        <w:t xml:space="preserve"> </w:t>
      </w:r>
      <w:r w:rsidRPr="00D05123">
        <w:rPr>
          <w:rFonts w:ascii="Times New Roman" w:hAnsi="Times New Roman" w:cs="Times New Roman"/>
          <w:color w:val="222222"/>
          <w:shd w:val="clear" w:color="auto" w:fill="FFFFFF"/>
          <w:lang w:val="en-US"/>
        </w:rPr>
        <w:t>survey</w:t>
      </w:r>
      <w:r w:rsidRPr="00FF13C6">
        <w:rPr>
          <w:rFonts w:ascii="Times New Roman" w:hAnsi="Times New Roman" w:cs="Times New Roman"/>
          <w:color w:val="222222"/>
          <w:shd w:val="clear" w:color="auto" w:fill="FFFFFF"/>
          <w:lang w:val="en-US"/>
        </w:rPr>
        <w:t xml:space="preserve"> </w:t>
      </w:r>
      <w:r w:rsidRPr="00D05123">
        <w:rPr>
          <w:rFonts w:ascii="Times New Roman" w:hAnsi="Times New Roman" w:cs="Times New Roman"/>
          <w:color w:val="222222"/>
          <w:shd w:val="clear" w:color="auto" w:fill="FFFFFF"/>
          <w:lang w:val="en-US"/>
        </w:rPr>
        <w:t>and</w:t>
      </w:r>
      <w:r w:rsidRPr="00FF13C6">
        <w:rPr>
          <w:rFonts w:ascii="Times New Roman" w:hAnsi="Times New Roman" w:cs="Times New Roman"/>
          <w:color w:val="222222"/>
          <w:shd w:val="clear" w:color="auto" w:fill="FFFFFF"/>
          <w:lang w:val="en-US"/>
        </w:rPr>
        <w:t xml:space="preserve"> </w:t>
      </w:r>
      <w:r w:rsidRPr="00D05123">
        <w:rPr>
          <w:rFonts w:ascii="Times New Roman" w:hAnsi="Times New Roman" w:cs="Times New Roman"/>
          <w:color w:val="222222"/>
          <w:shd w:val="clear" w:color="auto" w:fill="FFFFFF"/>
          <w:lang w:val="en-US"/>
        </w:rPr>
        <w:t>a</w:t>
      </w:r>
      <w:r w:rsidRPr="00FF13C6">
        <w:rPr>
          <w:rFonts w:ascii="Times New Roman" w:hAnsi="Times New Roman" w:cs="Times New Roman"/>
          <w:color w:val="222222"/>
          <w:shd w:val="clear" w:color="auto" w:fill="FFFFFF"/>
          <w:lang w:val="en-US"/>
        </w:rPr>
        <w:t xml:space="preserve"> </w:t>
      </w:r>
      <w:r w:rsidRPr="00D05123">
        <w:rPr>
          <w:rFonts w:ascii="Times New Roman" w:hAnsi="Times New Roman" w:cs="Times New Roman"/>
          <w:color w:val="222222"/>
          <w:shd w:val="clear" w:color="auto" w:fill="FFFFFF"/>
          <w:lang w:val="en-US"/>
        </w:rPr>
        <w:t>data</w:t>
      </w:r>
      <w:r w:rsidRPr="00FF13C6">
        <w:rPr>
          <w:rFonts w:ascii="Times New Roman" w:hAnsi="Times New Roman" w:cs="Times New Roman"/>
          <w:color w:val="222222"/>
          <w:shd w:val="clear" w:color="auto" w:fill="FFFFFF"/>
          <w:lang w:val="en-US"/>
        </w:rPr>
        <w:t xml:space="preserve"> </w:t>
      </w:r>
      <w:r w:rsidRPr="00D05123">
        <w:rPr>
          <w:rFonts w:ascii="Times New Roman" w:hAnsi="Times New Roman" w:cs="Times New Roman"/>
          <w:color w:val="222222"/>
          <w:shd w:val="clear" w:color="auto" w:fill="FFFFFF"/>
          <w:lang w:val="en-US"/>
        </w:rPr>
        <w:t>mining</w:t>
      </w:r>
      <w:r w:rsidRPr="00FF13C6">
        <w:rPr>
          <w:rFonts w:ascii="Times New Roman" w:hAnsi="Times New Roman" w:cs="Times New Roman"/>
          <w:color w:val="222222"/>
          <w:shd w:val="clear" w:color="auto" w:fill="FFFFFF"/>
          <w:lang w:val="en-US"/>
        </w:rPr>
        <w:t>-</w:t>
      </w:r>
      <w:r w:rsidRPr="00D05123">
        <w:rPr>
          <w:rFonts w:ascii="Times New Roman" w:hAnsi="Times New Roman" w:cs="Times New Roman"/>
          <w:color w:val="222222"/>
          <w:shd w:val="clear" w:color="auto" w:fill="FFFFFF"/>
          <w:lang w:val="en-US"/>
        </w:rPr>
        <w:t>based</w:t>
      </w:r>
      <w:r w:rsidRPr="00FF13C6">
        <w:rPr>
          <w:rFonts w:ascii="Times New Roman" w:hAnsi="Times New Roman" w:cs="Times New Roman"/>
          <w:color w:val="222222"/>
          <w:shd w:val="clear" w:color="auto" w:fill="FFFFFF"/>
          <w:lang w:val="en-US"/>
        </w:rPr>
        <w:t xml:space="preserve"> </w:t>
      </w:r>
      <w:r w:rsidRPr="00D05123">
        <w:rPr>
          <w:rFonts w:ascii="Times New Roman" w:hAnsi="Times New Roman" w:cs="Times New Roman"/>
          <w:color w:val="222222"/>
          <w:shd w:val="clear" w:color="auto" w:fill="FFFFFF"/>
          <w:lang w:val="en-US"/>
        </w:rPr>
        <w:t>analysis</w:t>
      </w:r>
      <w:r w:rsidRPr="00FF13C6">
        <w:rPr>
          <w:rFonts w:ascii="Times New Roman" w:hAnsi="Times New Roman" w:cs="Times New Roman"/>
          <w:color w:val="222222"/>
          <w:shd w:val="clear" w:color="auto" w:fill="FFFFFF"/>
          <w:lang w:val="en-US"/>
        </w:rPr>
        <w:t xml:space="preserve"> </w:t>
      </w:r>
      <w:r w:rsidRPr="00D05123">
        <w:rPr>
          <w:rFonts w:ascii="Times New Roman" w:hAnsi="Times New Roman" w:cs="Times New Roman"/>
          <w:color w:val="222222"/>
          <w:shd w:val="clear" w:color="auto" w:fill="FFFFFF"/>
          <w:lang w:val="en-US"/>
        </w:rPr>
        <w:t>of</w:t>
      </w:r>
      <w:r w:rsidRPr="00FF13C6">
        <w:rPr>
          <w:rFonts w:ascii="Times New Roman" w:hAnsi="Times New Roman" w:cs="Times New Roman"/>
          <w:color w:val="222222"/>
          <w:shd w:val="clear" w:color="auto" w:fill="FFFFFF"/>
          <w:lang w:val="en-US"/>
        </w:rPr>
        <w:t xml:space="preserve"> </w:t>
      </w:r>
      <w:r w:rsidRPr="00D05123">
        <w:rPr>
          <w:rFonts w:ascii="Times New Roman" w:hAnsi="Times New Roman" w:cs="Times New Roman"/>
          <w:color w:val="222222"/>
          <w:shd w:val="clear" w:color="auto" w:fill="FFFFFF"/>
          <w:lang w:val="en-US"/>
        </w:rPr>
        <w:t>recent</w:t>
      </w:r>
      <w:r w:rsidRPr="00FF13C6">
        <w:rPr>
          <w:rFonts w:ascii="Times New Roman" w:hAnsi="Times New Roman" w:cs="Times New Roman"/>
          <w:color w:val="222222"/>
          <w:shd w:val="clear" w:color="auto" w:fill="FFFFFF"/>
          <w:lang w:val="en-US"/>
        </w:rPr>
        <w:t xml:space="preserve"> </w:t>
      </w:r>
      <w:r w:rsidRPr="00D05123">
        <w:rPr>
          <w:rFonts w:ascii="Times New Roman" w:hAnsi="Times New Roman" w:cs="Times New Roman"/>
          <w:color w:val="222222"/>
          <w:shd w:val="clear" w:color="auto" w:fill="FFFFFF"/>
          <w:lang w:val="en-US"/>
        </w:rPr>
        <w:t>works</w:t>
      </w:r>
      <w:r w:rsidRPr="00FF13C6">
        <w:rPr>
          <w:rFonts w:ascii="Times New Roman" w:hAnsi="Times New Roman" w:cs="Times New Roman"/>
          <w:color w:val="222222"/>
          <w:shd w:val="clear" w:color="auto" w:fill="FFFFFF"/>
          <w:lang w:val="en-US"/>
        </w:rPr>
        <w:t>.</w:t>
      </w:r>
      <w:r w:rsidRPr="00D05123">
        <w:rPr>
          <w:rStyle w:val="apple-converted-space"/>
          <w:rFonts w:ascii="Times New Roman" w:hAnsi="Times New Roman" w:cs="Times New Roman"/>
          <w:color w:val="222222"/>
          <w:shd w:val="clear" w:color="auto" w:fill="FFFFFF"/>
          <w:lang w:val="en-US"/>
        </w:rPr>
        <w:t> </w:t>
      </w:r>
      <w:r w:rsidRPr="00C576A7">
        <w:rPr>
          <w:rFonts w:ascii="Times New Roman" w:hAnsi="Times New Roman" w:cs="Times New Roman"/>
          <w:i/>
          <w:iCs/>
          <w:color w:val="222222"/>
          <w:shd w:val="clear" w:color="auto" w:fill="FFFFFF"/>
          <w:lang w:val="en-US"/>
        </w:rPr>
        <w:t>Expert</w:t>
      </w:r>
      <w:r w:rsidRPr="00FF13C6">
        <w:rPr>
          <w:rFonts w:ascii="Times New Roman" w:hAnsi="Times New Roman" w:cs="Times New Roman"/>
          <w:i/>
          <w:iCs/>
          <w:color w:val="222222"/>
          <w:shd w:val="clear" w:color="auto" w:fill="FFFFFF"/>
          <w:lang w:val="en-US"/>
        </w:rPr>
        <w:t xml:space="preserve"> </w:t>
      </w:r>
      <w:r w:rsidRPr="005D0FE1">
        <w:rPr>
          <w:rFonts w:ascii="Times New Roman" w:hAnsi="Times New Roman" w:cs="Times New Roman"/>
          <w:i/>
          <w:iCs/>
          <w:color w:val="222222"/>
          <w:shd w:val="clear" w:color="auto" w:fill="FFFFFF"/>
          <w:lang w:val="en-US"/>
        </w:rPr>
        <w:t>systems with applications</w:t>
      </w:r>
      <w:r w:rsidRPr="005D0FE1">
        <w:rPr>
          <w:rFonts w:ascii="Times New Roman" w:hAnsi="Times New Roman" w:cs="Times New Roman"/>
          <w:color w:val="222222"/>
          <w:shd w:val="clear" w:color="auto" w:fill="FFFFFF"/>
          <w:lang w:val="en-US"/>
        </w:rPr>
        <w:t>,</w:t>
      </w:r>
      <w:r w:rsidRPr="005D0FE1">
        <w:rPr>
          <w:rStyle w:val="apple-converted-space"/>
          <w:rFonts w:ascii="Times New Roman" w:hAnsi="Times New Roman" w:cs="Times New Roman"/>
          <w:color w:val="222222"/>
          <w:shd w:val="clear" w:color="auto" w:fill="FFFFFF"/>
          <w:lang w:val="en-US"/>
        </w:rPr>
        <w:t> </w:t>
      </w:r>
      <w:r w:rsidRPr="005D0FE1">
        <w:rPr>
          <w:rFonts w:ascii="Times New Roman" w:hAnsi="Times New Roman" w:cs="Times New Roman"/>
          <w:i/>
          <w:iCs/>
          <w:color w:val="222222"/>
          <w:shd w:val="clear" w:color="auto" w:fill="FFFFFF"/>
          <w:lang w:val="en-US"/>
        </w:rPr>
        <w:t>41</w:t>
      </w:r>
      <w:r w:rsidRPr="005D0FE1">
        <w:rPr>
          <w:rFonts w:ascii="Times New Roman" w:hAnsi="Times New Roman" w:cs="Times New Roman"/>
          <w:color w:val="222222"/>
          <w:shd w:val="clear" w:color="auto" w:fill="FFFFFF"/>
          <w:lang w:val="en-US"/>
        </w:rPr>
        <w:t>(4), 1432-1462.</w:t>
      </w:r>
    </w:p>
    <w:p w14:paraId="2505772E" w14:textId="77777777" w:rsidR="00551535" w:rsidRDefault="000E5DC4" w:rsidP="003F3E1B">
      <w:pPr>
        <w:spacing w:after="200" w:line="360" w:lineRule="auto"/>
        <w:contextualSpacing w:val="0"/>
        <w:jc w:val="both"/>
        <w:rPr>
          <w:rFonts w:ascii="Times New Roman" w:eastAsia="Times New Roman" w:hAnsi="Times New Roman" w:cs="Times New Roman"/>
        </w:rPr>
      </w:pPr>
      <w:r w:rsidRPr="00AC2FF6">
        <w:rPr>
          <w:rFonts w:ascii="Times New Roman" w:eastAsia="Times New Roman" w:hAnsi="Times New Roman" w:cs="Times New Roman"/>
          <w:lang w:val="en-US"/>
        </w:rPr>
        <w:t xml:space="preserve">Shapiro, G.P. (2014). </w:t>
      </w:r>
      <w:r w:rsidRPr="00AC2FF6">
        <w:rPr>
          <w:rFonts w:ascii="Times New Roman" w:eastAsia="Times New Roman" w:hAnsi="Times New Roman" w:cs="Times New Roman"/>
          <w:i/>
          <w:lang w:val="en-US"/>
        </w:rPr>
        <w:t>7 Steps for Learning Data Mining and Data Science</w:t>
      </w:r>
      <w:r w:rsidRPr="00AC2FF6">
        <w:rPr>
          <w:rFonts w:ascii="Times New Roman" w:eastAsia="Times New Roman" w:hAnsi="Times New Roman" w:cs="Times New Roman"/>
          <w:lang w:val="en-US"/>
        </w:rPr>
        <w:t xml:space="preserve">. </w:t>
      </w:r>
      <w:r>
        <w:rPr>
          <w:rFonts w:ascii="Times New Roman" w:eastAsia="Times New Roman" w:hAnsi="Times New Roman" w:cs="Times New Roman"/>
        </w:rPr>
        <w:t xml:space="preserve">Ανακτήθηκε 27 Σεπτεμβρίου 2014, από </w:t>
      </w:r>
      <w:hyperlink r:id="rId220">
        <w:r>
          <w:rPr>
            <w:rFonts w:ascii="Times New Roman" w:eastAsia="Times New Roman" w:hAnsi="Times New Roman" w:cs="Times New Roman"/>
            <w:color w:val="1155CC"/>
            <w:u w:val="single"/>
          </w:rPr>
          <w:t>http://www.techopedia.com/contributors/gregory-piatetsky-shapiro</w:t>
        </w:r>
      </w:hyperlink>
      <w:r>
        <w:rPr>
          <w:rFonts w:ascii="Times New Roman" w:eastAsia="Times New Roman" w:hAnsi="Times New Roman" w:cs="Times New Roman"/>
        </w:rPr>
        <w:t>.</w:t>
      </w:r>
    </w:p>
    <w:p w14:paraId="5DB9F4E7" w14:textId="77777777" w:rsidR="000E5DC4" w:rsidRPr="00834DFA" w:rsidRDefault="00551535" w:rsidP="00C2610C">
      <w:pPr>
        <w:spacing w:after="240" w:line="360" w:lineRule="auto"/>
        <w:contextualSpacing w:val="0"/>
        <w:jc w:val="both"/>
        <w:rPr>
          <w:rFonts w:ascii="Times New Roman" w:hAnsi="Times New Roman" w:cs="Times New Roman"/>
          <w:color w:val="auto"/>
          <w:szCs w:val="22"/>
          <w:lang w:val="en-US"/>
        </w:rPr>
      </w:pPr>
      <w:r w:rsidRPr="00551535">
        <w:rPr>
          <w:rFonts w:ascii="Times New Roman" w:hAnsi="Times New Roman" w:cs="Times New Roman"/>
          <w:color w:val="auto"/>
          <w:szCs w:val="22"/>
          <w:lang w:val="en-US"/>
        </w:rPr>
        <w:t xml:space="preserve">Scheffel, M., Drachsler, H., Stoyanov S., &amp; Specht, M. (2014). Quality Indicators for Learning Analytics. Educational Technology &amp; Society, </w:t>
      </w:r>
      <w:r w:rsidRPr="00011D77">
        <w:rPr>
          <w:rFonts w:ascii="Times New Roman" w:hAnsi="Times New Roman" w:cs="Times New Roman"/>
          <w:i/>
          <w:color w:val="auto"/>
          <w:szCs w:val="22"/>
          <w:lang w:val="en-US"/>
        </w:rPr>
        <w:t>17</w:t>
      </w:r>
      <w:r w:rsidRPr="00551535">
        <w:rPr>
          <w:rFonts w:ascii="Times New Roman" w:hAnsi="Times New Roman" w:cs="Times New Roman"/>
          <w:color w:val="auto"/>
          <w:szCs w:val="22"/>
          <w:lang w:val="en-US"/>
        </w:rPr>
        <w:t>(4), 117–132.</w:t>
      </w:r>
      <w:r w:rsidR="00C2610C">
        <w:rPr>
          <w:rFonts w:ascii="Times New Roman" w:hAnsi="Times New Roman" w:cs="Times New Roman"/>
          <w:color w:val="auto"/>
          <w:szCs w:val="22"/>
          <w:lang w:val="en-US"/>
        </w:rPr>
        <w:t xml:space="preserve"> </w:t>
      </w:r>
    </w:p>
    <w:p w14:paraId="41F52FEA" w14:textId="77777777" w:rsidR="000E5DC4" w:rsidRPr="00AC2FF6" w:rsidRDefault="000E5DC4" w:rsidP="003F3E1B">
      <w:pPr>
        <w:spacing w:after="200" w:line="360" w:lineRule="auto"/>
        <w:contextualSpacing w:val="0"/>
        <w:jc w:val="both"/>
        <w:rPr>
          <w:lang w:val="en-US"/>
        </w:rPr>
      </w:pPr>
      <w:r w:rsidRPr="00AC2FF6">
        <w:rPr>
          <w:rFonts w:ascii="Times New Roman" w:eastAsia="Times New Roman" w:hAnsi="Times New Roman" w:cs="Times New Roman"/>
          <w:lang w:val="en-US"/>
        </w:rPr>
        <w:t xml:space="preserve">Shum, S.B. (2012). </w:t>
      </w:r>
      <w:r w:rsidRPr="00AC2FF6">
        <w:rPr>
          <w:rFonts w:ascii="Times New Roman" w:eastAsia="Times New Roman" w:hAnsi="Times New Roman" w:cs="Times New Roman"/>
          <w:i/>
          <w:lang w:val="en-US"/>
        </w:rPr>
        <w:t>Learning Analytics</w:t>
      </w:r>
      <w:r w:rsidRPr="00AC2FF6">
        <w:rPr>
          <w:rFonts w:ascii="Times New Roman" w:eastAsia="Times New Roman" w:hAnsi="Times New Roman" w:cs="Times New Roman"/>
          <w:lang w:val="en-US"/>
        </w:rPr>
        <w:t>. Moscow: Russian Federation.</w:t>
      </w:r>
    </w:p>
    <w:p w14:paraId="763BF05B" w14:textId="77777777" w:rsidR="000E5DC4" w:rsidRPr="00AC2FF6" w:rsidRDefault="000E5DC4" w:rsidP="003F3E1B">
      <w:pPr>
        <w:spacing w:after="200" w:line="360" w:lineRule="auto"/>
        <w:contextualSpacing w:val="0"/>
        <w:jc w:val="both"/>
        <w:rPr>
          <w:lang w:val="en-US"/>
        </w:rPr>
      </w:pPr>
      <w:r w:rsidRPr="00AC2FF6">
        <w:rPr>
          <w:rFonts w:ascii="Times New Roman" w:eastAsia="Times New Roman" w:hAnsi="Times New Roman" w:cs="Times New Roman"/>
          <w:lang w:val="en-US"/>
        </w:rPr>
        <w:t xml:space="preserve">Siemens, G., &amp; Baker, R.S.D. (2012) ‘Learning analytics and educational data mining: Towards communication and collaboration’, </w:t>
      </w:r>
      <w:r w:rsidRPr="00AC2FF6">
        <w:rPr>
          <w:rFonts w:ascii="Times New Roman" w:eastAsia="Times New Roman" w:hAnsi="Times New Roman" w:cs="Times New Roman"/>
          <w:i/>
          <w:lang w:val="en-US"/>
        </w:rPr>
        <w:t>2nd International Conference on Learning Analytics and Knowledge (LAK’12)</w:t>
      </w:r>
      <w:r w:rsidRPr="00AC2FF6">
        <w:rPr>
          <w:rFonts w:ascii="Times New Roman" w:eastAsia="Times New Roman" w:hAnsi="Times New Roman" w:cs="Times New Roman"/>
          <w:lang w:val="en-US"/>
        </w:rPr>
        <w:t xml:space="preserve">, 29 April–2 May, Vancouver, British Columbia, Canada, pp.252–254. </w:t>
      </w:r>
    </w:p>
    <w:p w14:paraId="7480D6C8" w14:textId="77777777" w:rsidR="000E5DC4" w:rsidRDefault="000E5DC4" w:rsidP="003F3E1B">
      <w:pPr>
        <w:spacing w:after="200" w:line="360" w:lineRule="auto"/>
        <w:contextualSpacing w:val="0"/>
        <w:jc w:val="both"/>
      </w:pPr>
      <w:r w:rsidRPr="00AC2FF6">
        <w:rPr>
          <w:rFonts w:ascii="Times New Roman" w:eastAsia="Times New Roman" w:hAnsi="Times New Roman" w:cs="Times New Roman"/>
          <w:lang w:val="en-US"/>
        </w:rPr>
        <w:t xml:space="preserve">Yatani, K. (n.d.). </w:t>
      </w:r>
      <w:r w:rsidRPr="00AC2FF6">
        <w:rPr>
          <w:rFonts w:ascii="Times New Roman" w:eastAsia="Times New Roman" w:hAnsi="Times New Roman" w:cs="Times New Roman"/>
          <w:i/>
          <w:lang w:val="en-US"/>
        </w:rPr>
        <w:t>Principal Component Analysis (PCA)</w:t>
      </w:r>
      <w:r w:rsidRPr="00AC2FF6">
        <w:rPr>
          <w:rFonts w:ascii="Times New Roman" w:eastAsia="Times New Roman" w:hAnsi="Times New Roman" w:cs="Times New Roman"/>
          <w:lang w:val="en-US"/>
        </w:rPr>
        <w:t xml:space="preserve">. </w:t>
      </w:r>
      <w:r>
        <w:rPr>
          <w:rFonts w:ascii="Times New Roman" w:eastAsia="Times New Roman" w:hAnsi="Times New Roman" w:cs="Times New Roman"/>
        </w:rPr>
        <w:t xml:space="preserve">Ανακτήθηκε 27 Σεπτεμβρίου 2014, από </w:t>
      </w:r>
      <w:hyperlink r:id="rId221">
        <w:r>
          <w:rPr>
            <w:rFonts w:ascii="Times New Roman" w:eastAsia="Times New Roman" w:hAnsi="Times New Roman" w:cs="Times New Roman"/>
            <w:color w:val="1155CC"/>
            <w:u w:val="single"/>
          </w:rPr>
          <w:t>http://yatani.jp/teaching/doku.php?id=hcistats:pca</w:t>
        </w:r>
      </w:hyperlink>
      <w:r>
        <w:rPr>
          <w:rFonts w:ascii="Times New Roman" w:eastAsia="Times New Roman" w:hAnsi="Times New Roman" w:cs="Times New Roman"/>
        </w:rPr>
        <w:t>.</w:t>
      </w:r>
      <w:r>
        <w:rPr>
          <w:rFonts w:ascii="Times New Roman" w:eastAsia="Times New Roman" w:hAnsi="Times New Roman" w:cs="Times New Roman"/>
          <w:b/>
        </w:rPr>
        <w:t xml:space="preserve"> </w:t>
      </w:r>
    </w:p>
    <w:p w14:paraId="0DBC9D16" w14:textId="77777777" w:rsidR="003C22C4" w:rsidRPr="000E5DC4" w:rsidRDefault="003C22C4" w:rsidP="003F3E1B">
      <w:pPr>
        <w:tabs>
          <w:tab w:val="left" w:pos="-709"/>
        </w:tabs>
        <w:spacing w:line="360" w:lineRule="auto"/>
        <w:ind w:right="-81"/>
        <w:jc w:val="both"/>
        <w:rPr>
          <w:rFonts w:ascii="Times New Roman" w:hAnsi="Times New Roman" w:cs="Times New Roman"/>
          <w:color w:val="auto"/>
          <w:szCs w:val="22"/>
        </w:rPr>
      </w:pPr>
    </w:p>
    <w:p w14:paraId="17E31429" w14:textId="77777777" w:rsidR="0034240E" w:rsidRPr="007A1475" w:rsidRDefault="0034240E" w:rsidP="00C028B0">
      <w:pPr>
        <w:tabs>
          <w:tab w:val="left" w:pos="-709"/>
        </w:tabs>
        <w:spacing w:line="360" w:lineRule="auto"/>
        <w:ind w:right="-81"/>
        <w:jc w:val="both"/>
        <w:rPr>
          <w:rFonts w:ascii="Times New Roman" w:hAnsi="Times New Roman" w:cs="Times New Roman"/>
          <w:b/>
          <w:color w:val="222222"/>
          <w:sz w:val="28"/>
          <w:szCs w:val="28"/>
          <w:shd w:val="clear" w:color="auto" w:fill="FFFFFF"/>
        </w:rPr>
      </w:pPr>
    </w:p>
    <w:p w14:paraId="7D892116" w14:textId="77777777" w:rsidR="00A10D8A" w:rsidRPr="007A1475" w:rsidRDefault="00A10D8A" w:rsidP="0034240E">
      <w:pPr>
        <w:spacing w:after="240" w:line="360" w:lineRule="auto"/>
        <w:contextualSpacing w:val="0"/>
        <w:rPr>
          <w:rFonts w:ascii="Times New Roman" w:hAnsi="Times New Roman" w:cs="Times New Roman"/>
          <w:color w:val="auto"/>
          <w:szCs w:val="22"/>
        </w:rPr>
      </w:pPr>
    </w:p>
    <w:sectPr w:rsidR="00A10D8A" w:rsidRPr="007A1475" w:rsidSect="00A21B45">
      <w:pgSz w:w="12240" w:h="15840"/>
      <w:pgMar w:top="1440" w:right="1797" w:bottom="1440" w:left="1797"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C024B5" w14:textId="77777777" w:rsidR="001C5B13" w:rsidRDefault="001C5B13" w:rsidP="00A47BFE">
      <w:pPr>
        <w:spacing w:line="240" w:lineRule="auto"/>
      </w:pPr>
      <w:r>
        <w:separator/>
      </w:r>
    </w:p>
  </w:endnote>
  <w:endnote w:type="continuationSeparator" w:id="0">
    <w:p w14:paraId="2E893D08" w14:textId="77777777" w:rsidR="001C5B13" w:rsidRDefault="001C5B13" w:rsidP="00A47B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43" w:usb2="00000009" w:usb3="00000000" w:csb0="000001FF" w:csb1="00000000"/>
  </w:font>
  <w:font w:name="Calibri Light">
    <w:panose1 w:val="020F0302020204030204"/>
    <w:charset w:val="A1"/>
    <w:family w:val="swiss"/>
    <w:pitch w:val="variable"/>
    <w:sig w:usb0="A00002EF" w:usb1="4000207B" w:usb2="00000000" w:usb3="00000000" w:csb0="0000019F" w:csb1="00000000"/>
  </w:font>
  <w:font w:name="Arial">
    <w:panose1 w:val="020B0604020202020204"/>
    <w:charset w:val="A1"/>
    <w:family w:val="swiss"/>
    <w:pitch w:val="variable"/>
    <w:sig w:usb0="E0002AFF" w:usb1="C0007843" w:usb2="00000009" w:usb3="00000000" w:csb0="000001FF" w:csb1="00000000"/>
  </w:font>
  <w:font w:name="Trebuchet MS">
    <w:panose1 w:val="020B0603020202020204"/>
    <w:charset w:val="A1"/>
    <w:family w:val="swiss"/>
    <w:pitch w:val="variable"/>
    <w:sig w:usb0="00000287" w:usb1="00000003"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A1"/>
    <w:family w:val="modern"/>
    <w:pitch w:val="fixed"/>
    <w:sig w:usb0="E10002FF" w:usb1="4000FCFF" w:usb2="00000009" w:usb3="00000000" w:csb0="0000019F" w:csb1="00000000"/>
  </w:font>
  <w:font w:name="Calibri">
    <w:panose1 w:val="020F0502020204030204"/>
    <w:charset w:val="A1"/>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5505746"/>
      <w:docPartObj>
        <w:docPartGallery w:val="Page Numbers (Bottom of Page)"/>
        <w:docPartUnique/>
      </w:docPartObj>
    </w:sdtPr>
    <w:sdtEndPr>
      <w:rPr>
        <w:noProof/>
      </w:rPr>
    </w:sdtEndPr>
    <w:sdtContent>
      <w:p w14:paraId="063A9E3A" w14:textId="2D063C0A" w:rsidR="00D206CE" w:rsidRDefault="00D206CE">
        <w:pPr>
          <w:pStyle w:val="Footer"/>
          <w:jc w:val="center"/>
        </w:pPr>
        <w:r>
          <w:fldChar w:fldCharType="begin"/>
        </w:r>
        <w:r>
          <w:instrText xml:space="preserve"> PAGE   \* MERGEFORMAT </w:instrText>
        </w:r>
        <w:r>
          <w:fldChar w:fldCharType="separate"/>
        </w:r>
        <w:r w:rsidR="0087522F">
          <w:rPr>
            <w:noProof/>
          </w:rPr>
          <w:t>1</w:t>
        </w:r>
        <w:r>
          <w:rPr>
            <w:noProof/>
          </w:rPr>
          <w:fldChar w:fldCharType="end"/>
        </w:r>
      </w:p>
    </w:sdtContent>
  </w:sdt>
  <w:p w14:paraId="513781AE" w14:textId="77777777" w:rsidR="00D206CE" w:rsidRDefault="00D206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980796" w14:textId="77777777" w:rsidR="001C5B13" w:rsidRDefault="001C5B13" w:rsidP="00A47BFE">
      <w:pPr>
        <w:spacing w:line="240" w:lineRule="auto"/>
      </w:pPr>
      <w:r>
        <w:separator/>
      </w:r>
    </w:p>
  </w:footnote>
  <w:footnote w:type="continuationSeparator" w:id="0">
    <w:p w14:paraId="624BB8EC" w14:textId="77777777" w:rsidR="001C5B13" w:rsidRDefault="001C5B13" w:rsidP="00A47BF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E72411"/>
    <w:multiLevelType w:val="hybridMultilevel"/>
    <w:tmpl w:val="5EA66F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38B7577"/>
    <w:multiLevelType w:val="hybridMultilevel"/>
    <w:tmpl w:val="D3E47326"/>
    <w:lvl w:ilvl="0" w:tplc="96BC2B26">
      <w:start w:val="1"/>
      <w:numFmt w:val="decimal"/>
      <w:lvlText w:val="%1."/>
      <w:lvlJc w:val="left"/>
      <w:pPr>
        <w:ind w:left="-207" w:hanging="360"/>
      </w:pPr>
      <w:rPr>
        <w:rFonts w:hint="default"/>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2" w15:restartNumberingAfterBreak="0">
    <w:nsid w:val="443146E7"/>
    <w:multiLevelType w:val="hybridMultilevel"/>
    <w:tmpl w:val="A6E65A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B017DDF"/>
    <w:multiLevelType w:val="hybridMultilevel"/>
    <w:tmpl w:val="7DB8580C"/>
    <w:lvl w:ilvl="0" w:tplc="34ECB21C">
      <w:start w:val="1"/>
      <w:numFmt w:val="decimal"/>
      <w:lvlText w:val="%1."/>
      <w:lvlJc w:val="left"/>
      <w:pPr>
        <w:ind w:left="1080" w:hanging="720"/>
      </w:pPr>
      <w:rPr>
        <w:rFonts w:asciiTheme="majorHAnsi" w:hAnsiTheme="maj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D4497"/>
    <w:rsid w:val="00001D57"/>
    <w:rsid w:val="00004472"/>
    <w:rsid w:val="00005EFD"/>
    <w:rsid w:val="00007126"/>
    <w:rsid w:val="0001036D"/>
    <w:rsid w:val="00011D77"/>
    <w:rsid w:val="000129E6"/>
    <w:rsid w:val="000144C9"/>
    <w:rsid w:val="00016EB9"/>
    <w:rsid w:val="00017DB7"/>
    <w:rsid w:val="00020855"/>
    <w:rsid w:val="00023255"/>
    <w:rsid w:val="000245C3"/>
    <w:rsid w:val="00024B37"/>
    <w:rsid w:val="0002535A"/>
    <w:rsid w:val="00025FF4"/>
    <w:rsid w:val="0002707F"/>
    <w:rsid w:val="00030F07"/>
    <w:rsid w:val="000315F3"/>
    <w:rsid w:val="00032A69"/>
    <w:rsid w:val="00034F99"/>
    <w:rsid w:val="00035BA8"/>
    <w:rsid w:val="0003685F"/>
    <w:rsid w:val="00037B84"/>
    <w:rsid w:val="00041A15"/>
    <w:rsid w:val="0004231A"/>
    <w:rsid w:val="00042FF9"/>
    <w:rsid w:val="00046361"/>
    <w:rsid w:val="0004659B"/>
    <w:rsid w:val="00050752"/>
    <w:rsid w:val="00054A46"/>
    <w:rsid w:val="00055E15"/>
    <w:rsid w:val="00056675"/>
    <w:rsid w:val="00057797"/>
    <w:rsid w:val="00057FB4"/>
    <w:rsid w:val="0006016F"/>
    <w:rsid w:val="00060C26"/>
    <w:rsid w:val="00060F84"/>
    <w:rsid w:val="00063FD9"/>
    <w:rsid w:val="00064063"/>
    <w:rsid w:val="000645E8"/>
    <w:rsid w:val="00067050"/>
    <w:rsid w:val="000675B3"/>
    <w:rsid w:val="000727D8"/>
    <w:rsid w:val="000753AA"/>
    <w:rsid w:val="0008006F"/>
    <w:rsid w:val="000803D7"/>
    <w:rsid w:val="0008063A"/>
    <w:rsid w:val="00080BF2"/>
    <w:rsid w:val="00080D8F"/>
    <w:rsid w:val="000833E3"/>
    <w:rsid w:val="00086929"/>
    <w:rsid w:val="00087913"/>
    <w:rsid w:val="00093A37"/>
    <w:rsid w:val="00094317"/>
    <w:rsid w:val="00094649"/>
    <w:rsid w:val="000947A2"/>
    <w:rsid w:val="00094B05"/>
    <w:rsid w:val="00094D73"/>
    <w:rsid w:val="000A03BC"/>
    <w:rsid w:val="000A3EFE"/>
    <w:rsid w:val="000A6705"/>
    <w:rsid w:val="000A6A72"/>
    <w:rsid w:val="000A7E64"/>
    <w:rsid w:val="000B0091"/>
    <w:rsid w:val="000B010A"/>
    <w:rsid w:val="000B0969"/>
    <w:rsid w:val="000B3B4E"/>
    <w:rsid w:val="000B4BF3"/>
    <w:rsid w:val="000B57C5"/>
    <w:rsid w:val="000B7A2B"/>
    <w:rsid w:val="000C0213"/>
    <w:rsid w:val="000C1A5B"/>
    <w:rsid w:val="000C3F9C"/>
    <w:rsid w:val="000C49B2"/>
    <w:rsid w:val="000C57F6"/>
    <w:rsid w:val="000C6798"/>
    <w:rsid w:val="000C7FAB"/>
    <w:rsid w:val="000D5BD7"/>
    <w:rsid w:val="000E0DE5"/>
    <w:rsid w:val="000E17EC"/>
    <w:rsid w:val="000E3FED"/>
    <w:rsid w:val="000E567A"/>
    <w:rsid w:val="000E5DC4"/>
    <w:rsid w:val="000E6A8C"/>
    <w:rsid w:val="000E6CBC"/>
    <w:rsid w:val="000F12D0"/>
    <w:rsid w:val="000F12DA"/>
    <w:rsid w:val="000F26B1"/>
    <w:rsid w:val="000F656F"/>
    <w:rsid w:val="00100312"/>
    <w:rsid w:val="00100686"/>
    <w:rsid w:val="0010099A"/>
    <w:rsid w:val="001010C6"/>
    <w:rsid w:val="0010183C"/>
    <w:rsid w:val="00103383"/>
    <w:rsid w:val="00103433"/>
    <w:rsid w:val="00104093"/>
    <w:rsid w:val="001044AB"/>
    <w:rsid w:val="00110F5C"/>
    <w:rsid w:val="00113ABF"/>
    <w:rsid w:val="0011502A"/>
    <w:rsid w:val="00116A91"/>
    <w:rsid w:val="001228D9"/>
    <w:rsid w:val="00124246"/>
    <w:rsid w:val="0013196C"/>
    <w:rsid w:val="00131AC6"/>
    <w:rsid w:val="00133663"/>
    <w:rsid w:val="00141CC5"/>
    <w:rsid w:val="00142225"/>
    <w:rsid w:val="00143462"/>
    <w:rsid w:val="00143880"/>
    <w:rsid w:val="00143BD4"/>
    <w:rsid w:val="00143C6B"/>
    <w:rsid w:val="00144347"/>
    <w:rsid w:val="00145E94"/>
    <w:rsid w:val="0014640C"/>
    <w:rsid w:val="00150724"/>
    <w:rsid w:val="00150B1D"/>
    <w:rsid w:val="00152219"/>
    <w:rsid w:val="001524BA"/>
    <w:rsid w:val="00152AB4"/>
    <w:rsid w:val="00152B4F"/>
    <w:rsid w:val="00153B70"/>
    <w:rsid w:val="0015424A"/>
    <w:rsid w:val="0015590B"/>
    <w:rsid w:val="00155C33"/>
    <w:rsid w:val="00155ED1"/>
    <w:rsid w:val="0016059C"/>
    <w:rsid w:val="00160B35"/>
    <w:rsid w:val="00161EFC"/>
    <w:rsid w:val="001627C1"/>
    <w:rsid w:val="00162BB9"/>
    <w:rsid w:val="0016343D"/>
    <w:rsid w:val="00163FFA"/>
    <w:rsid w:val="00167C3D"/>
    <w:rsid w:val="00176FC4"/>
    <w:rsid w:val="00182EF0"/>
    <w:rsid w:val="00184BD5"/>
    <w:rsid w:val="00184F90"/>
    <w:rsid w:val="00187A36"/>
    <w:rsid w:val="001925B3"/>
    <w:rsid w:val="0019372D"/>
    <w:rsid w:val="001938AC"/>
    <w:rsid w:val="00194CF5"/>
    <w:rsid w:val="0019679B"/>
    <w:rsid w:val="00197D0F"/>
    <w:rsid w:val="001A0D80"/>
    <w:rsid w:val="001A15AA"/>
    <w:rsid w:val="001A4DFD"/>
    <w:rsid w:val="001A742B"/>
    <w:rsid w:val="001A7527"/>
    <w:rsid w:val="001B0516"/>
    <w:rsid w:val="001B0815"/>
    <w:rsid w:val="001B3A40"/>
    <w:rsid w:val="001B47F4"/>
    <w:rsid w:val="001B5819"/>
    <w:rsid w:val="001B6C1F"/>
    <w:rsid w:val="001B6F2D"/>
    <w:rsid w:val="001C0055"/>
    <w:rsid w:val="001C1A18"/>
    <w:rsid w:val="001C1D24"/>
    <w:rsid w:val="001C3678"/>
    <w:rsid w:val="001C4A3D"/>
    <w:rsid w:val="001C4A55"/>
    <w:rsid w:val="001C5B13"/>
    <w:rsid w:val="001C5DE9"/>
    <w:rsid w:val="001D1719"/>
    <w:rsid w:val="001D1968"/>
    <w:rsid w:val="001D2CA4"/>
    <w:rsid w:val="001D324B"/>
    <w:rsid w:val="001D3423"/>
    <w:rsid w:val="001E0007"/>
    <w:rsid w:val="001E0257"/>
    <w:rsid w:val="001E30A0"/>
    <w:rsid w:val="001E4234"/>
    <w:rsid w:val="001E4E0B"/>
    <w:rsid w:val="001E4F38"/>
    <w:rsid w:val="001E7414"/>
    <w:rsid w:val="001F05C4"/>
    <w:rsid w:val="001F20AC"/>
    <w:rsid w:val="001F2429"/>
    <w:rsid w:val="001F2B44"/>
    <w:rsid w:val="001F33BE"/>
    <w:rsid w:val="001F4499"/>
    <w:rsid w:val="001F55F1"/>
    <w:rsid w:val="0020118B"/>
    <w:rsid w:val="002054F1"/>
    <w:rsid w:val="00206720"/>
    <w:rsid w:val="00207A3C"/>
    <w:rsid w:val="00207E3B"/>
    <w:rsid w:val="00210106"/>
    <w:rsid w:val="0021063E"/>
    <w:rsid w:val="0021309D"/>
    <w:rsid w:val="00214793"/>
    <w:rsid w:val="0022024B"/>
    <w:rsid w:val="00221719"/>
    <w:rsid w:val="00221BC8"/>
    <w:rsid w:val="00226E2D"/>
    <w:rsid w:val="00226E8A"/>
    <w:rsid w:val="0022747E"/>
    <w:rsid w:val="002302F7"/>
    <w:rsid w:val="00230922"/>
    <w:rsid w:val="00230D3E"/>
    <w:rsid w:val="00232B7A"/>
    <w:rsid w:val="002334AD"/>
    <w:rsid w:val="00233684"/>
    <w:rsid w:val="0023498F"/>
    <w:rsid w:val="002355C6"/>
    <w:rsid w:val="00236955"/>
    <w:rsid w:val="002407AC"/>
    <w:rsid w:val="00240BDD"/>
    <w:rsid w:val="002419EC"/>
    <w:rsid w:val="00243F21"/>
    <w:rsid w:val="002457C4"/>
    <w:rsid w:val="00246F7C"/>
    <w:rsid w:val="0024779B"/>
    <w:rsid w:val="0025208C"/>
    <w:rsid w:val="00255AED"/>
    <w:rsid w:val="00257D03"/>
    <w:rsid w:val="00261F72"/>
    <w:rsid w:val="00262AB2"/>
    <w:rsid w:val="00265128"/>
    <w:rsid w:val="00265783"/>
    <w:rsid w:val="00265B9F"/>
    <w:rsid w:val="00267C2D"/>
    <w:rsid w:val="00272C80"/>
    <w:rsid w:val="002735E4"/>
    <w:rsid w:val="002746CA"/>
    <w:rsid w:val="00275042"/>
    <w:rsid w:val="00286E62"/>
    <w:rsid w:val="002874FC"/>
    <w:rsid w:val="00292A9C"/>
    <w:rsid w:val="00293A7F"/>
    <w:rsid w:val="002A282A"/>
    <w:rsid w:val="002A59FF"/>
    <w:rsid w:val="002A62FE"/>
    <w:rsid w:val="002A71A2"/>
    <w:rsid w:val="002A78A4"/>
    <w:rsid w:val="002A7FC3"/>
    <w:rsid w:val="002B096F"/>
    <w:rsid w:val="002B09BA"/>
    <w:rsid w:val="002B2B92"/>
    <w:rsid w:val="002B2BFC"/>
    <w:rsid w:val="002B2EEB"/>
    <w:rsid w:val="002B557E"/>
    <w:rsid w:val="002B5BDB"/>
    <w:rsid w:val="002B6200"/>
    <w:rsid w:val="002B7DEF"/>
    <w:rsid w:val="002C2386"/>
    <w:rsid w:val="002C37F4"/>
    <w:rsid w:val="002C5D4D"/>
    <w:rsid w:val="002C6FAC"/>
    <w:rsid w:val="002D0D7B"/>
    <w:rsid w:val="002D5B24"/>
    <w:rsid w:val="002E2303"/>
    <w:rsid w:val="002E3149"/>
    <w:rsid w:val="002E3AAA"/>
    <w:rsid w:val="002E4FA6"/>
    <w:rsid w:val="002F085C"/>
    <w:rsid w:val="002F1BA1"/>
    <w:rsid w:val="002F2522"/>
    <w:rsid w:val="002F2EBC"/>
    <w:rsid w:val="002F3956"/>
    <w:rsid w:val="002F584A"/>
    <w:rsid w:val="002F5F19"/>
    <w:rsid w:val="003002F9"/>
    <w:rsid w:val="00301876"/>
    <w:rsid w:val="00301B17"/>
    <w:rsid w:val="00301C36"/>
    <w:rsid w:val="00301C5D"/>
    <w:rsid w:val="00304BDB"/>
    <w:rsid w:val="00305C3A"/>
    <w:rsid w:val="00307F76"/>
    <w:rsid w:val="0031005D"/>
    <w:rsid w:val="00310A78"/>
    <w:rsid w:val="0031290C"/>
    <w:rsid w:val="00313630"/>
    <w:rsid w:val="00313FF6"/>
    <w:rsid w:val="003201AF"/>
    <w:rsid w:val="00321E6D"/>
    <w:rsid w:val="00322F1B"/>
    <w:rsid w:val="003230E2"/>
    <w:rsid w:val="0032578B"/>
    <w:rsid w:val="00325EC0"/>
    <w:rsid w:val="00326186"/>
    <w:rsid w:val="00330799"/>
    <w:rsid w:val="00331BAD"/>
    <w:rsid w:val="00332130"/>
    <w:rsid w:val="00334248"/>
    <w:rsid w:val="0033428E"/>
    <w:rsid w:val="003356E6"/>
    <w:rsid w:val="00337AB6"/>
    <w:rsid w:val="0034240E"/>
    <w:rsid w:val="00343820"/>
    <w:rsid w:val="003507D7"/>
    <w:rsid w:val="003518A3"/>
    <w:rsid w:val="00351EB4"/>
    <w:rsid w:val="0035414D"/>
    <w:rsid w:val="003541C1"/>
    <w:rsid w:val="0035570D"/>
    <w:rsid w:val="0035571F"/>
    <w:rsid w:val="00357082"/>
    <w:rsid w:val="00360FB0"/>
    <w:rsid w:val="003649D0"/>
    <w:rsid w:val="00366AF1"/>
    <w:rsid w:val="00367AE7"/>
    <w:rsid w:val="00372825"/>
    <w:rsid w:val="00372C11"/>
    <w:rsid w:val="00373D13"/>
    <w:rsid w:val="0038428E"/>
    <w:rsid w:val="00386B90"/>
    <w:rsid w:val="00386ECD"/>
    <w:rsid w:val="0039428F"/>
    <w:rsid w:val="0039586F"/>
    <w:rsid w:val="003A64CD"/>
    <w:rsid w:val="003B1CA6"/>
    <w:rsid w:val="003B22B1"/>
    <w:rsid w:val="003B3D1B"/>
    <w:rsid w:val="003B4637"/>
    <w:rsid w:val="003C1FAC"/>
    <w:rsid w:val="003C22C4"/>
    <w:rsid w:val="003C27C4"/>
    <w:rsid w:val="003C48C0"/>
    <w:rsid w:val="003C4BEA"/>
    <w:rsid w:val="003D0769"/>
    <w:rsid w:val="003D3BA8"/>
    <w:rsid w:val="003D42FA"/>
    <w:rsid w:val="003D691F"/>
    <w:rsid w:val="003D7554"/>
    <w:rsid w:val="003E1153"/>
    <w:rsid w:val="003E240A"/>
    <w:rsid w:val="003E27E1"/>
    <w:rsid w:val="003E27F5"/>
    <w:rsid w:val="003E3459"/>
    <w:rsid w:val="003E42FD"/>
    <w:rsid w:val="003E466E"/>
    <w:rsid w:val="003E566B"/>
    <w:rsid w:val="003E798E"/>
    <w:rsid w:val="003F05B0"/>
    <w:rsid w:val="003F3DD4"/>
    <w:rsid w:val="003F3E1B"/>
    <w:rsid w:val="003F6207"/>
    <w:rsid w:val="003F6AB8"/>
    <w:rsid w:val="00400A32"/>
    <w:rsid w:val="00401DDE"/>
    <w:rsid w:val="00406259"/>
    <w:rsid w:val="004102EF"/>
    <w:rsid w:val="004176F2"/>
    <w:rsid w:val="00417E0D"/>
    <w:rsid w:val="0042001E"/>
    <w:rsid w:val="0042310A"/>
    <w:rsid w:val="004236A7"/>
    <w:rsid w:val="004238C1"/>
    <w:rsid w:val="00424AA9"/>
    <w:rsid w:val="0042723F"/>
    <w:rsid w:val="00427674"/>
    <w:rsid w:val="00433DD5"/>
    <w:rsid w:val="004359D9"/>
    <w:rsid w:val="00442EE3"/>
    <w:rsid w:val="0044302E"/>
    <w:rsid w:val="00446473"/>
    <w:rsid w:val="00446853"/>
    <w:rsid w:val="004479AE"/>
    <w:rsid w:val="004514A9"/>
    <w:rsid w:val="00454175"/>
    <w:rsid w:val="004552B6"/>
    <w:rsid w:val="00455768"/>
    <w:rsid w:val="004570C8"/>
    <w:rsid w:val="00460451"/>
    <w:rsid w:val="004608F1"/>
    <w:rsid w:val="004617E0"/>
    <w:rsid w:val="00463903"/>
    <w:rsid w:val="004639D1"/>
    <w:rsid w:val="00464783"/>
    <w:rsid w:val="0046556B"/>
    <w:rsid w:val="00467047"/>
    <w:rsid w:val="004710CB"/>
    <w:rsid w:val="00473E15"/>
    <w:rsid w:val="00477435"/>
    <w:rsid w:val="00481E32"/>
    <w:rsid w:val="00482663"/>
    <w:rsid w:val="0048339D"/>
    <w:rsid w:val="0048642F"/>
    <w:rsid w:val="00486BFC"/>
    <w:rsid w:val="00487FD5"/>
    <w:rsid w:val="00491F2A"/>
    <w:rsid w:val="00494FA7"/>
    <w:rsid w:val="00496F54"/>
    <w:rsid w:val="004A00FB"/>
    <w:rsid w:val="004A2724"/>
    <w:rsid w:val="004A5D3C"/>
    <w:rsid w:val="004A6084"/>
    <w:rsid w:val="004B2066"/>
    <w:rsid w:val="004B3125"/>
    <w:rsid w:val="004B4B6E"/>
    <w:rsid w:val="004B6A65"/>
    <w:rsid w:val="004B6D61"/>
    <w:rsid w:val="004C15C4"/>
    <w:rsid w:val="004C1AB7"/>
    <w:rsid w:val="004C2E57"/>
    <w:rsid w:val="004C3433"/>
    <w:rsid w:val="004C5311"/>
    <w:rsid w:val="004C6354"/>
    <w:rsid w:val="004C6815"/>
    <w:rsid w:val="004C6987"/>
    <w:rsid w:val="004C70C7"/>
    <w:rsid w:val="004C7E2A"/>
    <w:rsid w:val="004D1DC9"/>
    <w:rsid w:val="004D5FAC"/>
    <w:rsid w:val="004E2CD2"/>
    <w:rsid w:val="004E3188"/>
    <w:rsid w:val="004E3B29"/>
    <w:rsid w:val="004E47CA"/>
    <w:rsid w:val="004F0CB6"/>
    <w:rsid w:val="004F132A"/>
    <w:rsid w:val="004F24AC"/>
    <w:rsid w:val="004F3049"/>
    <w:rsid w:val="004F3E7A"/>
    <w:rsid w:val="004F3E9D"/>
    <w:rsid w:val="004F494B"/>
    <w:rsid w:val="004F4C1B"/>
    <w:rsid w:val="00501B5C"/>
    <w:rsid w:val="0050325B"/>
    <w:rsid w:val="00503876"/>
    <w:rsid w:val="00511BD6"/>
    <w:rsid w:val="00514A62"/>
    <w:rsid w:val="005151EA"/>
    <w:rsid w:val="00517764"/>
    <w:rsid w:val="0052142B"/>
    <w:rsid w:val="00524C1D"/>
    <w:rsid w:val="005252D2"/>
    <w:rsid w:val="005266EE"/>
    <w:rsid w:val="00526BA7"/>
    <w:rsid w:val="0053177B"/>
    <w:rsid w:val="00531B33"/>
    <w:rsid w:val="00533F01"/>
    <w:rsid w:val="00536DDA"/>
    <w:rsid w:val="00540B2A"/>
    <w:rsid w:val="00547CF7"/>
    <w:rsid w:val="00550C82"/>
    <w:rsid w:val="00551535"/>
    <w:rsid w:val="005515D0"/>
    <w:rsid w:val="00552283"/>
    <w:rsid w:val="00552FC1"/>
    <w:rsid w:val="00553C28"/>
    <w:rsid w:val="0055727B"/>
    <w:rsid w:val="005607DC"/>
    <w:rsid w:val="00560C00"/>
    <w:rsid w:val="0056149E"/>
    <w:rsid w:val="00561707"/>
    <w:rsid w:val="005628F4"/>
    <w:rsid w:val="00563627"/>
    <w:rsid w:val="00564406"/>
    <w:rsid w:val="00564642"/>
    <w:rsid w:val="00565C02"/>
    <w:rsid w:val="0056675D"/>
    <w:rsid w:val="00566976"/>
    <w:rsid w:val="00570210"/>
    <w:rsid w:val="00570457"/>
    <w:rsid w:val="00570B7C"/>
    <w:rsid w:val="00571183"/>
    <w:rsid w:val="005717DB"/>
    <w:rsid w:val="00572442"/>
    <w:rsid w:val="005743F6"/>
    <w:rsid w:val="00580DD3"/>
    <w:rsid w:val="00580E72"/>
    <w:rsid w:val="005840AF"/>
    <w:rsid w:val="0059792F"/>
    <w:rsid w:val="005A0C24"/>
    <w:rsid w:val="005A1370"/>
    <w:rsid w:val="005A1AF3"/>
    <w:rsid w:val="005A305F"/>
    <w:rsid w:val="005A3B5F"/>
    <w:rsid w:val="005A3C38"/>
    <w:rsid w:val="005A533A"/>
    <w:rsid w:val="005A6EF0"/>
    <w:rsid w:val="005B07CE"/>
    <w:rsid w:val="005B47B9"/>
    <w:rsid w:val="005B4BE4"/>
    <w:rsid w:val="005B5364"/>
    <w:rsid w:val="005B5375"/>
    <w:rsid w:val="005B57C3"/>
    <w:rsid w:val="005B5841"/>
    <w:rsid w:val="005B694E"/>
    <w:rsid w:val="005C2759"/>
    <w:rsid w:val="005C2EC4"/>
    <w:rsid w:val="005C3486"/>
    <w:rsid w:val="005C63A0"/>
    <w:rsid w:val="005C7C71"/>
    <w:rsid w:val="005D2959"/>
    <w:rsid w:val="005D302F"/>
    <w:rsid w:val="005D4354"/>
    <w:rsid w:val="005D5A81"/>
    <w:rsid w:val="005D6154"/>
    <w:rsid w:val="005D6EBD"/>
    <w:rsid w:val="005D6F48"/>
    <w:rsid w:val="005D7295"/>
    <w:rsid w:val="005D7942"/>
    <w:rsid w:val="005E4AB4"/>
    <w:rsid w:val="005E6009"/>
    <w:rsid w:val="005E6DE2"/>
    <w:rsid w:val="005E7144"/>
    <w:rsid w:val="005F1450"/>
    <w:rsid w:val="005F2712"/>
    <w:rsid w:val="005F3E27"/>
    <w:rsid w:val="005F495C"/>
    <w:rsid w:val="005F7193"/>
    <w:rsid w:val="005F7AB0"/>
    <w:rsid w:val="0060051B"/>
    <w:rsid w:val="00603B5D"/>
    <w:rsid w:val="0060520A"/>
    <w:rsid w:val="006056C1"/>
    <w:rsid w:val="00606A27"/>
    <w:rsid w:val="00607E87"/>
    <w:rsid w:val="00610917"/>
    <w:rsid w:val="0061523F"/>
    <w:rsid w:val="006152A1"/>
    <w:rsid w:val="006230EB"/>
    <w:rsid w:val="00626CCA"/>
    <w:rsid w:val="006300FC"/>
    <w:rsid w:val="00631D65"/>
    <w:rsid w:val="0063306B"/>
    <w:rsid w:val="0063625F"/>
    <w:rsid w:val="00637858"/>
    <w:rsid w:val="00637F71"/>
    <w:rsid w:val="006411E8"/>
    <w:rsid w:val="0064747D"/>
    <w:rsid w:val="0064790A"/>
    <w:rsid w:val="00647AF4"/>
    <w:rsid w:val="00650971"/>
    <w:rsid w:val="00652D78"/>
    <w:rsid w:val="00653DC8"/>
    <w:rsid w:val="006543B4"/>
    <w:rsid w:val="00654606"/>
    <w:rsid w:val="00654675"/>
    <w:rsid w:val="0065478F"/>
    <w:rsid w:val="006565E6"/>
    <w:rsid w:val="0065682A"/>
    <w:rsid w:val="00657AAF"/>
    <w:rsid w:val="00660905"/>
    <w:rsid w:val="0066126B"/>
    <w:rsid w:val="00661DC7"/>
    <w:rsid w:val="0066322C"/>
    <w:rsid w:val="006645C7"/>
    <w:rsid w:val="0066747C"/>
    <w:rsid w:val="00667888"/>
    <w:rsid w:val="006708E0"/>
    <w:rsid w:val="00673913"/>
    <w:rsid w:val="006754CD"/>
    <w:rsid w:val="00675C08"/>
    <w:rsid w:val="006768D1"/>
    <w:rsid w:val="00680EE8"/>
    <w:rsid w:val="00681875"/>
    <w:rsid w:val="00683892"/>
    <w:rsid w:val="00684F0B"/>
    <w:rsid w:val="00686911"/>
    <w:rsid w:val="006917F7"/>
    <w:rsid w:val="00692918"/>
    <w:rsid w:val="00693DCC"/>
    <w:rsid w:val="006965DF"/>
    <w:rsid w:val="00696B03"/>
    <w:rsid w:val="006973CB"/>
    <w:rsid w:val="00697C01"/>
    <w:rsid w:val="006A00D4"/>
    <w:rsid w:val="006A0235"/>
    <w:rsid w:val="006A056A"/>
    <w:rsid w:val="006A0AB3"/>
    <w:rsid w:val="006A45EB"/>
    <w:rsid w:val="006A4D38"/>
    <w:rsid w:val="006A5243"/>
    <w:rsid w:val="006A5D37"/>
    <w:rsid w:val="006A5FAD"/>
    <w:rsid w:val="006B5981"/>
    <w:rsid w:val="006B5EA7"/>
    <w:rsid w:val="006B70EF"/>
    <w:rsid w:val="006C072C"/>
    <w:rsid w:val="006C152A"/>
    <w:rsid w:val="006C19BC"/>
    <w:rsid w:val="006C1FA7"/>
    <w:rsid w:val="006C6965"/>
    <w:rsid w:val="006C6EED"/>
    <w:rsid w:val="006C73C4"/>
    <w:rsid w:val="006D1B92"/>
    <w:rsid w:val="006D51B2"/>
    <w:rsid w:val="006D602B"/>
    <w:rsid w:val="006D66BD"/>
    <w:rsid w:val="006D6A6F"/>
    <w:rsid w:val="006D7932"/>
    <w:rsid w:val="006D7B8B"/>
    <w:rsid w:val="006E344F"/>
    <w:rsid w:val="006E7556"/>
    <w:rsid w:val="006F2AE6"/>
    <w:rsid w:val="006F2EFD"/>
    <w:rsid w:val="006F7BF9"/>
    <w:rsid w:val="00701FC4"/>
    <w:rsid w:val="00704570"/>
    <w:rsid w:val="00705C69"/>
    <w:rsid w:val="007068AB"/>
    <w:rsid w:val="0070699E"/>
    <w:rsid w:val="007077CD"/>
    <w:rsid w:val="00715944"/>
    <w:rsid w:val="00722A25"/>
    <w:rsid w:val="007232D3"/>
    <w:rsid w:val="00724509"/>
    <w:rsid w:val="0072511A"/>
    <w:rsid w:val="007257D8"/>
    <w:rsid w:val="00731F39"/>
    <w:rsid w:val="00732197"/>
    <w:rsid w:val="00733826"/>
    <w:rsid w:val="0073442D"/>
    <w:rsid w:val="0073475C"/>
    <w:rsid w:val="0074168F"/>
    <w:rsid w:val="0074245E"/>
    <w:rsid w:val="00750DAC"/>
    <w:rsid w:val="00760004"/>
    <w:rsid w:val="00760F6C"/>
    <w:rsid w:val="007613ED"/>
    <w:rsid w:val="007638FD"/>
    <w:rsid w:val="00766CED"/>
    <w:rsid w:val="00767BDD"/>
    <w:rsid w:val="007700BC"/>
    <w:rsid w:val="00770BF7"/>
    <w:rsid w:val="00770E39"/>
    <w:rsid w:val="007720E3"/>
    <w:rsid w:val="007733B3"/>
    <w:rsid w:val="007751D6"/>
    <w:rsid w:val="00777A66"/>
    <w:rsid w:val="007820D7"/>
    <w:rsid w:val="007822ED"/>
    <w:rsid w:val="0078563C"/>
    <w:rsid w:val="007863D3"/>
    <w:rsid w:val="007868E3"/>
    <w:rsid w:val="0079008F"/>
    <w:rsid w:val="007A1475"/>
    <w:rsid w:val="007A4388"/>
    <w:rsid w:val="007A476B"/>
    <w:rsid w:val="007A4A7B"/>
    <w:rsid w:val="007A6ADC"/>
    <w:rsid w:val="007B0BEA"/>
    <w:rsid w:val="007B3AED"/>
    <w:rsid w:val="007B7628"/>
    <w:rsid w:val="007C0DA6"/>
    <w:rsid w:val="007C1F01"/>
    <w:rsid w:val="007C3EED"/>
    <w:rsid w:val="007C535E"/>
    <w:rsid w:val="007C5C77"/>
    <w:rsid w:val="007C6812"/>
    <w:rsid w:val="007D0AB7"/>
    <w:rsid w:val="007D0DE7"/>
    <w:rsid w:val="007D218E"/>
    <w:rsid w:val="007D28AD"/>
    <w:rsid w:val="007D2D4E"/>
    <w:rsid w:val="007D3CEF"/>
    <w:rsid w:val="007D4B42"/>
    <w:rsid w:val="007D513C"/>
    <w:rsid w:val="007D54BC"/>
    <w:rsid w:val="007D5518"/>
    <w:rsid w:val="007D7D80"/>
    <w:rsid w:val="007E3C91"/>
    <w:rsid w:val="007E52BC"/>
    <w:rsid w:val="007E6D5A"/>
    <w:rsid w:val="007F04B1"/>
    <w:rsid w:val="007F1C9A"/>
    <w:rsid w:val="007F1DA6"/>
    <w:rsid w:val="007F2494"/>
    <w:rsid w:val="007F3C20"/>
    <w:rsid w:val="00801506"/>
    <w:rsid w:val="00801793"/>
    <w:rsid w:val="00804004"/>
    <w:rsid w:val="00804328"/>
    <w:rsid w:val="00812567"/>
    <w:rsid w:val="008135DC"/>
    <w:rsid w:val="008146CA"/>
    <w:rsid w:val="008236A2"/>
    <w:rsid w:val="008245AF"/>
    <w:rsid w:val="00827111"/>
    <w:rsid w:val="00831A88"/>
    <w:rsid w:val="00831CA2"/>
    <w:rsid w:val="00832F25"/>
    <w:rsid w:val="008343E9"/>
    <w:rsid w:val="00834DFA"/>
    <w:rsid w:val="00834F58"/>
    <w:rsid w:val="00835A11"/>
    <w:rsid w:val="00836BD7"/>
    <w:rsid w:val="00837846"/>
    <w:rsid w:val="00846A91"/>
    <w:rsid w:val="0084760A"/>
    <w:rsid w:val="00850B04"/>
    <w:rsid w:val="00851DAF"/>
    <w:rsid w:val="00852F80"/>
    <w:rsid w:val="00853415"/>
    <w:rsid w:val="00855E77"/>
    <w:rsid w:val="00860A29"/>
    <w:rsid w:val="00863C24"/>
    <w:rsid w:val="00871A74"/>
    <w:rsid w:val="008721A8"/>
    <w:rsid w:val="00872A76"/>
    <w:rsid w:val="00873374"/>
    <w:rsid w:val="008734FA"/>
    <w:rsid w:val="0087389D"/>
    <w:rsid w:val="00875031"/>
    <w:rsid w:val="0087522F"/>
    <w:rsid w:val="00877DCE"/>
    <w:rsid w:val="00882B6C"/>
    <w:rsid w:val="00887EB6"/>
    <w:rsid w:val="00887FBF"/>
    <w:rsid w:val="00892A84"/>
    <w:rsid w:val="00893B97"/>
    <w:rsid w:val="00894925"/>
    <w:rsid w:val="00895E8B"/>
    <w:rsid w:val="00896462"/>
    <w:rsid w:val="008A0BDB"/>
    <w:rsid w:val="008A4226"/>
    <w:rsid w:val="008A5B99"/>
    <w:rsid w:val="008B1554"/>
    <w:rsid w:val="008B284C"/>
    <w:rsid w:val="008C40DC"/>
    <w:rsid w:val="008C5C27"/>
    <w:rsid w:val="008C7B60"/>
    <w:rsid w:val="008D0614"/>
    <w:rsid w:val="008D25A4"/>
    <w:rsid w:val="008D320C"/>
    <w:rsid w:val="008D38F2"/>
    <w:rsid w:val="008D4497"/>
    <w:rsid w:val="008D6098"/>
    <w:rsid w:val="008E0EE4"/>
    <w:rsid w:val="008E2662"/>
    <w:rsid w:val="008E40AC"/>
    <w:rsid w:val="008E4389"/>
    <w:rsid w:val="008E4AD2"/>
    <w:rsid w:val="008E4EDE"/>
    <w:rsid w:val="008E56CB"/>
    <w:rsid w:val="008F2354"/>
    <w:rsid w:val="008F2924"/>
    <w:rsid w:val="008F39EB"/>
    <w:rsid w:val="008F3CFF"/>
    <w:rsid w:val="008F7857"/>
    <w:rsid w:val="0090131F"/>
    <w:rsid w:val="0090231D"/>
    <w:rsid w:val="0090356B"/>
    <w:rsid w:val="0090398A"/>
    <w:rsid w:val="00903FA0"/>
    <w:rsid w:val="00904193"/>
    <w:rsid w:val="009109F6"/>
    <w:rsid w:val="00911C1B"/>
    <w:rsid w:val="009145C1"/>
    <w:rsid w:val="0091798F"/>
    <w:rsid w:val="009209A1"/>
    <w:rsid w:val="009209B8"/>
    <w:rsid w:val="00924C2D"/>
    <w:rsid w:val="00924D45"/>
    <w:rsid w:val="009251A4"/>
    <w:rsid w:val="00925969"/>
    <w:rsid w:val="00925FD7"/>
    <w:rsid w:val="00927D61"/>
    <w:rsid w:val="00927F6B"/>
    <w:rsid w:val="00930961"/>
    <w:rsid w:val="009315E6"/>
    <w:rsid w:val="00931FB3"/>
    <w:rsid w:val="0093236C"/>
    <w:rsid w:val="009334A9"/>
    <w:rsid w:val="009336EF"/>
    <w:rsid w:val="00935BFD"/>
    <w:rsid w:val="009403C2"/>
    <w:rsid w:val="0094208B"/>
    <w:rsid w:val="009428FD"/>
    <w:rsid w:val="00944341"/>
    <w:rsid w:val="00946B5F"/>
    <w:rsid w:val="00951AFD"/>
    <w:rsid w:val="00951ED1"/>
    <w:rsid w:val="009537F2"/>
    <w:rsid w:val="009549B1"/>
    <w:rsid w:val="00961264"/>
    <w:rsid w:val="00961B66"/>
    <w:rsid w:val="00961DA5"/>
    <w:rsid w:val="00962B67"/>
    <w:rsid w:val="00965207"/>
    <w:rsid w:val="00965969"/>
    <w:rsid w:val="0096686B"/>
    <w:rsid w:val="0097074A"/>
    <w:rsid w:val="009718E2"/>
    <w:rsid w:val="00972CFD"/>
    <w:rsid w:val="009733A4"/>
    <w:rsid w:val="00973611"/>
    <w:rsid w:val="00974937"/>
    <w:rsid w:val="00976876"/>
    <w:rsid w:val="00977B60"/>
    <w:rsid w:val="00980A19"/>
    <w:rsid w:val="00980A36"/>
    <w:rsid w:val="00981D4D"/>
    <w:rsid w:val="00982153"/>
    <w:rsid w:val="00982663"/>
    <w:rsid w:val="00984882"/>
    <w:rsid w:val="009851CD"/>
    <w:rsid w:val="00986199"/>
    <w:rsid w:val="00986E1D"/>
    <w:rsid w:val="009927D0"/>
    <w:rsid w:val="00994B0A"/>
    <w:rsid w:val="00994D97"/>
    <w:rsid w:val="009A55CD"/>
    <w:rsid w:val="009A562E"/>
    <w:rsid w:val="009A6092"/>
    <w:rsid w:val="009A78F1"/>
    <w:rsid w:val="009B0E3D"/>
    <w:rsid w:val="009B31E1"/>
    <w:rsid w:val="009B33AA"/>
    <w:rsid w:val="009B4FFB"/>
    <w:rsid w:val="009B613E"/>
    <w:rsid w:val="009C07DF"/>
    <w:rsid w:val="009C57CD"/>
    <w:rsid w:val="009C645C"/>
    <w:rsid w:val="009C724C"/>
    <w:rsid w:val="009D1E0B"/>
    <w:rsid w:val="009D29E6"/>
    <w:rsid w:val="009D2D3F"/>
    <w:rsid w:val="009D6B57"/>
    <w:rsid w:val="009D7543"/>
    <w:rsid w:val="009E02B4"/>
    <w:rsid w:val="009E264A"/>
    <w:rsid w:val="009E2813"/>
    <w:rsid w:val="009E4215"/>
    <w:rsid w:val="009E5405"/>
    <w:rsid w:val="009E6945"/>
    <w:rsid w:val="009E6FFF"/>
    <w:rsid w:val="009E74F3"/>
    <w:rsid w:val="009F1A69"/>
    <w:rsid w:val="009F3FB6"/>
    <w:rsid w:val="009F46FB"/>
    <w:rsid w:val="009F48D0"/>
    <w:rsid w:val="009F57BF"/>
    <w:rsid w:val="009F58DF"/>
    <w:rsid w:val="009F6C6C"/>
    <w:rsid w:val="009F7E27"/>
    <w:rsid w:val="00A0014B"/>
    <w:rsid w:val="00A00458"/>
    <w:rsid w:val="00A02023"/>
    <w:rsid w:val="00A065FD"/>
    <w:rsid w:val="00A06A42"/>
    <w:rsid w:val="00A1030A"/>
    <w:rsid w:val="00A103D7"/>
    <w:rsid w:val="00A1084B"/>
    <w:rsid w:val="00A10D8A"/>
    <w:rsid w:val="00A11A60"/>
    <w:rsid w:val="00A1234A"/>
    <w:rsid w:val="00A13B41"/>
    <w:rsid w:val="00A15BEE"/>
    <w:rsid w:val="00A15DB6"/>
    <w:rsid w:val="00A16CAE"/>
    <w:rsid w:val="00A203F2"/>
    <w:rsid w:val="00A207A5"/>
    <w:rsid w:val="00A21B45"/>
    <w:rsid w:val="00A21E11"/>
    <w:rsid w:val="00A22A31"/>
    <w:rsid w:val="00A24B2A"/>
    <w:rsid w:val="00A24ED8"/>
    <w:rsid w:val="00A25D82"/>
    <w:rsid w:val="00A307AC"/>
    <w:rsid w:val="00A341C0"/>
    <w:rsid w:val="00A34383"/>
    <w:rsid w:val="00A35168"/>
    <w:rsid w:val="00A43112"/>
    <w:rsid w:val="00A433C1"/>
    <w:rsid w:val="00A43959"/>
    <w:rsid w:val="00A46E27"/>
    <w:rsid w:val="00A472FF"/>
    <w:rsid w:val="00A47BFE"/>
    <w:rsid w:val="00A51C8B"/>
    <w:rsid w:val="00A56C27"/>
    <w:rsid w:val="00A56FC7"/>
    <w:rsid w:val="00A603BB"/>
    <w:rsid w:val="00A62704"/>
    <w:rsid w:val="00A63944"/>
    <w:rsid w:val="00A67B59"/>
    <w:rsid w:val="00A707BD"/>
    <w:rsid w:val="00A73033"/>
    <w:rsid w:val="00A747C2"/>
    <w:rsid w:val="00A75EFF"/>
    <w:rsid w:val="00A77118"/>
    <w:rsid w:val="00A77AD0"/>
    <w:rsid w:val="00A77D9F"/>
    <w:rsid w:val="00A80F93"/>
    <w:rsid w:val="00A81588"/>
    <w:rsid w:val="00A823C5"/>
    <w:rsid w:val="00A8372C"/>
    <w:rsid w:val="00A83995"/>
    <w:rsid w:val="00A842D2"/>
    <w:rsid w:val="00A857F4"/>
    <w:rsid w:val="00A86A88"/>
    <w:rsid w:val="00A8782B"/>
    <w:rsid w:val="00A9008C"/>
    <w:rsid w:val="00A93D9A"/>
    <w:rsid w:val="00A95253"/>
    <w:rsid w:val="00AA04D1"/>
    <w:rsid w:val="00AA146D"/>
    <w:rsid w:val="00AA1BD9"/>
    <w:rsid w:val="00AA2FF5"/>
    <w:rsid w:val="00AA39C4"/>
    <w:rsid w:val="00AA4815"/>
    <w:rsid w:val="00AB0383"/>
    <w:rsid w:val="00AB0B5A"/>
    <w:rsid w:val="00AB0BB9"/>
    <w:rsid w:val="00AB1EC8"/>
    <w:rsid w:val="00AB6A99"/>
    <w:rsid w:val="00AB7F77"/>
    <w:rsid w:val="00AC0ADD"/>
    <w:rsid w:val="00AC2FF6"/>
    <w:rsid w:val="00AC3184"/>
    <w:rsid w:val="00AC403B"/>
    <w:rsid w:val="00AC607A"/>
    <w:rsid w:val="00AC6397"/>
    <w:rsid w:val="00AC7DB0"/>
    <w:rsid w:val="00AD3160"/>
    <w:rsid w:val="00AD4508"/>
    <w:rsid w:val="00AD6B02"/>
    <w:rsid w:val="00AE031D"/>
    <w:rsid w:val="00AE0BD8"/>
    <w:rsid w:val="00AE4A2B"/>
    <w:rsid w:val="00AE4E2D"/>
    <w:rsid w:val="00AE530C"/>
    <w:rsid w:val="00AE62DA"/>
    <w:rsid w:val="00AF053C"/>
    <w:rsid w:val="00AF0A32"/>
    <w:rsid w:val="00AF3636"/>
    <w:rsid w:val="00AF5691"/>
    <w:rsid w:val="00B0280C"/>
    <w:rsid w:val="00B04775"/>
    <w:rsid w:val="00B05CE5"/>
    <w:rsid w:val="00B108DF"/>
    <w:rsid w:val="00B16B67"/>
    <w:rsid w:val="00B20FCA"/>
    <w:rsid w:val="00B23176"/>
    <w:rsid w:val="00B26866"/>
    <w:rsid w:val="00B27304"/>
    <w:rsid w:val="00B277A4"/>
    <w:rsid w:val="00B31CAB"/>
    <w:rsid w:val="00B32E57"/>
    <w:rsid w:val="00B32F3B"/>
    <w:rsid w:val="00B33189"/>
    <w:rsid w:val="00B34F8C"/>
    <w:rsid w:val="00B351E6"/>
    <w:rsid w:val="00B36147"/>
    <w:rsid w:val="00B36D48"/>
    <w:rsid w:val="00B371E6"/>
    <w:rsid w:val="00B40295"/>
    <w:rsid w:val="00B40791"/>
    <w:rsid w:val="00B4084E"/>
    <w:rsid w:val="00B41870"/>
    <w:rsid w:val="00B421BC"/>
    <w:rsid w:val="00B446FC"/>
    <w:rsid w:val="00B44A60"/>
    <w:rsid w:val="00B5122E"/>
    <w:rsid w:val="00B53022"/>
    <w:rsid w:val="00B543C7"/>
    <w:rsid w:val="00B55B40"/>
    <w:rsid w:val="00B56F10"/>
    <w:rsid w:val="00B57020"/>
    <w:rsid w:val="00B57FA2"/>
    <w:rsid w:val="00B60ED3"/>
    <w:rsid w:val="00B61331"/>
    <w:rsid w:val="00B6353D"/>
    <w:rsid w:val="00B658F5"/>
    <w:rsid w:val="00B715EF"/>
    <w:rsid w:val="00B72FFB"/>
    <w:rsid w:val="00B73DE1"/>
    <w:rsid w:val="00B74296"/>
    <w:rsid w:val="00B743B8"/>
    <w:rsid w:val="00B75F15"/>
    <w:rsid w:val="00B76EB9"/>
    <w:rsid w:val="00B82024"/>
    <w:rsid w:val="00B8204B"/>
    <w:rsid w:val="00B82EAD"/>
    <w:rsid w:val="00B83050"/>
    <w:rsid w:val="00B83642"/>
    <w:rsid w:val="00B85097"/>
    <w:rsid w:val="00B857B9"/>
    <w:rsid w:val="00B9146F"/>
    <w:rsid w:val="00B9527A"/>
    <w:rsid w:val="00B95BD8"/>
    <w:rsid w:val="00B9761F"/>
    <w:rsid w:val="00BA2454"/>
    <w:rsid w:val="00BA2DD6"/>
    <w:rsid w:val="00BA39C2"/>
    <w:rsid w:val="00BB145A"/>
    <w:rsid w:val="00BB32F1"/>
    <w:rsid w:val="00BB44BA"/>
    <w:rsid w:val="00BB4B12"/>
    <w:rsid w:val="00BB5955"/>
    <w:rsid w:val="00BB5FAC"/>
    <w:rsid w:val="00BC158F"/>
    <w:rsid w:val="00BC5198"/>
    <w:rsid w:val="00BD020F"/>
    <w:rsid w:val="00BD373D"/>
    <w:rsid w:val="00BD3967"/>
    <w:rsid w:val="00BD45E1"/>
    <w:rsid w:val="00BD4EA3"/>
    <w:rsid w:val="00BD6B6A"/>
    <w:rsid w:val="00BD7565"/>
    <w:rsid w:val="00BE0F68"/>
    <w:rsid w:val="00BE3CF2"/>
    <w:rsid w:val="00BE519A"/>
    <w:rsid w:val="00BE6C25"/>
    <w:rsid w:val="00BE7BF1"/>
    <w:rsid w:val="00BF3465"/>
    <w:rsid w:val="00BF4F41"/>
    <w:rsid w:val="00BF5A98"/>
    <w:rsid w:val="00BF5B33"/>
    <w:rsid w:val="00BF604B"/>
    <w:rsid w:val="00C028B0"/>
    <w:rsid w:val="00C02B46"/>
    <w:rsid w:val="00C0513D"/>
    <w:rsid w:val="00C053AA"/>
    <w:rsid w:val="00C05D1E"/>
    <w:rsid w:val="00C0645C"/>
    <w:rsid w:val="00C06F7C"/>
    <w:rsid w:val="00C109B5"/>
    <w:rsid w:val="00C11B63"/>
    <w:rsid w:val="00C1537B"/>
    <w:rsid w:val="00C15983"/>
    <w:rsid w:val="00C23BB6"/>
    <w:rsid w:val="00C25BAA"/>
    <w:rsid w:val="00C2610C"/>
    <w:rsid w:val="00C261AF"/>
    <w:rsid w:val="00C26D53"/>
    <w:rsid w:val="00C26ECA"/>
    <w:rsid w:val="00C32A7F"/>
    <w:rsid w:val="00C34FE4"/>
    <w:rsid w:val="00C359FB"/>
    <w:rsid w:val="00C40F5C"/>
    <w:rsid w:val="00C41678"/>
    <w:rsid w:val="00C42FAB"/>
    <w:rsid w:val="00C432A0"/>
    <w:rsid w:val="00C4486D"/>
    <w:rsid w:val="00C45C63"/>
    <w:rsid w:val="00C475E1"/>
    <w:rsid w:val="00C5269F"/>
    <w:rsid w:val="00C526AD"/>
    <w:rsid w:val="00C53A06"/>
    <w:rsid w:val="00C53C30"/>
    <w:rsid w:val="00C54135"/>
    <w:rsid w:val="00C54244"/>
    <w:rsid w:val="00C547CB"/>
    <w:rsid w:val="00C54C07"/>
    <w:rsid w:val="00C54C3B"/>
    <w:rsid w:val="00C5749D"/>
    <w:rsid w:val="00C5780D"/>
    <w:rsid w:val="00C64E68"/>
    <w:rsid w:val="00C652E5"/>
    <w:rsid w:val="00C659FD"/>
    <w:rsid w:val="00C65D47"/>
    <w:rsid w:val="00C70032"/>
    <w:rsid w:val="00C703EA"/>
    <w:rsid w:val="00C7160D"/>
    <w:rsid w:val="00C72A7E"/>
    <w:rsid w:val="00C73EAE"/>
    <w:rsid w:val="00C74505"/>
    <w:rsid w:val="00C80517"/>
    <w:rsid w:val="00C809CD"/>
    <w:rsid w:val="00C8154D"/>
    <w:rsid w:val="00C8196D"/>
    <w:rsid w:val="00C81CDB"/>
    <w:rsid w:val="00C86BD7"/>
    <w:rsid w:val="00C87A3F"/>
    <w:rsid w:val="00C9241B"/>
    <w:rsid w:val="00C92E8D"/>
    <w:rsid w:val="00C93AB4"/>
    <w:rsid w:val="00C94147"/>
    <w:rsid w:val="00C94B9E"/>
    <w:rsid w:val="00C94C2E"/>
    <w:rsid w:val="00C964EC"/>
    <w:rsid w:val="00CA034F"/>
    <w:rsid w:val="00CA1C16"/>
    <w:rsid w:val="00CA315A"/>
    <w:rsid w:val="00CA5A7F"/>
    <w:rsid w:val="00CA5C09"/>
    <w:rsid w:val="00CB0C7E"/>
    <w:rsid w:val="00CB0CF2"/>
    <w:rsid w:val="00CB5F51"/>
    <w:rsid w:val="00CB693A"/>
    <w:rsid w:val="00CB6EC8"/>
    <w:rsid w:val="00CB6FEC"/>
    <w:rsid w:val="00CC0E24"/>
    <w:rsid w:val="00CC6187"/>
    <w:rsid w:val="00CC6429"/>
    <w:rsid w:val="00CC7B44"/>
    <w:rsid w:val="00CD4182"/>
    <w:rsid w:val="00CE0D3E"/>
    <w:rsid w:val="00CE3390"/>
    <w:rsid w:val="00CE3D4E"/>
    <w:rsid w:val="00CE54A4"/>
    <w:rsid w:val="00CE6C08"/>
    <w:rsid w:val="00CF2897"/>
    <w:rsid w:val="00CF3AA0"/>
    <w:rsid w:val="00CF3DD3"/>
    <w:rsid w:val="00CF4479"/>
    <w:rsid w:val="00CF688B"/>
    <w:rsid w:val="00CF7C47"/>
    <w:rsid w:val="00CF7F46"/>
    <w:rsid w:val="00D011C3"/>
    <w:rsid w:val="00D02EC6"/>
    <w:rsid w:val="00D074CA"/>
    <w:rsid w:val="00D07927"/>
    <w:rsid w:val="00D07C86"/>
    <w:rsid w:val="00D07F55"/>
    <w:rsid w:val="00D10ABD"/>
    <w:rsid w:val="00D11B40"/>
    <w:rsid w:val="00D125CD"/>
    <w:rsid w:val="00D147DE"/>
    <w:rsid w:val="00D206CE"/>
    <w:rsid w:val="00D21ECD"/>
    <w:rsid w:val="00D2398B"/>
    <w:rsid w:val="00D23E43"/>
    <w:rsid w:val="00D252E5"/>
    <w:rsid w:val="00D252EF"/>
    <w:rsid w:val="00D2652D"/>
    <w:rsid w:val="00D275B3"/>
    <w:rsid w:val="00D320DD"/>
    <w:rsid w:val="00D32222"/>
    <w:rsid w:val="00D33524"/>
    <w:rsid w:val="00D35DE4"/>
    <w:rsid w:val="00D35F94"/>
    <w:rsid w:val="00D366B7"/>
    <w:rsid w:val="00D40708"/>
    <w:rsid w:val="00D419CD"/>
    <w:rsid w:val="00D4234C"/>
    <w:rsid w:val="00D43560"/>
    <w:rsid w:val="00D4374C"/>
    <w:rsid w:val="00D441A7"/>
    <w:rsid w:val="00D4464E"/>
    <w:rsid w:val="00D508D6"/>
    <w:rsid w:val="00D546FB"/>
    <w:rsid w:val="00D6279B"/>
    <w:rsid w:val="00D64D1D"/>
    <w:rsid w:val="00D65652"/>
    <w:rsid w:val="00D660C5"/>
    <w:rsid w:val="00D664C8"/>
    <w:rsid w:val="00D7163A"/>
    <w:rsid w:val="00D75A81"/>
    <w:rsid w:val="00D75BEE"/>
    <w:rsid w:val="00D770ED"/>
    <w:rsid w:val="00D838E5"/>
    <w:rsid w:val="00D844BE"/>
    <w:rsid w:val="00D844D0"/>
    <w:rsid w:val="00D85947"/>
    <w:rsid w:val="00D86845"/>
    <w:rsid w:val="00D873F4"/>
    <w:rsid w:val="00D90409"/>
    <w:rsid w:val="00D92BB8"/>
    <w:rsid w:val="00D93245"/>
    <w:rsid w:val="00D94BCE"/>
    <w:rsid w:val="00D95AA2"/>
    <w:rsid w:val="00D96BF4"/>
    <w:rsid w:val="00DA037A"/>
    <w:rsid w:val="00DA0646"/>
    <w:rsid w:val="00DA2F63"/>
    <w:rsid w:val="00DA6CD9"/>
    <w:rsid w:val="00DB00DC"/>
    <w:rsid w:val="00DB0EBC"/>
    <w:rsid w:val="00DB1B3F"/>
    <w:rsid w:val="00DB2516"/>
    <w:rsid w:val="00DB7F3C"/>
    <w:rsid w:val="00DC4F72"/>
    <w:rsid w:val="00DC763E"/>
    <w:rsid w:val="00DD0845"/>
    <w:rsid w:val="00DD0DB2"/>
    <w:rsid w:val="00DD19FC"/>
    <w:rsid w:val="00DD31EA"/>
    <w:rsid w:val="00DD4455"/>
    <w:rsid w:val="00DD463D"/>
    <w:rsid w:val="00DD5184"/>
    <w:rsid w:val="00DD54C9"/>
    <w:rsid w:val="00DD5535"/>
    <w:rsid w:val="00DD5B29"/>
    <w:rsid w:val="00DD7407"/>
    <w:rsid w:val="00DD76D2"/>
    <w:rsid w:val="00DE15DA"/>
    <w:rsid w:val="00DE1E0E"/>
    <w:rsid w:val="00DE2F62"/>
    <w:rsid w:val="00DE52EC"/>
    <w:rsid w:val="00DE5500"/>
    <w:rsid w:val="00DE71C3"/>
    <w:rsid w:val="00DF07B2"/>
    <w:rsid w:val="00DF467A"/>
    <w:rsid w:val="00DF50D8"/>
    <w:rsid w:val="00DF57C4"/>
    <w:rsid w:val="00DF5D93"/>
    <w:rsid w:val="00DF69FF"/>
    <w:rsid w:val="00E02BE6"/>
    <w:rsid w:val="00E0420B"/>
    <w:rsid w:val="00E07409"/>
    <w:rsid w:val="00E10C21"/>
    <w:rsid w:val="00E1227D"/>
    <w:rsid w:val="00E1473C"/>
    <w:rsid w:val="00E15FCE"/>
    <w:rsid w:val="00E17867"/>
    <w:rsid w:val="00E22817"/>
    <w:rsid w:val="00E22EBA"/>
    <w:rsid w:val="00E22F4B"/>
    <w:rsid w:val="00E235AC"/>
    <w:rsid w:val="00E24E07"/>
    <w:rsid w:val="00E25B24"/>
    <w:rsid w:val="00E263F3"/>
    <w:rsid w:val="00E31587"/>
    <w:rsid w:val="00E31BDD"/>
    <w:rsid w:val="00E33195"/>
    <w:rsid w:val="00E36F88"/>
    <w:rsid w:val="00E37959"/>
    <w:rsid w:val="00E40D4F"/>
    <w:rsid w:val="00E41222"/>
    <w:rsid w:val="00E41C6C"/>
    <w:rsid w:val="00E42343"/>
    <w:rsid w:val="00E42491"/>
    <w:rsid w:val="00E44D05"/>
    <w:rsid w:val="00E47DA1"/>
    <w:rsid w:val="00E50515"/>
    <w:rsid w:val="00E5077A"/>
    <w:rsid w:val="00E5295B"/>
    <w:rsid w:val="00E52E9C"/>
    <w:rsid w:val="00E53B45"/>
    <w:rsid w:val="00E54161"/>
    <w:rsid w:val="00E54ADD"/>
    <w:rsid w:val="00E554A6"/>
    <w:rsid w:val="00E559BA"/>
    <w:rsid w:val="00E60938"/>
    <w:rsid w:val="00E617DD"/>
    <w:rsid w:val="00E64962"/>
    <w:rsid w:val="00E65D35"/>
    <w:rsid w:val="00E673D0"/>
    <w:rsid w:val="00E74D0A"/>
    <w:rsid w:val="00E77739"/>
    <w:rsid w:val="00E77891"/>
    <w:rsid w:val="00E778B5"/>
    <w:rsid w:val="00E779BC"/>
    <w:rsid w:val="00E82256"/>
    <w:rsid w:val="00E86D87"/>
    <w:rsid w:val="00E9362D"/>
    <w:rsid w:val="00E94059"/>
    <w:rsid w:val="00E95C27"/>
    <w:rsid w:val="00E96068"/>
    <w:rsid w:val="00EA2106"/>
    <w:rsid w:val="00EA3FC1"/>
    <w:rsid w:val="00EA6741"/>
    <w:rsid w:val="00EB0636"/>
    <w:rsid w:val="00EB156A"/>
    <w:rsid w:val="00EB2435"/>
    <w:rsid w:val="00EB2B28"/>
    <w:rsid w:val="00EB461B"/>
    <w:rsid w:val="00EB5387"/>
    <w:rsid w:val="00EC0FA0"/>
    <w:rsid w:val="00EC12ED"/>
    <w:rsid w:val="00EC247B"/>
    <w:rsid w:val="00EC28A7"/>
    <w:rsid w:val="00EC59EB"/>
    <w:rsid w:val="00EC7CC5"/>
    <w:rsid w:val="00ED19B5"/>
    <w:rsid w:val="00ED1C48"/>
    <w:rsid w:val="00ED41EF"/>
    <w:rsid w:val="00ED4F38"/>
    <w:rsid w:val="00ED69DF"/>
    <w:rsid w:val="00EE6509"/>
    <w:rsid w:val="00EE6F80"/>
    <w:rsid w:val="00EF0C1F"/>
    <w:rsid w:val="00EF3236"/>
    <w:rsid w:val="00EF4A25"/>
    <w:rsid w:val="00EF4C41"/>
    <w:rsid w:val="00EF714B"/>
    <w:rsid w:val="00F02D55"/>
    <w:rsid w:val="00F02DA5"/>
    <w:rsid w:val="00F05E70"/>
    <w:rsid w:val="00F13C89"/>
    <w:rsid w:val="00F16891"/>
    <w:rsid w:val="00F1692A"/>
    <w:rsid w:val="00F20673"/>
    <w:rsid w:val="00F20FAE"/>
    <w:rsid w:val="00F233B3"/>
    <w:rsid w:val="00F23E9C"/>
    <w:rsid w:val="00F2402C"/>
    <w:rsid w:val="00F30099"/>
    <w:rsid w:val="00F32766"/>
    <w:rsid w:val="00F32B63"/>
    <w:rsid w:val="00F3545E"/>
    <w:rsid w:val="00F364B2"/>
    <w:rsid w:val="00F418BD"/>
    <w:rsid w:val="00F41DEF"/>
    <w:rsid w:val="00F45043"/>
    <w:rsid w:val="00F45F6E"/>
    <w:rsid w:val="00F47155"/>
    <w:rsid w:val="00F5049A"/>
    <w:rsid w:val="00F52F90"/>
    <w:rsid w:val="00F530AE"/>
    <w:rsid w:val="00F56F56"/>
    <w:rsid w:val="00F57B85"/>
    <w:rsid w:val="00F62B2D"/>
    <w:rsid w:val="00F65C8E"/>
    <w:rsid w:val="00F6657C"/>
    <w:rsid w:val="00F66856"/>
    <w:rsid w:val="00F66DD3"/>
    <w:rsid w:val="00F67464"/>
    <w:rsid w:val="00F70974"/>
    <w:rsid w:val="00F71338"/>
    <w:rsid w:val="00F72C0C"/>
    <w:rsid w:val="00F73902"/>
    <w:rsid w:val="00F73BB1"/>
    <w:rsid w:val="00F74BC3"/>
    <w:rsid w:val="00F838D4"/>
    <w:rsid w:val="00F90A71"/>
    <w:rsid w:val="00F90EAB"/>
    <w:rsid w:val="00F937B5"/>
    <w:rsid w:val="00F964AB"/>
    <w:rsid w:val="00FA0D03"/>
    <w:rsid w:val="00FA0F54"/>
    <w:rsid w:val="00FA1492"/>
    <w:rsid w:val="00FA1FE5"/>
    <w:rsid w:val="00FA4B70"/>
    <w:rsid w:val="00FA7071"/>
    <w:rsid w:val="00FB27FC"/>
    <w:rsid w:val="00FB2B0A"/>
    <w:rsid w:val="00FB39B3"/>
    <w:rsid w:val="00FB4E09"/>
    <w:rsid w:val="00FC009A"/>
    <w:rsid w:val="00FC331D"/>
    <w:rsid w:val="00FC3474"/>
    <w:rsid w:val="00FC66F7"/>
    <w:rsid w:val="00FC6E77"/>
    <w:rsid w:val="00FD0BB1"/>
    <w:rsid w:val="00FD14F5"/>
    <w:rsid w:val="00FE1523"/>
    <w:rsid w:val="00FE2861"/>
    <w:rsid w:val="00FE33DF"/>
    <w:rsid w:val="00FE3D59"/>
    <w:rsid w:val="00FE444E"/>
    <w:rsid w:val="00FE6DC3"/>
    <w:rsid w:val="00FF0C0E"/>
    <w:rsid w:val="00FF388C"/>
    <w:rsid w:val="00FF5A58"/>
    <w:rsid w:val="00FF5B0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BEABC"/>
  <w15:docId w15:val="{A88A85BE-4693-4FD9-AFEF-75242C9D8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l-GR" w:eastAsia="el-GR" w:bidi="ar-SA"/>
      </w:rPr>
    </w:rPrDefault>
    <w:pPrDefault>
      <w:pPr>
        <w:widowControl w:val="0"/>
        <w:spacing w:line="276" w:lineRule="auto"/>
        <w:contextualSpacing/>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02B46"/>
  </w:style>
  <w:style w:type="paragraph" w:styleId="Heading1">
    <w:name w:val="heading 1"/>
    <w:basedOn w:val="Normal"/>
    <w:next w:val="Normal"/>
    <w:link w:val="Heading1Char"/>
    <w:rsid w:val="004D5FAC"/>
    <w:pPr>
      <w:spacing w:before="200"/>
      <w:outlineLvl w:val="0"/>
    </w:pPr>
    <w:rPr>
      <w:rFonts w:ascii="Trebuchet MS" w:eastAsia="Trebuchet MS" w:hAnsi="Trebuchet MS" w:cs="Trebuchet MS"/>
      <w:sz w:val="32"/>
    </w:rPr>
  </w:style>
  <w:style w:type="paragraph" w:styleId="Heading2">
    <w:name w:val="heading 2"/>
    <w:basedOn w:val="Normal"/>
    <w:next w:val="Normal"/>
    <w:link w:val="Heading2Char"/>
    <w:uiPriority w:val="9"/>
    <w:qFormat/>
    <w:rsid w:val="004D5FAC"/>
    <w:pPr>
      <w:spacing w:before="200"/>
      <w:outlineLvl w:val="1"/>
    </w:pPr>
    <w:rPr>
      <w:rFonts w:ascii="Trebuchet MS" w:eastAsia="Trebuchet MS" w:hAnsi="Trebuchet MS" w:cs="Trebuchet MS"/>
      <w:sz w:val="26"/>
    </w:rPr>
  </w:style>
  <w:style w:type="paragraph" w:styleId="Heading3">
    <w:name w:val="heading 3"/>
    <w:basedOn w:val="Normal"/>
    <w:next w:val="Normal"/>
    <w:rsid w:val="004D5FAC"/>
    <w:pPr>
      <w:spacing w:before="160"/>
      <w:outlineLvl w:val="2"/>
    </w:pPr>
    <w:rPr>
      <w:rFonts w:ascii="Trebuchet MS" w:eastAsia="Trebuchet MS" w:hAnsi="Trebuchet MS" w:cs="Trebuchet MS"/>
      <w:color w:val="666666"/>
      <w:sz w:val="24"/>
    </w:rPr>
  </w:style>
  <w:style w:type="paragraph" w:styleId="Heading4">
    <w:name w:val="heading 4"/>
    <w:basedOn w:val="Normal"/>
    <w:next w:val="Normal"/>
    <w:rsid w:val="004D5FAC"/>
    <w:pPr>
      <w:spacing w:before="160"/>
      <w:outlineLvl w:val="3"/>
    </w:pPr>
    <w:rPr>
      <w:rFonts w:ascii="Trebuchet MS" w:eastAsia="Trebuchet MS" w:hAnsi="Trebuchet MS" w:cs="Trebuchet MS"/>
      <w:color w:val="666666"/>
      <w:u w:val="single"/>
    </w:rPr>
  </w:style>
  <w:style w:type="paragraph" w:styleId="Heading5">
    <w:name w:val="heading 5"/>
    <w:basedOn w:val="Normal"/>
    <w:next w:val="Normal"/>
    <w:rsid w:val="004D5FAC"/>
    <w:pPr>
      <w:spacing w:before="160"/>
      <w:outlineLvl w:val="4"/>
    </w:pPr>
    <w:rPr>
      <w:rFonts w:ascii="Trebuchet MS" w:eastAsia="Trebuchet MS" w:hAnsi="Trebuchet MS" w:cs="Trebuchet MS"/>
      <w:color w:val="666666"/>
    </w:rPr>
  </w:style>
  <w:style w:type="paragraph" w:styleId="Heading6">
    <w:name w:val="heading 6"/>
    <w:basedOn w:val="Normal"/>
    <w:next w:val="Normal"/>
    <w:rsid w:val="004D5FAC"/>
    <w:pPr>
      <w:spacing w:before="160"/>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AC318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5FAC"/>
    <w:rPr>
      <w:rFonts w:ascii="Trebuchet MS" w:eastAsia="Trebuchet MS" w:hAnsi="Trebuchet MS" w:cs="Trebuchet MS"/>
      <w:sz w:val="42"/>
    </w:rPr>
  </w:style>
  <w:style w:type="paragraph" w:styleId="Subtitle">
    <w:name w:val="Subtitle"/>
    <w:basedOn w:val="Normal"/>
    <w:next w:val="Normal"/>
    <w:link w:val="SubtitleChar"/>
    <w:uiPriority w:val="11"/>
    <w:qFormat/>
    <w:rsid w:val="004D5FAC"/>
    <w:pPr>
      <w:spacing w:after="200"/>
    </w:pPr>
    <w:rPr>
      <w:rFonts w:ascii="Trebuchet MS" w:eastAsia="Trebuchet MS" w:hAnsi="Trebuchet MS" w:cs="Trebuchet MS"/>
      <w:sz w:val="26"/>
    </w:rPr>
  </w:style>
  <w:style w:type="table" w:customStyle="1" w:styleId="a">
    <w:basedOn w:val="TableNormal"/>
    <w:rsid w:val="004D5FAC"/>
    <w:tblPr>
      <w:tblStyleRowBandSize w:val="1"/>
      <w:tblStyleColBandSize w:val="1"/>
      <w:tblCellMar>
        <w:left w:w="115" w:type="dxa"/>
        <w:right w:w="115" w:type="dxa"/>
      </w:tblCellMar>
    </w:tblPr>
  </w:style>
  <w:style w:type="table" w:customStyle="1" w:styleId="a0">
    <w:basedOn w:val="TableNormal"/>
    <w:rsid w:val="004D5FAC"/>
    <w:tblPr>
      <w:tblStyleRowBandSize w:val="1"/>
      <w:tblStyleColBandSize w:val="1"/>
      <w:tblCellMar>
        <w:left w:w="115" w:type="dxa"/>
        <w:right w:w="115" w:type="dxa"/>
      </w:tblCellMar>
    </w:tblPr>
  </w:style>
  <w:style w:type="table" w:customStyle="1" w:styleId="a1">
    <w:basedOn w:val="TableNormal"/>
    <w:rsid w:val="004D5FAC"/>
    <w:tblPr>
      <w:tblStyleRowBandSize w:val="1"/>
      <w:tblStyleColBandSize w:val="1"/>
      <w:tblCellMar>
        <w:left w:w="115" w:type="dxa"/>
        <w:right w:w="115" w:type="dxa"/>
      </w:tblCellMar>
    </w:tblPr>
  </w:style>
  <w:style w:type="character" w:styleId="CommentReference">
    <w:name w:val="annotation reference"/>
    <w:basedOn w:val="DefaultParagraphFont"/>
    <w:uiPriority w:val="99"/>
    <w:semiHidden/>
    <w:unhideWhenUsed/>
    <w:rsid w:val="00AC2FF6"/>
    <w:rPr>
      <w:sz w:val="16"/>
      <w:szCs w:val="16"/>
    </w:rPr>
  </w:style>
  <w:style w:type="paragraph" w:styleId="CommentText">
    <w:name w:val="annotation text"/>
    <w:basedOn w:val="Normal"/>
    <w:link w:val="CommentTextChar"/>
    <w:uiPriority w:val="99"/>
    <w:semiHidden/>
    <w:unhideWhenUsed/>
    <w:rsid w:val="00AC2FF6"/>
    <w:pPr>
      <w:spacing w:line="240" w:lineRule="auto"/>
    </w:pPr>
    <w:rPr>
      <w:sz w:val="20"/>
    </w:rPr>
  </w:style>
  <w:style w:type="character" w:customStyle="1" w:styleId="CommentTextChar">
    <w:name w:val="Comment Text Char"/>
    <w:basedOn w:val="DefaultParagraphFont"/>
    <w:link w:val="CommentText"/>
    <w:uiPriority w:val="99"/>
    <w:semiHidden/>
    <w:rsid w:val="00AC2FF6"/>
    <w:rPr>
      <w:sz w:val="20"/>
    </w:rPr>
  </w:style>
  <w:style w:type="paragraph" w:styleId="CommentSubject">
    <w:name w:val="annotation subject"/>
    <w:basedOn w:val="CommentText"/>
    <w:next w:val="CommentText"/>
    <w:link w:val="CommentSubjectChar"/>
    <w:uiPriority w:val="99"/>
    <w:semiHidden/>
    <w:unhideWhenUsed/>
    <w:rsid w:val="00AC2FF6"/>
    <w:rPr>
      <w:b/>
      <w:bCs/>
    </w:rPr>
  </w:style>
  <w:style w:type="character" w:customStyle="1" w:styleId="CommentSubjectChar">
    <w:name w:val="Comment Subject Char"/>
    <w:basedOn w:val="CommentTextChar"/>
    <w:link w:val="CommentSubject"/>
    <w:uiPriority w:val="99"/>
    <w:semiHidden/>
    <w:rsid w:val="00AC2FF6"/>
    <w:rPr>
      <w:b/>
      <w:bCs/>
      <w:sz w:val="20"/>
    </w:rPr>
  </w:style>
  <w:style w:type="paragraph" w:styleId="BalloonText">
    <w:name w:val="Balloon Text"/>
    <w:basedOn w:val="Normal"/>
    <w:link w:val="BalloonTextChar"/>
    <w:uiPriority w:val="99"/>
    <w:semiHidden/>
    <w:unhideWhenUsed/>
    <w:rsid w:val="00AC2FF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2FF6"/>
    <w:rPr>
      <w:rFonts w:ascii="Segoe UI" w:hAnsi="Segoe UI" w:cs="Segoe UI"/>
      <w:sz w:val="18"/>
      <w:szCs w:val="18"/>
    </w:rPr>
  </w:style>
  <w:style w:type="paragraph" w:styleId="Header">
    <w:name w:val="header"/>
    <w:basedOn w:val="Normal"/>
    <w:link w:val="HeaderChar"/>
    <w:uiPriority w:val="99"/>
    <w:unhideWhenUsed/>
    <w:rsid w:val="00A47BFE"/>
    <w:pPr>
      <w:tabs>
        <w:tab w:val="center" w:pos="4153"/>
        <w:tab w:val="right" w:pos="8306"/>
      </w:tabs>
      <w:spacing w:line="240" w:lineRule="auto"/>
    </w:pPr>
  </w:style>
  <w:style w:type="character" w:customStyle="1" w:styleId="HeaderChar">
    <w:name w:val="Header Char"/>
    <w:basedOn w:val="DefaultParagraphFont"/>
    <w:link w:val="Header"/>
    <w:uiPriority w:val="99"/>
    <w:rsid w:val="00A47BFE"/>
  </w:style>
  <w:style w:type="paragraph" w:styleId="Footer">
    <w:name w:val="footer"/>
    <w:basedOn w:val="Normal"/>
    <w:link w:val="FooterChar"/>
    <w:uiPriority w:val="99"/>
    <w:unhideWhenUsed/>
    <w:rsid w:val="00A47BFE"/>
    <w:pPr>
      <w:tabs>
        <w:tab w:val="center" w:pos="4153"/>
        <w:tab w:val="right" w:pos="8306"/>
      </w:tabs>
      <w:spacing w:line="240" w:lineRule="auto"/>
    </w:pPr>
  </w:style>
  <w:style w:type="character" w:customStyle="1" w:styleId="FooterChar">
    <w:name w:val="Footer Char"/>
    <w:basedOn w:val="DefaultParagraphFont"/>
    <w:link w:val="Footer"/>
    <w:uiPriority w:val="99"/>
    <w:rsid w:val="00A47BFE"/>
  </w:style>
  <w:style w:type="table" w:styleId="TableGrid">
    <w:name w:val="Table Grid"/>
    <w:basedOn w:val="TableNormal"/>
    <w:uiPriority w:val="39"/>
    <w:rsid w:val="0056149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5">
    <w:name w:val="Light Grid Accent 5"/>
    <w:basedOn w:val="TableNormal"/>
    <w:uiPriority w:val="62"/>
    <w:rsid w:val="006F2AE6"/>
    <w:pPr>
      <w:spacing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MediumGrid1-Accent2">
    <w:name w:val="Medium Grid 1 Accent 2"/>
    <w:basedOn w:val="TableNormal"/>
    <w:uiPriority w:val="67"/>
    <w:rsid w:val="00570210"/>
    <w:pPr>
      <w:spacing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LightGrid-Accent2">
    <w:name w:val="Light Grid Accent 2"/>
    <w:basedOn w:val="TableNormal"/>
    <w:uiPriority w:val="62"/>
    <w:rsid w:val="00570210"/>
    <w:pPr>
      <w:spacing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6">
    <w:name w:val="Light Grid Accent 6"/>
    <w:basedOn w:val="TableNormal"/>
    <w:uiPriority w:val="62"/>
    <w:rsid w:val="002A7FC3"/>
    <w:pPr>
      <w:spacing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MediumShading1-Accent6">
    <w:name w:val="Medium Shading 1 Accent 6"/>
    <w:basedOn w:val="TableNormal"/>
    <w:uiPriority w:val="63"/>
    <w:rsid w:val="006300FC"/>
    <w:pPr>
      <w:spacing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300FC"/>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
    <w:name w:val="Μεσαία σκίαση 21"/>
    <w:basedOn w:val="TableNormal"/>
    <w:uiPriority w:val="64"/>
    <w:rsid w:val="006300FC"/>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6300FC"/>
    <w:pPr>
      <w:spacing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3">
    <w:name w:val="Light Grid Accent 3"/>
    <w:basedOn w:val="TableNormal"/>
    <w:uiPriority w:val="62"/>
    <w:rsid w:val="006300FC"/>
    <w:pPr>
      <w:spacing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Shading-Accent2">
    <w:name w:val="Light Shading Accent 2"/>
    <w:basedOn w:val="TableNormal"/>
    <w:uiPriority w:val="60"/>
    <w:rsid w:val="003518A3"/>
    <w:pPr>
      <w:spacing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5">
    <w:name w:val="Light Shading Accent 5"/>
    <w:basedOn w:val="TableNormal"/>
    <w:uiPriority w:val="60"/>
    <w:rsid w:val="00CF2897"/>
    <w:pPr>
      <w:spacing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3">
    <w:name w:val="Light Shading Accent 3"/>
    <w:basedOn w:val="TableNormal"/>
    <w:uiPriority w:val="60"/>
    <w:rsid w:val="00CF2897"/>
    <w:pPr>
      <w:spacing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11">
    <w:name w:val="Ανοιχτόχρωμη σκίαση - Έμφαση 11"/>
    <w:basedOn w:val="TableNormal"/>
    <w:uiPriority w:val="60"/>
    <w:rsid w:val="00CF2897"/>
    <w:pPr>
      <w:spacing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MediumShading2-Accent5">
    <w:name w:val="Medium Shading 2 Accent 5"/>
    <w:basedOn w:val="TableNormal"/>
    <w:uiPriority w:val="64"/>
    <w:rsid w:val="00D43560"/>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4102EF"/>
    <w:pPr>
      <w:spacing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styleId="PlainText">
    <w:name w:val="Plain Text"/>
    <w:basedOn w:val="Normal"/>
    <w:link w:val="PlainTextChar"/>
    <w:uiPriority w:val="99"/>
    <w:unhideWhenUsed/>
    <w:rsid w:val="00E5295B"/>
    <w:pPr>
      <w:widowControl/>
      <w:spacing w:line="240" w:lineRule="auto"/>
      <w:contextualSpacing w:val="0"/>
    </w:pPr>
    <w:rPr>
      <w:rFonts w:ascii="Consolas" w:eastAsiaTheme="minorHAnsi" w:hAnsi="Consolas" w:cstheme="minorBidi"/>
      <w:color w:val="auto"/>
      <w:sz w:val="21"/>
      <w:szCs w:val="21"/>
      <w:lang w:eastAsia="en-US"/>
    </w:rPr>
  </w:style>
  <w:style w:type="character" w:customStyle="1" w:styleId="PlainTextChar">
    <w:name w:val="Plain Text Char"/>
    <w:basedOn w:val="DefaultParagraphFont"/>
    <w:link w:val="PlainText"/>
    <w:uiPriority w:val="99"/>
    <w:rsid w:val="00E5295B"/>
    <w:rPr>
      <w:rFonts w:ascii="Consolas" w:eastAsiaTheme="minorHAnsi" w:hAnsi="Consolas" w:cstheme="minorBidi"/>
      <w:color w:val="auto"/>
      <w:sz w:val="21"/>
      <w:szCs w:val="21"/>
      <w:lang w:eastAsia="en-US"/>
    </w:rPr>
  </w:style>
  <w:style w:type="table" w:styleId="MediumShading2">
    <w:name w:val="Medium Shading 2"/>
    <w:basedOn w:val="TableNormal"/>
    <w:uiPriority w:val="64"/>
    <w:rsid w:val="0034240E"/>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1">
    <w:name w:val="Light Shading Accent 1"/>
    <w:basedOn w:val="TableNormal"/>
    <w:uiPriority w:val="60"/>
    <w:rsid w:val="0034240E"/>
    <w:pPr>
      <w:spacing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Heading1Char">
    <w:name w:val="Heading 1 Char"/>
    <w:basedOn w:val="DefaultParagraphFont"/>
    <w:link w:val="Heading1"/>
    <w:rsid w:val="00060C26"/>
    <w:rPr>
      <w:rFonts w:ascii="Trebuchet MS" w:eastAsia="Trebuchet MS" w:hAnsi="Trebuchet MS" w:cs="Trebuchet MS"/>
      <w:sz w:val="32"/>
    </w:rPr>
  </w:style>
  <w:style w:type="character" w:customStyle="1" w:styleId="apple-converted-space">
    <w:name w:val="apple-converted-space"/>
    <w:basedOn w:val="DefaultParagraphFont"/>
    <w:rsid w:val="00060C26"/>
  </w:style>
  <w:style w:type="paragraph" w:customStyle="1" w:styleId="Default">
    <w:name w:val="Default"/>
    <w:rsid w:val="00060C26"/>
    <w:pPr>
      <w:widowControl/>
      <w:autoSpaceDE w:val="0"/>
      <w:autoSpaceDN w:val="0"/>
      <w:adjustRightInd w:val="0"/>
      <w:spacing w:line="240" w:lineRule="auto"/>
      <w:contextualSpacing w:val="0"/>
    </w:pPr>
    <w:rPr>
      <w:rFonts w:ascii="Times New Roman" w:eastAsiaTheme="minorHAnsi" w:hAnsi="Times New Roman" w:cs="Times New Roman"/>
      <w:sz w:val="24"/>
      <w:szCs w:val="24"/>
      <w:lang w:val="ru-RU" w:eastAsia="en-US"/>
    </w:rPr>
  </w:style>
  <w:style w:type="character" w:customStyle="1" w:styleId="Heading2Char">
    <w:name w:val="Heading 2 Char"/>
    <w:basedOn w:val="DefaultParagraphFont"/>
    <w:link w:val="Heading2"/>
    <w:uiPriority w:val="9"/>
    <w:rsid w:val="00060C26"/>
    <w:rPr>
      <w:rFonts w:ascii="Trebuchet MS" w:eastAsia="Trebuchet MS" w:hAnsi="Trebuchet MS" w:cs="Trebuchet MS"/>
      <w:sz w:val="26"/>
    </w:rPr>
  </w:style>
  <w:style w:type="paragraph" w:styleId="ListParagraph">
    <w:name w:val="List Paragraph"/>
    <w:basedOn w:val="Normal"/>
    <w:uiPriority w:val="34"/>
    <w:qFormat/>
    <w:rsid w:val="002334AD"/>
    <w:pPr>
      <w:ind w:left="720"/>
    </w:pPr>
  </w:style>
  <w:style w:type="paragraph" w:styleId="NoSpacing">
    <w:name w:val="No Spacing"/>
    <w:link w:val="NoSpacingChar"/>
    <w:uiPriority w:val="1"/>
    <w:qFormat/>
    <w:rsid w:val="00D75A81"/>
    <w:pPr>
      <w:widowControl/>
      <w:spacing w:line="240" w:lineRule="auto"/>
      <w:contextualSpacing w:val="0"/>
    </w:pPr>
    <w:rPr>
      <w:rFonts w:asciiTheme="minorHAnsi" w:eastAsiaTheme="minorEastAsia" w:hAnsiTheme="minorHAnsi" w:cstheme="minorBidi"/>
      <w:color w:val="auto"/>
      <w:szCs w:val="22"/>
      <w:lang w:val="en-US" w:eastAsia="ja-JP"/>
    </w:rPr>
  </w:style>
  <w:style w:type="character" w:customStyle="1" w:styleId="NoSpacingChar">
    <w:name w:val="No Spacing Char"/>
    <w:basedOn w:val="DefaultParagraphFont"/>
    <w:link w:val="NoSpacing"/>
    <w:uiPriority w:val="1"/>
    <w:rsid w:val="00D75A81"/>
    <w:rPr>
      <w:rFonts w:asciiTheme="minorHAnsi" w:eastAsiaTheme="minorEastAsia" w:hAnsiTheme="minorHAnsi" w:cstheme="minorBidi"/>
      <w:color w:val="auto"/>
      <w:szCs w:val="22"/>
      <w:lang w:val="en-US" w:eastAsia="ja-JP"/>
    </w:rPr>
  </w:style>
  <w:style w:type="character" w:styleId="IntenseEmphasis">
    <w:name w:val="Intense Emphasis"/>
    <w:basedOn w:val="DefaultParagraphFont"/>
    <w:uiPriority w:val="21"/>
    <w:qFormat/>
    <w:rsid w:val="00AC3184"/>
    <w:rPr>
      <w:b/>
      <w:bCs/>
      <w:i/>
      <w:iCs/>
      <w:color w:val="5B9BD5" w:themeColor="accent1"/>
    </w:rPr>
  </w:style>
  <w:style w:type="character" w:customStyle="1" w:styleId="Heading7Char">
    <w:name w:val="Heading 7 Char"/>
    <w:basedOn w:val="DefaultParagraphFont"/>
    <w:link w:val="Heading7"/>
    <w:uiPriority w:val="9"/>
    <w:rsid w:val="00AC3184"/>
    <w:rPr>
      <w:rFonts w:asciiTheme="majorHAnsi" w:eastAsiaTheme="majorEastAsia" w:hAnsiTheme="majorHAnsi" w:cstheme="majorBidi"/>
      <w:i/>
      <w:iCs/>
      <w:color w:val="404040" w:themeColor="text1" w:themeTint="BF"/>
    </w:rPr>
  </w:style>
  <w:style w:type="paragraph" w:styleId="TOCHeading">
    <w:name w:val="TOC Heading"/>
    <w:basedOn w:val="Heading1"/>
    <w:next w:val="Normal"/>
    <w:uiPriority w:val="39"/>
    <w:unhideWhenUsed/>
    <w:qFormat/>
    <w:rsid w:val="00AC3184"/>
    <w:pPr>
      <w:keepNext/>
      <w:keepLines/>
      <w:widowControl/>
      <w:spacing w:before="480"/>
      <w:contextualSpacing w:val="0"/>
      <w:outlineLvl w:val="9"/>
    </w:pPr>
    <w:rPr>
      <w:rFonts w:asciiTheme="majorHAnsi" w:eastAsiaTheme="majorEastAsia" w:hAnsiTheme="majorHAnsi" w:cstheme="majorBidi"/>
      <w:b/>
      <w:bCs/>
      <w:color w:val="2E74B5" w:themeColor="accent1" w:themeShade="BF"/>
      <w:sz w:val="28"/>
      <w:szCs w:val="28"/>
      <w:lang w:val="en-US" w:eastAsia="ja-JP"/>
    </w:rPr>
  </w:style>
  <w:style w:type="paragraph" w:styleId="TOC1">
    <w:name w:val="toc 1"/>
    <w:basedOn w:val="Normal"/>
    <w:next w:val="Normal"/>
    <w:autoRedefine/>
    <w:uiPriority w:val="39"/>
    <w:unhideWhenUsed/>
    <w:qFormat/>
    <w:rsid w:val="00AC3184"/>
    <w:pPr>
      <w:spacing w:after="100"/>
    </w:pPr>
  </w:style>
  <w:style w:type="paragraph" w:styleId="TOC2">
    <w:name w:val="toc 2"/>
    <w:basedOn w:val="Normal"/>
    <w:next w:val="Normal"/>
    <w:autoRedefine/>
    <w:uiPriority w:val="39"/>
    <w:unhideWhenUsed/>
    <w:qFormat/>
    <w:rsid w:val="00AC3184"/>
    <w:pPr>
      <w:spacing w:after="100"/>
      <w:ind w:left="220"/>
    </w:pPr>
  </w:style>
  <w:style w:type="paragraph" w:styleId="TOC3">
    <w:name w:val="toc 3"/>
    <w:basedOn w:val="Normal"/>
    <w:next w:val="Normal"/>
    <w:autoRedefine/>
    <w:uiPriority w:val="39"/>
    <w:unhideWhenUsed/>
    <w:qFormat/>
    <w:rsid w:val="00AC3184"/>
    <w:pPr>
      <w:spacing w:after="100"/>
      <w:ind w:left="440"/>
    </w:pPr>
  </w:style>
  <w:style w:type="character" w:styleId="Hyperlink">
    <w:name w:val="Hyperlink"/>
    <w:basedOn w:val="DefaultParagraphFont"/>
    <w:uiPriority w:val="99"/>
    <w:unhideWhenUsed/>
    <w:rsid w:val="00AC3184"/>
    <w:rPr>
      <w:color w:val="0563C1" w:themeColor="hyperlink"/>
      <w:u w:val="single"/>
    </w:rPr>
  </w:style>
  <w:style w:type="character" w:customStyle="1" w:styleId="TitleChar">
    <w:name w:val="Title Char"/>
    <w:basedOn w:val="DefaultParagraphFont"/>
    <w:link w:val="Title"/>
    <w:uiPriority w:val="10"/>
    <w:rsid w:val="00176FC4"/>
    <w:rPr>
      <w:rFonts w:ascii="Trebuchet MS" w:eastAsia="Trebuchet MS" w:hAnsi="Trebuchet MS" w:cs="Trebuchet MS"/>
      <w:sz w:val="42"/>
    </w:rPr>
  </w:style>
  <w:style w:type="character" w:customStyle="1" w:styleId="SubtitleChar">
    <w:name w:val="Subtitle Char"/>
    <w:basedOn w:val="DefaultParagraphFont"/>
    <w:link w:val="Subtitle"/>
    <w:uiPriority w:val="11"/>
    <w:rsid w:val="00176FC4"/>
    <w:rPr>
      <w:rFonts w:ascii="Trebuchet MS" w:eastAsia="Trebuchet MS" w:hAnsi="Trebuchet MS" w:cs="Trebuchet M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56646">
      <w:bodyDiv w:val="1"/>
      <w:marLeft w:val="0"/>
      <w:marRight w:val="0"/>
      <w:marTop w:val="0"/>
      <w:marBottom w:val="0"/>
      <w:divBdr>
        <w:top w:val="none" w:sz="0" w:space="0" w:color="auto"/>
        <w:left w:val="none" w:sz="0" w:space="0" w:color="auto"/>
        <w:bottom w:val="none" w:sz="0" w:space="0" w:color="auto"/>
        <w:right w:val="none" w:sz="0" w:space="0" w:color="auto"/>
      </w:divBdr>
    </w:div>
    <w:div w:id="176114232">
      <w:bodyDiv w:val="1"/>
      <w:marLeft w:val="0"/>
      <w:marRight w:val="0"/>
      <w:marTop w:val="0"/>
      <w:marBottom w:val="0"/>
      <w:divBdr>
        <w:top w:val="none" w:sz="0" w:space="0" w:color="auto"/>
        <w:left w:val="none" w:sz="0" w:space="0" w:color="auto"/>
        <w:bottom w:val="none" w:sz="0" w:space="0" w:color="auto"/>
        <w:right w:val="none" w:sz="0" w:space="0" w:color="auto"/>
      </w:divBdr>
    </w:div>
    <w:div w:id="252206091">
      <w:bodyDiv w:val="1"/>
      <w:marLeft w:val="0"/>
      <w:marRight w:val="0"/>
      <w:marTop w:val="0"/>
      <w:marBottom w:val="0"/>
      <w:divBdr>
        <w:top w:val="none" w:sz="0" w:space="0" w:color="auto"/>
        <w:left w:val="none" w:sz="0" w:space="0" w:color="auto"/>
        <w:bottom w:val="none" w:sz="0" w:space="0" w:color="auto"/>
        <w:right w:val="none" w:sz="0" w:space="0" w:color="auto"/>
      </w:divBdr>
    </w:div>
    <w:div w:id="477114265">
      <w:bodyDiv w:val="1"/>
      <w:marLeft w:val="0"/>
      <w:marRight w:val="0"/>
      <w:marTop w:val="0"/>
      <w:marBottom w:val="0"/>
      <w:divBdr>
        <w:top w:val="none" w:sz="0" w:space="0" w:color="auto"/>
        <w:left w:val="none" w:sz="0" w:space="0" w:color="auto"/>
        <w:bottom w:val="none" w:sz="0" w:space="0" w:color="auto"/>
        <w:right w:val="none" w:sz="0" w:space="0" w:color="auto"/>
      </w:divBdr>
    </w:div>
    <w:div w:id="673528460">
      <w:bodyDiv w:val="1"/>
      <w:marLeft w:val="0"/>
      <w:marRight w:val="0"/>
      <w:marTop w:val="0"/>
      <w:marBottom w:val="0"/>
      <w:divBdr>
        <w:top w:val="none" w:sz="0" w:space="0" w:color="auto"/>
        <w:left w:val="none" w:sz="0" w:space="0" w:color="auto"/>
        <w:bottom w:val="none" w:sz="0" w:space="0" w:color="auto"/>
        <w:right w:val="none" w:sz="0" w:space="0" w:color="auto"/>
      </w:divBdr>
    </w:div>
    <w:div w:id="711803254">
      <w:bodyDiv w:val="1"/>
      <w:marLeft w:val="0"/>
      <w:marRight w:val="0"/>
      <w:marTop w:val="0"/>
      <w:marBottom w:val="0"/>
      <w:divBdr>
        <w:top w:val="none" w:sz="0" w:space="0" w:color="auto"/>
        <w:left w:val="none" w:sz="0" w:space="0" w:color="auto"/>
        <w:bottom w:val="none" w:sz="0" w:space="0" w:color="auto"/>
        <w:right w:val="none" w:sz="0" w:space="0" w:color="auto"/>
      </w:divBdr>
    </w:div>
    <w:div w:id="728841869">
      <w:bodyDiv w:val="1"/>
      <w:marLeft w:val="0"/>
      <w:marRight w:val="0"/>
      <w:marTop w:val="0"/>
      <w:marBottom w:val="0"/>
      <w:divBdr>
        <w:top w:val="none" w:sz="0" w:space="0" w:color="auto"/>
        <w:left w:val="none" w:sz="0" w:space="0" w:color="auto"/>
        <w:bottom w:val="none" w:sz="0" w:space="0" w:color="auto"/>
        <w:right w:val="none" w:sz="0" w:space="0" w:color="auto"/>
      </w:divBdr>
    </w:div>
    <w:div w:id="956714857">
      <w:bodyDiv w:val="1"/>
      <w:marLeft w:val="0"/>
      <w:marRight w:val="0"/>
      <w:marTop w:val="0"/>
      <w:marBottom w:val="0"/>
      <w:divBdr>
        <w:top w:val="none" w:sz="0" w:space="0" w:color="auto"/>
        <w:left w:val="none" w:sz="0" w:space="0" w:color="auto"/>
        <w:bottom w:val="none" w:sz="0" w:space="0" w:color="auto"/>
        <w:right w:val="none" w:sz="0" w:space="0" w:color="auto"/>
      </w:divBdr>
    </w:div>
    <w:div w:id="1042288964">
      <w:bodyDiv w:val="1"/>
      <w:marLeft w:val="0"/>
      <w:marRight w:val="0"/>
      <w:marTop w:val="0"/>
      <w:marBottom w:val="0"/>
      <w:divBdr>
        <w:top w:val="none" w:sz="0" w:space="0" w:color="auto"/>
        <w:left w:val="none" w:sz="0" w:space="0" w:color="auto"/>
        <w:bottom w:val="none" w:sz="0" w:space="0" w:color="auto"/>
        <w:right w:val="none" w:sz="0" w:space="0" w:color="auto"/>
      </w:divBdr>
    </w:div>
    <w:div w:id="1221399672">
      <w:bodyDiv w:val="1"/>
      <w:marLeft w:val="0"/>
      <w:marRight w:val="0"/>
      <w:marTop w:val="0"/>
      <w:marBottom w:val="0"/>
      <w:divBdr>
        <w:top w:val="none" w:sz="0" w:space="0" w:color="auto"/>
        <w:left w:val="none" w:sz="0" w:space="0" w:color="auto"/>
        <w:bottom w:val="none" w:sz="0" w:space="0" w:color="auto"/>
        <w:right w:val="none" w:sz="0" w:space="0" w:color="auto"/>
      </w:divBdr>
    </w:div>
    <w:div w:id="1240559887">
      <w:bodyDiv w:val="1"/>
      <w:marLeft w:val="0"/>
      <w:marRight w:val="0"/>
      <w:marTop w:val="0"/>
      <w:marBottom w:val="0"/>
      <w:divBdr>
        <w:top w:val="none" w:sz="0" w:space="0" w:color="auto"/>
        <w:left w:val="none" w:sz="0" w:space="0" w:color="auto"/>
        <w:bottom w:val="none" w:sz="0" w:space="0" w:color="auto"/>
        <w:right w:val="none" w:sz="0" w:space="0" w:color="auto"/>
      </w:divBdr>
    </w:div>
    <w:div w:id="1288512035">
      <w:bodyDiv w:val="1"/>
      <w:marLeft w:val="0"/>
      <w:marRight w:val="0"/>
      <w:marTop w:val="0"/>
      <w:marBottom w:val="0"/>
      <w:divBdr>
        <w:top w:val="none" w:sz="0" w:space="0" w:color="auto"/>
        <w:left w:val="none" w:sz="0" w:space="0" w:color="auto"/>
        <w:bottom w:val="none" w:sz="0" w:space="0" w:color="auto"/>
        <w:right w:val="none" w:sz="0" w:space="0" w:color="auto"/>
      </w:divBdr>
    </w:div>
    <w:div w:id="1561820765">
      <w:bodyDiv w:val="1"/>
      <w:marLeft w:val="0"/>
      <w:marRight w:val="0"/>
      <w:marTop w:val="0"/>
      <w:marBottom w:val="0"/>
      <w:divBdr>
        <w:top w:val="none" w:sz="0" w:space="0" w:color="auto"/>
        <w:left w:val="none" w:sz="0" w:space="0" w:color="auto"/>
        <w:bottom w:val="none" w:sz="0" w:space="0" w:color="auto"/>
        <w:right w:val="none" w:sz="0" w:space="0" w:color="auto"/>
      </w:divBdr>
    </w:div>
    <w:div w:id="1738212123">
      <w:bodyDiv w:val="1"/>
      <w:marLeft w:val="0"/>
      <w:marRight w:val="0"/>
      <w:marTop w:val="0"/>
      <w:marBottom w:val="0"/>
      <w:divBdr>
        <w:top w:val="none" w:sz="0" w:space="0" w:color="auto"/>
        <w:left w:val="none" w:sz="0" w:space="0" w:color="auto"/>
        <w:bottom w:val="none" w:sz="0" w:space="0" w:color="auto"/>
        <w:right w:val="none" w:sz="0" w:space="0" w:color="auto"/>
      </w:divBdr>
    </w:div>
    <w:div w:id="1799181006">
      <w:bodyDiv w:val="1"/>
      <w:marLeft w:val="0"/>
      <w:marRight w:val="0"/>
      <w:marTop w:val="0"/>
      <w:marBottom w:val="0"/>
      <w:divBdr>
        <w:top w:val="none" w:sz="0" w:space="0" w:color="auto"/>
        <w:left w:val="none" w:sz="0" w:space="0" w:color="auto"/>
        <w:bottom w:val="none" w:sz="0" w:space="0" w:color="auto"/>
        <w:right w:val="none" w:sz="0" w:space="0" w:color="auto"/>
      </w:divBdr>
    </w:div>
    <w:div w:id="2032291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h" TargetMode="External"/><Relationship Id="rId21" Type="http://schemas.openxmlformats.org/officeDocument/2006/relationships/image" Target="media/image13.gif"/><Relationship Id="rId42" Type="http://schemas.openxmlformats.org/officeDocument/2006/relationships/hyperlink" Target="http:///h" TargetMode="External"/><Relationship Id="rId63" Type="http://schemas.openxmlformats.org/officeDocument/2006/relationships/hyperlink" Target="http:///h" TargetMode="External"/><Relationship Id="rId84" Type="http://schemas.openxmlformats.org/officeDocument/2006/relationships/hyperlink" Target="http:///h" TargetMode="External"/><Relationship Id="rId138" Type="http://schemas.openxmlformats.org/officeDocument/2006/relationships/hyperlink" Target="http:///h" TargetMode="External"/><Relationship Id="rId159" Type="http://schemas.openxmlformats.org/officeDocument/2006/relationships/hyperlink" Target="http:///h" TargetMode="External"/><Relationship Id="rId170" Type="http://schemas.openxmlformats.org/officeDocument/2006/relationships/hyperlink" Target="http:///h" TargetMode="External"/><Relationship Id="rId191" Type="http://schemas.openxmlformats.org/officeDocument/2006/relationships/hyperlink" Target="http:///h" TargetMode="External"/><Relationship Id="rId205" Type="http://schemas.openxmlformats.org/officeDocument/2006/relationships/hyperlink" Target="http:///h" TargetMode="External"/><Relationship Id="rId107" Type="http://schemas.openxmlformats.org/officeDocument/2006/relationships/hyperlink" Target="http:///h" TargetMode="External"/><Relationship Id="rId11" Type="http://schemas.openxmlformats.org/officeDocument/2006/relationships/image" Target="media/image3.png"/><Relationship Id="rId32" Type="http://schemas.openxmlformats.org/officeDocument/2006/relationships/hyperlink" Target="http:///h" TargetMode="External"/><Relationship Id="rId53" Type="http://schemas.openxmlformats.org/officeDocument/2006/relationships/hyperlink" Target="http:///h" TargetMode="External"/><Relationship Id="rId74" Type="http://schemas.openxmlformats.org/officeDocument/2006/relationships/hyperlink" Target="http:///h" TargetMode="External"/><Relationship Id="rId128" Type="http://schemas.openxmlformats.org/officeDocument/2006/relationships/hyperlink" Target="http:///h" TargetMode="External"/><Relationship Id="rId149" Type="http://schemas.openxmlformats.org/officeDocument/2006/relationships/hyperlink" Target="http:///h" TargetMode="External"/><Relationship Id="rId5" Type="http://schemas.openxmlformats.org/officeDocument/2006/relationships/settings" Target="settings.xml"/><Relationship Id="rId95" Type="http://schemas.openxmlformats.org/officeDocument/2006/relationships/hyperlink" Target="http:///h" TargetMode="External"/><Relationship Id="rId160" Type="http://schemas.openxmlformats.org/officeDocument/2006/relationships/hyperlink" Target="http:///h" TargetMode="External"/><Relationship Id="rId181" Type="http://schemas.openxmlformats.org/officeDocument/2006/relationships/hyperlink" Target="http:///h" TargetMode="External"/><Relationship Id="rId216" Type="http://schemas.openxmlformats.org/officeDocument/2006/relationships/footer" Target="footer1.xml"/><Relationship Id="rId22" Type="http://schemas.openxmlformats.org/officeDocument/2006/relationships/image" Target="media/image14.png"/><Relationship Id="rId43" Type="http://schemas.openxmlformats.org/officeDocument/2006/relationships/hyperlink" Target="http:///h" TargetMode="External"/><Relationship Id="rId64" Type="http://schemas.openxmlformats.org/officeDocument/2006/relationships/hyperlink" Target="http:///h" TargetMode="External"/><Relationship Id="rId118" Type="http://schemas.openxmlformats.org/officeDocument/2006/relationships/hyperlink" Target="http:///h" TargetMode="External"/><Relationship Id="rId139" Type="http://schemas.openxmlformats.org/officeDocument/2006/relationships/hyperlink" Target="http:///h" TargetMode="External"/><Relationship Id="rId85" Type="http://schemas.openxmlformats.org/officeDocument/2006/relationships/hyperlink" Target="http:///h" TargetMode="External"/><Relationship Id="rId150" Type="http://schemas.openxmlformats.org/officeDocument/2006/relationships/hyperlink" Target="http:///h" TargetMode="External"/><Relationship Id="rId171" Type="http://schemas.openxmlformats.org/officeDocument/2006/relationships/hyperlink" Target="http:///h" TargetMode="External"/><Relationship Id="rId192" Type="http://schemas.openxmlformats.org/officeDocument/2006/relationships/hyperlink" Target="http:///h" TargetMode="External"/><Relationship Id="rId206" Type="http://schemas.openxmlformats.org/officeDocument/2006/relationships/hyperlink" Target="http:///h" TargetMode="External"/><Relationship Id="rId12" Type="http://schemas.openxmlformats.org/officeDocument/2006/relationships/image" Target="media/image4.png"/><Relationship Id="rId33" Type="http://schemas.openxmlformats.org/officeDocument/2006/relationships/hyperlink" Target="http:///h" TargetMode="External"/><Relationship Id="rId108" Type="http://schemas.openxmlformats.org/officeDocument/2006/relationships/hyperlink" Target="http:///h" TargetMode="External"/><Relationship Id="rId129" Type="http://schemas.openxmlformats.org/officeDocument/2006/relationships/hyperlink" Target="http:///h" TargetMode="External"/><Relationship Id="rId54" Type="http://schemas.openxmlformats.org/officeDocument/2006/relationships/hyperlink" Target="http:///h" TargetMode="External"/><Relationship Id="rId75" Type="http://schemas.openxmlformats.org/officeDocument/2006/relationships/hyperlink" Target="http:///h" TargetMode="External"/><Relationship Id="rId96" Type="http://schemas.openxmlformats.org/officeDocument/2006/relationships/hyperlink" Target="http:///h" TargetMode="External"/><Relationship Id="rId140" Type="http://schemas.openxmlformats.org/officeDocument/2006/relationships/hyperlink" Target="http:///h" TargetMode="External"/><Relationship Id="rId161" Type="http://schemas.openxmlformats.org/officeDocument/2006/relationships/hyperlink" Target="http:///h" TargetMode="External"/><Relationship Id="rId182" Type="http://schemas.openxmlformats.org/officeDocument/2006/relationships/hyperlink" Target="http:///h" TargetMode="External"/><Relationship Id="rId217" Type="http://schemas.openxmlformats.org/officeDocument/2006/relationships/image" Target="media/image15.PNG"/><Relationship Id="rId6" Type="http://schemas.openxmlformats.org/officeDocument/2006/relationships/webSettings" Target="webSettings.xml"/><Relationship Id="rId23" Type="http://schemas.openxmlformats.org/officeDocument/2006/relationships/hyperlink" Target="http:///h" TargetMode="External"/><Relationship Id="rId119" Type="http://schemas.openxmlformats.org/officeDocument/2006/relationships/hyperlink" Target="http:///h" TargetMode="External"/><Relationship Id="rId44" Type="http://schemas.openxmlformats.org/officeDocument/2006/relationships/hyperlink" Target="http:///h" TargetMode="External"/><Relationship Id="rId65" Type="http://schemas.openxmlformats.org/officeDocument/2006/relationships/hyperlink" Target="http:///h" TargetMode="External"/><Relationship Id="rId86" Type="http://schemas.openxmlformats.org/officeDocument/2006/relationships/hyperlink" Target="http:///h" TargetMode="External"/><Relationship Id="rId130" Type="http://schemas.openxmlformats.org/officeDocument/2006/relationships/hyperlink" Target="http:///h" TargetMode="External"/><Relationship Id="rId151" Type="http://schemas.openxmlformats.org/officeDocument/2006/relationships/hyperlink" Target="http:///h" TargetMode="External"/><Relationship Id="rId172" Type="http://schemas.openxmlformats.org/officeDocument/2006/relationships/hyperlink" Target="http:///h" TargetMode="External"/><Relationship Id="rId193" Type="http://schemas.openxmlformats.org/officeDocument/2006/relationships/hyperlink" Target="http:///h" TargetMode="External"/><Relationship Id="rId207" Type="http://schemas.openxmlformats.org/officeDocument/2006/relationships/hyperlink" Target="http:///h" TargetMode="External"/><Relationship Id="rId13" Type="http://schemas.openxmlformats.org/officeDocument/2006/relationships/image" Target="media/image5.png"/><Relationship Id="rId109" Type="http://schemas.openxmlformats.org/officeDocument/2006/relationships/hyperlink" Target="http:///h" TargetMode="External"/><Relationship Id="rId34" Type="http://schemas.openxmlformats.org/officeDocument/2006/relationships/hyperlink" Target="http:///h" TargetMode="External"/><Relationship Id="rId55" Type="http://schemas.openxmlformats.org/officeDocument/2006/relationships/hyperlink" Target="http:///h" TargetMode="External"/><Relationship Id="rId76" Type="http://schemas.openxmlformats.org/officeDocument/2006/relationships/hyperlink" Target="http:///h" TargetMode="External"/><Relationship Id="rId97" Type="http://schemas.openxmlformats.org/officeDocument/2006/relationships/hyperlink" Target="http:///h" TargetMode="External"/><Relationship Id="rId120" Type="http://schemas.openxmlformats.org/officeDocument/2006/relationships/hyperlink" Target="http:///h" TargetMode="External"/><Relationship Id="rId141" Type="http://schemas.openxmlformats.org/officeDocument/2006/relationships/hyperlink" Target="http:///h" TargetMode="External"/><Relationship Id="rId7" Type="http://schemas.openxmlformats.org/officeDocument/2006/relationships/footnotes" Target="footnotes.xml"/><Relationship Id="rId162" Type="http://schemas.openxmlformats.org/officeDocument/2006/relationships/hyperlink" Target="http:///h" TargetMode="External"/><Relationship Id="rId183" Type="http://schemas.openxmlformats.org/officeDocument/2006/relationships/hyperlink" Target="http:///h" TargetMode="External"/><Relationship Id="rId218" Type="http://schemas.openxmlformats.org/officeDocument/2006/relationships/image" Target="media/image16.PNG"/><Relationship Id="rId24" Type="http://schemas.openxmlformats.org/officeDocument/2006/relationships/hyperlink" Target="http:///h" TargetMode="External"/><Relationship Id="rId45" Type="http://schemas.openxmlformats.org/officeDocument/2006/relationships/hyperlink" Target="http:///h" TargetMode="External"/><Relationship Id="rId66" Type="http://schemas.openxmlformats.org/officeDocument/2006/relationships/hyperlink" Target="http:///h" TargetMode="External"/><Relationship Id="rId87" Type="http://schemas.openxmlformats.org/officeDocument/2006/relationships/hyperlink" Target="http:///h" TargetMode="External"/><Relationship Id="rId110" Type="http://schemas.openxmlformats.org/officeDocument/2006/relationships/hyperlink" Target="http:///h" TargetMode="External"/><Relationship Id="rId131" Type="http://schemas.openxmlformats.org/officeDocument/2006/relationships/hyperlink" Target="http:///h" TargetMode="External"/><Relationship Id="rId152" Type="http://schemas.openxmlformats.org/officeDocument/2006/relationships/hyperlink" Target="https://www.youtube.com/watch?v=bv9dpnP6-og" TargetMode="External"/><Relationship Id="rId173" Type="http://schemas.openxmlformats.org/officeDocument/2006/relationships/hyperlink" Target="http:///h" TargetMode="External"/><Relationship Id="rId194" Type="http://schemas.openxmlformats.org/officeDocument/2006/relationships/hyperlink" Target="http:///h" TargetMode="External"/><Relationship Id="rId208" Type="http://schemas.openxmlformats.org/officeDocument/2006/relationships/hyperlink" Target="http:///h" TargetMode="External"/><Relationship Id="rId14" Type="http://schemas.openxmlformats.org/officeDocument/2006/relationships/image" Target="media/image6.png"/><Relationship Id="rId35" Type="http://schemas.openxmlformats.org/officeDocument/2006/relationships/hyperlink" Target="http:///h" TargetMode="External"/><Relationship Id="rId56" Type="http://schemas.openxmlformats.org/officeDocument/2006/relationships/hyperlink" Target="http:///h" TargetMode="External"/><Relationship Id="rId77" Type="http://schemas.openxmlformats.org/officeDocument/2006/relationships/hyperlink" Target="http:///h" TargetMode="External"/><Relationship Id="rId100" Type="http://schemas.openxmlformats.org/officeDocument/2006/relationships/hyperlink" Target="http:///h" TargetMode="External"/><Relationship Id="rId8" Type="http://schemas.openxmlformats.org/officeDocument/2006/relationships/endnotes" Target="endnotes.xml"/><Relationship Id="rId51" Type="http://schemas.openxmlformats.org/officeDocument/2006/relationships/hyperlink" Target="http:///h" TargetMode="External"/><Relationship Id="rId72" Type="http://schemas.openxmlformats.org/officeDocument/2006/relationships/hyperlink" Target="http:///h" TargetMode="External"/><Relationship Id="rId93" Type="http://schemas.openxmlformats.org/officeDocument/2006/relationships/hyperlink" Target="http:///h" TargetMode="External"/><Relationship Id="rId98" Type="http://schemas.openxmlformats.org/officeDocument/2006/relationships/hyperlink" Target="http:///h" TargetMode="External"/><Relationship Id="rId121" Type="http://schemas.openxmlformats.org/officeDocument/2006/relationships/hyperlink" Target="http:///h" TargetMode="External"/><Relationship Id="rId142" Type="http://schemas.openxmlformats.org/officeDocument/2006/relationships/hyperlink" Target="http:///h" TargetMode="External"/><Relationship Id="rId163" Type="http://schemas.openxmlformats.org/officeDocument/2006/relationships/hyperlink" Target="http:///h" TargetMode="External"/><Relationship Id="rId184" Type="http://schemas.openxmlformats.org/officeDocument/2006/relationships/hyperlink" Target="http:///h" TargetMode="External"/><Relationship Id="rId189" Type="http://schemas.openxmlformats.org/officeDocument/2006/relationships/hyperlink" Target="http:///h" TargetMode="External"/><Relationship Id="rId219" Type="http://schemas.openxmlformats.org/officeDocument/2006/relationships/image" Target="media/image17.PNG"/><Relationship Id="rId3" Type="http://schemas.openxmlformats.org/officeDocument/2006/relationships/numbering" Target="numbering.xml"/><Relationship Id="rId214" Type="http://schemas.openxmlformats.org/officeDocument/2006/relationships/hyperlink" Target="http:///h" TargetMode="External"/><Relationship Id="rId25" Type="http://schemas.openxmlformats.org/officeDocument/2006/relationships/hyperlink" Target="http:///h" TargetMode="External"/><Relationship Id="rId46" Type="http://schemas.openxmlformats.org/officeDocument/2006/relationships/hyperlink" Target="http:///h" TargetMode="External"/><Relationship Id="rId67" Type="http://schemas.openxmlformats.org/officeDocument/2006/relationships/hyperlink" Target="http:///h" TargetMode="External"/><Relationship Id="rId116" Type="http://schemas.openxmlformats.org/officeDocument/2006/relationships/hyperlink" Target="http:///h" TargetMode="External"/><Relationship Id="rId137" Type="http://schemas.openxmlformats.org/officeDocument/2006/relationships/hyperlink" Target="http:///h" TargetMode="External"/><Relationship Id="rId158" Type="http://schemas.openxmlformats.org/officeDocument/2006/relationships/hyperlink" Target="http:///h" TargetMode="External"/><Relationship Id="rId20" Type="http://schemas.openxmlformats.org/officeDocument/2006/relationships/image" Target="media/image12.png"/><Relationship Id="rId41" Type="http://schemas.openxmlformats.org/officeDocument/2006/relationships/hyperlink" Target="http:///h" TargetMode="External"/><Relationship Id="rId62" Type="http://schemas.openxmlformats.org/officeDocument/2006/relationships/hyperlink" Target="https://infogr.am/infographic-86925?src=web" TargetMode="External"/><Relationship Id="rId83" Type="http://schemas.openxmlformats.org/officeDocument/2006/relationships/hyperlink" Target="http:///h" TargetMode="External"/><Relationship Id="rId88" Type="http://schemas.openxmlformats.org/officeDocument/2006/relationships/hyperlink" Target="http:///h" TargetMode="External"/><Relationship Id="rId111" Type="http://schemas.openxmlformats.org/officeDocument/2006/relationships/hyperlink" Target="http:///h" TargetMode="External"/><Relationship Id="rId132" Type="http://schemas.openxmlformats.org/officeDocument/2006/relationships/hyperlink" Target="http:///h" TargetMode="External"/><Relationship Id="rId153" Type="http://schemas.openxmlformats.org/officeDocument/2006/relationships/hyperlink" Target="http:///h" TargetMode="External"/><Relationship Id="rId174" Type="http://schemas.openxmlformats.org/officeDocument/2006/relationships/hyperlink" Target="http:///h" TargetMode="External"/><Relationship Id="rId179" Type="http://schemas.openxmlformats.org/officeDocument/2006/relationships/hyperlink" Target="http:///h" TargetMode="External"/><Relationship Id="rId195" Type="http://schemas.openxmlformats.org/officeDocument/2006/relationships/hyperlink" Target="http:///h" TargetMode="External"/><Relationship Id="rId209" Type="http://schemas.openxmlformats.org/officeDocument/2006/relationships/hyperlink" Target="http:///h" TargetMode="External"/><Relationship Id="rId190" Type="http://schemas.openxmlformats.org/officeDocument/2006/relationships/hyperlink" Target="http:///h" TargetMode="External"/><Relationship Id="rId204" Type="http://schemas.openxmlformats.org/officeDocument/2006/relationships/hyperlink" Target="http:///h" TargetMode="External"/><Relationship Id="rId220" Type="http://schemas.openxmlformats.org/officeDocument/2006/relationships/hyperlink" Target="http:///h" TargetMode="External"/><Relationship Id="rId15" Type="http://schemas.openxmlformats.org/officeDocument/2006/relationships/image" Target="media/image7.png"/><Relationship Id="rId36" Type="http://schemas.openxmlformats.org/officeDocument/2006/relationships/hyperlink" Target="http:///h" TargetMode="External"/><Relationship Id="rId57" Type="http://schemas.openxmlformats.org/officeDocument/2006/relationships/hyperlink" Target="http:///h" TargetMode="External"/><Relationship Id="rId106" Type="http://schemas.openxmlformats.org/officeDocument/2006/relationships/hyperlink" Target="http:///h" TargetMode="External"/><Relationship Id="rId127" Type="http://schemas.openxmlformats.org/officeDocument/2006/relationships/hyperlink" Target="http:///h" TargetMode="External"/><Relationship Id="rId10" Type="http://schemas.openxmlformats.org/officeDocument/2006/relationships/image" Target="media/image2.png"/><Relationship Id="rId31" Type="http://schemas.openxmlformats.org/officeDocument/2006/relationships/hyperlink" Target="http:///h" TargetMode="External"/><Relationship Id="rId52" Type="http://schemas.openxmlformats.org/officeDocument/2006/relationships/hyperlink" Target="http:///h" TargetMode="External"/><Relationship Id="rId73" Type="http://schemas.openxmlformats.org/officeDocument/2006/relationships/hyperlink" Target="http://office.microsoft.com/el-gr/access-help/HA001224247.aspx" TargetMode="External"/><Relationship Id="rId78" Type="http://schemas.openxmlformats.org/officeDocument/2006/relationships/hyperlink" Target="http:///h" TargetMode="External"/><Relationship Id="rId94" Type="http://schemas.openxmlformats.org/officeDocument/2006/relationships/hyperlink" Target="http:///h" TargetMode="External"/><Relationship Id="rId99" Type="http://schemas.openxmlformats.org/officeDocument/2006/relationships/hyperlink" Target="http:///h" TargetMode="External"/><Relationship Id="rId101" Type="http://schemas.openxmlformats.org/officeDocument/2006/relationships/hyperlink" Target="http:///h" TargetMode="External"/><Relationship Id="rId122" Type="http://schemas.openxmlformats.org/officeDocument/2006/relationships/hyperlink" Target="http:///h" TargetMode="External"/><Relationship Id="rId143" Type="http://schemas.openxmlformats.org/officeDocument/2006/relationships/hyperlink" Target="http:///h" TargetMode="External"/><Relationship Id="rId148" Type="http://schemas.openxmlformats.org/officeDocument/2006/relationships/hyperlink" Target="http:///h" TargetMode="External"/><Relationship Id="rId164" Type="http://schemas.openxmlformats.org/officeDocument/2006/relationships/hyperlink" Target="http:///h" TargetMode="External"/><Relationship Id="rId169" Type="http://schemas.openxmlformats.org/officeDocument/2006/relationships/hyperlink" Target="http:///h" TargetMode="External"/><Relationship Id="rId185" Type="http://schemas.openxmlformats.org/officeDocument/2006/relationships/hyperlink" Target="http:///h"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h" TargetMode="External"/><Relationship Id="rId210" Type="http://schemas.openxmlformats.org/officeDocument/2006/relationships/hyperlink" Target="http:///h" TargetMode="External"/><Relationship Id="rId215" Type="http://schemas.openxmlformats.org/officeDocument/2006/relationships/hyperlink" Target="http:///h" TargetMode="External"/><Relationship Id="rId26" Type="http://schemas.openxmlformats.org/officeDocument/2006/relationships/hyperlink" Target="http:///h" TargetMode="External"/><Relationship Id="rId47" Type="http://schemas.openxmlformats.org/officeDocument/2006/relationships/hyperlink" Target="http:///h" TargetMode="External"/><Relationship Id="rId68" Type="http://schemas.openxmlformats.org/officeDocument/2006/relationships/hyperlink" Target="http:///h" TargetMode="External"/><Relationship Id="rId89" Type="http://schemas.openxmlformats.org/officeDocument/2006/relationships/hyperlink" Target="http:///h" TargetMode="External"/><Relationship Id="rId112" Type="http://schemas.openxmlformats.org/officeDocument/2006/relationships/hyperlink" Target="http:///h" TargetMode="External"/><Relationship Id="rId133" Type="http://schemas.openxmlformats.org/officeDocument/2006/relationships/hyperlink" Target="http:///h" TargetMode="External"/><Relationship Id="rId154" Type="http://schemas.openxmlformats.org/officeDocument/2006/relationships/hyperlink" Target="http:///h" TargetMode="External"/><Relationship Id="rId175" Type="http://schemas.openxmlformats.org/officeDocument/2006/relationships/hyperlink" Target="http:///h" TargetMode="External"/><Relationship Id="rId196" Type="http://schemas.openxmlformats.org/officeDocument/2006/relationships/hyperlink" Target="http:///h" TargetMode="External"/><Relationship Id="rId200" Type="http://schemas.openxmlformats.org/officeDocument/2006/relationships/hyperlink" Target="http:///h" TargetMode="External"/><Relationship Id="rId16" Type="http://schemas.openxmlformats.org/officeDocument/2006/relationships/image" Target="media/image8.png"/><Relationship Id="rId221" Type="http://schemas.openxmlformats.org/officeDocument/2006/relationships/hyperlink" Target="http:///h" TargetMode="External"/><Relationship Id="rId37" Type="http://schemas.openxmlformats.org/officeDocument/2006/relationships/hyperlink" Target="http:///h" TargetMode="External"/><Relationship Id="rId58" Type="http://schemas.openxmlformats.org/officeDocument/2006/relationships/hyperlink" Target="http:///h" TargetMode="External"/><Relationship Id="rId79" Type="http://schemas.openxmlformats.org/officeDocument/2006/relationships/hyperlink" Target="http:///h" TargetMode="External"/><Relationship Id="rId102" Type="http://schemas.openxmlformats.org/officeDocument/2006/relationships/hyperlink" Target="http:///h" TargetMode="External"/><Relationship Id="rId123" Type="http://schemas.openxmlformats.org/officeDocument/2006/relationships/hyperlink" Target="http:///h" TargetMode="External"/><Relationship Id="rId144" Type="http://schemas.openxmlformats.org/officeDocument/2006/relationships/hyperlink" Target="http:///h" TargetMode="External"/><Relationship Id="rId90" Type="http://schemas.openxmlformats.org/officeDocument/2006/relationships/hyperlink" Target="http:///h" TargetMode="External"/><Relationship Id="rId165" Type="http://schemas.openxmlformats.org/officeDocument/2006/relationships/hyperlink" Target="http:///h" TargetMode="External"/><Relationship Id="rId186" Type="http://schemas.openxmlformats.org/officeDocument/2006/relationships/hyperlink" Target="http:///h" TargetMode="External"/><Relationship Id="rId211" Type="http://schemas.openxmlformats.org/officeDocument/2006/relationships/hyperlink" Target="http:///h" TargetMode="External"/><Relationship Id="rId27" Type="http://schemas.openxmlformats.org/officeDocument/2006/relationships/hyperlink" Target="http:///h" TargetMode="External"/><Relationship Id="rId48" Type="http://schemas.openxmlformats.org/officeDocument/2006/relationships/hyperlink" Target="http:///h" TargetMode="External"/><Relationship Id="rId69" Type="http://schemas.openxmlformats.org/officeDocument/2006/relationships/hyperlink" Target="http:///h" TargetMode="External"/><Relationship Id="rId113" Type="http://schemas.openxmlformats.org/officeDocument/2006/relationships/hyperlink" Target="http:///h" TargetMode="External"/><Relationship Id="rId134" Type="http://schemas.openxmlformats.org/officeDocument/2006/relationships/hyperlink" Target="http:///h" TargetMode="External"/><Relationship Id="rId80" Type="http://schemas.openxmlformats.org/officeDocument/2006/relationships/hyperlink" Target="http:///h" TargetMode="External"/><Relationship Id="rId155" Type="http://schemas.openxmlformats.org/officeDocument/2006/relationships/hyperlink" Target="http:///h" TargetMode="External"/><Relationship Id="rId176" Type="http://schemas.openxmlformats.org/officeDocument/2006/relationships/hyperlink" Target="http:///h" TargetMode="External"/><Relationship Id="rId197" Type="http://schemas.openxmlformats.org/officeDocument/2006/relationships/hyperlink" Target="http:///h" TargetMode="External"/><Relationship Id="rId201" Type="http://schemas.openxmlformats.org/officeDocument/2006/relationships/hyperlink" Target="http:///h" TargetMode="External"/><Relationship Id="rId222" Type="http://schemas.openxmlformats.org/officeDocument/2006/relationships/fontTable" Target="fontTable.xml"/><Relationship Id="rId17" Type="http://schemas.openxmlformats.org/officeDocument/2006/relationships/image" Target="media/image9.png"/><Relationship Id="rId38" Type="http://schemas.openxmlformats.org/officeDocument/2006/relationships/hyperlink" Target="http:///h" TargetMode="External"/><Relationship Id="rId59" Type="http://schemas.openxmlformats.org/officeDocument/2006/relationships/hyperlink" Target="http:///h" TargetMode="External"/><Relationship Id="rId103" Type="http://schemas.openxmlformats.org/officeDocument/2006/relationships/hyperlink" Target="http:///h" TargetMode="External"/><Relationship Id="rId124" Type="http://schemas.openxmlformats.org/officeDocument/2006/relationships/hyperlink" Target="http:///h" TargetMode="External"/><Relationship Id="rId70" Type="http://schemas.openxmlformats.org/officeDocument/2006/relationships/hyperlink" Target="http:///h" TargetMode="External"/><Relationship Id="rId91" Type="http://schemas.openxmlformats.org/officeDocument/2006/relationships/hyperlink" Target="http:///h" TargetMode="External"/><Relationship Id="rId145" Type="http://schemas.openxmlformats.org/officeDocument/2006/relationships/hyperlink" Target="http:///h" TargetMode="External"/><Relationship Id="rId166" Type="http://schemas.openxmlformats.org/officeDocument/2006/relationships/hyperlink" Target="http:///h" TargetMode="External"/><Relationship Id="rId187" Type="http://schemas.openxmlformats.org/officeDocument/2006/relationships/hyperlink" Target="http:///h" TargetMode="External"/><Relationship Id="rId1" Type="http://schemas.openxmlformats.org/officeDocument/2006/relationships/customXml" Target="../customXml/item1.xml"/><Relationship Id="rId212" Type="http://schemas.openxmlformats.org/officeDocument/2006/relationships/hyperlink" Target="http:///h" TargetMode="External"/><Relationship Id="rId28" Type="http://schemas.openxmlformats.org/officeDocument/2006/relationships/hyperlink" Target="http:///h" TargetMode="External"/><Relationship Id="rId49" Type="http://schemas.openxmlformats.org/officeDocument/2006/relationships/hyperlink" Target="http:///h" TargetMode="External"/><Relationship Id="rId114" Type="http://schemas.openxmlformats.org/officeDocument/2006/relationships/hyperlink" Target="http:///h" TargetMode="External"/><Relationship Id="rId60" Type="http://schemas.openxmlformats.org/officeDocument/2006/relationships/hyperlink" Target="http:///h" TargetMode="External"/><Relationship Id="rId81" Type="http://schemas.openxmlformats.org/officeDocument/2006/relationships/hyperlink" Target="http:///h" TargetMode="External"/><Relationship Id="rId135" Type="http://schemas.openxmlformats.org/officeDocument/2006/relationships/hyperlink" Target="http:///h" TargetMode="External"/><Relationship Id="rId156" Type="http://schemas.openxmlformats.org/officeDocument/2006/relationships/hyperlink" Target="http:///h" TargetMode="External"/><Relationship Id="rId177" Type="http://schemas.openxmlformats.org/officeDocument/2006/relationships/hyperlink" Target="http:///h" TargetMode="External"/><Relationship Id="rId198" Type="http://schemas.openxmlformats.org/officeDocument/2006/relationships/hyperlink" Target="http:///h" TargetMode="External"/><Relationship Id="rId202" Type="http://schemas.openxmlformats.org/officeDocument/2006/relationships/hyperlink" Target="http:///h" TargetMode="External"/><Relationship Id="rId223" Type="http://schemas.openxmlformats.org/officeDocument/2006/relationships/theme" Target="theme/theme1.xml"/><Relationship Id="rId18" Type="http://schemas.openxmlformats.org/officeDocument/2006/relationships/image" Target="media/image10.png"/><Relationship Id="rId39" Type="http://schemas.openxmlformats.org/officeDocument/2006/relationships/hyperlink" Target="http:///h" TargetMode="External"/><Relationship Id="rId50" Type="http://schemas.openxmlformats.org/officeDocument/2006/relationships/hyperlink" Target="http:///h" TargetMode="External"/><Relationship Id="rId104" Type="http://schemas.openxmlformats.org/officeDocument/2006/relationships/hyperlink" Target="http:///h" TargetMode="External"/><Relationship Id="rId125" Type="http://schemas.openxmlformats.org/officeDocument/2006/relationships/hyperlink" Target="http:///h" TargetMode="External"/><Relationship Id="rId146" Type="http://schemas.openxmlformats.org/officeDocument/2006/relationships/hyperlink" Target="http:///h" TargetMode="External"/><Relationship Id="rId167" Type="http://schemas.openxmlformats.org/officeDocument/2006/relationships/hyperlink" Target="http:///h" TargetMode="External"/><Relationship Id="rId188" Type="http://schemas.openxmlformats.org/officeDocument/2006/relationships/hyperlink" Target="http:///h" TargetMode="External"/><Relationship Id="rId71" Type="http://schemas.openxmlformats.org/officeDocument/2006/relationships/hyperlink" Target="http:///h" TargetMode="External"/><Relationship Id="rId92" Type="http://schemas.openxmlformats.org/officeDocument/2006/relationships/hyperlink" Target="http:///h" TargetMode="External"/><Relationship Id="rId213" Type="http://schemas.openxmlformats.org/officeDocument/2006/relationships/hyperlink" Target="http:///h" TargetMode="External"/><Relationship Id="rId2" Type="http://schemas.openxmlformats.org/officeDocument/2006/relationships/customXml" Target="../customXml/item2.xml"/><Relationship Id="rId29" Type="http://schemas.openxmlformats.org/officeDocument/2006/relationships/hyperlink" Target="http:///h" TargetMode="External"/><Relationship Id="rId40" Type="http://schemas.openxmlformats.org/officeDocument/2006/relationships/hyperlink" Target="http:///h" TargetMode="External"/><Relationship Id="rId115" Type="http://schemas.openxmlformats.org/officeDocument/2006/relationships/hyperlink" Target="http:///h" TargetMode="External"/><Relationship Id="rId136" Type="http://schemas.openxmlformats.org/officeDocument/2006/relationships/hyperlink" Target="http:///h" TargetMode="External"/><Relationship Id="rId157" Type="http://schemas.openxmlformats.org/officeDocument/2006/relationships/hyperlink" Target="http:///h" TargetMode="External"/><Relationship Id="rId178" Type="http://schemas.openxmlformats.org/officeDocument/2006/relationships/hyperlink" Target="http:///h" TargetMode="External"/><Relationship Id="rId61" Type="http://schemas.openxmlformats.org/officeDocument/2006/relationships/hyperlink" Target="http://infogr.am/" TargetMode="External"/><Relationship Id="rId82" Type="http://schemas.openxmlformats.org/officeDocument/2006/relationships/hyperlink" Target="http:///h" TargetMode="External"/><Relationship Id="rId199" Type="http://schemas.openxmlformats.org/officeDocument/2006/relationships/hyperlink" Target="http:///h" TargetMode="External"/><Relationship Id="rId203" Type="http://schemas.openxmlformats.org/officeDocument/2006/relationships/hyperlink" Target="http://cran.r-project.org/doc/FAQ/R-FAQ.html" TargetMode="External"/><Relationship Id="rId19" Type="http://schemas.openxmlformats.org/officeDocument/2006/relationships/image" Target="media/image11.png"/><Relationship Id="rId30" Type="http://schemas.openxmlformats.org/officeDocument/2006/relationships/hyperlink" Target="http:///h" TargetMode="External"/><Relationship Id="rId105" Type="http://schemas.openxmlformats.org/officeDocument/2006/relationships/hyperlink" Target="http:///h" TargetMode="External"/><Relationship Id="rId126" Type="http://schemas.openxmlformats.org/officeDocument/2006/relationships/hyperlink" Target="http:///h" TargetMode="External"/><Relationship Id="rId147" Type="http://schemas.openxmlformats.org/officeDocument/2006/relationships/hyperlink" Target="http:///h" TargetMode="External"/><Relationship Id="rId168" Type="http://schemas.openxmlformats.org/officeDocument/2006/relationships/hyperlink" Target="htt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Ονοματεπώνυμο: Γεωργία Σαψάνη </PublishDate>
  <Abstract>ΤΜΗΜΑ ΕΠΙΣΤΗΜΩΝ ΤΗΣ ΕΚΠΑΙΔΕΥΣΗΣ ΚΑΙ ΤΗΣ ΑΓΩΓΗΣ ΣΤΗΝ ΠΡΟΣΧΟΛΙΚΗ ΗΛΙΚΙΑ</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D6E58D-A57F-4C98-ABBD-F9F1E1D52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5103</TotalTime>
  <Pages>96</Pages>
  <Words>29748</Words>
  <Characters>160642</Characters>
  <Application>Microsoft Office Word</Application>
  <DocSecurity>0</DocSecurity>
  <Lines>1338</Lines>
  <Paragraphs>380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«Χρήση τεχνικών Learning Analytics για την εκτίμηση του μαθησιακού αποτελέσματος σε συστήματα διαχείρισης της μάθησης»</vt:lpstr>
      <vt:lpstr>ΠΤΥΧΙΑΚΗ.docx</vt:lpstr>
    </vt:vector>
  </TitlesOfParts>
  <Company/>
  <LinksUpToDate>false</LinksUpToDate>
  <CharactersWithSpaces>190010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«Χρήση τεχνικών Learning Analytics για την εκτίμηση του μαθησιακού αποτελέσματος σε συστήματα διαχείρισης της μάθησης»</dc:title>
  <dc:subject>Πτυχιακή Εργασία</dc:subject>
  <dc:creator>Επιβλέπων Καθηγητής: Νικόλαος Τσέλιος</dc:creator>
  <cp:lastModifiedBy>Nikolaos Tselios</cp:lastModifiedBy>
  <cp:revision>834</cp:revision>
  <dcterms:created xsi:type="dcterms:W3CDTF">2015-04-08T11:55:00Z</dcterms:created>
  <dcterms:modified xsi:type="dcterms:W3CDTF">2015-06-11T13:44:00Z</dcterms:modified>
</cp:coreProperties>
</file>